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1ADCD" w14:textId="5F9BC1B0" w:rsidR="009026A1" w:rsidRPr="003025FD" w:rsidRDefault="000B2D11" w:rsidP="009026A1">
      <w:pPr>
        <w:spacing w:after="0" w:line="360" w:lineRule="auto"/>
        <w:ind w:right="-330"/>
        <w:jc w:val="center"/>
        <w:rPr>
          <w:rFonts w:ascii="Arial" w:eastAsia="Arial" w:hAnsi="Arial" w:cs="Arial"/>
          <w:b/>
          <w:bCs/>
          <w:sz w:val="44"/>
          <w:szCs w:val="44"/>
        </w:rPr>
      </w:pPr>
      <w:ins w:id="0" w:author="Alberto Nemoto Yamaguti" w:date="2019-11-25T12:11:00Z">
        <w:r w:rsidRPr="00E20C15">
          <w:rPr>
            <w:rFonts w:ascii="Arial" w:eastAsia="Times New Roman" w:hAnsi="Arial" w:cs="Arial"/>
            <w:noProof/>
            <w:color w:val="FF0000"/>
            <w:sz w:val="24"/>
            <w:szCs w:val="20"/>
          </w:rPr>
          <w:drawing>
            <wp:inline distT="0" distB="0" distL="0" distR="0" wp14:anchorId="75625FD7" wp14:editId="5A03B251">
              <wp:extent cx="2406336" cy="896400"/>
              <wp:effectExtent l="0" t="0" r="0" b="0"/>
              <wp:docPr id="19" name="Imagem 19" descr="C:\Users\ayamaguti\Desktop\Marcas_CNI_SESI_SENAI_IEL 2\Marcas_CNI_SESI_SENAI_IEL\SESI - PFT\Portugues\Fechadas\Logo SESI Azul P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amaguti\Desktop\Marcas_CNI_SESI_SENAI_IEL 2\Marcas_CNI_SESI_SENAI_IEL\SESI - PFT\Portugues\Fechadas\Logo SESI Azul PF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336" cy="896400"/>
                      </a:xfrm>
                      <a:prstGeom prst="rect">
                        <a:avLst/>
                      </a:prstGeom>
                      <a:noFill/>
                      <a:ln>
                        <a:noFill/>
                      </a:ln>
                    </pic:spPr>
                  </pic:pic>
                </a:graphicData>
              </a:graphic>
            </wp:inline>
          </w:drawing>
        </w:r>
      </w:ins>
    </w:p>
    <w:p w14:paraId="04F571FC" w14:textId="77777777" w:rsidR="009026A1" w:rsidRPr="003025FD" w:rsidRDefault="009026A1" w:rsidP="009026A1">
      <w:pPr>
        <w:spacing w:after="0" w:line="360" w:lineRule="auto"/>
        <w:ind w:right="-330"/>
        <w:jc w:val="center"/>
        <w:rPr>
          <w:rFonts w:ascii="Arial" w:eastAsia="Arial" w:hAnsi="Arial" w:cs="Arial"/>
          <w:b/>
          <w:bCs/>
          <w:sz w:val="44"/>
          <w:szCs w:val="44"/>
        </w:rPr>
      </w:pPr>
    </w:p>
    <w:p w14:paraId="57228239" w14:textId="77777777" w:rsidR="009026A1" w:rsidRPr="003025FD" w:rsidRDefault="009026A1" w:rsidP="009026A1">
      <w:pPr>
        <w:spacing w:after="0" w:line="360" w:lineRule="auto"/>
        <w:ind w:right="-330"/>
        <w:jc w:val="center"/>
        <w:rPr>
          <w:rFonts w:ascii="Arial" w:eastAsia="Arial" w:hAnsi="Arial" w:cs="Arial"/>
          <w:b/>
          <w:bCs/>
          <w:sz w:val="44"/>
          <w:szCs w:val="44"/>
        </w:rPr>
      </w:pPr>
    </w:p>
    <w:p w14:paraId="61EAAEF4" w14:textId="77777777" w:rsidR="009026A1" w:rsidRPr="003025FD" w:rsidRDefault="009026A1" w:rsidP="009026A1">
      <w:pPr>
        <w:spacing w:after="0" w:line="360" w:lineRule="auto"/>
        <w:ind w:right="-330"/>
        <w:jc w:val="center"/>
        <w:rPr>
          <w:rFonts w:ascii="Arial" w:eastAsia="Arial" w:hAnsi="Arial" w:cs="Arial"/>
          <w:b/>
          <w:bCs/>
          <w:sz w:val="44"/>
          <w:szCs w:val="44"/>
        </w:rPr>
      </w:pPr>
    </w:p>
    <w:p w14:paraId="0346B636" w14:textId="77777777" w:rsidR="009026A1" w:rsidRPr="003025FD" w:rsidRDefault="009026A1" w:rsidP="009026A1">
      <w:pPr>
        <w:spacing w:after="0" w:line="360" w:lineRule="auto"/>
        <w:ind w:right="-330"/>
        <w:jc w:val="center"/>
        <w:rPr>
          <w:rFonts w:ascii="Arial" w:eastAsia="Arial" w:hAnsi="Arial" w:cs="Arial"/>
          <w:b/>
          <w:bCs/>
          <w:sz w:val="44"/>
          <w:szCs w:val="44"/>
        </w:rPr>
      </w:pPr>
      <w:r w:rsidRPr="003025FD">
        <w:rPr>
          <w:rFonts w:ascii="Arial" w:eastAsia="Arial" w:hAnsi="Arial" w:cs="Arial"/>
          <w:b/>
          <w:bCs/>
          <w:sz w:val="44"/>
          <w:szCs w:val="44"/>
        </w:rPr>
        <w:t xml:space="preserve">PROPOSTA PEDAGÓGICA </w:t>
      </w:r>
    </w:p>
    <w:p w14:paraId="1B4C50BF" w14:textId="203341C5" w:rsidR="009026A1" w:rsidRPr="003025FD" w:rsidRDefault="001C21BA" w:rsidP="009026A1">
      <w:pPr>
        <w:spacing w:after="0" w:line="360" w:lineRule="auto"/>
        <w:ind w:right="-330"/>
        <w:jc w:val="center"/>
        <w:rPr>
          <w:rFonts w:ascii="Arial" w:eastAsia="Arial" w:hAnsi="Arial" w:cs="Arial"/>
          <w:b/>
          <w:bCs/>
          <w:sz w:val="44"/>
          <w:szCs w:val="44"/>
        </w:rPr>
      </w:pPr>
      <w:r>
        <w:rPr>
          <w:rFonts w:ascii="Arial" w:eastAsia="Arial" w:hAnsi="Arial" w:cs="Arial"/>
          <w:b/>
          <w:bCs/>
          <w:sz w:val="44"/>
          <w:szCs w:val="44"/>
        </w:rPr>
        <w:t>D</w:t>
      </w:r>
      <w:r w:rsidR="009026A1" w:rsidRPr="003025FD">
        <w:rPr>
          <w:rFonts w:ascii="Arial" w:eastAsia="Arial" w:hAnsi="Arial" w:cs="Arial"/>
          <w:b/>
          <w:bCs/>
          <w:sz w:val="44"/>
          <w:szCs w:val="44"/>
        </w:rPr>
        <w:t>A EDUCAÇÃO INFANTIL</w:t>
      </w:r>
    </w:p>
    <w:p w14:paraId="5565767A" w14:textId="77777777" w:rsidR="009026A1" w:rsidRPr="000B2D11" w:rsidRDefault="009026A1" w:rsidP="009026A1">
      <w:pPr>
        <w:spacing w:after="0" w:line="360" w:lineRule="auto"/>
        <w:ind w:right="-330"/>
        <w:jc w:val="center"/>
        <w:rPr>
          <w:rFonts w:ascii="Arial" w:eastAsia="Arial" w:hAnsi="Arial" w:cs="Arial"/>
          <w:sz w:val="24"/>
          <w:szCs w:val="24"/>
        </w:rPr>
      </w:pPr>
      <w:r w:rsidRPr="000B2D11">
        <w:rPr>
          <w:rFonts w:ascii="Arial" w:eastAsia="Arial" w:hAnsi="Arial" w:cs="Arial"/>
          <w:sz w:val="24"/>
          <w:szCs w:val="24"/>
        </w:rPr>
        <w:t>VERSÃO PRELIMINAR</w:t>
      </w:r>
    </w:p>
    <w:p w14:paraId="307F076E" w14:textId="77777777" w:rsidR="009026A1" w:rsidRPr="003025FD" w:rsidRDefault="009026A1" w:rsidP="009026A1">
      <w:pPr>
        <w:spacing w:after="0" w:line="360" w:lineRule="auto"/>
        <w:ind w:right="-330"/>
        <w:jc w:val="center"/>
        <w:rPr>
          <w:rFonts w:ascii="Arial" w:eastAsia="Arial" w:hAnsi="Arial" w:cs="Arial"/>
          <w:b/>
          <w:bCs/>
          <w:sz w:val="24"/>
          <w:szCs w:val="24"/>
        </w:rPr>
      </w:pPr>
    </w:p>
    <w:p w14:paraId="144CCA06" w14:textId="77777777" w:rsidR="009026A1" w:rsidRPr="003025FD" w:rsidRDefault="009026A1" w:rsidP="009026A1">
      <w:pPr>
        <w:spacing w:after="0" w:line="360" w:lineRule="auto"/>
        <w:ind w:right="-330"/>
        <w:jc w:val="center"/>
        <w:rPr>
          <w:rFonts w:ascii="Arial" w:eastAsia="Arial" w:hAnsi="Arial" w:cs="Arial"/>
          <w:b/>
          <w:bCs/>
          <w:sz w:val="24"/>
          <w:szCs w:val="24"/>
        </w:rPr>
      </w:pPr>
    </w:p>
    <w:p w14:paraId="60EF1175" w14:textId="77777777" w:rsidR="009026A1" w:rsidRPr="003025FD" w:rsidRDefault="009026A1" w:rsidP="009026A1">
      <w:pPr>
        <w:spacing w:after="0" w:line="360" w:lineRule="auto"/>
        <w:ind w:right="-330"/>
        <w:jc w:val="center"/>
        <w:rPr>
          <w:rFonts w:ascii="Arial" w:eastAsia="Arial" w:hAnsi="Arial" w:cs="Arial"/>
          <w:b/>
          <w:bCs/>
          <w:sz w:val="28"/>
          <w:szCs w:val="28"/>
        </w:rPr>
      </w:pPr>
    </w:p>
    <w:p w14:paraId="4E7DA812" w14:textId="7B336DB3" w:rsidR="009026A1" w:rsidRDefault="009026A1" w:rsidP="009026A1">
      <w:pPr>
        <w:spacing w:after="0" w:line="360" w:lineRule="auto"/>
        <w:ind w:right="-330"/>
        <w:jc w:val="center"/>
        <w:rPr>
          <w:rFonts w:ascii="Arial" w:eastAsia="Arial" w:hAnsi="Arial" w:cs="Arial"/>
          <w:b/>
          <w:bCs/>
          <w:sz w:val="28"/>
          <w:szCs w:val="28"/>
        </w:rPr>
      </w:pPr>
    </w:p>
    <w:p w14:paraId="7F045F1D" w14:textId="65C1DBBC" w:rsidR="000B2D11" w:rsidRDefault="000B2D11" w:rsidP="009026A1">
      <w:pPr>
        <w:spacing w:after="0" w:line="360" w:lineRule="auto"/>
        <w:ind w:right="-330"/>
        <w:jc w:val="center"/>
        <w:rPr>
          <w:rFonts w:ascii="Arial" w:eastAsia="Arial" w:hAnsi="Arial" w:cs="Arial"/>
          <w:b/>
          <w:bCs/>
          <w:sz w:val="28"/>
          <w:szCs w:val="28"/>
        </w:rPr>
      </w:pPr>
    </w:p>
    <w:p w14:paraId="5917B368" w14:textId="7D4A7D23" w:rsidR="000B2D11" w:rsidRDefault="000B2D11" w:rsidP="009026A1">
      <w:pPr>
        <w:spacing w:after="0" w:line="360" w:lineRule="auto"/>
        <w:ind w:right="-330"/>
        <w:jc w:val="center"/>
        <w:rPr>
          <w:rFonts w:ascii="Arial" w:eastAsia="Arial" w:hAnsi="Arial" w:cs="Arial"/>
          <w:b/>
          <w:bCs/>
          <w:sz w:val="28"/>
          <w:szCs w:val="28"/>
        </w:rPr>
      </w:pPr>
    </w:p>
    <w:p w14:paraId="2DAF982F" w14:textId="446E0F47" w:rsidR="000B2D11" w:rsidRDefault="000B2D11" w:rsidP="009026A1">
      <w:pPr>
        <w:spacing w:after="0" w:line="360" w:lineRule="auto"/>
        <w:ind w:right="-330"/>
        <w:jc w:val="center"/>
        <w:rPr>
          <w:rFonts w:ascii="Arial" w:eastAsia="Arial" w:hAnsi="Arial" w:cs="Arial"/>
          <w:b/>
          <w:bCs/>
          <w:sz w:val="28"/>
          <w:szCs w:val="28"/>
        </w:rPr>
      </w:pPr>
    </w:p>
    <w:p w14:paraId="4D4CE637" w14:textId="1A28BA81" w:rsidR="000B2D11" w:rsidRDefault="000B2D11" w:rsidP="009026A1">
      <w:pPr>
        <w:spacing w:after="0" w:line="360" w:lineRule="auto"/>
        <w:ind w:right="-330"/>
        <w:jc w:val="center"/>
        <w:rPr>
          <w:rFonts w:ascii="Arial" w:eastAsia="Arial" w:hAnsi="Arial" w:cs="Arial"/>
          <w:b/>
          <w:bCs/>
          <w:sz w:val="28"/>
          <w:szCs w:val="28"/>
        </w:rPr>
      </w:pPr>
    </w:p>
    <w:p w14:paraId="27879745" w14:textId="77777777" w:rsidR="000B2D11" w:rsidRPr="003025FD" w:rsidRDefault="000B2D11" w:rsidP="009026A1">
      <w:pPr>
        <w:spacing w:after="0" w:line="360" w:lineRule="auto"/>
        <w:ind w:right="-330"/>
        <w:jc w:val="center"/>
        <w:rPr>
          <w:rFonts w:ascii="Arial" w:eastAsia="Arial" w:hAnsi="Arial" w:cs="Arial"/>
          <w:b/>
          <w:bCs/>
          <w:sz w:val="28"/>
          <w:szCs w:val="28"/>
        </w:rPr>
      </w:pPr>
    </w:p>
    <w:p w14:paraId="45A589F7" w14:textId="77777777" w:rsidR="009026A1" w:rsidRPr="003025FD" w:rsidRDefault="009026A1" w:rsidP="009026A1">
      <w:pPr>
        <w:spacing w:after="0" w:line="360" w:lineRule="auto"/>
        <w:ind w:right="-330"/>
        <w:jc w:val="center"/>
        <w:rPr>
          <w:rFonts w:ascii="Arial" w:eastAsia="Arial" w:hAnsi="Arial" w:cs="Arial"/>
          <w:b/>
          <w:bCs/>
          <w:sz w:val="28"/>
          <w:szCs w:val="28"/>
        </w:rPr>
      </w:pPr>
    </w:p>
    <w:p w14:paraId="7AAA90E2" w14:textId="77777777" w:rsidR="009026A1" w:rsidRPr="003025FD" w:rsidRDefault="009026A1" w:rsidP="009026A1">
      <w:pPr>
        <w:spacing w:after="0" w:line="360" w:lineRule="auto"/>
        <w:ind w:right="-330"/>
        <w:jc w:val="center"/>
        <w:rPr>
          <w:rFonts w:ascii="Arial" w:eastAsia="Arial" w:hAnsi="Arial" w:cs="Arial"/>
          <w:b/>
          <w:bCs/>
          <w:sz w:val="28"/>
          <w:szCs w:val="28"/>
        </w:rPr>
      </w:pPr>
    </w:p>
    <w:p w14:paraId="7C852B3A" w14:textId="4B64B25C" w:rsidR="009026A1" w:rsidRDefault="009026A1" w:rsidP="009026A1">
      <w:pPr>
        <w:spacing w:after="0" w:line="360" w:lineRule="auto"/>
        <w:ind w:right="-330"/>
        <w:jc w:val="center"/>
        <w:rPr>
          <w:rFonts w:ascii="Arial" w:eastAsia="Arial" w:hAnsi="Arial" w:cs="Arial"/>
          <w:b/>
          <w:bCs/>
          <w:sz w:val="28"/>
          <w:szCs w:val="28"/>
        </w:rPr>
      </w:pPr>
    </w:p>
    <w:p w14:paraId="711B483D" w14:textId="3EAF3DAD" w:rsidR="000B2D11" w:rsidRDefault="000B2D11" w:rsidP="009026A1">
      <w:pPr>
        <w:spacing w:after="0" w:line="360" w:lineRule="auto"/>
        <w:ind w:right="-330"/>
        <w:jc w:val="center"/>
        <w:rPr>
          <w:rFonts w:ascii="Arial" w:eastAsia="Arial" w:hAnsi="Arial" w:cs="Arial"/>
          <w:b/>
          <w:bCs/>
          <w:sz w:val="28"/>
          <w:szCs w:val="28"/>
        </w:rPr>
      </w:pPr>
    </w:p>
    <w:p w14:paraId="63DDF6E1" w14:textId="5554F831" w:rsidR="000B2D11" w:rsidRDefault="000B2D11" w:rsidP="009026A1">
      <w:pPr>
        <w:spacing w:after="0" w:line="360" w:lineRule="auto"/>
        <w:ind w:right="-330"/>
        <w:jc w:val="center"/>
        <w:rPr>
          <w:rFonts w:ascii="Arial" w:eastAsia="Arial" w:hAnsi="Arial" w:cs="Arial"/>
          <w:b/>
          <w:bCs/>
          <w:sz w:val="28"/>
          <w:szCs w:val="28"/>
        </w:rPr>
      </w:pPr>
    </w:p>
    <w:p w14:paraId="3E4590CF" w14:textId="77777777" w:rsidR="000B2D11" w:rsidRDefault="000B2D11" w:rsidP="009026A1">
      <w:pPr>
        <w:spacing w:after="0" w:line="360" w:lineRule="auto"/>
        <w:ind w:right="-330"/>
        <w:jc w:val="center"/>
        <w:rPr>
          <w:rFonts w:ascii="Arial" w:eastAsia="Arial" w:hAnsi="Arial" w:cs="Arial"/>
          <w:b/>
          <w:bCs/>
          <w:sz w:val="28"/>
          <w:szCs w:val="28"/>
        </w:rPr>
      </w:pPr>
    </w:p>
    <w:p w14:paraId="0EAEA770" w14:textId="77777777" w:rsidR="000B2D11" w:rsidRPr="00F570F2" w:rsidRDefault="000B2D11" w:rsidP="000B2D11">
      <w:pPr>
        <w:jc w:val="center"/>
        <w:rPr>
          <w:rFonts w:ascii="Arial" w:eastAsia="Times New Roman" w:hAnsi="Arial" w:cs="Arial"/>
          <w:b/>
          <w:sz w:val="24"/>
          <w:szCs w:val="20"/>
        </w:rPr>
      </w:pPr>
      <w:r w:rsidRPr="00F570F2">
        <w:rPr>
          <w:rFonts w:ascii="Arial" w:eastAsia="Times New Roman" w:hAnsi="Arial" w:cs="Arial"/>
          <w:b/>
          <w:sz w:val="24"/>
          <w:szCs w:val="20"/>
        </w:rPr>
        <w:t>Brasília</w:t>
      </w:r>
    </w:p>
    <w:p w14:paraId="5D5A3F10" w14:textId="77777777" w:rsidR="000B2D11" w:rsidRPr="00F570F2" w:rsidRDefault="000B2D11" w:rsidP="000B2D11">
      <w:pPr>
        <w:jc w:val="center"/>
        <w:rPr>
          <w:rFonts w:ascii="Arial" w:eastAsia="Times New Roman" w:hAnsi="Arial" w:cs="Arial"/>
          <w:sz w:val="24"/>
          <w:szCs w:val="20"/>
        </w:rPr>
      </w:pPr>
      <w:r w:rsidRPr="00F570F2">
        <w:rPr>
          <w:rFonts w:ascii="Arial" w:eastAsia="Times New Roman" w:hAnsi="Arial" w:cs="Arial"/>
          <w:b/>
          <w:snapToGrid w:val="0"/>
          <w:sz w:val="24"/>
          <w:szCs w:val="20"/>
        </w:rPr>
        <w:t>2020</w:t>
      </w:r>
    </w:p>
    <w:p w14:paraId="2D767F43" w14:textId="77777777" w:rsidR="000B2D11" w:rsidRDefault="000B2D11" w:rsidP="00A60F23">
      <w:pPr>
        <w:jc w:val="center"/>
        <w:rPr>
          <w:rFonts w:ascii="Arial" w:eastAsia="Arial" w:hAnsi="Arial" w:cs="Arial"/>
          <w:b/>
          <w:bCs/>
        </w:rPr>
      </w:pPr>
    </w:p>
    <w:p w14:paraId="45E12EB4" w14:textId="77777777" w:rsidR="000B2D11" w:rsidRDefault="000B2D11">
      <w:pPr>
        <w:rPr>
          <w:rFonts w:ascii="Arial" w:eastAsia="Arial" w:hAnsi="Arial" w:cs="Arial"/>
          <w:b/>
          <w:bCs/>
        </w:rPr>
      </w:pPr>
      <w:r>
        <w:rPr>
          <w:rFonts w:ascii="Arial" w:eastAsia="Arial" w:hAnsi="Arial" w:cs="Arial"/>
          <w:b/>
          <w:bCs/>
        </w:rPr>
        <w:br w:type="page"/>
      </w:r>
    </w:p>
    <w:p w14:paraId="434A337E" w14:textId="07201CF6" w:rsidR="000B2D11" w:rsidRDefault="000B2D11" w:rsidP="000B2D11">
      <w:pPr>
        <w:spacing w:after="0" w:line="360" w:lineRule="auto"/>
        <w:ind w:right="-330"/>
        <w:jc w:val="center"/>
        <w:rPr>
          <w:rFonts w:ascii="Arial" w:eastAsia="Times New Roman" w:hAnsi="Arial" w:cs="Arial"/>
          <w:noProof/>
          <w:color w:val="FF0000"/>
          <w:sz w:val="24"/>
          <w:szCs w:val="20"/>
        </w:rPr>
      </w:pPr>
    </w:p>
    <w:p w14:paraId="7603BCD7" w14:textId="77777777" w:rsidR="000B2D11" w:rsidRPr="003025FD" w:rsidRDefault="000B2D11" w:rsidP="000B2D11">
      <w:pPr>
        <w:spacing w:after="0" w:line="360" w:lineRule="auto"/>
        <w:ind w:right="-330"/>
        <w:jc w:val="center"/>
        <w:rPr>
          <w:rFonts w:ascii="Arial" w:eastAsia="Arial" w:hAnsi="Arial" w:cs="Arial"/>
          <w:b/>
          <w:bCs/>
          <w:sz w:val="44"/>
          <w:szCs w:val="44"/>
        </w:rPr>
      </w:pPr>
    </w:p>
    <w:p w14:paraId="10A6434A" w14:textId="77777777" w:rsidR="000B2D11" w:rsidRPr="003025FD" w:rsidRDefault="000B2D11" w:rsidP="000B2D11">
      <w:pPr>
        <w:spacing w:after="0" w:line="360" w:lineRule="auto"/>
        <w:ind w:right="-330"/>
        <w:jc w:val="center"/>
        <w:rPr>
          <w:rFonts w:ascii="Arial" w:eastAsia="Arial" w:hAnsi="Arial" w:cs="Arial"/>
          <w:b/>
          <w:bCs/>
          <w:sz w:val="44"/>
          <w:szCs w:val="44"/>
        </w:rPr>
      </w:pPr>
    </w:p>
    <w:p w14:paraId="5570318B" w14:textId="77777777" w:rsidR="000B2D11" w:rsidRPr="003025FD" w:rsidRDefault="000B2D11" w:rsidP="000B2D11">
      <w:pPr>
        <w:spacing w:after="0" w:line="360" w:lineRule="auto"/>
        <w:ind w:right="-330"/>
        <w:jc w:val="center"/>
        <w:rPr>
          <w:rFonts w:ascii="Arial" w:eastAsia="Arial" w:hAnsi="Arial" w:cs="Arial"/>
          <w:b/>
          <w:bCs/>
          <w:sz w:val="44"/>
          <w:szCs w:val="44"/>
        </w:rPr>
      </w:pPr>
    </w:p>
    <w:p w14:paraId="4C297C29" w14:textId="77777777" w:rsidR="000B2D11" w:rsidRPr="003025FD" w:rsidRDefault="000B2D11" w:rsidP="000B2D11">
      <w:pPr>
        <w:spacing w:after="0" w:line="360" w:lineRule="auto"/>
        <w:ind w:right="-330"/>
        <w:jc w:val="center"/>
        <w:rPr>
          <w:rFonts w:ascii="Arial" w:eastAsia="Arial" w:hAnsi="Arial" w:cs="Arial"/>
          <w:b/>
          <w:bCs/>
          <w:sz w:val="44"/>
          <w:szCs w:val="44"/>
        </w:rPr>
      </w:pPr>
    </w:p>
    <w:p w14:paraId="6E8D027D" w14:textId="77777777" w:rsidR="000B2D11" w:rsidRPr="003025FD" w:rsidRDefault="000B2D11" w:rsidP="000B2D11">
      <w:pPr>
        <w:spacing w:after="0" w:line="360" w:lineRule="auto"/>
        <w:ind w:right="-330"/>
        <w:jc w:val="center"/>
        <w:rPr>
          <w:rFonts w:ascii="Arial" w:eastAsia="Arial" w:hAnsi="Arial" w:cs="Arial"/>
          <w:b/>
          <w:bCs/>
          <w:sz w:val="44"/>
          <w:szCs w:val="44"/>
        </w:rPr>
      </w:pPr>
      <w:r w:rsidRPr="003025FD">
        <w:rPr>
          <w:rFonts w:ascii="Arial" w:eastAsia="Arial" w:hAnsi="Arial" w:cs="Arial"/>
          <w:b/>
          <w:bCs/>
          <w:sz w:val="44"/>
          <w:szCs w:val="44"/>
        </w:rPr>
        <w:t xml:space="preserve">PROPOSTA PEDAGÓGICA </w:t>
      </w:r>
    </w:p>
    <w:p w14:paraId="32A56E32" w14:textId="77777777" w:rsidR="000B2D11" w:rsidRPr="003025FD" w:rsidRDefault="000B2D11" w:rsidP="000B2D11">
      <w:pPr>
        <w:spacing w:after="0" w:line="360" w:lineRule="auto"/>
        <w:ind w:right="-330"/>
        <w:jc w:val="center"/>
        <w:rPr>
          <w:rFonts w:ascii="Arial" w:eastAsia="Arial" w:hAnsi="Arial" w:cs="Arial"/>
          <w:b/>
          <w:bCs/>
          <w:sz w:val="44"/>
          <w:szCs w:val="44"/>
        </w:rPr>
      </w:pPr>
      <w:r>
        <w:rPr>
          <w:rFonts w:ascii="Arial" w:eastAsia="Arial" w:hAnsi="Arial" w:cs="Arial"/>
          <w:b/>
          <w:bCs/>
          <w:sz w:val="44"/>
          <w:szCs w:val="44"/>
        </w:rPr>
        <w:t>D</w:t>
      </w:r>
      <w:r w:rsidRPr="003025FD">
        <w:rPr>
          <w:rFonts w:ascii="Arial" w:eastAsia="Arial" w:hAnsi="Arial" w:cs="Arial"/>
          <w:b/>
          <w:bCs/>
          <w:sz w:val="44"/>
          <w:szCs w:val="44"/>
        </w:rPr>
        <w:t>A EDUCAÇÃO INFANTIL</w:t>
      </w:r>
    </w:p>
    <w:p w14:paraId="0F814683" w14:textId="77777777" w:rsidR="000B2D11" w:rsidRPr="000B2D11" w:rsidRDefault="000B2D11" w:rsidP="000B2D11">
      <w:pPr>
        <w:spacing w:after="0" w:line="360" w:lineRule="auto"/>
        <w:ind w:right="-330"/>
        <w:jc w:val="center"/>
        <w:rPr>
          <w:rFonts w:ascii="Arial" w:eastAsia="Arial" w:hAnsi="Arial" w:cs="Arial"/>
          <w:sz w:val="24"/>
          <w:szCs w:val="24"/>
        </w:rPr>
      </w:pPr>
      <w:r w:rsidRPr="000B2D11">
        <w:rPr>
          <w:rFonts w:ascii="Arial" w:eastAsia="Arial" w:hAnsi="Arial" w:cs="Arial"/>
          <w:sz w:val="24"/>
          <w:szCs w:val="24"/>
        </w:rPr>
        <w:t>VERSÃO PRELIMINAR</w:t>
      </w:r>
    </w:p>
    <w:p w14:paraId="6D7ADAF7" w14:textId="77777777" w:rsidR="000B2D11" w:rsidRPr="003025FD" w:rsidRDefault="000B2D11" w:rsidP="000B2D11">
      <w:pPr>
        <w:spacing w:after="0" w:line="360" w:lineRule="auto"/>
        <w:ind w:right="-330"/>
        <w:jc w:val="center"/>
        <w:rPr>
          <w:rFonts w:ascii="Arial" w:eastAsia="Arial" w:hAnsi="Arial" w:cs="Arial"/>
          <w:b/>
          <w:bCs/>
          <w:sz w:val="24"/>
          <w:szCs w:val="24"/>
        </w:rPr>
      </w:pPr>
    </w:p>
    <w:p w14:paraId="1D2F2B98" w14:textId="77777777" w:rsidR="000B2D11" w:rsidRPr="003025FD" w:rsidRDefault="000B2D11" w:rsidP="000B2D11">
      <w:pPr>
        <w:spacing w:after="0" w:line="360" w:lineRule="auto"/>
        <w:ind w:right="-330"/>
        <w:jc w:val="center"/>
        <w:rPr>
          <w:rFonts w:ascii="Arial" w:eastAsia="Arial" w:hAnsi="Arial" w:cs="Arial"/>
          <w:b/>
          <w:bCs/>
          <w:sz w:val="24"/>
          <w:szCs w:val="24"/>
        </w:rPr>
      </w:pPr>
    </w:p>
    <w:p w14:paraId="35A8356B" w14:textId="77777777" w:rsidR="000B2D11" w:rsidRPr="003025FD" w:rsidRDefault="000B2D11" w:rsidP="000B2D11">
      <w:pPr>
        <w:spacing w:after="0" w:line="360" w:lineRule="auto"/>
        <w:ind w:right="-330"/>
        <w:jc w:val="center"/>
        <w:rPr>
          <w:rFonts w:ascii="Arial" w:eastAsia="Arial" w:hAnsi="Arial" w:cs="Arial"/>
          <w:b/>
          <w:bCs/>
          <w:sz w:val="28"/>
          <w:szCs w:val="28"/>
        </w:rPr>
      </w:pPr>
    </w:p>
    <w:p w14:paraId="1116237D" w14:textId="77777777" w:rsidR="000B2D11" w:rsidRDefault="000B2D11" w:rsidP="000B2D11">
      <w:pPr>
        <w:spacing w:after="0" w:line="360" w:lineRule="auto"/>
        <w:ind w:right="-330"/>
        <w:jc w:val="center"/>
        <w:rPr>
          <w:rFonts w:ascii="Arial" w:eastAsia="Arial" w:hAnsi="Arial" w:cs="Arial"/>
          <w:b/>
          <w:bCs/>
          <w:sz w:val="28"/>
          <w:szCs w:val="28"/>
        </w:rPr>
      </w:pPr>
    </w:p>
    <w:p w14:paraId="195C2F2E" w14:textId="77777777" w:rsidR="000B2D11" w:rsidRDefault="000B2D11" w:rsidP="000B2D11">
      <w:pPr>
        <w:spacing w:after="0" w:line="360" w:lineRule="auto"/>
        <w:ind w:right="-330"/>
        <w:jc w:val="center"/>
        <w:rPr>
          <w:rFonts w:ascii="Arial" w:eastAsia="Arial" w:hAnsi="Arial" w:cs="Arial"/>
          <w:b/>
          <w:bCs/>
          <w:sz w:val="28"/>
          <w:szCs w:val="28"/>
        </w:rPr>
      </w:pPr>
    </w:p>
    <w:p w14:paraId="008AB71B" w14:textId="77777777" w:rsidR="000B2D11" w:rsidRDefault="000B2D11" w:rsidP="000B2D11">
      <w:pPr>
        <w:spacing w:after="0" w:line="360" w:lineRule="auto"/>
        <w:ind w:right="-330"/>
        <w:jc w:val="center"/>
        <w:rPr>
          <w:rFonts w:ascii="Arial" w:eastAsia="Arial" w:hAnsi="Arial" w:cs="Arial"/>
          <w:b/>
          <w:bCs/>
          <w:sz w:val="28"/>
          <w:szCs w:val="28"/>
        </w:rPr>
      </w:pPr>
    </w:p>
    <w:p w14:paraId="649F2D8B" w14:textId="77777777" w:rsidR="000B2D11" w:rsidRDefault="000B2D11" w:rsidP="000B2D11">
      <w:pPr>
        <w:spacing w:after="0" w:line="360" w:lineRule="auto"/>
        <w:ind w:right="-330"/>
        <w:jc w:val="center"/>
        <w:rPr>
          <w:rFonts w:ascii="Arial" w:eastAsia="Arial" w:hAnsi="Arial" w:cs="Arial"/>
          <w:b/>
          <w:bCs/>
          <w:sz w:val="28"/>
          <w:szCs w:val="28"/>
        </w:rPr>
      </w:pPr>
    </w:p>
    <w:p w14:paraId="49A32A2D" w14:textId="77777777" w:rsidR="000B2D11" w:rsidRDefault="000B2D11" w:rsidP="000B2D11">
      <w:pPr>
        <w:spacing w:after="0" w:line="360" w:lineRule="auto"/>
        <w:ind w:right="-330"/>
        <w:jc w:val="center"/>
        <w:rPr>
          <w:rFonts w:ascii="Arial" w:eastAsia="Arial" w:hAnsi="Arial" w:cs="Arial"/>
          <w:b/>
          <w:bCs/>
          <w:sz w:val="28"/>
          <w:szCs w:val="28"/>
        </w:rPr>
      </w:pPr>
    </w:p>
    <w:p w14:paraId="1395EF3F" w14:textId="77777777" w:rsidR="000B2D11" w:rsidRPr="003025FD" w:rsidRDefault="000B2D11" w:rsidP="000B2D11">
      <w:pPr>
        <w:spacing w:after="0" w:line="360" w:lineRule="auto"/>
        <w:ind w:right="-330"/>
        <w:jc w:val="center"/>
        <w:rPr>
          <w:rFonts w:ascii="Arial" w:eastAsia="Arial" w:hAnsi="Arial" w:cs="Arial"/>
          <w:b/>
          <w:bCs/>
          <w:sz w:val="28"/>
          <w:szCs w:val="28"/>
        </w:rPr>
      </w:pPr>
    </w:p>
    <w:p w14:paraId="7A07F0C4" w14:textId="77777777" w:rsidR="000B2D11" w:rsidRPr="003025FD" w:rsidRDefault="000B2D11" w:rsidP="000B2D11">
      <w:pPr>
        <w:spacing w:after="0" w:line="360" w:lineRule="auto"/>
        <w:ind w:right="-330"/>
        <w:jc w:val="center"/>
        <w:rPr>
          <w:rFonts w:ascii="Arial" w:eastAsia="Arial" w:hAnsi="Arial" w:cs="Arial"/>
          <w:b/>
          <w:bCs/>
          <w:sz w:val="28"/>
          <w:szCs w:val="28"/>
        </w:rPr>
      </w:pPr>
    </w:p>
    <w:p w14:paraId="1DAC87D7" w14:textId="77777777" w:rsidR="000B2D11" w:rsidRPr="003025FD" w:rsidRDefault="000B2D11" w:rsidP="000B2D11">
      <w:pPr>
        <w:spacing w:after="0" w:line="360" w:lineRule="auto"/>
        <w:ind w:right="-330"/>
        <w:jc w:val="center"/>
        <w:rPr>
          <w:rFonts w:ascii="Arial" w:eastAsia="Arial" w:hAnsi="Arial" w:cs="Arial"/>
          <w:b/>
          <w:bCs/>
          <w:sz w:val="28"/>
          <w:szCs w:val="28"/>
        </w:rPr>
      </w:pPr>
    </w:p>
    <w:p w14:paraId="7EE407A9" w14:textId="77777777" w:rsidR="000B2D11" w:rsidRDefault="000B2D11" w:rsidP="000B2D11">
      <w:pPr>
        <w:spacing w:after="0" w:line="360" w:lineRule="auto"/>
        <w:ind w:right="-330"/>
        <w:jc w:val="center"/>
        <w:rPr>
          <w:rFonts w:ascii="Arial" w:eastAsia="Arial" w:hAnsi="Arial" w:cs="Arial"/>
          <w:b/>
          <w:bCs/>
          <w:sz w:val="28"/>
          <w:szCs w:val="28"/>
        </w:rPr>
      </w:pPr>
    </w:p>
    <w:p w14:paraId="0D06E651" w14:textId="77777777" w:rsidR="000B2D11" w:rsidRDefault="000B2D11" w:rsidP="000B2D11">
      <w:pPr>
        <w:spacing w:after="0" w:line="360" w:lineRule="auto"/>
        <w:ind w:right="-330"/>
        <w:jc w:val="center"/>
        <w:rPr>
          <w:rFonts w:ascii="Arial" w:eastAsia="Arial" w:hAnsi="Arial" w:cs="Arial"/>
          <w:b/>
          <w:bCs/>
          <w:sz w:val="28"/>
          <w:szCs w:val="28"/>
        </w:rPr>
      </w:pPr>
    </w:p>
    <w:p w14:paraId="5CBE7815" w14:textId="77777777" w:rsidR="000B2D11" w:rsidRDefault="000B2D11" w:rsidP="000B2D11">
      <w:pPr>
        <w:spacing w:after="0" w:line="360" w:lineRule="auto"/>
        <w:ind w:right="-330"/>
        <w:jc w:val="center"/>
        <w:rPr>
          <w:rFonts w:ascii="Arial" w:eastAsia="Arial" w:hAnsi="Arial" w:cs="Arial"/>
          <w:b/>
          <w:bCs/>
          <w:sz w:val="28"/>
          <w:szCs w:val="28"/>
        </w:rPr>
      </w:pPr>
    </w:p>
    <w:p w14:paraId="1211A27C" w14:textId="55D66B8F" w:rsidR="000B2D11" w:rsidRDefault="000B2D11" w:rsidP="000B2D11">
      <w:pPr>
        <w:spacing w:after="0" w:line="360" w:lineRule="auto"/>
        <w:ind w:right="-330"/>
        <w:jc w:val="center"/>
        <w:rPr>
          <w:rFonts w:ascii="Arial" w:eastAsia="Arial" w:hAnsi="Arial" w:cs="Arial"/>
          <w:b/>
          <w:bCs/>
          <w:sz w:val="28"/>
          <w:szCs w:val="28"/>
        </w:rPr>
      </w:pPr>
    </w:p>
    <w:p w14:paraId="1DE936D3" w14:textId="77777777" w:rsidR="000B2D11" w:rsidRDefault="000B2D11" w:rsidP="000B2D11">
      <w:pPr>
        <w:spacing w:after="0" w:line="360" w:lineRule="auto"/>
        <w:ind w:right="-330"/>
        <w:jc w:val="center"/>
        <w:rPr>
          <w:rFonts w:ascii="Arial" w:eastAsia="Arial" w:hAnsi="Arial" w:cs="Arial"/>
          <w:b/>
          <w:bCs/>
          <w:sz w:val="28"/>
          <w:szCs w:val="28"/>
        </w:rPr>
      </w:pPr>
    </w:p>
    <w:p w14:paraId="0519A815" w14:textId="77777777" w:rsidR="000B2D11" w:rsidRDefault="000B2D11" w:rsidP="000B2D11">
      <w:pPr>
        <w:spacing w:after="0" w:line="240" w:lineRule="auto"/>
        <w:rPr>
          <w:rFonts w:ascii="Arial" w:eastAsia="Times New Roman" w:hAnsi="Arial" w:cs="Arial"/>
          <w:b/>
          <w:sz w:val="20"/>
          <w:szCs w:val="20"/>
        </w:rPr>
      </w:pPr>
    </w:p>
    <w:p w14:paraId="12FC4894" w14:textId="77777777" w:rsidR="000B2D11" w:rsidRDefault="000B2D11" w:rsidP="000B2D11">
      <w:pPr>
        <w:spacing w:after="0" w:line="240" w:lineRule="auto"/>
        <w:rPr>
          <w:rFonts w:ascii="Arial" w:eastAsia="Times New Roman" w:hAnsi="Arial" w:cs="Arial"/>
          <w:b/>
          <w:sz w:val="20"/>
          <w:szCs w:val="20"/>
        </w:rPr>
      </w:pPr>
    </w:p>
    <w:p w14:paraId="09669308" w14:textId="77777777" w:rsidR="000B2D11" w:rsidRDefault="000B2D11" w:rsidP="000B2D11">
      <w:pPr>
        <w:spacing w:after="0" w:line="240" w:lineRule="auto"/>
        <w:rPr>
          <w:rFonts w:ascii="Arial" w:eastAsia="Times New Roman" w:hAnsi="Arial" w:cs="Arial"/>
          <w:b/>
          <w:sz w:val="20"/>
          <w:szCs w:val="20"/>
        </w:rPr>
      </w:pPr>
    </w:p>
    <w:p w14:paraId="66A6842F" w14:textId="737923FD" w:rsidR="000B2D11" w:rsidRPr="00E20C15" w:rsidRDefault="000B2D11" w:rsidP="000B2D11">
      <w:pPr>
        <w:spacing w:after="0" w:line="240" w:lineRule="auto"/>
        <w:rPr>
          <w:rFonts w:ascii="Arial" w:eastAsia="Times New Roman" w:hAnsi="Arial" w:cs="Arial"/>
          <w:b/>
          <w:sz w:val="20"/>
          <w:szCs w:val="20"/>
        </w:rPr>
      </w:pPr>
      <w:r w:rsidRPr="00E20C15">
        <w:rPr>
          <w:rFonts w:ascii="Arial" w:eastAsia="Times New Roman" w:hAnsi="Arial" w:cs="Arial"/>
          <w:b/>
          <w:sz w:val="20"/>
          <w:szCs w:val="20"/>
        </w:rPr>
        <w:lastRenderedPageBreak/>
        <w:t>CONFEDERAÇÃO NACIONAL DA INDÚSTRIA – CNI</w:t>
      </w:r>
    </w:p>
    <w:p w14:paraId="1D29F773" w14:textId="77777777" w:rsidR="000B2D11" w:rsidRPr="00E20C15" w:rsidRDefault="000B2D11" w:rsidP="000B2D11">
      <w:pPr>
        <w:spacing w:after="0" w:line="240" w:lineRule="auto"/>
        <w:rPr>
          <w:rFonts w:ascii="Arial" w:eastAsia="Times New Roman" w:hAnsi="Arial" w:cs="Arial"/>
          <w:i/>
          <w:sz w:val="20"/>
          <w:szCs w:val="20"/>
        </w:rPr>
      </w:pPr>
      <w:r w:rsidRPr="00E20C15">
        <w:rPr>
          <w:rFonts w:ascii="Arial" w:eastAsia="Times New Roman" w:hAnsi="Arial" w:cs="Arial"/>
          <w:i/>
          <w:sz w:val="20"/>
          <w:szCs w:val="20"/>
        </w:rPr>
        <w:t>Robson Braga de Andrade</w:t>
      </w:r>
    </w:p>
    <w:p w14:paraId="6E06B604" w14:textId="77777777" w:rsidR="000B2D11" w:rsidRPr="00E20C15" w:rsidRDefault="000B2D11" w:rsidP="000B2D11">
      <w:pPr>
        <w:spacing w:after="0" w:line="240" w:lineRule="auto"/>
        <w:rPr>
          <w:rFonts w:ascii="Arial" w:eastAsia="Times New Roman" w:hAnsi="Arial" w:cs="Arial"/>
          <w:sz w:val="20"/>
          <w:szCs w:val="20"/>
        </w:rPr>
      </w:pPr>
      <w:r w:rsidRPr="00E20C15">
        <w:rPr>
          <w:rFonts w:ascii="Arial" w:eastAsia="Times New Roman" w:hAnsi="Arial" w:cs="Arial"/>
          <w:sz w:val="20"/>
          <w:szCs w:val="20"/>
        </w:rPr>
        <w:t>Presidente</w:t>
      </w:r>
    </w:p>
    <w:p w14:paraId="12819CFC" w14:textId="77777777" w:rsidR="000B2D11" w:rsidRPr="00E20C15" w:rsidRDefault="000B2D11" w:rsidP="000B2D11">
      <w:pPr>
        <w:spacing w:after="0" w:line="240" w:lineRule="auto"/>
        <w:ind w:firstLine="708"/>
        <w:rPr>
          <w:rFonts w:ascii="Arial" w:eastAsia="Times New Roman" w:hAnsi="Arial" w:cs="Arial"/>
          <w:color w:val="FF0000"/>
          <w:sz w:val="20"/>
          <w:szCs w:val="20"/>
        </w:rPr>
      </w:pPr>
    </w:p>
    <w:p w14:paraId="117027D2" w14:textId="77777777" w:rsidR="000B2D11" w:rsidRPr="00E20C15" w:rsidRDefault="000B2D11" w:rsidP="000B2D11">
      <w:pPr>
        <w:autoSpaceDE w:val="0"/>
        <w:autoSpaceDN w:val="0"/>
        <w:adjustRightInd w:val="0"/>
        <w:spacing w:after="0" w:line="240" w:lineRule="auto"/>
        <w:rPr>
          <w:rFonts w:ascii="Arial" w:eastAsia="Times New Roman" w:hAnsi="Arial" w:cs="Arial"/>
          <w:b/>
          <w:bCs/>
          <w:color w:val="000000"/>
          <w:sz w:val="20"/>
          <w:szCs w:val="20"/>
        </w:rPr>
      </w:pPr>
      <w:r w:rsidRPr="00E20C15">
        <w:rPr>
          <w:rFonts w:ascii="Arial" w:eastAsia="Times New Roman" w:hAnsi="Arial" w:cs="Arial"/>
          <w:b/>
          <w:bCs/>
          <w:color w:val="000000"/>
          <w:sz w:val="20"/>
          <w:szCs w:val="20"/>
        </w:rPr>
        <w:t>Diretoria de Educação e Tecnologia – DIRET</w:t>
      </w:r>
    </w:p>
    <w:p w14:paraId="16B46694" w14:textId="77777777" w:rsidR="000B2D11" w:rsidRPr="00E20C15" w:rsidRDefault="000B2D11" w:rsidP="000B2D11">
      <w:pPr>
        <w:spacing w:after="0" w:line="240" w:lineRule="auto"/>
        <w:rPr>
          <w:rFonts w:ascii="Arial" w:eastAsia="Times New Roman" w:hAnsi="Arial" w:cs="Arial"/>
          <w:i/>
          <w:sz w:val="20"/>
          <w:szCs w:val="20"/>
        </w:rPr>
      </w:pPr>
      <w:r w:rsidRPr="00E20C15">
        <w:rPr>
          <w:rFonts w:ascii="Arial" w:eastAsia="Times New Roman" w:hAnsi="Arial" w:cs="Arial"/>
          <w:i/>
          <w:sz w:val="20"/>
          <w:szCs w:val="20"/>
        </w:rPr>
        <w:t xml:space="preserve">Rafael Esmeraldo Lucchesi </w:t>
      </w:r>
      <w:proofErr w:type="spellStart"/>
      <w:r w:rsidRPr="00E20C15">
        <w:rPr>
          <w:rFonts w:ascii="Arial" w:eastAsia="Times New Roman" w:hAnsi="Arial" w:cs="Arial"/>
          <w:i/>
          <w:sz w:val="20"/>
          <w:szCs w:val="20"/>
        </w:rPr>
        <w:t>Ramacciotti</w:t>
      </w:r>
      <w:proofErr w:type="spellEnd"/>
    </w:p>
    <w:p w14:paraId="21CFF397" w14:textId="77777777" w:rsidR="000B2D11" w:rsidRPr="00E20C15" w:rsidRDefault="000B2D11" w:rsidP="000B2D11">
      <w:pPr>
        <w:autoSpaceDE w:val="0"/>
        <w:autoSpaceDN w:val="0"/>
        <w:adjustRightInd w:val="0"/>
        <w:spacing w:after="0" w:line="240" w:lineRule="auto"/>
        <w:rPr>
          <w:rFonts w:ascii="Arial" w:eastAsia="Times New Roman" w:hAnsi="Arial" w:cs="Arial"/>
          <w:bCs/>
          <w:color w:val="000000"/>
          <w:sz w:val="20"/>
          <w:szCs w:val="20"/>
        </w:rPr>
      </w:pPr>
      <w:r w:rsidRPr="00E20C15">
        <w:rPr>
          <w:rFonts w:ascii="Arial" w:eastAsia="Times New Roman" w:hAnsi="Arial" w:cs="Arial"/>
          <w:bCs/>
          <w:color w:val="000000"/>
          <w:sz w:val="20"/>
          <w:szCs w:val="20"/>
        </w:rPr>
        <w:t>Diretor de Educação e Tecnologia</w:t>
      </w:r>
    </w:p>
    <w:p w14:paraId="41C0A7B2" w14:textId="77777777" w:rsidR="000B2D11" w:rsidRPr="00E20C15" w:rsidRDefault="000B2D11" w:rsidP="000B2D11">
      <w:pPr>
        <w:autoSpaceDE w:val="0"/>
        <w:autoSpaceDN w:val="0"/>
        <w:adjustRightInd w:val="0"/>
        <w:spacing w:after="0" w:line="240" w:lineRule="auto"/>
        <w:rPr>
          <w:rFonts w:ascii="Arial" w:eastAsia="Times New Roman" w:hAnsi="Arial" w:cs="Arial"/>
          <w:bCs/>
          <w:color w:val="000000"/>
          <w:sz w:val="20"/>
          <w:szCs w:val="20"/>
        </w:rPr>
      </w:pPr>
    </w:p>
    <w:p w14:paraId="16EE2837" w14:textId="77777777" w:rsidR="000B2D11" w:rsidRPr="00E20C15" w:rsidRDefault="000B2D11" w:rsidP="000B2D11">
      <w:pPr>
        <w:autoSpaceDE w:val="0"/>
        <w:autoSpaceDN w:val="0"/>
        <w:adjustRightInd w:val="0"/>
        <w:spacing w:after="0" w:line="240" w:lineRule="auto"/>
        <w:rPr>
          <w:rFonts w:ascii="Arial" w:eastAsia="Times New Roman" w:hAnsi="Arial" w:cs="Arial"/>
          <w:b/>
          <w:bCs/>
          <w:color w:val="000000"/>
          <w:sz w:val="20"/>
          <w:szCs w:val="20"/>
        </w:rPr>
      </w:pPr>
      <w:r w:rsidRPr="00E20C15">
        <w:rPr>
          <w:rFonts w:ascii="Arial" w:eastAsia="Times New Roman" w:hAnsi="Arial" w:cs="Arial"/>
          <w:b/>
          <w:bCs/>
          <w:color w:val="000000"/>
          <w:sz w:val="20"/>
          <w:szCs w:val="20"/>
        </w:rPr>
        <w:t>Serviço Social da Indústria – SESI</w:t>
      </w:r>
    </w:p>
    <w:p w14:paraId="49898392" w14:textId="77777777" w:rsidR="000B2D11" w:rsidRPr="00E20C15" w:rsidRDefault="000B2D11" w:rsidP="000B2D11">
      <w:pPr>
        <w:autoSpaceDE w:val="0"/>
        <w:autoSpaceDN w:val="0"/>
        <w:adjustRightInd w:val="0"/>
        <w:spacing w:after="0" w:line="240" w:lineRule="auto"/>
        <w:rPr>
          <w:rFonts w:ascii="Arial" w:eastAsia="Times New Roman" w:hAnsi="Arial" w:cs="Arial"/>
          <w:i/>
          <w:color w:val="000000"/>
          <w:sz w:val="20"/>
          <w:szCs w:val="20"/>
        </w:rPr>
      </w:pPr>
      <w:r w:rsidRPr="00E20C15">
        <w:rPr>
          <w:rFonts w:ascii="Arial" w:eastAsia="Times New Roman" w:hAnsi="Arial" w:cs="Arial"/>
          <w:i/>
          <w:color w:val="000000"/>
          <w:sz w:val="20"/>
          <w:szCs w:val="20"/>
        </w:rPr>
        <w:t>Eduardo Eugenio Gouvêa Vieira</w:t>
      </w:r>
    </w:p>
    <w:p w14:paraId="3B895DB8" w14:textId="77777777" w:rsidR="000B2D11" w:rsidRPr="00E20C15" w:rsidRDefault="000B2D11" w:rsidP="000B2D11">
      <w:pPr>
        <w:autoSpaceDE w:val="0"/>
        <w:autoSpaceDN w:val="0"/>
        <w:adjustRightInd w:val="0"/>
        <w:spacing w:after="0" w:line="240" w:lineRule="auto"/>
        <w:rPr>
          <w:rFonts w:ascii="Arial" w:eastAsia="Times New Roman" w:hAnsi="Arial" w:cs="Arial"/>
          <w:bCs/>
          <w:color w:val="000000"/>
          <w:sz w:val="20"/>
          <w:szCs w:val="20"/>
        </w:rPr>
      </w:pPr>
      <w:r w:rsidRPr="00E20C15">
        <w:rPr>
          <w:rFonts w:ascii="Arial" w:eastAsia="Times New Roman" w:hAnsi="Arial" w:cs="Arial"/>
          <w:bCs/>
          <w:color w:val="000000"/>
          <w:sz w:val="20"/>
          <w:szCs w:val="20"/>
        </w:rPr>
        <w:t>Presidente do Conselho Nacional</w:t>
      </w:r>
    </w:p>
    <w:p w14:paraId="1FDD21FB" w14:textId="77777777" w:rsidR="000B2D11" w:rsidRPr="00E20C15" w:rsidRDefault="000B2D11" w:rsidP="000B2D11">
      <w:pPr>
        <w:autoSpaceDE w:val="0"/>
        <w:autoSpaceDN w:val="0"/>
        <w:adjustRightInd w:val="0"/>
        <w:spacing w:after="0" w:line="240" w:lineRule="auto"/>
        <w:rPr>
          <w:rFonts w:ascii="Arial" w:eastAsia="Times New Roman" w:hAnsi="Arial" w:cs="Arial"/>
          <w:bCs/>
          <w:color w:val="000000"/>
          <w:sz w:val="20"/>
          <w:szCs w:val="20"/>
        </w:rPr>
      </w:pPr>
    </w:p>
    <w:p w14:paraId="016D4E43" w14:textId="77777777" w:rsidR="000B2D11" w:rsidRPr="00E20C15" w:rsidRDefault="000B2D11" w:rsidP="000B2D11">
      <w:pPr>
        <w:autoSpaceDE w:val="0"/>
        <w:autoSpaceDN w:val="0"/>
        <w:adjustRightInd w:val="0"/>
        <w:spacing w:after="0" w:line="240" w:lineRule="auto"/>
        <w:rPr>
          <w:rFonts w:ascii="Arial" w:eastAsia="Times New Roman" w:hAnsi="Arial" w:cs="Arial"/>
          <w:b/>
          <w:bCs/>
          <w:color w:val="000000"/>
          <w:sz w:val="20"/>
          <w:szCs w:val="20"/>
        </w:rPr>
      </w:pPr>
      <w:r w:rsidRPr="00E20C15">
        <w:rPr>
          <w:rFonts w:ascii="Arial" w:eastAsia="Times New Roman" w:hAnsi="Arial" w:cs="Arial"/>
          <w:b/>
          <w:bCs/>
          <w:color w:val="000000"/>
          <w:sz w:val="20"/>
          <w:szCs w:val="20"/>
        </w:rPr>
        <w:t>SESI – Departamento Nacional</w:t>
      </w:r>
    </w:p>
    <w:p w14:paraId="59601D08" w14:textId="77777777" w:rsidR="000B2D11" w:rsidRPr="00E20C15" w:rsidRDefault="000B2D11" w:rsidP="000B2D11">
      <w:pPr>
        <w:spacing w:after="0" w:line="240" w:lineRule="auto"/>
        <w:rPr>
          <w:rFonts w:ascii="Arial" w:eastAsia="Times New Roman" w:hAnsi="Arial" w:cs="Arial"/>
          <w:i/>
          <w:sz w:val="20"/>
          <w:szCs w:val="20"/>
        </w:rPr>
      </w:pPr>
      <w:r w:rsidRPr="00E20C15">
        <w:rPr>
          <w:rFonts w:ascii="Arial" w:eastAsia="Times New Roman" w:hAnsi="Arial" w:cs="Arial"/>
          <w:i/>
          <w:sz w:val="20"/>
          <w:szCs w:val="20"/>
        </w:rPr>
        <w:t>Robson Braga de Andrade</w:t>
      </w:r>
    </w:p>
    <w:p w14:paraId="57469AB1" w14:textId="77777777" w:rsidR="000B2D11" w:rsidRPr="00E20C15" w:rsidRDefault="000B2D11" w:rsidP="000B2D11">
      <w:pPr>
        <w:autoSpaceDE w:val="0"/>
        <w:autoSpaceDN w:val="0"/>
        <w:adjustRightInd w:val="0"/>
        <w:spacing w:after="0" w:line="240" w:lineRule="auto"/>
        <w:rPr>
          <w:rFonts w:ascii="Arial" w:eastAsia="Times New Roman" w:hAnsi="Arial" w:cs="Arial"/>
          <w:sz w:val="20"/>
          <w:szCs w:val="20"/>
        </w:rPr>
      </w:pPr>
      <w:r w:rsidRPr="00E20C15">
        <w:rPr>
          <w:rFonts w:ascii="Arial" w:eastAsia="Times New Roman" w:hAnsi="Arial" w:cs="Arial"/>
          <w:bCs/>
          <w:color w:val="000000"/>
          <w:sz w:val="20"/>
          <w:szCs w:val="20"/>
        </w:rPr>
        <w:t>Diretor</w:t>
      </w:r>
    </w:p>
    <w:p w14:paraId="4AA954FD" w14:textId="77777777" w:rsidR="000B2D11" w:rsidRPr="00E20C15" w:rsidRDefault="000B2D11" w:rsidP="000B2D11">
      <w:pPr>
        <w:spacing w:after="0" w:line="240" w:lineRule="auto"/>
        <w:rPr>
          <w:rFonts w:ascii="Arial" w:eastAsia="Times New Roman" w:hAnsi="Arial" w:cs="Arial"/>
          <w:i/>
          <w:sz w:val="20"/>
          <w:szCs w:val="20"/>
        </w:rPr>
      </w:pPr>
    </w:p>
    <w:p w14:paraId="5D2E3BD6" w14:textId="77777777" w:rsidR="000B2D11" w:rsidRPr="00E20C15" w:rsidRDefault="000B2D11" w:rsidP="000B2D11">
      <w:pPr>
        <w:spacing w:after="0" w:line="240" w:lineRule="auto"/>
        <w:rPr>
          <w:rFonts w:ascii="Arial" w:eastAsia="Times New Roman" w:hAnsi="Arial" w:cs="Arial"/>
          <w:i/>
          <w:sz w:val="20"/>
          <w:szCs w:val="20"/>
        </w:rPr>
      </w:pPr>
      <w:r w:rsidRPr="00E20C15">
        <w:rPr>
          <w:rFonts w:ascii="Arial" w:eastAsia="Times New Roman" w:hAnsi="Arial" w:cs="Arial"/>
          <w:i/>
          <w:sz w:val="20"/>
          <w:szCs w:val="20"/>
        </w:rPr>
        <w:t xml:space="preserve">Rafael Esmeraldo Lucchesi </w:t>
      </w:r>
      <w:proofErr w:type="spellStart"/>
      <w:r w:rsidRPr="00E20C15">
        <w:rPr>
          <w:rFonts w:ascii="Arial" w:eastAsia="Times New Roman" w:hAnsi="Arial" w:cs="Arial"/>
          <w:i/>
          <w:sz w:val="20"/>
          <w:szCs w:val="20"/>
        </w:rPr>
        <w:t>Ramacciotti</w:t>
      </w:r>
      <w:proofErr w:type="spellEnd"/>
    </w:p>
    <w:p w14:paraId="51BA56FC" w14:textId="77777777" w:rsidR="000B2D11" w:rsidRPr="00E20C15" w:rsidRDefault="000B2D11" w:rsidP="000B2D11">
      <w:pPr>
        <w:autoSpaceDE w:val="0"/>
        <w:autoSpaceDN w:val="0"/>
        <w:adjustRightInd w:val="0"/>
        <w:spacing w:after="0" w:line="240" w:lineRule="auto"/>
        <w:rPr>
          <w:rFonts w:ascii="Arial" w:eastAsia="Times New Roman" w:hAnsi="Arial" w:cs="Arial"/>
          <w:bCs/>
          <w:color w:val="000000"/>
          <w:sz w:val="20"/>
          <w:szCs w:val="20"/>
        </w:rPr>
      </w:pPr>
      <w:r w:rsidRPr="00E20C15">
        <w:rPr>
          <w:rFonts w:ascii="Arial" w:eastAsia="Times New Roman" w:hAnsi="Arial" w:cs="Arial"/>
          <w:bCs/>
          <w:color w:val="000000"/>
          <w:sz w:val="20"/>
          <w:szCs w:val="20"/>
        </w:rPr>
        <w:t xml:space="preserve">Diretor-Superintendente </w:t>
      </w:r>
    </w:p>
    <w:p w14:paraId="74A7DE01" w14:textId="77777777" w:rsidR="000B2D11" w:rsidRPr="00E20C15" w:rsidRDefault="000B2D11" w:rsidP="000B2D11">
      <w:pPr>
        <w:spacing w:after="0" w:line="240" w:lineRule="auto"/>
        <w:rPr>
          <w:rFonts w:ascii="Arial" w:eastAsia="Times New Roman" w:hAnsi="Arial" w:cs="Arial"/>
          <w:i/>
          <w:sz w:val="20"/>
          <w:szCs w:val="20"/>
        </w:rPr>
      </w:pPr>
    </w:p>
    <w:p w14:paraId="66FCD21C" w14:textId="77777777" w:rsidR="000B2D11" w:rsidRPr="00E20C15" w:rsidRDefault="000B2D11" w:rsidP="000B2D11">
      <w:pPr>
        <w:spacing w:after="0" w:line="240" w:lineRule="auto"/>
        <w:rPr>
          <w:rFonts w:ascii="Arial" w:eastAsia="Times New Roman" w:hAnsi="Arial" w:cs="Arial"/>
          <w:i/>
          <w:sz w:val="20"/>
          <w:szCs w:val="20"/>
        </w:rPr>
      </w:pPr>
      <w:r w:rsidRPr="00E20C15">
        <w:rPr>
          <w:rFonts w:ascii="Arial" w:eastAsia="Times New Roman" w:hAnsi="Arial" w:cs="Arial"/>
          <w:i/>
          <w:sz w:val="20"/>
          <w:szCs w:val="20"/>
        </w:rPr>
        <w:t xml:space="preserve">Paulo </w:t>
      </w:r>
      <w:proofErr w:type="spellStart"/>
      <w:r w:rsidRPr="00E20C15">
        <w:rPr>
          <w:rFonts w:ascii="Arial" w:eastAsia="Times New Roman" w:hAnsi="Arial" w:cs="Arial"/>
          <w:i/>
          <w:sz w:val="20"/>
          <w:szCs w:val="20"/>
        </w:rPr>
        <w:t>Mól</w:t>
      </w:r>
      <w:proofErr w:type="spellEnd"/>
      <w:r w:rsidRPr="00E20C15">
        <w:rPr>
          <w:rFonts w:ascii="Arial" w:eastAsia="Times New Roman" w:hAnsi="Arial" w:cs="Arial"/>
          <w:i/>
          <w:sz w:val="20"/>
          <w:szCs w:val="20"/>
        </w:rPr>
        <w:t xml:space="preserve"> Júnior</w:t>
      </w:r>
    </w:p>
    <w:p w14:paraId="0C155EDB" w14:textId="77777777" w:rsidR="000B2D11" w:rsidRPr="00E20C15" w:rsidRDefault="000B2D11" w:rsidP="000B2D11">
      <w:pPr>
        <w:spacing w:after="0" w:line="240" w:lineRule="auto"/>
        <w:rPr>
          <w:rFonts w:ascii="Arial" w:eastAsia="Times New Roman" w:hAnsi="Arial" w:cs="Arial"/>
          <w:sz w:val="20"/>
          <w:szCs w:val="20"/>
        </w:rPr>
      </w:pPr>
      <w:r w:rsidRPr="00E20C15">
        <w:rPr>
          <w:rFonts w:ascii="Arial" w:eastAsia="Times New Roman" w:hAnsi="Arial" w:cs="Arial"/>
          <w:sz w:val="20"/>
          <w:szCs w:val="20"/>
        </w:rPr>
        <w:t>Diretor de Operações</w:t>
      </w:r>
    </w:p>
    <w:p w14:paraId="2AE4B381" w14:textId="77777777" w:rsidR="000B2D11" w:rsidRPr="00E20C15" w:rsidRDefault="000B2D11" w:rsidP="000B2D11">
      <w:pPr>
        <w:autoSpaceDE w:val="0"/>
        <w:autoSpaceDN w:val="0"/>
        <w:adjustRightInd w:val="0"/>
        <w:spacing w:after="0" w:line="240" w:lineRule="auto"/>
        <w:rPr>
          <w:rFonts w:ascii="Arial" w:eastAsia="Times New Roman" w:hAnsi="Arial" w:cs="Arial"/>
          <w:b/>
          <w:bCs/>
          <w:color w:val="000000"/>
          <w:sz w:val="20"/>
          <w:szCs w:val="20"/>
        </w:rPr>
      </w:pPr>
    </w:p>
    <w:p w14:paraId="22C71B54" w14:textId="77777777" w:rsidR="000B2D11" w:rsidRPr="00E20C15" w:rsidRDefault="000B2D11" w:rsidP="000B2D11">
      <w:pPr>
        <w:autoSpaceDE w:val="0"/>
        <w:autoSpaceDN w:val="0"/>
        <w:adjustRightInd w:val="0"/>
        <w:spacing w:after="0" w:line="240" w:lineRule="auto"/>
        <w:rPr>
          <w:rFonts w:ascii="Arial" w:eastAsia="Times New Roman" w:hAnsi="Arial" w:cs="Arial"/>
          <w:b/>
          <w:bCs/>
          <w:color w:val="000000"/>
          <w:sz w:val="20"/>
          <w:szCs w:val="20"/>
        </w:rPr>
      </w:pPr>
      <w:r w:rsidRPr="00E20C15">
        <w:rPr>
          <w:rFonts w:ascii="Arial" w:eastAsia="Times New Roman" w:hAnsi="Arial" w:cs="Arial"/>
          <w:b/>
          <w:bCs/>
          <w:color w:val="000000"/>
          <w:sz w:val="20"/>
          <w:szCs w:val="20"/>
        </w:rPr>
        <w:t>Serviço Nacional de Aprendizagem Industrial – SENAI</w:t>
      </w:r>
    </w:p>
    <w:p w14:paraId="4B703996" w14:textId="77777777" w:rsidR="000B2D11" w:rsidRPr="00E20C15" w:rsidRDefault="000B2D11" w:rsidP="000B2D11">
      <w:pPr>
        <w:spacing w:after="0" w:line="240" w:lineRule="auto"/>
        <w:rPr>
          <w:rFonts w:ascii="Arial" w:eastAsia="Times New Roman" w:hAnsi="Arial" w:cs="Arial"/>
          <w:i/>
          <w:sz w:val="20"/>
          <w:szCs w:val="20"/>
        </w:rPr>
      </w:pPr>
      <w:r w:rsidRPr="00E20C15">
        <w:rPr>
          <w:rFonts w:ascii="Arial" w:eastAsia="Times New Roman" w:hAnsi="Arial" w:cs="Arial"/>
          <w:i/>
          <w:sz w:val="20"/>
          <w:szCs w:val="20"/>
        </w:rPr>
        <w:t>Robson Braga de Andrade</w:t>
      </w:r>
    </w:p>
    <w:p w14:paraId="2B5E01B1" w14:textId="77777777" w:rsidR="000B2D11" w:rsidRPr="00E20C15" w:rsidRDefault="000B2D11" w:rsidP="000B2D11">
      <w:pPr>
        <w:autoSpaceDE w:val="0"/>
        <w:autoSpaceDN w:val="0"/>
        <w:adjustRightInd w:val="0"/>
        <w:spacing w:after="0" w:line="240" w:lineRule="auto"/>
        <w:rPr>
          <w:rFonts w:ascii="Arial" w:eastAsia="Times New Roman" w:hAnsi="Arial" w:cs="Arial"/>
          <w:bCs/>
          <w:color w:val="000000"/>
          <w:sz w:val="20"/>
          <w:szCs w:val="20"/>
        </w:rPr>
      </w:pPr>
      <w:r w:rsidRPr="00E20C15">
        <w:rPr>
          <w:rFonts w:ascii="Arial" w:eastAsia="Times New Roman" w:hAnsi="Arial" w:cs="Arial"/>
          <w:bCs/>
          <w:color w:val="000000"/>
          <w:sz w:val="20"/>
          <w:szCs w:val="20"/>
        </w:rPr>
        <w:t>Presidente do Conselho Nacional</w:t>
      </w:r>
    </w:p>
    <w:p w14:paraId="5073A0BE" w14:textId="77777777" w:rsidR="000B2D11" w:rsidRPr="00E20C15" w:rsidRDefault="000B2D11" w:rsidP="000B2D11">
      <w:pPr>
        <w:autoSpaceDE w:val="0"/>
        <w:autoSpaceDN w:val="0"/>
        <w:adjustRightInd w:val="0"/>
        <w:spacing w:after="0" w:line="240" w:lineRule="auto"/>
        <w:rPr>
          <w:rFonts w:ascii="Arial" w:eastAsia="Times New Roman" w:hAnsi="Arial" w:cs="Arial"/>
          <w:color w:val="000000"/>
          <w:sz w:val="20"/>
          <w:szCs w:val="20"/>
        </w:rPr>
      </w:pPr>
    </w:p>
    <w:p w14:paraId="7EEA70C3" w14:textId="77777777" w:rsidR="000B2D11" w:rsidRPr="00E20C15" w:rsidRDefault="000B2D11" w:rsidP="000B2D11">
      <w:pPr>
        <w:autoSpaceDE w:val="0"/>
        <w:autoSpaceDN w:val="0"/>
        <w:adjustRightInd w:val="0"/>
        <w:spacing w:after="0" w:line="240" w:lineRule="auto"/>
        <w:rPr>
          <w:rFonts w:ascii="Arial" w:eastAsia="Times New Roman" w:hAnsi="Arial" w:cs="Arial"/>
          <w:b/>
          <w:bCs/>
          <w:color w:val="000000"/>
          <w:sz w:val="20"/>
          <w:szCs w:val="20"/>
        </w:rPr>
      </w:pPr>
      <w:r w:rsidRPr="00E20C15">
        <w:rPr>
          <w:rFonts w:ascii="Arial" w:eastAsia="Times New Roman" w:hAnsi="Arial" w:cs="Arial"/>
          <w:b/>
          <w:bCs/>
          <w:color w:val="000000"/>
          <w:sz w:val="20"/>
          <w:szCs w:val="20"/>
        </w:rPr>
        <w:t>SENAI – Departamento Nacional</w:t>
      </w:r>
    </w:p>
    <w:p w14:paraId="02F4DD95" w14:textId="77777777" w:rsidR="000B2D11" w:rsidRPr="00E20C15" w:rsidRDefault="000B2D11" w:rsidP="000B2D11">
      <w:pPr>
        <w:spacing w:after="0" w:line="240" w:lineRule="auto"/>
        <w:rPr>
          <w:rFonts w:ascii="Arial" w:eastAsia="Times New Roman" w:hAnsi="Arial" w:cs="Arial"/>
          <w:i/>
          <w:sz w:val="20"/>
          <w:szCs w:val="20"/>
        </w:rPr>
      </w:pPr>
      <w:r w:rsidRPr="00E20C15">
        <w:rPr>
          <w:rFonts w:ascii="Arial" w:eastAsia="Times New Roman" w:hAnsi="Arial" w:cs="Arial"/>
          <w:i/>
          <w:sz w:val="20"/>
          <w:szCs w:val="20"/>
        </w:rPr>
        <w:t xml:space="preserve">Rafael Esmeraldo Lucchesi </w:t>
      </w:r>
      <w:proofErr w:type="spellStart"/>
      <w:r w:rsidRPr="00E20C15">
        <w:rPr>
          <w:rFonts w:ascii="Arial" w:eastAsia="Times New Roman" w:hAnsi="Arial" w:cs="Arial"/>
          <w:i/>
          <w:sz w:val="20"/>
          <w:szCs w:val="20"/>
        </w:rPr>
        <w:t>Ramacciotti</w:t>
      </w:r>
      <w:proofErr w:type="spellEnd"/>
    </w:p>
    <w:p w14:paraId="06E5509C" w14:textId="77777777" w:rsidR="000B2D11" w:rsidRPr="00E20C15" w:rsidRDefault="000B2D11" w:rsidP="000B2D11">
      <w:pPr>
        <w:autoSpaceDE w:val="0"/>
        <w:autoSpaceDN w:val="0"/>
        <w:adjustRightInd w:val="0"/>
        <w:spacing w:after="0" w:line="240" w:lineRule="auto"/>
        <w:rPr>
          <w:rFonts w:ascii="Arial" w:eastAsia="Times New Roman" w:hAnsi="Arial" w:cs="Arial"/>
          <w:bCs/>
          <w:color w:val="000000"/>
          <w:sz w:val="20"/>
          <w:szCs w:val="20"/>
        </w:rPr>
      </w:pPr>
      <w:r w:rsidRPr="00E20C15">
        <w:rPr>
          <w:rFonts w:ascii="Arial" w:eastAsia="Times New Roman" w:hAnsi="Arial" w:cs="Arial"/>
          <w:bCs/>
          <w:color w:val="000000"/>
          <w:sz w:val="20"/>
          <w:szCs w:val="20"/>
        </w:rPr>
        <w:t>Diretor-Geral</w:t>
      </w:r>
    </w:p>
    <w:p w14:paraId="26521BFC" w14:textId="77777777" w:rsidR="000B2D11" w:rsidRPr="00E20C15" w:rsidRDefault="000B2D11" w:rsidP="000B2D11">
      <w:pPr>
        <w:autoSpaceDE w:val="0"/>
        <w:autoSpaceDN w:val="0"/>
        <w:adjustRightInd w:val="0"/>
        <w:spacing w:after="0" w:line="240" w:lineRule="auto"/>
        <w:rPr>
          <w:rFonts w:ascii="Arial" w:eastAsia="Times New Roman" w:hAnsi="Arial" w:cs="Arial"/>
          <w:bCs/>
          <w:color w:val="000000"/>
          <w:sz w:val="20"/>
          <w:szCs w:val="20"/>
        </w:rPr>
      </w:pPr>
    </w:p>
    <w:p w14:paraId="37085C91" w14:textId="77777777" w:rsidR="000B2D11" w:rsidRPr="00E20C15" w:rsidRDefault="000B2D11" w:rsidP="000B2D11">
      <w:pPr>
        <w:keepNext/>
        <w:spacing w:after="0" w:line="240" w:lineRule="auto"/>
        <w:ind w:left="432" w:hanging="432"/>
        <w:jc w:val="both"/>
        <w:outlineLvl w:val="0"/>
        <w:rPr>
          <w:rFonts w:ascii="Arial" w:eastAsia="Times New Roman" w:hAnsi="Arial" w:cs="Times New Roman"/>
          <w:b/>
          <w:bCs/>
          <w:iCs/>
          <w:snapToGrid w:val="0"/>
          <w:sz w:val="20"/>
          <w:szCs w:val="20"/>
        </w:rPr>
      </w:pPr>
      <w:bookmarkStart w:id="1" w:name="_Toc23757033"/>
      <w:bookmarkStart w:id="2" w:name="_Toc23757115"/>
      <w:bookmarkStart w:id="3" w:name="_Toc25655549"/>
      <w:bookmarkStart w:id="4" w:name="_Toc51939052"/>
      <w:bookmarkStart w:id="5" w:name="_Toc51939406"/>
      <w:bookmarkStart w:id="6" w:name="_Toc51939466"/>
      <w:r w:rsidRPr="00E20C15">
        <w:rPr>
          <w:rFonts w:ascii="Arial" w:eastAsia="Times New Roman" w:hAnsi="Arial" w:cs="Times New Roman"/>
          <w:bCs/>
          <w:i/>
          <w:iCs/>
          <w:snapToGrid w:val="0"/>
          <w:sz w:val="20"/>
          <w:szCs w:val="20"/>
        </w:rPr>
        <w:t>Julio Sergio de Maya Pedrosa Moreira</w:t>
      </w:r>
      <w:bookmarkEnd w:id="1"/>
      <w:bookmarkEnd w:id="2"/>
      <w:bookmarkEnd w:id="3"/>
      <w:bookmarkEnd w:id="4"/>
      <w:bookmarkEnd w:id="5"/>
      <w:bookmarkEnd w:id="6"/>
    </w:p>
    <w:p w14:paraId="56D402F3" w14:textId="77777777" w:rsidR="000B2D11" w:rsidRPr="00E20C15" w:rsidRDefault="000B2D11" w:rsidP="000B2D11">
      <w:pPr>
        <w:spacing w:after="0" w:line="240" w:lineRule="auto"/>
        <w:rPr>
          <w:rFonts w:ascii="Arial" w:eastAsia="Times New Roman" w:hAnsi="Arial" w:cs="Arial"/>
          <w:i/>
          <w:sz w:val="20"/>
          <w:szCs w:val="20"/>
        </w:rPr>
      </w:pPr>
      <w:r w:rsidRPr="00E20C15">
        <w:rPr>
          <w:rFonts w:ascii="Arial" w:eastAsia="Times New Roman" w:hAnsi="Arial" w:cs="Arial"/>
          <w:sz w:val="20"/>
          <w:szCs w:val="20"/>
        </w:rPr>
        <w:t>Diretor-Adjunto</w:t>
      </w:r>
    </w:p>
    <w:p w14:paraId="1E820563" w14:textId="77777777" w:rsidR="000B2D11" w:rsidRPr="00E20C15" w:rsidRDefault="000B2D11" w:rsidP="000B2D11">
      <w:pPr>
        <w:spacing w:after="0" w:line="240" w:lineRule="auto"/>
        <w:rPr>
          <w:rFonts w:ascii="Arial" w:eastAsia="Times New Roman" w:hAnsi="Arial" w:cs="Arial"/>
          <w:i/>
          <w:sz w:val="20"/>
          <w:szCs w:val="20"/>
        </w:rPr>
      </w:pPr>
    </w:p>
    <w:p w14:paraId="7D156A06" w14:textId="77777777" w:rsidR="000B2D11" w:rsidRPr="00E20C15" w:rsidRDefault="000B2D11" w:rsidP="000B2D11">
      <w:pPr>
        <w:spacing w:after="0" w:line="240" w:lineRule="auto"/>
        <w:rPr>
          <w:rFonts w:ascii="Arial" w:eastAsia="Times New Roman" w:hAnsi="Arial" w:cs="Arial"/>
          <w:i/>
          <w:sz w:val="20"/>
          <w:szCs w:val="20"/>
        </w:rPr>
      </w:pPr>
      <w:r w:rsidRPr="00E20C15">
        <w:rPr>
          <w:rFonts w:ascii="Arial" w:eastAsia="Times New Roman" w:hAnsi="Arial" w:cs="Arial"/>
          <w:i/>
          <w:sz w:val="20"/>
          <w:szCs w:val="20"/>
        </w:rPr>
        <w:t>Gustavo Leal Sales Filho</w:t>
      </w:r>
    </w:p>
    <w:p w14:paraId="399157D3" w14:textId="77777777" w:rsidR="000B2D11" w:rsidRPr="00E20C15" w:rsidRDefault="000B2D11" w:rsidP="000B2D11">
      <w:pPr>
        <w:autoSpaceDE w:val="0"/>
        <w:autoSpaceDN w:val="0"/>
        <w:adjustRightInd w:val="0"/>
        <w:spacing w:after="0" w:line="240" w:lineRule="auto"/>
        <w:rPr>
          <w:rFonts w:ascii="Arial" w:eastAsia="Times New Roman" w:hAnsi="Arial" w:cs="Arial"/>
          <w:bCs/>
          <w:color w:val="000000"/>
          <w:sz w:val="20"/>
          <w:szCs w:val="20"/>
        </w:rPr>
      </w:pPr>
      <w:r w:rsidRPr="00E20C15">
        <w:rPr>
          <w:rFonts w:ascii="Arial" w:eastAsia="Times New Roman" w:hAnsi="Arial" w:cs="Arial"/>
          <w:bCs/>
          <w:color w:val="000000"/>
          <w:sz w:val="20"/>
          <w:szCs w:val="20"/>
        </w:rPr>
        <w:t>Diretor de Operações</w:t>
      </w:r>
    </w:p>
    <w:p w14:paraId="17E30602" w14:textId="77777777" w:rsidR="000B2D11" w:rsidRPr="00E20C15" w:rsidRDefault="000B2D11" w:rsidP="000B2D11">
      <w:pPr>
        <w:autoSpaceDE w:val="0"/>
        <w:autoSpaceDN w:val="0"/>
        <w:adjustRightInd w:val="0"/>
        <w:spacing w:after="0" w:line="240" w:lineRule="auto"/>
        <w:rPr>
          <w:rFonts w:ascii="Arial" w:eastAsia="Times New Roman" w:hAnsi="Arial" w:cs="Arial"/>
          <w:bCs/>
          <w:color w:val="000000"/>
          <w:sz w:val="20"/>
          <w:szCs w:val="20"/>
        </w:rPr>
      </w:pPr>
    </w:p>
    <w:p w14:paraId="7B6A31B8" w14:textId="77777777" w:rsidR="000B2D11" w:rsidRPr="00E20C15" w:rsidRDefault="000B2D11" w:rsidP="000B2D11">
      <w:pPr>
        <w:autoSpaceDE w:val="0"/>
        <w:autoSpaceDN w:val="0"/>
        <w:adjustRightInd w:val="0"/>
        <w:spacing w:after="0" w:line="240" w:lineRule="auto"/>
        <w:rPr>
          <w:rFonts w:ascii="Arial" w:eastAsia="Times New Roman" w:hAnsi="Arial" w:cs="Arial"/>
          <w:b/>
          <w:bCs/>
          <w:color w:val="000000"/>
          <w:sz w:val="20"/>
          <w:szCs w:val="20"/>
        </w:rPr>
      </w:pPr>
      <w:r w:rsidRPr="00E20C15">
        <w:rPr>
          <w:rFonts w:ascii="Arial" w:eastAsia="Times New Roman" w:hAnsi="Arial" w:cs="Arial"/>
          <w:b/>
          <w:bCs/>
          <w:color w:val="000000"/>
          <w:sz w:val="20"/>
          <w:szCs w:val="20"/>
        </w:rPr>
        <w:t xml:space="preserve">Instituto </w:t>
      </w:r>
      <w:proofErr w:type="spellStart"/>
      <w:r w:rsidRPr="00E20C15">
        <w:rPr>
          <w:rFonts w:ascii="Arial" w:eastAsia="Times New Roman" w:hAnsi="Arial" w:cs="Arial"/>
          <w:b/>
          <w:bCs/>
          <w:color w:val="000000"/>
          <w:sz w:val="20"/>
          <w:szCs w:val="20"/>
        </w:rPr>
        <w:t>Euvaldo</w:t>
      </w:r>
      <w:proofErr w:type="spellEnd"/>
      <w:r w:rsidRPr="00E20C15">
        <w:rPr>
          <w:rFonts w:ascii="Arial" w:eastAsia="Times New Roman" w:hAnsi="Arial" w:cs="Arial"/>
          <w:b/>
          <w:bCs/>
          <w:color w:val="000000"/>
          <w:sz w:val="20"/>
          <w:szCs w:val="20"/>
        </w:rPr>
        <w:t xml:space="preserve"> Lodi – IEL</w:t>
      </w:r>
    </w:p>
    <w:p w14:paraId="34026C7C" w14:textId="77777777" w:rsidR="000B2D11" w:rsidRPr="00E20C15" w:rsidRDefault="000B2D11" w:rsidP="000B2D11">
      <w:pPr>
        <w:spacing w:after="0" w:line="240" w:lineRule="auto"/>
        <w:rPr>
          <w:rFonts w:ascii="Arial" w:eastAsia="Times New Roman" w:hAnsi="Arial" w:cs="Arial"/>
          <w:i/>
          <w:sz w:val="20"/>
          <w:szCs w:val="20"/>
        </w:rPr>
      </w:pPr>
      <w:r w:rsidRPr="00E20C15">
        <w:rPr>
          <w:rFonts w:ascii="Arial" w:eastAsia="Times New Roman" w:hAnsi="Arial" w:cs="Arial"/>
          <w:i/>
          <w:sz w:val="20"/>
          <w:szCs w:val="20"/>
        </w:rPr>
        <w:t>Robson Braga de Andrade</w:t>
      </w:r>
    </w:p>
    <w:p w14:paraId="5C08A8A3" w14:textId="77777777" w:rsidR="000B2D11" w:rsidRPr="00E20C15" w:rsidRDefault="000B2D11" w:rsidP="000B2D11">
      <w:pPr>
        <w:autoSpaceDE w:val="0"/>
        <w:autoSpaceDN w:val="0"/>
        <w:adjustRightInd w:val="0"/>
        <w:spacing w:after="0" w:line="240" w:lineRule="auto"/>
        <w:rPr>
          <w:rFonts w:ascii="Arial" w:eastAsia="Times New Roman" w:hAnsi="Arial" w:cs="Arial"/>
          <w:bCs/>
          <w:color w:val="000000"/>
          <w:sz w:val="20"/>
          <w:szCs w:val="20"/>
        </w:rPr>
      </w:pPr>
      <w:r w:rsidRPr="00E20C15">
        <w:rPr>
          <w:rFonts w:ascii="Arial" w:eastAsia="Times New Roman" w:hAnsi="Arial" w:cs="Arial"/>
          <w:bCs/>
          <w:color w:val="000000"/>
          <w:sz w:val="20"/>
          <w:szCs w:val="20"/>
        </w:rPr>
        <w:t>Presidente do Conselho Superior</w:t>
      </w:r>
    </w:p>
    <w:p w14:paraId="533A5C04" w14:textId="77777777" w:rsidR="000B2D11" w:rsidRPr="00E20C15" w:rsidRDefault="000B2D11" w:rsidP="000B2D11">
      <w:pPr>
        <w:autoSpaceDE w:val="0"/>
        <w:autoSpaceDN w:val="0"/>
        <w:adjustRightInd w:val="0"/>
        <w:spacing w:after="0" w:line="240" w:lineRule="auto"/>
        <w:rPr>
          <w:rFonts w:ascii="Arial" w:eastAsia="Times New Roman" w:hAnsi="Arial" w:cs="Arial"/>
          <w:bCs/>
          <w:color w:val="000000"/>
          <w:sz w:val="20"/>
          <w:szCs w:val="20"/>
        </w:rPr>
      </w:pPr>
    </w:p>
    <w:p w14:paraId="00E8E763" w14:textId="77777777" w:rsidR="000B2D11" w:rsidRPr="00E20C15" w:rsidRDefault="000B2D11" w:rsidP="000B2D11">
      <w:pPr>
        <w:autoSpaceDE w:val="0"/>
        <w:autoSpaceDN w:val="0"/>
        <w:adjustRightInd w:val="0"/>
        <w:spacing w:after="0" w:line="240" w:lineRule="auto"/>
        <w:rPr>
          <w:rFonts w:ascii="Arial" w:eastAsia="Times New Roman" w:hAnsi="Arial" w:cs="Arial"/>
          <w:b/>
          <w:bCs/>
          <w:color w:val="000000"/>
          <w:sz w:val="20"/>
          <w:szCs w:val="20"/>
        </w:rPr>
      </w:pPr>
      <w:r w:rsidRPr="00E20C15">
        <w:rPr>
          <w:rFonts w:ascii="Arial" w:eastAsia="Times New Roman" w:hAnsi="Arial" w:cs="Arial"/>
          <w:b/>
          <w:bCs/>
          <w:color w:val="000000"/>
          <w:sz w:val="20"/>
          <w:szCs w:val="20"/>
        </w:rPr>
        <w:t>IEL – Núcleo Central</w:t>
      </w:r>
    </w:p>
    <w:p w14:paraId="020183F4" w14:textId="77777777" w:rsidR="000B2D11" w:rsidRPr="00E20C15" w:rsidRDefault="000B2D11" w:rsidP="000B2D11">
      <w:pPr>
        <w:spacing w:after="0" w:line="240" w:lineRule="auto"/>
        <w:rPr>
          <w:rFonts w:ascii="Arial" w:eastAsia="Times New Roman" w:hAnsi="Arial" w:cs="Arial"/>
          <w:sz w:val="20"/>
          <w:szCs w:val="20"/>
        </w:rPr>
      </w:pPr>
      <w:r w:rsidRPr="00E20C15">
        <w:rPr>
          <w:rFonts w:ascii="Arial" w:eastAsia="Times New Roman" w:hAnsi="Arial" w:cs="Arial"/>
          <w:i/>
          <w:sz w:val="20"/>
          <w:szCs w:val="20"/>
        </w:rPr>
        <w:t>Paulo Afonso Ferreira</w:t>
      </w:r>
    </w:p>
    <w:p w14:paraId="0F2FE9F5" w14:textId="77777777" w:rsidR="000B2D11" w:rsidRPr="00E20C15" w:rsidRDefault="000B2D11" w:rsidP="000B2D11">
      <w:pPr>
        <w:autoSpaceDE w:val="0"/>
        <w:autoSpaceDN w:val="0"/>
        <w:adjustRightInd w:val="0"/>
        <w:spacing w:after="0" w:line="240" w:lineRule="auto"/>
        <w:rPr>
          <w:rFonts w:ascii="Arial" w:eastAsia="Times New Roman" w:hAnsi="Arial" w:cs="Arial"/>
          <w:bCs/>
          <w:color w:val="000000"/>
          <w:sz w:val="20"/>
          <w:szCs w:val="20"/>
        </w:rPr>
      </w:pPr>
      <w:r w:rsidRPr="00E20C15">
        <w:rPr>
          <w:rFonts w:ascii="Arial" w:eastAsia="Times New Roman" w:hAnsi="Arial" w:cs="Arial"/>
          <w:bCs/>
          <w:color w:val="000000"/>
          <w:sz w:val="20"/>
          <w:szCs w:val="20"/>
        </w:rPr>
        <w:t>Diretor-Geral</w:t>
      </w:r>
    </w:p>
    <w:p w14:paraId="3C2F1177" w14:textId="77777777" w:rsidR="000B2D11" w:rsidRPr="00E20C15" w:rsidRDefault="000B2D11" w:rsidP="000B2D11">
      <w:pPr>
        <w:autoSpaceDE w:val="0"/>
        <w:autoSpaceDN w:val="0"/>
        <w:adjustRightInd w:val="0"/>
        <w:spacing w:after="0" w:line="240" w:lineRule="auto"/>
        <w:rPr>
          <w:rFonts w:ascii="Arial" w:eastAsia="Times New Roman" w:hAnsi="Arial" w:cs="Arial"/>
          <w:bCs/>
          <w:color w:val="000000"/>
          <w:sz w:val="20"/>
          <w:szCs w:val="20"/>
        </w:rPr>
      </w:pPr>
    </w:p>
    <w:p w14:paraId="74BDC8EC" w14:textId="77777777" w:rsidR="000B2D11" w:rsidRPr="00E20C15" w:rsidRDefault="000B2D11" w:rsidP="000B2D11">
      <w:pPr>
        <w:spacing w:after="0" w:line="240" w:lineRule="auto"/>
        <w:rPr>
          <w:rFonts w:ascii="Arial" w:eastAsia="Times New Roman" w:hAnsi="Arial" w:cs="Arial"/>
          <w:i/>
          <w:sz w:val="20"/>
          <w:szCs w:val="20"/>
        </w:rPr>
      </w:pPr>
      <w:r w:rsidRPr="00E20C15">
        <w:rPr>
          <w:rFonts w:ascii="Arial" w:eastAsia="Times New Roman" w:hAnsi="Arial" w:cs="Arial"/>
          <w:i/>
          <w:sz w:val="20"/>
          <w:szCs w:val="20"/>
        </w:rPr>
        <w:t>Eduardo Vaz da Costa Junior</w:t>
      </w:r>
    </w:p>
    <w:p w14:paraId="2FD20138" w14:textId="77777777" w:rsidR="000B2D11" w:rsidRPr="00E20C15" w:rsidRDefault="000B2D11" w:rsidP="000B2D11">
      <w:pPr>
        <w:spacing w:after="0" w:line="240" w:lineRule="auto"/>
        <w:rPr>
          <w:rFonts w:ascii="Arial" w:eastAsia="Times New Roman" w:hAnsi="Arial" w:cs="Arial"/>
          <w:b/>
          <w:sz w:val="20"/>
          <w:szCs w:val="20"/>
        </w:rPr>
      </w:pPr>
      <w:r w:rsidRPr="00E20C15">
        <w:rPr>
          <w:rFonts w:ascii="Arial" w:eastAsia="Times New Roman" w:hAnsi="Arial" w:cs="Arial"/>
          <w:bCs/>
          <w:color w:val="000000"/>
          <w:sz w:val="20"/>
          <w:szCs w:val="20"/>
        </w:rPr>
        <w:t>Superintendente</w:t>
      </w:r>
    </w:p>
    <w:p w14:paraId="26858202" w14:textId="77777777" w:rsidR="000B2D11" w:rsidRPr="00E20C15" w:rsidRDefault="000B2D11" w:rsidP="000B2D11">
      <w:pPr>
        <w:spacing w:after="0" w:line="240" w:lineRule="auto"/>
        <w:rPr>
          <w:rFonts w:ascii="Arial" w:eastAsia="Times New Roman" w:hAnsi="Arial" w:cs="Arial"/>
          <w:b/>
          <w:sz w:val="20"/>
          <w:szCs w:val="20"/>
        </w:rPr>
      </w:pPr>
      <w:r w:rsidRPr="00E20C15">
        <w:rPr>
          <w:rFonts w:ascii="Arial" w:eastAsia="Times New Roman" w:hAnsi="Arial" w:cs="Arial"/>
          <w:b/>
          <w:sz w:val="20"/>
          <w:szCs w:val="20"/>
        </w:rPr>
        <w:br w:type="page"/>
      </w:r>
    </w:p>
    <w:p w14:paraId="437962B1" w14:textId="77777777" w:rsidR="000B2D11" w:rsidRPr="003025FD" w:rsidRDefault="000B2D11" w:rsidP="000B2D11">
      <w:pPr>
        <w:spacing w:after="0" w:line="360" w:lineRule="auto"/>
        <w:ind w:right="-330"/>
        <w:jc w:val="center"/>
        <w:rPr>
          <w:rFonts w:ascii="Arial" w:eastAsia="Arial" w:hAnsi="Arial" w:cs="Arial"/>
          <w:b/>
          <w:bCs/>
          <w:sz w:val="44"/>
          <w:szCs w:val="44"/>
        </w:rPr>
      </w:pPr>
      <w:ins w:id="7" w:author="Alberto Nemoto Yamaguti" w:date="2019-11-25T12:11:00Z">
        <w:r w:rsidRPr="00E20C15">
          <w:rPr>
            <w:rFonts w:ascii="Arial" w:eastAsia="Times New Roman" w:hAnsi="Arial" w:cs="Arial"/>
            <w:noProof/>
            <w:color w:val="FF0000"/>
            <w:sz w:val="24"/>
            <w:szCs w:val="20"/>
          </w:rPr>
          <w:lastRenderedPageBreak/>
          <w:drawing>
            <wp:inline distT="0" distB="0" distL="0" distR="0" wp14:anchorId="6351BDAC" wp14:editId="51E66A97">
              <wp:extent cx="2406336" cy="896400"/>
              <wp:effectExtent l="0" t="0" r="0" b="0"/>
              <wp:docPr id="25" name="Imagem 25" descr="C:\Users\ayamaguti\Desktop\Marcas_CNI_SESI_SENAI_IEL 2\Marcas_CNI_SESI_SENAI_IEL\SESI - PFT\Portugues\Fechadas\Logo SESI Azul P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amaguti\Desktop\Marcas_CNI_SESI_SENAI_IEL 2\Marcas_CNI_SESI_SENAI_IEL\SESI - PFT\Portugues\Fechadas\Logo SESI Azul PF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336" cy="896400"/>
                      </a:xfrm>
                      <a:prstGeom prst="rect">
                        <a:avLst/>
                      </a:prstGeom>
                      <a:noFill/>
                      <a:ln>
                        <a:noFill/>
                      </a:ln>
                    </pic:spPr>
                  </pic:pic>
                </a:graphicData>
              </a:graphic>
            </wp:inline>
          </w:drawing>
        </w:r>
      </w:ins>
    </w:p>
    <w:p w14:paraId="22CC0B86" w14:textId="77777777" w:rsidR="000B2D11" w:rsidRPr="003025FD" w:rsidRDefault="000B2D11" w:rsidP="000B2D11">
      <w:pPr>
        <w:spacing w:after="0" w:line="360" w:lineRule="auto"/>
        <w:ind w:right="-330"/>
        <w:jc w:val="center"/>
        <w:rPr>
          <w:rFonts w:ascii="Arial" w:eastAsia="Arial" w:hAnsi="Arial" w:cs="Arial"/>
          <w:b/>
          <w:bCs/>
          <w:sz w:val="44"/>
          <w:szCs w:val="44"/>
        </w:rPr>
      </w:pPr>
    </w:p>
    <w:p w14:paraId="08E2EAC0" w14:textId="77777777" w:rsidR="000B2D11" w:rsidRPr="003025FD" w:rsidRDefault="000B2D11" w:rsidP="000B2D11">
      <w:pPr>
        <w:spacing w:after="0" w:line="360" w:lineRule="auto"/>
        <w:ind w:right="-330"/>
        <w:jc w:val="center"/>
        <w:rPr>
          <w:rFonts w:ascii="Arial" w:eastAsia="Arial" w:hAnsi="Arial" w:cs="Arial"/>
          <w:b/>
          <w:bCs/>
          <w:sz w:val="44"/>
          <w:szCs w:val="44"/>
        </w:rPr>
      </w:pPr>
    </w:p>
    <w:p w14:paraId="04547DC7" w14:textId="77777777" w:rsidR="000B2D11" w:rsidRPr="003025FD" w:rsidRDefault="000B2D11" w:rsidP="000B2D11">
      <w:pPr>
        <w:spacing w:after="0" w:line="360" w:lineRule="auto"/>
        <w:ind w:right="-330"/>
        <w:jc w:val="center"/>
        <w:rPr>
          <w:rFonts w:ascii="Arial" w:eastAsia="Arial" w:hAnsi="Arial" w:cs="Arial"/>
          <w:b/>
          <w:bCs/>
          <w:sz w:val="44"/>
          <w:szCs w:val="44"/>
        </w:rPr>
      </w:pPr>
    </w:p>
    <w:p w14:paraId="3869ED59" w14:textId="77777777" w:rsidR="000B2D11" w:rsidRPr="003025FD" w:rsidRDefault="000B2D11" w:rsidP="000B2D11">
      <w:pPr>
        <w:spacing w:after="0" w:line="360" w:lineRule="auto"/>
        <w:ind w:right="-330"/>
        <w:jc w:val="center"/>
        <w:rPr>
          <w:rFonts w:ascii="Arial" w:eastAsia="Arial" w:hAnsi="Arial" w:cs="Arial"/>
          <w:b/>
          <w:bCs/>
          <w:sz w:val="44"/>
          <w:szCs w:val="44"/>
        </w:rPr>
      </w:pPr>
      <w:r w:rsidRPr="003025FD">
        <w:rPr>
          <w:rFonts w:ascii="Arial" w:eastAsia="Arial" w:hAnsi="Arial" w:cs="Arial"/>
          <w:b/>
          <w:bCs/>
          <w:sz w:val="44"/>
          <w:szCs w:val="44"/>
        </w:rPr>
        <w:t xml:space="preserve">PROPOSTA PEDAGÓGICA </w:t>
      </w:r>
    </w:p>
    <w:p w14:paraId="52C32FB2" w14:textId="77777777" w:rsidR="000B2D11" w:rsidRPr="003025FD" w:rsidRDefault="000B2D11" w:rsidP="000B2D11">
      <w:pPr>
        <w:spacing w:after="0" w:line="360" w:lineRule="auto"/>
        <w:ind w:right="-330"/>
        <w:jc w:val="center"/>
        <w:rPr>
          <w:rFonts w:ascii="Arial" w:eastAsia="Arial" w:hAnsi="Arial" w:cs="Arial"/>
          <w:b/>
          <w:bCs/>
          <w:sz w:val="44"/>
          <w:szCs w:val="44"/>
        </w:rPr>
      </w:pPr>
      <w:r>
        <w:rPr>
          <w:rFonts w:ascii="Arial" w:eastAsia="Arial" w:hAnsi="Arial" w:cs="Arial"/>
          <w:b/>
          <w:bCs/>
          <w:sz w:val="44"/>
          <w:szCs w:val="44"/>
        </w:rPr>
        <w:t>D</w:t>
      </w:r>
      <w:r w:rsidRPr="003025FD">
        <w:rPr>
          <w:rFonts w:ascii="Arial" w:eastAsia="Arial" w:hAnsi="Arial" w:cs="Arial"/>
          <w:b/>
          <w:bCs/>
          <w:sz w:val="44"/>
          <w:szCs w:val="44"/>
        </w:rPr>
        <w:t>A EDUCAÇÃO INFANTIL</w:t>
      </w:r>
    </w:p>
    <w:p w14:paraId="25099AA1" w14:textId="77777777" w:rsidR="000B2D11" w:rsidRPr="000B2D11" w:rsidRDefault="000B2D11" w:rsidP="000B2D11">
      <w:pPr>
        <w:spacing w:after="0" w:line="360" w:lineRule="auto"/>
        <w:ind w:right="-330"/>
        <w:jc w:val="center"/>
        <w:rPr>
          <w:rFonts w:ascii="Arial" w:eastAsia="Arial" w:hAnsi="Arial" w:cs="Arial"/>
          <w:sz w:val="24"/>
          <w:szCs w:val="24"/>
        </w:rPr>
      </w:pPr>
      <w:r w:rsidRPr="000B2D11">
        <w:rPr>
          <w:rFonts w:ascii="Arial" w:eastAsia="Arial" w:hAnsi="Arial" w:cs="Arial"/>
          <w:sz w:val="24"/>
          <w:szCs w:val="24"/>
        </w:rPr>
        <w:t>VERSÃO PRELIMINAR</w:t>
      </w:r>
    </w:p>
    <w:p w14:paraId="7C7DD998" w14:textId="77777777" w:rsidR="000B2D11" w:rsidRPr="003025FD" w:rsidRDefault="000B2D11" w:rsidP="000B2D11">
      <w:pPr>
        <w:spacing w:after="0" w:line="360" w:lineRule="auto"/>
        <w:ind w:right="-330"/>
        <w:jc w:val="center"/>
        <w:rPr>
          <w:rFonts w:ascii="Arial" w:eastAsia="Arial" w:hAnsi="Arial" w:cs="Arial"/>
          <w:b/>
          <w:bCs/>
          <w:sz w:val="24"/>
          <w:szCs w:val="24"/>
        </w:rPr>
      </w:pPr>
    </w:p>
    <w:p w14:paraId="03118486" w14:textId="77777777" w:rsidR="000B2D11" w:rsidRPr="003025FD" w:rsidRDefault="000B2D11" w:rsidP="000B2D11">
      <w:pPr>
        <w:spacing w:after="0" w:line="360" w:lineRule="auto"/>
        <w:ind w:right="-330"/>
        <w:jc w:val="center"/>
        <w:rPr>
          <w:rFonts w:ascii="Arial" w:eastAsia="Arial" w:hAnsi="Arial" w:cs="Arial"/>
          <w:b/>
          <w:bCs/>
          <w:sz w:val="24"/>
          <w:szCs w:val="24"/>
        </w:rPr>
      </w:pPr>
    </w:p>
    <w:p w14:paraId="5215B629" w14:textId="77777777" w:rsidR="000B2D11" w:rsidRPr="003025FD" w:rsidRDefault="000B2D11" w:rsidP="000B2D11">
      <w:pPr>
        <w:spacing w:after="0" w:line="360" w:lineRule="auto"/>
        <w:ind w:right="-330"/>
        <w:jc w:val="center"/>
        <w:rPr>
          <w:rFonts w:ascii="Arial" w:eastAsia="Arial" w:hAnsi="Arial" w:cs="Arial"/>
          <w:b/>
          <w:bCs/>
          <w:sz w:val="28"/>
          <w:szCs w:val="28"/>
        </w:rPr>
      </w:pPr>
    </w:p>
    <w:p w14:paraId="25FA268E" w14:textId="77777777" w:rsidR="000B2D11" w:rsidRDefault="000B2D11" w:rsidP="000B2D11">
      <w:pPr>
        <w:spacing w:after="0" w:line="360" w:lineRule="auto"/>
        <w:ind w:right="-330"/>
        <w:jc w:val="center"/>
        <w:rPr>
          <w:rFonts w:ascii="Arial" w:eastAsia="Arial" w:hAnsi="Arial" w:cs="Arial"/>
          <w:b/>
          <w:bCs/>
          <w:sz w:val="28"/>
          <w:szCs w:val="28"/>
        </w:rPr>
      </w:pPr>
    </w:p>
    <w:p w14:paraId="08A5D009" w14:textId="77777777" w:rsidR="000B2D11" w:rsidRDefault="000B2D11" w:rsidP="000B2D11">
      <w:pPr>
        <w:spacing w:after="0" w:line="360" w:lineRule="auto"/>
        <w:ind w:right="-330"/>
        <w:jc w:val="center"/>
        <w:rPr>
          <w:rFonts w:ascii="Arial" w:eastAsia="Arial" w:hAnsi="Arial" w:cs="Arial"/>
          <w:b/>
          <w:bCs/>
          <w:sz w:val="28"/>
          <w:szCs w:val="28"/>
        </w:rPr>
      </w:pPr>
    </w:p>
    <w:p w14:paraId="5C2A9075" w14:textId="77777777" w:rsidR="000B2D11" w:rsidRDefault="000B2D11" w:rsidP="000B2D11">
      <w:pPr>
        <w:spacing w:after="0" w:line="360" w:lineRule="auto"/>
        <w:ind w:right="-330"/>
        <w:jc w:val="center"/>
        <w:rPr>
          <w:rFonts w:ascii="Arial" w:eastAsia="Arial" w:hAnsi="Arial" w:cs="Arial"/>
          <w:b/>
          <w:bCs/>
          <w:sz w:val="28"/>
          <w:szCs w:val="28"/>
        </w:rPr>
      </w:pPr>
    </w:p>
    <w:p w14:paraId="67F4B244" w14:textId="77777777" w:rsidR="000B2D11" w:rsidRDefault="000B2D11" w:rsidP="000B2D11">
      <w:pPr>
        <w:spacing w:after="0" w:line="360" w:lineRule="auto"/>
        <w:ind w:right="-330"/>
        <w:jc w:val="center"/>
        <w:rPr>
          <w:rFonts w:ascii="Arial" w:eastAsia="Arial" w:hAnsi="Arial" w:cs="Arial"/>
          <w:b/>
          <w:bCs/>
          <w:sz w:val="28"/>
          <w:szCs w:val="28"/>
        </w:rPr>
      </w:pPr>
    </w:p>
    <w:p w14:paraId="3167CBC5" w14:textId="77777777" w:rsidR="000B2D11" w:rsidRDefault="000B2D11" w:rsidP="000B2D11">
      <w:pPr>
        <w:spacing w:after="0" w:line="360" w:lineRule="auto"/>
        <w:ind w:right="-330"/>
        <w:jc w:val="center"/>
        <w:rPr>
          <w:rFonts w:ascii="Arial" w:eastAsia="Arial" w:hAnsi="Arial" w:cs="Arial"/>
          <w:b/>
          <w:bCs/>
          <w:sz w:val="28"/>
          <w:szCs w:val="28"/>
        </w:rPr>
      </w:pPr>
    </w:p>
    <w:p w14:paraId="76012213" w14:textId="77777777" w:rsidR="000B2D11" w:rsidRPr="003025FD" w:rsidRDefault="000B2D11" w:rsidP="000B2D11">
      <w:pPr>
        <w:spacing w:after="0" w:line="360" w:lineRule="auto"/>
        <w:ind w:right="-330"/>
        <w:jc w:val="center"/>
        <w:rPr>
          <w:rFonts w:ascii="Arial" w:eastAsia="Arial" w:hAnsi="Arial" w:cs="Arial"/>
          <w:b/>
          <w:bCs/>
          <w:sz w:val="28"/>
          <w:szCs w:val="28"/>
        </w:rPr>
      </w:pPr>
    </w:p>
    <w:p w14:paraId="2485271E" w14:textId="77777777" w:rsidR="000B2D11" w:rsidRPr="003025FD" w:rsidRDefault="000B2D11" w:rsidP="000B2D11">
      <w:pPr>
        <w:spacing w:after="0" w:line="360" w:lineRule="auto"/>
        <w:ind w:right="-330"/>
        <w:jc w:val="center"/>
        <w:rPr>
          <w:rFonts w:ascii="Arial" w:eastAsia="Arial" w:hAnsi="Arial" w:cs="Arial"/>
          <w:b/>
          <w:bCs/>
          <w:sz w:val="28"/>
          <w:szCs w:val="28"/>
        </w:rPr>
      </w:pPr>
    </w:p>
    <w:p w14:paraId="233A7940" w14:textId="77777777" w:rsidR="000B2D11" w:rsidRPr="003025FD" w:rsidRDefault="000B2D11" w:rsidP="000B2D11">
      <w:pPr>
        <w:spacing w:after="0" w:line="360" w:lineRule="auto"/>
        <w:ind w:right="-330"/>
        <w:jc w:val="center"/>
        <w:rPr>
          <w:rFonts w:ascii="Arial" w:eastAsia="Arial" w:hAnsi="Arial" w:cs="Arial"/>
          <w:b/>
          <w:bCs/>
          <w:sz w:val="28"/>
          <w:szCs w:val="28"/>
        </w:rPr>
      </w:pPr>
    </w:p>
    <w:p w14:paraId="154A4D71" w14:textId="77777777" w:rsidR="000B2D11" w:rsidRDefault="000B2D11" w:rsidP="000B2D11">
      <w:pPr>
        <w:spacing w:after="0" w:line="360" w:lineRule="auto"/>
        <w:ind w:right="-330"/>
        <w:jc w:val="center"/>
        <w:rPr>
          <w:rFonts w:ascii="Arial" w:eastAsia="Arial" w:hAnsi="Arial" w:cs="Arial"/>
          <w:b/>
          <w:bCs/>
          <w:sz w:val="28"/>
          <w:szCs w:val="28"/>
        </w:rPr>
      </w:pPr>
    </w:p>
    <w:p w14:paraId="5E899C93" w14:textId="77777777" w:rsidR="000B2D11" w:rsidRDefault="000B2D11" w:rsidP="000B2D11">
      <w:pPr>
        <w:spacing w:after="0" w:line="360" w:lineRule="auto"/>
        <w:ind w:right="-330"/>
        <w:jc w:val="center"/>
        <w:rPr>
          <w:rFonts w:ascii="Arial" w:eastAsia="Arial" w:hAnsi="Arial" w:cs="Arial"/>
          <w:b/>
          <w:bCs/>
          <w:sz w:val="28"/>
          <w:szCs w:val="28"/>
        </w:rPr>
      </w:pPr>
    </w:p>
    <w:p w14:paraId="604899E7" w14:textId="77777777" w:rsidR="000B2D11" w:rsidRDefault="000B2D11" w:rsidP="000B2D11">
      <w:pPr>
        <w:spacing w:after="0" w:line="360" w:lineRule="auto"/>
        <w:ind w:right="-330"/>
        <w:jc w:val="center"/>
        <w:rPr>
          <w:rFonts w:ascii="Arial" w:eastAsia="Arial" w:hAnsi="Arial" w:cs="Arial"/>
          <w:b/>
          <w:bCs/>
          <w:sz w:val="28"/>
          <w:szCs w:val="28"/>
        </w:rPr>
      </w:pPr>
    </w:p>
    <w:p w14:paraId="5C451F56" w14:textId="77777777" w:rsidR="000B2D11" w:rsidRDefault="000B2D11" w:rsidP="000B2D11">
      <w:pPr>
        <w:spacing w:after="0" w:line="360" w:lineRule="auto"/>
        <w:ind w:right="-330"/>
        <w:jc w:val="center"/>
        <w:rPr>
          <w:rFonts w:ascii="Arial" w:eastAsia="Arial" w:hAnsi="Arial" w:cs="Arial"/>
          <w:b/>
          <w:bCs/>
          <w:sz w:val="28"/>
          <w:szCs w:val="28"/>
        </w:rPr>
      </w:pPr>
    </w:p>
    <w:p w14:paraId="62D02013" w14:textId="77777777" w:rsidR="000B2D11" w:rsidRPr="00F570F2" w:rsidRDefault="000B2D11" w:rsidP="000B2D11">
      <w:pPr>
        <w:jc w:val="center"/>
        <w:rPr>
          <w:rFonts w:ascii="Arial" w:eastAsia="Times New Roman" w:hAnsi="Arial" w:cs="Arial"/>
          <w:b/>
          <w:sz w:val="24"/>
          <w:szCs w:val="20"/>
        </w:rPr>
      </w:pPr>
      <w:r w:rsidRPr="00F570F2">
        <w:rPr>
          <w:rFonts w:ascii="Arial" w:eastAsia="Times New Roman" w:hAnsi="Arial" w:cs="Arial"/>
          <w:b/>
          <w:sz w:val="24"/>
          <w:szCs w:val="20"/>
        </w:rPr>
        <w:t>Brasília</w:t>
      </w:r>
    </w:p>
    <w:p w14:paraId="656B6014" w14:textId="77777777" w:rsidR="000B2D11" w:rsidRPr="00F570F2" w:rsidRDefault="000B2D11" w:rsidP="000B2D11">
      <w:pPr>
        <w:jc w:val="center"/>
        <w:rPr>
          <w:rFonts w:ascii="Arial" w:eastAsia="Times New Roman" w:hAnsi="Arial" w:cs="Arial"/>
          <w:sz w:val="24"/>
          <w:szCs w:val="20"/>
        </w:rPr>
      </w:pPr>
      <w:r w:rsidRPr="00F570F2">
        <w:rPr>
          <w:rFonts w:ascii="Arial" w:eastAsia="Times New Roman" w:hAnsi="Arial" w:cs="Arial"/>
          <w:b/>
          <w:snapToGrid w:val="0"/>
          <w:sz w:val="24"/>
          <w:szCs w:val="20"/>
        </w:rPr>
        <w:t>2020</w:t>
      </w:r>
    </w:p>
    <w:p w14:paraId="7E8FFB28" w14:textId="5E354D72" w:rsidR="000B2D11" w:rsidRPr="00E20C15" w:rsidRDefault="000B2D11" w:rsidP="000B2D11">
      <w:pPr>
        <w:spacing w:after="0" w:line="240" w:lineRule="auto"/>
        <w:rPr>
          <w:rFonts w:ascii="Arial" w:eastAsia="Times New Roman" w:hAnsi="Arial" w:cs="Arial"/>
          <w:b/>
          <w:sz w:val="24"/>
          <w:szCs w:val="24"/>
        </w:rPr>
      </w:pPr>
      <w:r w:rsidRPr="00E20C15">
        <w:rPr>
          <w:rFonts w:ascii="Arial" w:eastAsia="Times New Roman" w:hAnsi="Arial" w:cs="Arial"/>
          <w:b/>
          <w:sz w:val="24"/>
          <w:szCs w:val="24"/>
        </w:rPr>
        <w:lastRenderedPageBreak/>
        <w:sym w:font="Symbol" w:char="F0D3"/>
      </w:r>
      <w:r w:rsidRPr="00E20C15">
        <w:rPr>
          <w:rFonts w:ascii="Arial" w:eastAsia="Times New Roman" w:hAnsi="Arial" w:cs="Arial"/>
          <w:b/>
          <w:sz w:val="24"/>
          <w:szCs w:val="24"/>
        </w:rPr>
        <w:t xml:space="preserve"> 20</w:t>
      </w:r>
      <w:r>
        <w:rPr>
          <w:rFonts w:ascii="Arial" w:eastAsia="Times New Roman" w:hAnsi="Arial" w:cs="Arial"/>
          <w:b/>
          <w:sz w:val="24"/>
          <w:szCs w:val="24"/>
        </w:rPr>
        <w:t>20</w:t>
      </w:r>
      <w:r w:rsidRPr="00E20C15">
        <w:rPr>
          <w:rFonts w:ascii="Arial" w:eastAsia="Times New Roman" w:hAnsi="Arial" w:cs="Arial"/>
          <w:b/>
          <w:sz w:val="24"/>
          <w:szCs w:val="24"/>
        </w:rPr>
        <w:t>. SESI – Departamento Nacional</w:t>
      </w:r>
    </w:p>
    <w:p w14:paraId="74A32650" w14:textId="77777777" w:rsidR="000B2D11" w:rsidRPr="00E20C15" w:rsidRDefault="000B2D11" w:rsidP="000B2D11">
      <w:pPr>
        <w:spacing w:after="0" w:line="240" w:lineRule="auto"/>
        <w:rPr>
          <w:rFonts w:ascii="Arial" w:eastAsia="Times New Roman" w:hAnsi="Arial" w:cs="Arial"/>
        </w:rPr>
      </w:pPr>
      <w:r w:rsidRPr="00E20C15">
        <w:rPr>
          <w:rFonts w:ascii="Arial" w:eastAsia="Times New Roman" w:hAnsi="Arial" w:cs="Arial"/>
        </w:rPr>
        <w:t>Qualquer parte desta obra poderá ser reproduzida, desde que citada a fonte.</w:t>
      </w:r>
    </w:p>
    <w:p w14:paraId="3201C3C6" w14:textId="77777777" w:rsidR="000B2D11" w:rsidRPr="00E20C15" w:rsidRDefault="000B2D11" w:rsidP="000B2D11">
      <w:pPr>
        <w:spacing w:after="0" w:line="240" w:lineRule="auto"/>
        <w:rPr>
          <w:rFonts w:ascii="Arial" w:eastAsia="Times New Roman" w:hAnsi="Arial" w:cs="Arial"/>
        </w:rPr>
      </w:pPr>
    </w:p>
    <w:p w14:paraId="08C04E63" w14:textId="77777777" w:rsidR="000B2D11" w:rsidRPr="00E20C15" w:rsidRDefault="000B2D11" w:rsidP="000B2D11">
      <w:pPr>
        <w:spacing w:after="0" w:line="240" w:lineRule="auto"/>
        <w:rPr>
          <w:rFonts w:ascii="Arial" w:eastAsia="Times New Roman" w:hAnsi="Arial" w:cs="Arial"/>
          <w:szCs w:val="20"/>
        </w:rPr>
      </w:pPr>
      <w:r w:rsidRPr="00E20C15">
        <w:rPr>
          <w:rFonts w:ascii="Arial" w:eastAsia="Times New Roman" w:hAnsi="Arial" w:cs="Arial"/>
          <w:szCs w:val="20"/>
        </w:rPr>
        <w:t>SESI/DN</w:t>
      </w:r>
    </w:p>
    <w:p w14:paraId="548BDC11" w14:textId="0B550FD2" w:rsidR="000B2D11" w:rsidRPr="00E20C15" w:rsidRDefault="000B2D11" w:rsidP="000B2D11">
      <w:pPr>
        <w:spacing w:after="0" w:line="276" w:lineRule="auto"/>
        <w:jc w:val="both"/>
        <w:rPr>
          <w:rFonts w:ascii="Arial" w:eastAsia="Cambria" w:hAnsi="Arial" w:cs="Arial"/>
          <w:b/>
        </w:rPr>
      </w:pPr>
      <w:r>
        <w:rPr>
          <w:rFonts w:ascii="Arial" w:eastAsia="Cambria" w:hAnsi="Arial" w:cs="Arial"/>
          <w:b/>
        </w:rPr>
        <w:t>Gerência de Educação Básica</w:t>
      </w:r>
    </w:p>
    <w:p w14:paraId="1486698C" w14:textId="77777777" w:rsidR="000B2D11" w:rsidRPr="00E20C15" w:rsidRDefault="000B2D11" w:rsidP="000B2D11">
      <w:pPr>
        <w:spacing w:after="0" w:line="276" w:lineRule="auto"/>
        <w:jc w:val="both"/>
        <w:rPr>
          <w:rFonts w:ascii="Arial" w:eastAsia="Cambria" w:hAnsi="Arial" w:cs="Arial"/>
        </w:rPr>
      </w:pPr>
    </w:p>
    <w:p w14:paraId="038BCC85" w14:textId="77777777" w:rsidR="000B2D11" w:rsidRPr="00E20C15" w:rsidRDefault="000B2D11" w:rsidP="000B2D11">
      <w:pPr>
        <w:spacing w:after="0" w:line="276" w:lineRule="auto"/>
        <w:jc w:val="both"/>
        <w:rPr>
          <w:rFonts w:ascii="Arial" w:eastAsia="Cambria" w:hAnsi="Arial" w:cs="Arial"/>
        </w:rPr>
      </w:pPr>
    </w:p>
    <w:p w14:paraId="2531C7AF" w14:textId="77777777" w:rsidR="000B2D11" w:rsidRPr="00E20C15" w:rsidRDefault="000B2D11" w:rsidP="000B2D11">
      <w:pPr>
        <w:spacing w:after="0" w:line="276" w:lineRule="auto"/>
        <w:jc w:val="both"/>
        <w:rPr>
          <w:rFonts w:ascii="Arial" w:eastAsia="Cambria" w:hAnsi="Arial" w:cs="Arial"/>
        </w:rPr>
      </w:pPr>
    </w:p>
    <w:p w14:paraId="01C6555A" w14:textId="77777777" w:rsidR="000B2D11" w:rsidRPr="00E20C15" w:rsidRDefault="000B2D11" w:rsidP="000B2D11">
      <w:pPr>
        <w:spacing w:after="0" w:line="276" w:lineRule="auto"/>
        <w:jc w:val="both"/>
        <w:rPr>
          <w:rFonts w:ascii="Arial" w:eastAsia="Cambria" w:hAnsi="Arial" w:cs="Arial"/>
        </w:rPr>
      </w:pPr>
    </w:p>
    <w:p w14:paraId="30C509D4" w14:textId="77777777" w:rsidR="000B2D11" w:rsidRPr="00E20C15" w:rsidRDefault="000B2D11" w:rsidP="000B2D11">
      <w:pPr>
        <w:spacing w:after="0" w:line="276" w:lineRule="auto"/>
        <w:jc w:val="both"/>
        <w:rPr>
          <w:rFonts w:ascii="Arial" w:eastAsia="Cambria" w:hAnsi="Arial" w:cs="Arial"/>
        </w:rPr>
      </w:pPr>
    </w:p>
    <w:p w14:paraId="1216E356" w14:textId="77777777" w:rsidR="000B2D11" w:rsidRPr="00E20C15" w:rsidRDefault="000B2D11" w:rsidP="000B2D11">
      <w:pPr>
        <w:spacing w:after="0" w:line="276" w:lineRule="auto"/>
        <w:jc w:val="center"/>
        <w:rPr>
          <w:rFonts w:ascii="Arial" w:eastAsia="Cambria" w:hAnsi="Arial" w:cs="Arial"/>
        </w:rPr>
      </w:pPr>
      <w:r w:rsidRPr="00E20C15">
        <w:rPr>
          <w:rFonts w:ascii="Arial" w:eastAsia="Cambria" w:hAnsi="Arial" w:cs="Arial"/>
        </w:rPr>
        <w:t>FICHA CATALOGRÁFICA</w:t>
      </w:r>
    </w:p>
    <w:p w14:paraId="131C1224" w14:textId="77777777" w:rsidR="000B2D11" w:rsidRPr="00E20C15" w:rsidRDefault="000B2D11" w:rsidP="000B2D11">
      <w:pPr>
        <w:spacing w:after="0" w:line="276" w:lineRule="auto"/>
        <w:jc w:val="center"/>
        <w:rPr>
          <w:rFonts w:ascii="Arial" w:eastAsia="Cambria" w:hAnsi="Arial" w:cs="Arial"/>
        </w:rPr>
      </w:pPr>
    </w:p>
    <w:tbl>
      <w:tblPr>
        <w:tblW w:w="0" w:type="auto"/>
        <w:tblInd w:w="212" w:type="dxa"/>
        <w:tblBorders>
          <w:top w:val="single" w:sz="6" w:space="0" w:color="auto"/>
          <w:bottom w:val="single" w:sz="6" w:space="0" w:color="auto"/>
        </w:tblBorders>
        <w:tblLayout w:type="fixed"/>
        <w:tblCellMar>
          <w:left w:w="70" w:type="dxa"/>
          <w:right w:w="70" w:type="dxa"/>
        </w:tblCellMar>
        <w:tblLook w:val="0000" w:firstRow="0" w:lastRow="0" w:firstColumn="0" w:lastColumn="0" w:noHBand="0" w:noVBand="0"/>
      </w:tblPr>
      <w:tblGrid>
        <w:gridCol w:w="8505"/>
      </w:tblGrid>
      <w:tr w:rsidR="000B2D11" w:rsidRPr="00E20C15" w14:paraId="7AD34718" w14:textId="77777777" w:rsidTr="00136433">
        <w:trPr>
          <w:trHeight w:val="3433"/>
        </w:trPr>
        <w:tc>
          <w:tcPr>
            <w:tcW w:w="8505" w:type="dxa"/>
          </w:tcPr>
          <w:p w14:paraId="36F0B5E3" w14:textId="77777777" w:rsidR="000B2D11" w:rsidRPr="00E20C15" w:rsidRDefault="000B2D11" w:rsidP="00136433">
            <w:pPr>
              <w:spacing w:after="0" w:line="276" w:lineRule="auto"/>
              <w:jc w:val="both"/>
              <w:rPr>
                <w:rFonts w:ascii="Arial" w:eastAsia="Cambria" w:hAnsi="Arial" w:cs="Arial"/>
              </w:rPr>
            </w:pPr>
          </w:p>
          <w:p w14:paraId="4B7E91E4" w14:textId="77777777" w:rsidR="000B2D11" w:rsidRPr="00E20C15" w:rsidRDefault="000B2D11" w:rsidP="00136433">
            <w:pPr>
              <w:spacing w:after="0" w:line="276" w:lineRule="auto"/>
              <w:jc w:val="both"/>
              <w:rPr>
                <w:rFonts w:ascii="Arial" w:eastAsia="Cambria" w:hAnsi="Arial" w:cs="Arial"/>
              </w:rPr>
            </w:pPr>
            <w:r>
              <w:rPr>
                <w:rFonts w:ascii="Arial" w:eastAsia="Cambria" w:hAnsi="Arial" w:cs="Arial"/>
              </w:rPr>
              <w:t>S491p</w:t>
            </w:r>
          </w:p>
          <w:p w14:paraId="51AFBC28" w14:textId="77777777" w:rsidR="000B2D11" w:rsidRPr="00E20C15" w:rsidRDefault="000B2D11" w:rsidP="00136433">
            <w:pPr>
              <w:spacing w:after="0" w:line="276" w:lineRule="auto"/>
              <w:jc w:val="both"/>
              <w:rPr>
                <w:rFonts w:ascii="Arial" w:eastAsia="Cambria" w:hAnsi="Arial" w:cs="Arial"/>
              </w:rPr>
            </w:pPr>
          </w:p>
          <w:p w14:paraId="5DD22CB0" w14:textId="77777777" w:rsidR="000B2D11" w:rsidRPr="00E20C15" w:rsidRDefault="000B2D11" w:rsidP="00136433">
            <w:pPr>
              <w:spacing w:after="0" w:line="276" w:lineRule="auto"/>
              <w:ind w:left="355"/>
              <w:jc w:val="both"/>
              <w:rPr>
                <w:rFonts w:ascii="Arial" w:eastAsia="Cambria" w:hAnsi="Arial" w:cs="Arial"/>
              </w:rPr>
            </w:pPr>
            <w:r w:rsidRPr="00E20C15">
              <w:rPr>
                <w:rFonts w:ascii="Arial" w:eastAsia="Cambria" w:hAnsi="Arial" w:cs="Arial"/>
              </w:rPr>
              <w:t>Serviço Social da Indústria. Departamento Nacional.</w:t>
            </w:r>
          </w:p>
          <w:p w14:paraId="630933D4" w14:textId="108D6805" w:rsidR="000B2D11" w:rsidRPr="00E20C15" w:rsidRDefault="000B2D11" w:rsidP="00136433">
            <w:pPr>
              <w:spacing w:after="0" w:line="276" w:lineRule="auto"/>
              <w:ind w:left="427"/>
              <w:jc w:val="both"/>
              <w:rPr>
                <w:rFonts w:ascii="Arial" w:eastAsia="Cambria" w:hAnsi="Arial" w:cs="Arial"/>
                <w:b/>
              </w:rPr>
            </w:pPr>
            <w:r w:rsidRPr="00E20C15">
              <w:rPr>
                <w:rFonts w:ascii="Arial" w:eastAsia="Cambria" w:hAnsi="Arial" w:cs="Arial"/>
              </w:rPr>
              <w:t xml:space="preserve">      </w:t>
            </w:r>
            <w:r>
              <w:rPr>
                <w:rFonts w:ascii="Arial" w:eastAsia="Cambria" w:hAnsi="Arial" w:cs="Arial"/>
              </w:rPr>
              <w:t>Proposta pedagógica da educação infantil</w:t>
            </w:r>
            <w:r w:rsidRPr="00E20C15">
              <w:rPr>
                <w:rFonts w:ascii="Arial" w:eastAsia="Cambria" w:hAnsi="Arial" w:cs="Arial"/>
              </w:rPr>
              <w:t xml:space="preserve"> / Serviço Social da Indústria.</w:t>
            </w:r>
            <w:r>
              <w:rPr>
                <w:rFonts w:ascii="Arial" w:eastAsia="Cambria" w:hAnsi="Arial" w:cs="Arial"/>
              </w:rPr>
              <w:t xml:space="preserve"> Departamento Nacional</w:t>
            </w:r>
            <w:r w:rsidRPr="00E20C15">
              <w:rPr>
                <w:rFonts w:ascii="Arial" w:eastAsia="Cambria" w:hAnsi="Arial" w:cs="Arial"/>
              </w:rPr>
              <w:t xml:space="preserve"> – </w:t>
            </w:r>
            <w:proofErr w:type="gramStart"/>
            <w:r w:rsidRPr="00E20C15">
              <w:rPr>
                <w:rFonts w:ascii="Arial" w:eastAsia="Cambria" w:hAnsi="Arial" w:cs="Arial"/>
              </w:rPr>
              <w:t>Brasília :</w:t>
            </w:r>
            <w:proofErr w:type="gramEnd"/>
            <w:r w:rsidRPr="00E20C15">
              <w:rPr>
                <w:rFonts w:ascii="Arial" w:eastAsia="Cambria" w:hAnsi="Arial" w:cs="Arial"/>
              </w:rPr>
              <w:t xml:space="preserve"> </w:t>
            </w:r>
            <w:r>
              <w:rPr>
                <w:rFonts w:ascii="Arial" w:eastAsia="Cambria" w:hAnsi="Arial" w:cs="Arial"/>
              </w:rPr>
              <w:t>SESI</w:t>
            </w:r>
            <w:r w:rsidRPr="00E20C15">
              <w:rPr>
                <w:rFonts w:ascii="Arial" w:eastAsia="Cambria" w:hAnsi="Arial" w:cs="Arial"/>
              </w:rPr>
              <w:t>, 20</w:t>
            </w:r>
            <w:r>
              <w:rPr>
                <w:rFonts w:ascii="Arial" w:eastAsia="Cambria" w:hAnsi="Arial" w:cs="Arial"/>
              </w:rPr>
              <w:t>20</w:t>
            </w:r>
            <w:r w:rsidRPr="00E20C15">
              <w:rPr>
                <w:rFonts w:ascii="Arial" w:eastAsia="Cambria" w:hAnsi="Arial" w:cs="Arial"/>
              </w:rPr>
              <w:t xml:space="preserve">. </w:t>
            </w:r>
          </w:p>
          <w:p w14:paraId="73162853" w14:textId="6184ABEF" w:rsidR="000B2D11" w:rsidRPr="00E20C15" w:rsidRDefault="000B2D11" w:rsidP="00136433">
            <w:pPr>
              <w:spacing w:after="0" w:line="276" w:lineRule="auto"/>
              <w:ind w:left="1064"/>
              <w:jc w:val="both"/>
              <w:rPr>
                <w:rFonts w:ascii="Arial" w:eastAsia="Cambria" w:hAnsi="Arial" w:cs="Arial"/>
              </w:rPr>
            </w:pPr>
            <w:r>
              <w:rPr>
                <w:rFonts w:ascii="Arial" w:eastAsia="Cambria" w:hAnsi="Arial" w:cs="Arial"/>
              </w:rPr>
              <w:t>190</w:t>
            </w:r>
            <w:r w:rsidRPr="00E20C15">
              <w:rPr>
                <w:rFonts w:ascii="Arial" w:eastAsia="Cambria" w:hAnsi="Arial" w:cs="Arial"/>
              </w:rPr>
              <w:t xml:space="preserve"> </w:t>
            </w:r>
            <w:proofErr w:type="gramStart"/>
            <w:r w:rsidRPr="00E20C15">
              <w:rPr>
                <w:rFonts w:ascii="Arial" w:eastAsia="Cambria" w:hAnsi="Arial" w:cs="Arial"/>
              </w:rPr>
              <w:t>p. :</w:t>
            </w:r>
            <w:proofErr w:type="gramEnd"/>
            <w:r w:rsidRPr="00E20C15">
              <w:rPr>
                <w:rFonts w:ascii="Arial" w:eastAsia="Cambria" w:hAnsi="Arial" w:cs="Arial"/>
              </w:rPr>
              <w:t xml:space="preserve"> il.</w:t>
            </w:r>
          </w:p>
          <w:p w14:paraId="3415EFF7" w14:textId="77777777" w:rsidR="000B2D11" w:rsidRPr="00E20C15" w:rsidRDefault="000B2D11" w:rsidP="00136433">
            <w:pPr>
              <w:spacing w:after="0" w:line="276" w:lineRule="auto"/>
              <w:ind w:left="355"/>
              <w:jc w:val="both"/>
              <w:rPr>
                <w:rFonts w:ascii="Arial" w:eastAsia="Cambria" w:hAnsi="Arial" w:cs="Arial"/>
              </w:rPr>
            </w:pPr>
          </w:p>
          <w:p w14:paraId="48A39B4A" w14:textId="77777777" w:rsidR="000B2D11" w:rsidRPr="00E20C15" w:rsidRDefault="000B2D11" w:rsidP="00136433">
            <w:pPr>
              <w:spacing w:after="0" w:line="276" w:lineRule="auto"/>
              <w:jc w:val="both"/>
              <w:rPr>
                <w:rFonts w:ascii="Arial" w:eastAsia="Cambria" w:hAnsi="Arial" w:cs="Arial"/>
              </w:rPr>
            </w:pPr>
          </w:p>
          <w:p w14:paraId="47894770" w14:textId="5DE04C66" w:rsidR="000B2D11" w:rsidRPr="00E20C15" w:rsidRDefault="000B2D11" w:rsidP="00136433">
            <w:pPr>
              <w:spacing w:after="0" w:line="276" w:lineRule="auto"/>
              <w:ind w:left="1064"/>
              <w:jc w:val="both"/>
              <w:rPr>
                <w:rFonts w:ascii="Arial" w:eastAsia="Cambria" w:hAnsi="Arial" w:cs="Arial"/>
              </w:rPr>
            </w:pPr>
            <w:r w:rsidRPr="00E20C15">
              <w:rPr>
                <w:rFonts w:ascii="Arial" w:eastAsia="Cambria" w:hAnsi="Arial" w:cs="Arial"/>
              </w:rPr>
              <w:t>1.</w:t>
            </w:r>
            <w:r>
              <w:rPr>
                <w:rFonts w:ascii="Arial" w:eastAsia="Cambria" w:hAnsi="Arial" w:cs="Arial"/>
              </w:rPr>
              <w:t>Ensino infantil</w:t>
            </w:r>
            <w:r w:rsidRPr="00E20C15">
              <w:rPr>
                <w:rFonts w:ascii="Arial" w:eastAsia="Cambria" w:hAnsi="Arial" w:cs="Arial"/>
              </w:rPr>
              <w:t xml:space="preserve">. 2. </w:t>
            </w:r>
            <w:r>
              <w:rPr>
                <w:rFonts w:ascii="Arial" w:eastAsia="Cambria" w:hAnsi="Arial" w:cs="Arial"/>
              </w:rPr>
              <w:t>Proposta pedagógica</w:t>
            </w:r>
            <w:r w:rsidRPr="00E20C15">
              <w:rPr>
                <w:rFonts w:ascii="Arial" w:eastAsia="Cambria" w:hAnsi="Arial" w:cs="Arial"/>
              </w:rPr>
              <w:t>. I. Título.</w:t>
            </w:r>
          </w:p>
          <w:p w14:paraId="7886808E" w14:textId="77777777" w:rsidR="000B2D11" w:rsidRPr="00E20C15" w:rsidRDefault="000B2D11" w:rsidP="00136433">
            <w:pPr>
              <w:spacing w:after="0" w:line="276" w:lineRule="auto"/>
              <w:jc w:val="both"/>
              <w:rPr>
                <w:rFonts w:ascii="Arial" w:eastAsia="Cambria" w:hAnsi="Arial" w:cs="Arial"/>
              </w:rPr>
            </w:pPr>
          </w:p>
          <w:p w14:paraId="5AFEC4DD" w14:textId="11F02BE7" w:rsidR="000B2D11" w:rsidRPr="00E20C15" w:rsidRDefault="000B2D11" w:rsidP="00136433">
            <w:pPr>
              <w:spacing w:after="0" w:line="276" w:lineRule="auto"/>
              <w:jc w:val="right"/>
              <w:rPr>
                <w:rFonts w:ascii="Arial" w:eastAsia="Cambria" w:hAnsi="Arial" w:cs="Arial"/>
              </w:rPr>
            </w:pPr>
            <w:bookmarkStart w:id="8" w:name="_Toc22225560"/>
            <w:bookmarkStart w:id="9" w:name="_Toc22226232"/>
            <w:bookmarkStart w:id="10" w:name="_Toc22226332"/>
            <w:bookmarkStart w:id="11" w:name="_Toc22226553"/>
            <w:bookmarkStart w:id="12" w:name="_Toc22226648"/>
            <w:r w:rsidRPr="00E20C15">
              <w:rPr>
                <w:rFonts w:ascii="Arial" w:eastAsia="Cambria" w:hAnsi="Arial" w:cs="Arial"/>
              </w:rPr>
              <w:t xml:space="preserve">CDU: </w:t>
            </w:r>
            <w:bookmarkEnd w:id="8"/>
            <w:bookmarkEnd w:id="9"/>
            <w:bookmarkEnd w:id="10"/>
            <w:bookmarkEnd w:id="11"/>
            <w:bookmarkEnd w:id="12"/>
            <w:r w:rsidRPr="00E20C15">
              <w:rPr>
                <w:rFonts w:ascii="Arial" w:eastAsia="Cambria" w:hAnsi="Arial" w:cs="Arial"/>
              </w:rPr>
              <w:t>37</w:t>
            </w:r>
            <w:r>
              <w:rPr>
                <w:rFonts w:ascii="Arial" w:eastAsia="Cambria" w:hAnsi="Arial" w:cs="Arial"/>
              </w:rPr>
              <w:t>3.</w:t>
            </w:r>
            <w:r w:rsidR="00136433">
              <w:rPr>
                <w:rFonts w:ascii="Arial" w:eastAsia="Cambria" w:hAnsi="Arial" w:cs="Arial"/>
              </w:rPr>
              <w:t>3</w:t>
            </w:r>
          </w:p>
        </w:tc>
      </w:tr>
    </w:tbl>
    <w:p w14:paraId="165B6ABE" w14:textId="77777777" w:rsidR="000B2D11" w:rsidRPr="00E20C15" w:rsidRDefault="000B2D11" w:rsidP="000B2D11">
      <w:pPr>
        <w:spacing w:after="0" w:line="276" w:lineRule="auto"/>
        <w:jc w:val="both"/>
        <w:rPr>
          <w:rFonts w:ascii="Arial" w:eastAsia="Cambria" w:hAnsi="Arial" w:cs="Arial"/>
        </w:rPr>
      </w:pPr>
    </w:p>
    <w:p w14:paraId="4C1ABAC9" w14:textId="77777777" w:rsidR="000B2D11" w:rsidRPr="00E20C15" w:rsidRDefault="000B2D11" w:rsidP="000B2D11">
      <w:pPr>
        <w:spacing w:after="0" w:line="276" w:lineRule="auto"/>
        <w:jc w:val="both"/>
        <w:rPr>
          <w:rFonts w:ascii="Arial" w:eastAsia="Cambria" w:hAnsi="Arial" w:cs="Arial"/>
        </w:rPr>
      </w:pPr>
    </w:p>
    <w:p w14:paraId="387CA0F7" w14:textId="77777777" w:rsidR="000B2D11" w:rsidRPr="00E20C15" w:rsidRDefault="000B2D11" w:rsidP="000B2D11">
      <w:pPr>
        <w:spacing w:after="0" w:line="276" w:lineRule="auto"/>
        <w:jc w:val="both"/>
        <w:rPr>
          <w:rFonts w:ascii="Arial" w:eastAsia="Cambria" w:hAnsi="Arial" w:cs="Arial"/>
        </w:rPr>
      </w:pPr>
    </w:p>
    <w:p w14:paraId="2037E572" w14:textId="77777777" w:rsidR="000B2D11" w:rsidRPr="00E20C15" w:rsidRDefault="000B2D11" w:rsidP="000B2D11">
      <w:pPr>
        <w:spacing w:after="0" w:line="276" w:lineRule="auto"/>
        <w:jc w:val="both"/>
        <w:rPr>
          <w:rFonts w:ascii="Arial" w:eastAsia="Cambria" w:hAnsi="Arial" w:cs="Arial"/>
        </w:rPr>
      </w:pPr>
    </w:p>
    <w:p w14:paraId="1B6A055B" w14:textId="77777777" w:rsidR="000B2D11" w:rsidRPr="00E20C15" w:rsidRDefault="000B2D11" w:rsidP="000B2D11">
      <w:pPr>
        <w:spacing w:after="0" w:line="276" w:lineRule="auto"/>
        <w:jc w:val="both"/>
        <w:rPr>
          <w:rFonts w:ascii="Arial" w:eastAsia="Cambria" w:hAnsi="Arial" w:cs="Arial"/>
        </w:rPr>
      </w:pPr>
    </w:p>
    <w:tbl>
      <w:tblPr>
        <w:tblpPr w:leftFromText="141" w:rightFromText="141" w:vertAnchor="text" w:horzAnchor="margin" w:tblpY="131"/>
        <w:tblW w:w="0" w:type="auto"/>
        <w:tblLayout w:type="fixed"/>
        <w:tblCellMar>
          <w:left w:w="71" w:type="dxa"/>
          <w:right w:w="71" w:type="dxa"/>
        </w:tblCellMar>
        <w:tblLook w:val="0000" w:firstRow="0" w:lastRow="0" w:firstColumn="0" w:lastColumn="0" w:noHBand="0" w:noVBand="0"/>
      </w:tblPr>
      <w:tblGrid>
        <w:gridCol w:w="3395"/>
        <w:gridCol w:w="4296"/>
        <w:gridCol w:w="35"/>
      </w:tblGrid>
      <w:tr w:rsidR="000B2D11" w:rsidRPr="00E20C15" w14:paraId="1411B9C5" w14:textId="77777777" w:rsidTr="00136433">
        <w:trPr>
          <w:trHeight w:val="578"/>
        </w:trPr>
        <w:tc>
          <w:tcPr>
            <w:tcW w:w="3395" w:type="dxa"/>
          </w:tcPr>
          <w:p w14:paraId="4D5C3DB6" w14:textId="77777777" w:rsidR="000B2D11" w:rsidRPr="00E20C15" w:rsidRDefault="000B2D11" w:rsidP="00136433">
            <w:pPr>
              <w:spacing w:after="0" w:line="276" w:lineRule="auto"/>
              <w:jc w:val="both"/>
              <w:rPr>
                <w:rFonts w:ascii="Arial" w:eastAsia="Cambria" w:hAnsi="Arial" w:cs="Arial"/>
                <w:sz w:val="18"/>
                <w:szCs w:val="18"/>
              </w:rPr>
            </w:pPr>
            <w:r w:rsidRPr="00E20C15">
              <w:rPr>
                <w:rFonts w:ascii="Arial" w:eastAsia="Cambria" w:hAnsi="Arial" w:cs="Arial"/>
                <w:sz w:val="18"/>
                <w:szCs w:val="18"/>
              </w:rPr>
              <w:t>CNI</w:t>
            </w:r>
          </w:p>
          <w:p w14:paraId="66B85E29" w14:textId="77777777" w:rsidR="000B2D11" w:rsidRPr="00E20C15" w:rsidRDefault="000B2D11" w:rsidP="00136433">
            <w:pPr>
              <w:spacing w:after="0" w:line="276" w:lineRule="auto"/>
              <w:jc w:val="both"/>
              <w:rPr>
                <w:rFonts w:ascii="Arial" w:eastAsia="Cambria" w:hAnsi="Arial" w:cs="Arial"/>
                <w:sz w:val="18"/>
                <w:szCs w:val="18"/>
              </w:rPr>
            </w:pPr>
            <w:r w:rsidRPr="00E20C15">
              <w:rPr>
                <w:rFonts w:ascii="Arial" w:eastAsia="Cambria" w:hAnsi="Arial" w:cs="Arial"/>
                <w:sz w:val="18"/>
                <w:szCs w:val="18"/>
              </w:rPr>
              <w:t>Confederação Nacional da Indústria</w:t>
            </w:r>
          </w:p>
          <w:p w14:paraId="4A012C14" w14:textId="77777777" w:rsidR="000B2D11" w:rsidRPr="00E20C15" w:rsidRDefault="000B2D11" w:rsidP="00136433">
            <w:pPr>
              <w:spacing w:after="0" w:line="276" w:lineRule="auto"/>
              <w:jc w:val="both"/>
              <w:rPr>
                <w:rFonts w:ascii="Arial" w:eastAsia="Cambria" w:hAnsi="Arial" w:cs="Arial"/>
                <w:b/>
                <w:sz w:val="18"/>
                <w:szCs w:val="18"/>
              </w:rPr>
            </w:pPr>
            <w:r w:rsidRPr="00E20C15">
              <w:rPr>
                <w:rFonts w:ascii="Arial" w:eastAsia="Cambria" w:hAnsi="Arial" w:cs="Arial"/>
                <w:b/>
                <w:sz w:val="18"/>
                <w:szCs w:val="18"/>
              </w:rPr>
              <w:t>Sede</w:t>
            </w:r>
          </w:p>
        </w:tc>
        <w:tc>
          <w:tcPr>
            <w:tcW w:w="4331" w:type="dxa"/>
            <w:gridSpan w:val="2"/>
            <w:vAlign w:val="center"/>
          </w:tcPr>
          <w:p w14:paraId="2A04C54C" w14:textId="77777777" w:rsidR="000B2D11" w:rsidRPr="00E20C15" w:rsidRDefault="000B2D11" w:rsidP="00136433">
            <w:pPr>
              <w:spacing w:after="0" w:line="276" w:lineRule="auto"/>
              <w:jc w:val="both"/>
              <w:rPr>
                <w:rFonts w:ascii="Arial" w:eastAsia="Cambria" w:hAnsi="Arial" w:cs="Arial"/>
                <w:sz w:val="18"/>
                <w:szCs w:val="18"/>
              </w:rPr>
            </w:pPr>
            <w:r w:rsidRPr="00E20C15">
              <w:rPr>
                <w:rFonts w:ascii="Arial" w:eastAsia="Cambria" w:hAnsi="Arial" w:cs="Arial"/>
                <w:sz w:val="18"/>
                <w:szCs w:val="18"/>
              </w:rPr>
              <w:t>Serviço de Atendimento ao Cliente - SAC</w:t>
            </w:r>
          </w:p>
        </w:tc>
      </w:tr>
      <w:tr w:rsidR="000B2D11" w:rsidRPr="00E20C15" w14:paraId="2252A3E3" w14:textId="77777777" w:rsidTr="00136433">
        <w:trPr>
          <w:gridAfter w:val="1"/>
          <w:wAfter w:w="35" w:type="dxa"/>
          <w:trHeight w:val="147"/>
        </w:trPr>
        <w:tc>
          <w:tcPr>
            <w:tcW w:w="3395" w:type="dxa"/>
          </w:tcPr>
          <w:p w14:paraId="07108726" w14:textId="77777777" w:rsidR="000B2D11" w:rsidRPr="00E20C15" w:rsidRDefault="000B2D11" w:rsidP="00136433">
            <w:pPr>
              <w:spacing w:after="0" w:line="276" w:lineRule="auto"/>
              <w:jc w:val="both"/>
              <w:rPr>
                <w:rFonts w:ascii="Arial" w:eastAsia="Cambria" w:hAnsi="Arial" w:cs="Arial"/>
                <w:sz w:val="18"/>
                <w:szCs w:val="18"/>
              </w:rPr>
            </w:pPr>
            <w:r w:rsidRPr="00E20C15">
              <w:rPr>
                <w:rFonts w:ascii="Arial" w:eastAsia="Cambria" w:hAnsi="Arial" w:cs="Arial"/>
                <w:sz w:val="18"/>
                <w:szCs w:val="18"/>
              </w:rPr>
              <w:t>Setor Bancário Norte</w:t>
            </w:r>
          </w:p>
        </w:tc>
        <w:tc>
          <w:tcPr>
            <w:tcW w:w="4296" w:type="dxa"/>
            <w:vAlign w:val="center"/>
          </w:tcPr>
          <w:p w14:paraId="201D6259" w14:textId="77777777" w:rsidR="000B2D11" w:rsidRPr="00E20C15" w:rsidRDefault="000B2D11" w:rsidP="00136433">
            <w:pPr>
              <w:spacing w:after="0" w:line="276" w:lineRule="auto"/>
              <w:jc w:val="both"/>
              <w:rPr>
                <w:rFonts w:ascii="Arial" w:eastAsia="Cambria" w:hAnsi="Arial" w:cs="Arial"/>
                <w:sz w:val="18"/>
                <w:szCs w:val="18"/>
              </w:rPr>
            </w:pPr>
            <w:r w:rsidRPr="00E20C15">
              <w:rPr>
                <w:rFonts w:ascii="Arial" w:eastAsia="Cambria" w:hAnsi="Arial" w:cs="Arial"/>
                <w:sz w:val="18"/>
                <w:szCs w:val="18"/>
              </w:rPr>
              <w:t>Tels.: (61) 3317-9989 / 3317-9992</w:t>
            </w:r>
          </w:p>
        </w:tc>
      </w:tr>
      <w:tr w:rsidR="000B2D11" w:rsidRPr="00E20C15" w14:paraId="4CAD76D8" w14:textId="77777777" w:rsidTr="00136433">
        <w:trPr>
          <w:gridAfter w:val="1"/>
          <w:wAfter w:w="35" w:type="dxa"/>
          <w:trHeight w:val="147"/>
        </w:trPr>
        <w:tc>
          <w:tcPr>
            <w:tcW w:w="3395" w:type="dxa"/>
          </w:tcPr>
          <w:p w14:paraId="5765EDBE" w14:textId="77777777" w:rsidR="000B2D11" w:rsidRPr="00E20C15" w:rsidRDefault="000B2D11" w:rsidP="00136433">
            <w:pPr>
              <w:spacing w:after="0" w:line="276" w:lineRule="auto"/>
              <w:jc w:val="both"/>
              <w:rPr>
                <w:rFonts w:ascii="Arial" w:eastAsia="Cambria" w:hAnsi="Arial" w:cs="Arial"/>
                <w:sz w:val="18"/>
                <w:szCs w:val="18"/>
              </w:rPr>
            </w:pPr>
            <w:r w:rsidRPr="00E20C15">
              <w:rPr>
                <w:rFonts w:ascii="Arial" w:eastAsia="Cambria" w:hAnsi="Arial" w:cs="Arial"/>
                <w:sz w:val="18"/>
                <w:szCs w:val="18"/>
              </w:rPr>
              <w:t>Quadra 1 – Bloco C</w:t>
            </w:r>
          </w:p>
        </w:tc>
        <w:tc>
          <w:tcPr>
            <w:tcW w:w="4296" w:type="dxa"/>
            <w:vAlign w:val="center"/>
          </w:tcPr>
          <w:p w14:paraId="7C5E674A" w14:textId="77777777" w:rsidR="000B2D11" w:rsidRPr="00E20C15" w:rsidRDefault="000B2D11" w:rsidP="00136433">
            <w:pPr>
              <w:spacing w:after="0" w:line="276" w:lineRule="auto"/>
              <w:jc w:val="both"/>
              <w:rPr>
                <w:rFonts w:ascii="Arial" w:eastAsia="Cambria" w:hAnsi="Arial" w:cs="Arial"/>
                <w:sz w:val="18"/>
                <w:szCs w:val="18"/>
              </w:rPr>
            </w:pPr>
            <w:r w:rsidRPr="00E20C15">
              <w:rPr>
                <w:rFonts w:ascii="Arial" w:eastAsia="Cambria" w:hAnsi="Arial" w:cs="Arial"/>
                <w:sz w:val="18"/>
                <w:szCs w:val="18"/>
              </w:rPr>
              <w:t>sac@cni.org.br</w:t>
            </w:r>
          </w:p>
        </w:tc>
      </w:tr>
      <w:tr w:rsidR="000B2D11" w:rsidRPr="00E20C15" w14:paraId="22E36182" w14:textId="77777777" w:rsidTr="00136433">
        <w:trPr>
          <w:gridAfter w:val="1"/>
          <w:wAfter w:w="35" w:type="dxa"/>
          <w:trHeight w:val="147"/>
        </w:trPr>
        <w:tc>
          <w:tcPr>
            <w:tcW w:w="3395" w:type="dxa"/>
          </w:tcPr>
          <w:p w14:paraId="35B52B24" w14:textId="77777777" w:rsidR="000B2D11" w:rsidRPr="00E20C15" w:rsidRDefault="000B2D11" w:rsidP="00136433">
            <w:pPr>
              <w:spacing w:after="0" w:line="276" w:lineRule="auto"/>
              <w:jc w:val="both"/>
              <w:rPr>
                <w:rFonts w:ascii="Arial" w:eastAsia="Cambria" w:hAnsi="Arial" w:cs="Arial"/>
                <w:sz w:val="18"/>
                <w:szCs w:val="18"/>
              </w:rPr>
            </w:pPr>
            <w:r w:rsidRPr="00E20C15">
              <w:rPr>
                <w:rFonts w:ascii="Arial" w:eastAsia="Cambria" w:hAnsi="Arial" w:cs="Arial"/>
                <w:sz w:val="18"/>
                <w:szCs w:val="18"/>
              </w:rPr>
              <w:t>Edifício Roberto Simonsen</w:t>
            </w:r>
          </w:p>
        </w:tc>
        <w:tc>
          <w:tcPr>
            <w:tcW w:w="4296" w:type="dxa"/>
          </w:tcPr>
          <w:p w14:paraId="0244C26C" w14:textId="77777777" w:rsidR="000B2D11" w:rsidRPr="00E20C15" w:rsidRDefault="000B2D11" w:rsidP="00136433">
            <w:pPr>
              <w:spacing w:after="0" w:line="276" w:lineRule="auto"/>
              <w:jc w:val="both"/>
              <w:rPr>
                <w:rFonts w:ascii="Arial" w:eastAsia="Cambria" w:hAnsi="Arial" w:cs="Arial"/>
                <w:iCs/>
                <w:sz w:val="18"/>
                <w:szCs w:val="18"/>
              </w:rPr>
            </w:pPr>
          </w:p>
        </w:tc>
      </w:tr>
      <w:tr w:rsidR="000B2D11" w:rsidRPr="00E20C15" w14:paraId="6D94C06D" w14:textId="77777777" w:rsidTr="00136433">
        <w:trPr>
          <w:gridAfter w:val="1"/>
          <w:wAfter w:w="35" w:type="dxa"/>
          <w:trHeight w:val="137"/>
        </w:trPr>
        <w:tc>
          <w:tcPr>
            <w:tcW w:w="3395" w:type="dxa"/>
          </w:tcPr>
          <w:p w14:paraId="08207B85" w14:textId="77777777" w:rsidR="000B2D11" w:rsidRPr="00E20C15" w:rsidRDefault="000B2D11" w:rsidP="00136433">
            <w:pPr>
              <w:spacing w:after="0" w:line="276" w:lineRule="auto"/>
              <w:jc w:val="both"/>
              <w:rPr>
                <w:rFonts w:ascii="Arial" w:eastAsia="Cambria" w:hAnsi="Arial" w:cs="Arial"/>
                <w:sz w:val="18"/>
                <w:szCs w:val="18"/>
              </w:rPr>
            </w:pPr>
            <w:r w:rsidRPr="00E20C15">
              <w:rPr>
                <w:rFonts w:ascii="Arial" w:eastAsia="Cambria" w:hAnsi="Arial" w:cs="Arial"/>
                <w:sz w:val="18"/>
                <w:szCs w:val="18"/>
              </w:rPr>
              <w:t>70040-903 – Brasília – DF</w:t>
            </w:r>
          </w:p>
        </w:tc>
        <w:tc>
          <w:tcPr>
            <w:tcW w:w="4296" w:type="dxa"/>
          </w:tcPr>
          <w:p w14:paraId="612F45C7" w14:textId="77777777" w:rsidR="000B2D11" w:rsidRPr="00E20C15" w:rsidRDefault="000B2D11" w:rsidP="00136433">
            <w:pPr>
              <w:spacing w:after="0" w:line="276" w:lineRule="auto"/>
              <w:jc w:val="both"/>
              <w:rPr>
                <w:rFonts w:ascii="Arial" w:eastAsia="Cambria" w:hAnsi="Arial" w:cs="Arial"/>
                <w:iCs/>
                <w:sz w:val="18"/>
                <w:szCs w:val="18"/>
              </w:rPr>
            </w:pPr>
          </w:p>
        </w:tc>
      </w:tr>
      <w:tr w:rsidR="000B2D11" w:rsidRPr="00E20C15" w14:paraId="3A010601" w14:textId="77777777" w:rsidTr="00136433">
        <w:trPr>
          <w:gridAfter w:val="1"/>
          <w:wAfter w:w="35" w:type="dxa"/>
          <w:trHeight w:val="147"/>
        </w:trPr>
        <w:tc>
          <w:tcPr>
            <w:tcW w:w="3395" w:type="dxa"/>
          </w:tcPr>
          <w:p w14:paraId="7EA70D54" w14:textId="77777777" w:rsidR="000B2D11" w:rsidRPr="00E20C15" w:rsidRDefault="000B2D11" w:rsidP="00136433">
            <w:pPr>
              <w:spacing w:after="0" w:line="276" w:lineRule="auto"/>
              <w:jc w:val="both"/>
              <w:rPr>
                <w:rFonts w:ascii="Arial" w:eastAsia="Cambria" w:hAnsi="Arial" w:cs="Arial"/>
                <w:sz w:val="18"/>
                <w:szCs w:val="18"/>
              </w:rPr>
            </w:pPr>
            <w:r w:rsidRPr="00E20C15">
              <w:rPr>
                <w:rFonts w:ascii="Arial" w:eastAsia="Cambria" w:hAnsi="Arial" w:cs="Arial"/>
                <w:sz w:val="18"/>
                <w:szCs w:val="18"/>
              </w:rPr>
              <w:t>Tel.: (61) 3317-9000</w:t>
            </w:r>
          </w:p>
        </w:tc>
        <w:tc>
          <w:tcPr>
            <w:tcW w:w="4296" w:type="dxa"/>
          </w:tcPr>
          <w:p w14:paraId="69B759E8" w14:textId="77777777" w:rsidR="000B2D11" w:rsidRPr="00E20C15" w:rsidRDefault="000B2D11" w:rsidP="00136433">
            <w:pPr>
              <w:spacing w:after="0" w:line="276" w:lineRule="auto"/>
              <w:jc w:val="both"/>
              <w:rPr>
                <w:rFonts w:ascii="Arial" w:eastAsia="Cambria" w:hAnsi="Arial" w:cs="Arial"/>
                <w:iCs/>
                <w:sz w:val="18"/>
                <w:szCs w:val="18"/>
              </w:rPr>
            </w:pPr>
          </w:p>
        </w:tc>
      </w:tr>
      <w:tr w:rsidR="000B2D11" w:rsidRPr="00E20C15" w14:paraId="3EA044FE" w14:textId="77777777" w:rsidTr="00136433">
        <w:trPr>
          <w:gridAfter w:val="1"/>
          <w:wAfter w:w="35" w:type="dxa"/>
          <w:trHeight w:val="325"/>
        </w:trPr>
        <w:tc>
          <w:tcPr>
            <w:tcW w:w="3395" w:type="dxa"/>
          </w:tcPr>
          <w:p w14:paraId="54501D58" w14:textId="77777777" w:rsidR="000B2D11" w:rsidRPr="00E20C15" w:rsidRDefault="000B2D11" w:rsidP="00136433">
            <w:pPr>
              <w:spacing w:after="0" w:line="276" w:lineRule="auto"/>
              <w:jc w:val="both"/>
              <w:rPr>
                <w:rFonts w:ascii="Arial" w:eastAsia="Cambria" w:hAnsi="Arial" w:cs="Arial"/>
                <w:sz w:val="18"/>
                <w:szCs w:val="18"/>
                <w:lang w:val="fr-FR"/>
              </w:rPr>
            </w:pPr>
            <w:r w:rsidRPr="00E20C15">
              <w:rPr>
                <w:rFonts w:ascii="Arial" w:eastAsia="Cambria" w:hAnsi="Arial" w:cs="Arial"/>
                <w:sz w:val="18"/>
                <w:szCs w:val="18"/>
                <w:lang w:val="fr-FR"/>
              </w:rPr>
              <w:t>Fax: (61) 3317-9994</w:t>
            </w:r>
          </w:p>
          <w:p w14:paraId="20828FAA" w14:textId="77777777" w:rsidR="000B2D11" w:rsidRPr="00E20C15" w:rsidRDefault="000B2D11" w:rsidP="00136433">
            <w:pPr>
              <w:spacing w:after="0" w:line="276" w:lineRule="auto"/>
              <w:jc w:val="both"/>
              <w:rPr>
                <w:rFonts w:ascii="Arial" w:eastAsia="Cambria" w:hAnsi="Arial" w:cs="Arial"/>
                <w:sz w:val="18"/>
                <w:szCs w:val="18"/>
                <w:lang w:val="fr-FR"/>
              </w:rPr>
            </w:pPr>
            <w:r w:rsidRPr="00E20C15">
              <w:rPr>
                <w:rFonts w:ascii="Arial" w:eastAsia="Cambria" w:hAnsi="Arial" w:cs="Arial"/>
                <w:sz w:val="18"/>
                <w:szCs w:val="18"/>
                <w:lang w:val="fr-FR"/>
              </w:rPr>
              <w:t>http://www.portaldaindustria.com.br/cni/</w:t>
            </w:r>
          </w:p>
        </w:tc>
        <w:tc>
          <w:tcPr>
            <w:tcW w:w="4296" w:type="dxa"/>
          </w:tcPr>
          <w:p w14:paraId="4BCE264D" w14:textId="77777777" w:rsidR="000B2D11" w:rsidRPr="00E20C15" w:rsidRDefault="000B2D11" w:rsidP="00136433">
            <w:pPr>
              <w:spacing w:after="0" w:line="276" w:lineRule="auto"/>
              <w:jc w:val="both"/>
              <w:rPr>
                <w:rFonts w:ascii="Arial" w:eastAsia="Cambria" w:hAnsi="Arial" w:cs="Arial"/>
                <w:iCs/>
                <w:sz w:val="18"/>
                <w:szCs w:val="18"/>
                <w:lang w:val="fr-FR"/>
              </w:rPr>
            </w:pPr>
          </w:p>
        </w:tc>
      </w:tr>
    </w:tbl>
    <w:p w14:paraId="2583A921" w14:textId="77777777" w:rsidR="000B2D11" w:rsidRDefault="000B2D11" w:rsidP="000B2D11">
      <w:pPr>
        <w:rPr>
          <w:sz w:val="28"/>
          <w:szCs w:val="28"/>
        </w:rPr>
      </w:pPr>
    </w:p>
    <w:p w14:paraId="46FC1D32" w14:textId="77777777" w:rsidR="000B2D11" w:rsidRDefault="000B2D11" w:rsidP="000B2D11">
      <w:pPr>
        <w:rPr>
          <w:sz w:val="28"/>
          <w:szCs w:val="28"/>
        </w:rPr>
      </w:pPr>
    </w:p>
    <w:p w14:paraId="50F8E892" w14:textId="77777777" w:rsidR="000B2D11" w:rsidRDefault="000B2D11" w:rsidP="000B2D11">
      <w:pPr>
        <w:rPr>
          <w:sz w:val="28"/>
          <w:szCs w:val="28"/>
        </w:rPr>
      </w:pPr>
    </w:p>
    <w:p w14:paraId="77FF07F8" w14:textId="77777777" w:rsidR="000B2D11" w:rsidRPr="00716649" w:rsidRDefault="000B2D11" w:rsidP="000B2D11">
      <w:pPr>
        <w:rPr>
          <w:color w:val="1F4E79" w:themeColor="accent5" w:themeShade="80"/>
          <w:sz w:val="90"/>
          <w:szCs w:val="90"/>
        </w:rPr>
      </w:pPr>
    </w:p>
    <w:p w14:paraId="0DE1BA9F" w14:textId="77777777" w:rsidR="000B2D11" w:rsidRDefault="000B2D11" w:rsidP="000B2D11">
      <w:pPr>
        <w:rPr>
          <w:color w:val="1F4E79" w:themeColor="accent5" w:themeShade="80"/>
          <w:sz w:val="90"/>
          <w:szCs w:val="90"/>
        </w:rPr>
      </w:pPr>
    </w:p>
    <w:p w14:paraId="3EBCD257" w14:textId="77777777" w:rsidR="000B2D11" w:rsidRDefault="000B2D11" w:rsidP="00A60F23">
      <w:pPr>
        <w:jc w:val="center"/>
        <w:rPr>
          <w:rFonts w:ascii="Arial" w:eastAsia="Arial" w:hAnsi="Arial" w:cs="Arial"/>
          <w:b/>
          <w:bCs/>
        </w:rPr>
      </w:pPr>
    </w:p>
    <w:p w14:paraId="1F3805FB" w14:textId="77777777" w:rsidR="000B2D11" w:rsidRDefault="000B2D11">
      <w:pPr>
        <w:rPr>
          <w:rFonts w:ascii="Arial" w:eastAsia="Arial" w:hAnsi="Arial" w:cs="Arial"/>
          <w:b/>
          <w:bCs/>
        </w:rPr>
      </w:pPr>
      <w:r>
        <w:rPr>
          <w:rFonts w:ascii="Arial" w:eastAsia="Arial" w:hAnsi="Arial" w:cs="Arial"/>
          <w:b/>
          <w:bCs/>
        </w:rPr>
        <w:br w:type="page"/>
      </w:r>
    </w:p>
    <w:sdt>
      <w:sdtPr>
        <w:rPr>
          <w:rFonts w:ascii="Arial" w:hAnsi="Arial" w:cs="Arial"/>
          <w:sz w:val="22"/>
          <w:szCs w:val="22"/>
        </w:rPr>
        <w:id w:val="425693588"/>
        <w:docPartObj>
          <w:docPartGallery w:val="Table of Contents"/>
          <w:docPartUnique/>
        </w:docPartObj>
      </w:sdtPr>
      <w:sdtEndPr>
        <w:rPr>
          <w:rFonts w:ascii="Calibri" w:eastAsia="Calibri" w:hAnsi="Calibri" w:cs="Calibri"/>
          <w:b/>
          <w:bCs/>
          <w:color w:val="auto"/>
        </w:rPr>
      </w:sdtEndPr>
      <w:sdtContent>
        <w:bookmarkStart w:id="13" w:name="_GoBack" w:displacedByCustomXml="prev"/>
        <w:p w14:paraId="03248491" w14:textId="1C36BD04" w:rsidR="00025936" w:rsidRPr="00B02FF3" w:rsidRDefault="00025936">
          <w:pPr>
            <w:pStyle w:val="CabealhodoSumrio"/>
            <w:rPr>
              <w:rFonts w:ascii="Arial" w:hAnsi="Arial" w:cs="Arial"/>
              <w:sz w:val="40"/>
              <w:szCs w:val="40"/>
            </w:rPr>
          </w:pPr>
          <w:r w:rsidRPr="00B02FF3">
            <w:rPr>
              <w:rFonts w:ascii="Arial" w:hAnsi="Arial" w:cs="Arial"/>
              <w:sz w:val="40"/>
              <w:szCs w:val="40"/>
            </w:rPr>
            <w:t>Sumário</w:t>
          </w:r>
        </w:p>
        <w:bookmarkEnd w:id="13"/>
        <w:p w14:paraId="45D5DA06" w14:textId="673E5EDE" w:rsidR="00B02FF3" w:rsidRPr="00B02FF3" w:rsidRDefault="00025936">
          <w:pPr>
            <w:pStyle w:val="Sumrio1"/>
            <w:tabs>
              <w:tab w:val="right" w:leader="dot" w:pos="8494"/>
            </w:tabs>
            <w:rPr>
              <w:rFonts w:ascii="Arial" w:eastAsiaTheme="minorEastAsia" w:hAnsi="Arial" w:cs="Arial"/>
              <w:noProof/>
            </w:rPr>
          </w:pPr>
          <w:r w:rsidRPr="00B02FF3">
            <w:rPr>
              <w:rFonts w:ascii="Arial" w:hAnsi="Arial" w:cs="Arial"/>
            </w:rPr>
            <w:fldChar w:fldCharType="begin"/>
          </w:r>
          <w:r w:rsidRPr="00B02FF3">
            <w:rPr>
              <w:rFonts w:ascii="Arial" w:hAnsi="Arial" w:cs="Arial"/>
            </w:rPr>
            <w:instrText xml:space="preserve"> TOC \o "1-3" \h \z \u </w:instrText>
          </w:r>
          <w:r w:rsidRPr="00B02FF3">
            <w:rPr>
              <w:rFonts w:ascii="Arial" w:hAnsi="Arial" w:cs="Arial"/>
            </w:rPr>
            <w:fldChar w:fldCharType="separate"/>
          </w:r>
          <w:hyperlink w:anchor="_Toc51939467" w:history="1">
            <w:r w:rsidR="00B02FF3" w:rsidRPr="00B02FF3">
              <w:rPr>
                <w:rStyle w:val="Hyperlink"/>
                <w:rFonts w:ascii="Arial" w:hAnsi="Arial" w:cs="Arial"/>
                <w:noProof/>
              </w:rPr>
              <w:t>Introdução</w:t>
            </w:r>
            <w:r w:rsidR="00B02FF3" w:rsidRPr="00B02FF3">
              <w:rPr>
                <w:rFonts w:ascii="Arial" w:hAnsi="Arial" w:cs="Arial"/>
                <w:noProof/>
                <w:webHidden/>
              </w:rPr>
              <w:tab/>
            </w:r>
            <w:r w:rsidR="00B02FF3" w:rsidRPr="00B02FF3">
              <w:rPr>
                <w:rFonts w:ascii="Arial" w:hAnsi="Arial" w:cs="Arial"/>
                <w:noProof/>
                <w:webHidden/>
              </w:rPr>
              <w:fldChar w:fldCharType="begin"/>
            </w:r>
            <w:r w:rsidR="00B02FF3" w:rsidRPr="00B02FF3">
              <w:rPr>
                <w:rFonts w:ascii="Arial" w:hAnsi="Arial" w:cs="Arial"/>
                <w:noProof/>
                <w:webHidden/>
              </w:rPr>
              <w:instrText xml:space="preserve"> PAGEREF _Toc51939467 \h </w:instrText>
            </w:r>
            <w:r w:rsidR="00B02FF3" w:rsidRPr="00B02FF3">
              <w:rPr>
                <w:rFonts w:ascii="Arial" w:hAnsi="Arial" w:cs="Arial"/>
                <w:noProof/>
                <w:webHidden/>
              </w:rPr>
            </w:r>
            <w:r w:rsidR="00B02FF3" w:rsidRPr="00B02FF3">
              <w:rPr>
                <w:rFonts w:ascii="Arial" w:hAnsi="Arial" w:cs="Arial"/>
                <w:noProof/>
                <w:webHidden/>
              </w:rPr>
              <w:fldChar w:fldCharType="separate"/>
            </w:r>
            <w:r w:rsidR="00B02FF3" w:rsidRPr="00B02FF3">
              <w:rPr>
                <w:rFonts w:ascii="Arial" w:hAnsi="Arial" w:cs="Arial"/>
                <w:noProof/>
                <w:webHidden/>
              </w:rPr>
              <w:t>8</w:t>
            </w:r>
            <w:r w:rsidR="00B02FF3" w:rsidRPr="00B02FF3">
              <w:rPr>
                <w:rFonts w:ascii="Arial" w:hAnsi="Arial" w:cs="Arial"/>
                <w:noProof/>
                <w:webHidden/>
              </w:rPr>
              <w:fldChar w:fldCharType="end"/>
            </w:r>
          </w:hyperlink>
        </w:p>
        <w:p w14:paraId="3819E67B" w14:textId="48217CE0" w:rsidR="00B02FF3" w:rsidRPr="00B02FF3" w:rsidRDefault="00B02FF3">
          <w:pPr>
            <w:pStyle w:val="Sumrio1"/>
            <w:tabs>
              <w:tab w:val="right" w:leader="dot" w:pos="8494"/>
            </w:tabs>
            <w:rPr>
              <w:rFonts w:ascii="Arial" w:eastAsiaTheme="minorEastAsia" w:hAnsi="Arial" w:cs="Arial"/>
              <w:noProof/>
            </w:rPr>
          </w:pPr>
          <w:hyperlink w:anchor="_Toc51939468" w:history="1">
            <w:r w:rsidRPr="00B02FF3">
              <w:rPr>
                <w:rStyle w:val="Hyperlink"/>
                <w:rFonts w:ascii="Arial" w:hAnsi="Arial" w:cs="Arial"/>
                <w:noProof/>
              </w:rPr>
              <w:t>1 Educação Infantil: trajetória histórica e marcos legais</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_Toc51939468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10</w:t>
            </w:r>
            <w:r w:rsidRPr="00B02FF3">
              <w:rPr>
                <w:rFonts w:ascii="Arial" w:hAnsi="Arial" w:cs="Arial"/>
                <w:noProof/>
                <w:webHidden/>
              </w:rPr>
              <w:fldChar w:fldCharType="end"/>
            </w:r>
          </w:hyperlink>
        </w:p>
        <w:p w14:paraId="54ABCF67" w14:textId="519A695F" w:rsidR="00B02FF3" w:rsidRPr="00B02FF3" w:rsidRDefault="00B02FF3">
          <w:pPr>
            <w:pStyle w:val="Sumrio1"/>
            <w:tabs>
              <w:tab w:val="right" w:leader="dot" w:pos="8494"/>
            </w:tabs>
            <w:rPr>
              <w:rFonts w:ascii="Arial" w:eastAsiaTheme="minorEastAsia" w:hAnsi="Arial" w:cs="Arial"/>
              <w:noProof/>
            </w:rPr>
          </w:pPr>
          <w:hyperlink w:anchor="_Toc51939469" w:history="1">
            <w:r w:rsidRPr="00B02FF3">
              <w:rPr>
                <w:rStyle w:val="Hyperlink"/>
                <w:rFonts w:ascii="Arial" w:hAnsi="Arial" w:cs="Arial"/>
                <w:noProof/>
              </w:rPr>
              <w:t>2 Diretrizes Normativas para a Educação Infantil</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_Toc51939469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14</w:t>
            </w:r>
            <w:r w:rsidRPr="00B02FF3">
              <w:rPr>
                <w:rFonts w:ascii="Arial" w:hAnsi="Arial" w:cs="Arial"/>
                <w:noProof/>
                <w:webHidden/>
              </w:rPr>
              <w:fldChar w:fldCharType="end"/>
            </w:r>
          </w:hyperlink>
        </w:p>
        <w:p w14:paraId="5E4090A3" w14:textId="1378DDBF" w:rsidR="00B02FF3" w:rsidRPr="00B02FF3" w:rsidRDefault="00B02FF3">
          <w:pPr>
            <w:pStyle w:val="Sumrio1"/>
            <w:tabs>
              <w:tab w:val="right" w:leader="dot" w:pos="8494"/>
            </w:tabs>
            <w:rPr>
              <w:rFonts w:ascii="Arial" w:eastAsiaTheme="minorEastAsia" w:hAnsi="Arial" w:cs="Arial"/>
              <w:noProof/>
            </w:rPr>
          </w:pPr>
          <w:hyperlink w:anchor="_Toc51939470" w:history="1">
            <w:r w:rsidRPr="00B02FF3">
              <w:rPr>
                <w:rStyle w:val="Hyperlink"/>
                <w:rFonts w:ascii="Arial" w:hAnsi="Arial" w:cs="Arial"/>
                <w:noProof/>
              </w:rPr>
              <w:t>3 Princípios norteadores</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_Toc51939470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16</w:t>
            </w:r>
            <w:r w:rsidRPr="00B02FF3">
              <w:rPr>
                <w:rFonts w:ascii="Arial" w:hAnsi="Arial" w:cs="Arial"/>
                <w:noProof/>
                <w:webHidden/>
              </w:rPr>
              <w:fldChar w:fldCharType="end"/>
            </w:r>
          </w:hyperlink>
        </w:p>
        <w:p w14:paraId="6DF99E78" w14:textId="6C5B9EC0" w:rsidR="00B02FF3" w:rsidRPr="00B02FF3" w:rsidRDefault="00B02FF3">
          <w:pPr>
            <w:pStyle w:val="Sumrio2"/>
            <w:tabs>
              <w:tab w:val="right" w:leader="dot" w:pos="8494"/>
            </w:tabs>
            <w:rPr>
              <w:rFonts w:ascii="Arial" w:eastAsiaTheme="minorEastAsia" w:hAnsi="Arial" w:cs="Arial"/>
              <w:noProof/>
            </w:rPr>
          </w:pPr>
          <w:hyperlink w:anchor="_Toc51939471" w:history="1">
            <w:r w:rsidRPr="00B02FF3">
              <w:rPr>
                <w:rStyle w:val="Hyperlink"/>
                <w:rFonts w:ascii="Arial" w:hAnsi="Arial" w:cs="Arial"/>
                <w:noProof/>
              </w:rPr>
              <w:t>3.1 Concepção de infância, criança e aprendizagem</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_Toc51939471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17</w:t>
            </w:r>
            <w:r w:rsidRPr="00B02FF3">
              <w:rPr>
                <w:rFonts w:ascii="Arial" w:hAnsi="Arial" w:cs="Arial"/>
                <w:noProof/>
                <w:webHidden/>
              </w:rPr>
              <w:fldChar w:fldCharType="end"/>
            </w:r>
          </w:hyperlink>
        </w:p>
        <w:p w14:paraId="1C4158F5" w14:textId="2ED67785" w:rsidR="00B02FF3" w:rsidRPr="00B02FF3" w:rsidRDefault="00B02FF3">
          <w:pPr>
            <w:pStyle w:val="Sumrio2"/>
            <w:tabs>
              <w:tab w:val="right" w:leader="dot" w:pos="8494"/>
            </w:tabs>
            <w:rPr>
              <w:rFonts w:ascii="Arial" w:eastAsiaTheme="minorEastAsia" w:hAnsi="Arial" w:cs="Arial"/>
              <w:noProof/>
            </w:rPr>
          </w:pPr>
          <w:hyperlink w:anchor="_Toc51939472" w:history="1">
            <w:r w:rsidRPr="00B02FF3">
              <w:rPr>
                <w:rStyle w:val="Hyperlink"/>
                <w:rFonts w:ascii="Arial" w:eastAsia="Arial" w:hAnsi="Arial" w:cs="Arial"/>
                <w:noProof/>
              </w:rPr>
              <w:t>3.2 Objetivo de desenvolvimento e aprendizagem e não competências e habilidades</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_Toc51939472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19</w:t>
            </w:r>
            <w:r w:rsidRPr="00B02FF3">
              <w:rPr>
                <w:rFonts w:ascii="Arial" w:hAnsi="Arial" w:cs="Arial"/>
                <w:noProof/>
                <w:webHidden/>
              </w:rPr>
              <w:fldChar w:fldCharType="end"/>
            </w:r>
          </w:hyperlink>
        </w:p>
        <w:p w14:paraId="11FE701F" w14:textId="2FE29C63" w:rsidR="00B02FF3" w:rsidRPr="00B02FF3" w:rsidRDefault="00B02FF3">
          <w:pPr>
            <w:pStyle w:val="Sumrio2"/>
            <w:tabs>
              <w:tab w:val="right" w:leader="dot" w:pos="8494"/>
            </w:tabs>
            <w:rPr>
              <w:rFonts w:ascii="Arial" w:eastAsiaTheme="minorEastAsia" w:hAnsi="Arial" w:cs="Arial"/>
              <w:noProof/>
            </w:rPr>
          </w:pPr>
          <w:hyperlink w:anchor="_Toc51939473" w:history="1">
            <w:r w:rsidRPr="00B02FF3">
              <w:rPr>
                <w:rStyle w:val="Hyperlink"/>
                <w:rFonts w:ascii="Arial" w:eastAsia="Times New Roman" w:hAnsi="Arial" w:cs="Arial"/>
                <w:noProof/>
              </w:rPr>
              <w:t>3.3 Educar e cuidar</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_Toc51939473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21</w:t>
            </w:r>
            <w:r w:rsidRPr="00B02FF3">
              <w:rPr>
                <w:rFonts w:ascii="Arial" w:hAnsi="Arial" w:cs="Arial"/>
                <w:noProof/>
                <w:webHidden/>
              </w:rPr>
              <w:fldChar w:fldCharType="end"/>
            </w:r>
          </w:hyperlink>
        </w:p>
        <w:p w14:paraId="692002D1" w14:textId="386D7C9C" w:rsidR="00B02FF3" w:rsidRPr="00B02FF3" w:rsidRDefault="00B02FF3">
          <w:pPr>
            <w:pStyle w:val="Sumrio2"/>
            <w:tabs>
              <w:tab w:val="right" w:leader="dot" w:pos="8494"/>
            </w:tabs>
            <w:rPr>
              <w:rFonts w:ascii="Arial" w:eastAsiaTheme="minorEastAsia" w:hAnsi="Arial" w:cs="Arial"/>
              <w:noProof/>
            </w:rPr>
          </w:pPr>
          <w:hyperlink w:anchor="_Toc51939474" w:history="1">
            <w:r w:rsidRPr="00B02FF3">
              <w:rPr>
                <w:rStyle w:val="Hyperlink"/>
                <w:rFonts w:ascii="Arial" w:eastAsia="Times New Roman" w:hAnsi="Arial" w:cs="Arial"/>
                <w:noProof/>
              </w:rPr>
              <w:t>3.4 As interações e as brincadeiras como princípios para a ação pedagógica</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_Toc51939474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23</w:t>
            </w:r>
            <w:r w:rsidRPr="00B02FF3">
              <w:rPr>
                <w:rFonts w:ascii="Arial" w:hAnsi="Arial" w:cs="Arial"/>
                <w:noProof/>
                <w:webHidden/>
              </w:rPr>
              <w:fldChar w:fldCharType="end"/>
            </w:r>
          </w:hyperlink>
        </w:p>
        <w:p w14:paraId="0C18F68D" w14:textId="71909A8A" w:rsidR="00B02FF3" w:rsidRPr="00B02FF3" w:rsidRDefault="00B02FF3">
          <w:pPr>
            <w:pStyle w:val="Sumrio2"/>
            <w:tabs>
              <w:tab w:val="right" w:leader="dot" w:pos="8494"/>
            </w:tabs>
            <w:rPr>
              <w:rFonts w:ascii="Arial" w:eastAsiaTheme="minorEastAsia" w:hAnsi="Arial" w:cs="Arial"/>
              <w:noProof/>
            </w:rPr>
          </w:pPr>
          <w:hyperlink w:anchor="_Toc51939475" w:history="1">
            <w:r w:rsidRPr="00B02FF3">
              <w:rPr>
                <w:rStyle w:val="Hyperlink"/>
                <w:rFonts w:ascii="Arial" w:hAnsi="Arial" w:cs="Arial"/>
                <w:noProof/>
              </w:rPr>
              <w:t>3.5 Alfabetização e letramento na Educação Infantil</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_Toc51939475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26</w:t>
            </w:r>
            <w:r w:rsidRPr="00B02FF3">
              <w:rPr>
                <w:rFonts w:ascii="Arial" w:hAnsi="Arial" w:cs="Arial"/>
                <w:noProof/>
                <w:webHidden/>
              </w:rPr>
              <w:fldChar w:fldCharType="end"/>
            </w:r>
          </w:hyperlink>
        </w:p>
        <w:p w14:paraId="34B744E8" w14:textId="695B370B" w:rsidR="00B02FF3" w:rsidRPr="00B02FF3" w:rsidRDefault="00B02FF3">
          <w:pPr>
            <w:pStyle w:val="Sumrio1"/>
            <w:tabs>
              <w:tab w:val="right" w:leader="dot" w:pos="8494"/>
            </w:tabs>
            <w:rPr>
              <w:rFonts w:ascii="Arial" w:eastAsiaTheme="minorEastAsia" w:hAnsi="Arial" w:cs="Arial"/>
              <w:noProof/>
            </w:rPr>
          </w:pPr>
          <w:hyperlink w:anchor="_Toc51939476" w:history="1">
            <w:r w:rsidRPr="00B02FF3">
              <w:rPr>
                <w:rStyle w:val="Hyperlink"/>
                <w:rFonts w:ascii="Arial" w:hAnsi="Arial" w:cs="Arial"/>
                <w:noProof/>
              </w:rPr>
              <w:t>4 A Escola SESI – Educação Infantil</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_Toc51939476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29</w:t>
            </w:r>
            <w:r w:rsidRPr="00B02FF3">
              <w:rPr>
                <w:rFonts w:ascii="Arial" w:hAnsi="Arial" w:cs="Arial"/>
                <w:noProof/>
                <w:webHidden/>
              </w:rPr>
              <w:fldChar w:fldCharType="end"/>
            </w:r>
          </w:hyperlink>
        </w:p>
        <w:p w14:paraId="75DB4F45" w14:textId="1B091E90" w:rsidR="00B02FF3" w:rsidRPr="00B02FF3" w:rsidRDefault="00B02FF3">
          <w:pPr>
            <w:pStyle w:val="Sumrio2"/>
            <w:tabs>
              <w:tab w:val="right" w:leader="dot" w:pos="8494"/>
            </w:tabs>
            <w:rPr>
              <w:rFonts w:ascii="Arial" w:eastAsiaTheme="minorEastAsia" w:hAnsi="Arial" w:cs="Arial"/>
              <w:noProof/>
            </w:rPr>
          </w:pPr>
          <w:hyperlink w:anchor="_Toc51939477" w:history="1">
            <w:r w:rsidRPr="00B02FF3">
              <w:rPr>
                <w:rStyle w:val="Hyperlink"/>
                <w:rFonts w:ascii="Arial" w:eastAsia="Arial" w:hAnsi="Arial" w:cs="Arial"/>
                <w:noProof/>
              </w:rPr>
              <w:t>4.1 Currículo SESI</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_Toc51939477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30</w:t>
            </w:r>
            <w:r w:rsidRPr="00B02FF3">
              <w:rPr>
                <w:rFonts w:ascii="Arial" w:hAnsi="Arial" w:cs="Arial"/>
                <w:noProof/>
                <w:webHidden/>
              </w:rPr>
              <w:fldChar w:fldCharType="end"/>
            </w:r>
          </w:hyperlink>
        </w:p>
        <w:p w14:paraId="797D05D8" w14:textId="4B660B0D" w:rsidR="00B02FF3" w:rsidRPr="00B02FF3" w:rsidRDefault="00B02FF3">
          <w:pPr>
            <w:pStyle w:val="Sumrio2"/>
            <w:tabs>
              <w:tab w:val="right" w:leader="dot" w:pos="8494"/>
            </w:tabs>
            <w:rPr>
              <w:rFonts w:ascii="Arial" w:eastAsiaTheme="minorEastAsia" w:hAnsi="Arial" w:cs="Arial"/>
              <w:noProof/>
            </w:rPr>
          </w:pPr>
          <w:hyperlink w:anchor="_Toc51939478" w:history="1">
            <w:r w:rsidRPr="00B02FF3">
              <w:rPr>
                <w:rStyle w:val="Hyperlink"/>
                <w:rFonts w:ascii="Arial" w:eastAsia="Arial" w:hAnsi="Arial" w:cs="Arial"/>
                <w:noProof/>
              </w:rPr>
              <w:t>4.2 Eixos SESI para a Educação Infantil</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_Toc51939478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41</w:t>
            </w:r>
            <w:r w:rsidRPr="00B02FF3">
              <w:rPr>
                <w:rFonts w:ascii="Arial" w:hAnsi="Arial" w:cs="Arial"/>
                <w:noProof/>
                <w:webHidden/>
              </w:rPr>
              <w:fldChar w:fldCharType="end"/>
            </w:r>
          </w:hyperlink>
        </w:p>
        <w:p w14:paraId="4C56325E" w14:textId="157E630D" w:rsidR="00B02FF3" w:rsidRPr="00B02FF3" w:rsidRDefault="00B02FF3">
          <w:pPr>
            <w:pStyle w:val="Sumrio1"/>
            <w:tabs>
              <w:tab w:val="right" w:leader="dot" w:pos="8494"/>
            </w:tabs>
            <w:rPr>
              <w:rFonts w:ascii="Arial" w:eastAsiaTheme="minorEastAsia" w:hAnsi="Arial" w:cs="Arial"/>
              <w:noProof/>
            </w:rPr>
          </w:pPr>
          <w:hyperlink w:anchor="_Toc51939479" w:history="1">
            <w:r w:rsidRPr="00B02FF3">
              <w:rPr>
                <w:rStyle w:val="Hyperlink"/>
                <w:rFonts w:ascii="Arial" w:hAnsi="Arial" w:cs="Arial"/>
                <w:noProof/>
              </w:rPr>
              <w:t>5 Organização curricular SESI</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_Toc51939479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47</w:t>
            </w:r>
            <w:r w:rsidRPr="00B02FF3">
              <w:rPr>
                <w:rFonts w:ascii="Arial" w:hAnsi="Arial" w:cs="Arial"/>
                <w:noProof/>
                <w:webHidden/>
              </w:rPr>
              <w:fldChar w:fldCharType="end"/>
            </w:r>
          </w:hyperlink>
        </w:p>
        <w:p w14:paraId="21D72694" w14:textId="6E226F22" w:rsidR="00B02FF3" w:rsidRPr="00B02FF3" w:rsidRDefault="00B02FF3">
          <w:pPr>
            <w:pStyle w:val="Sumrio2"/>
            <w:tabs>
              <w:tab w:val="right" w:leader="dot" w:pos="8494"/>
            </w:tabs>
            <w:rPr>
              <w:rFonts w:ascii="Arial" w:eastAsiaTheme="minorEastAsia" w:hAnsi="Arial" w:cs="Arial"/>
              <w:noProof/>
            </w:rPr>
          </w:pPr>
          <w:hyperlink w:anchor="_Toc51939480" w:history="1">
            <w:r w:rsidRPr="00B02FF3">
              <w:rPr>
                <w:rStyle w:val="Hyperlink"/>
                <w:rFonts w:ascii="Arial" w:eastAsia="Arial" w:hAnsi="Arial" w:cs="Arial"/>
                <w:noProof/>
              </w:rPr>
              <w:t>5.1 Competências gerais da Educação Básica</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_Toc51939480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48</w:t>
            </w:r>
            <w:r w:rsidRPr="00B02FF3">
              <w:rPr>
                <w:rFonts w:ascii="Arial" w:hAnsi="Arial" w:cs="Arial"/>
                <w:noProof/>
                <w:webHidden/>
              </w:rPr>
              <w:fldChar w:fldCharType="end"/>
            </w:r>
          </w:hyperlink>
        </w:p>
        <w:p w14:paraId="55EFBADB" w14:textId="5E8AF906" w:rsidR="00B02FF3" w:rsidRPr="00B02FF3" w:rsidRDefault="00B02FF3">
          <w:pPr>
            <w:pStyle w:val="Sumrio2"/>
            <w:tabs>
              <w:tab w:val="right" w:leader="dot" w:pos="8494"/>
            </w:tabs>
            <w:rPr>
              <w:rFonts w:ascii="Arial" w:eastAsiaTheme="minorEastAsia" w:hAnsi="Arial" w:cs="Arial"/>
              <w:noProof/>
            </w:rPr>
          </w:pPr>
          <w:hyperlink w:anchor="_Toc51939481" w:history="1">
            <w:r w:rsidRPr="00B02FF3">
              <w:rPr>
                <w:rStyle w:val="Hyperlink"/>
                <w:rFonts w:ascii="Arial" w:eastAsia="Arial" w:hAnsi="Arial" w:cs="Arial"/>
                <w:noProof/>
              </w:rPr>
              <w:t>5.2 Direitos de aprendizagem e desenvolvimento</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_Toc51939481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49</w:t>
            </w:r>
            <w:r w:rsidRPr="00B02FF3">
              <w:rPr>
                <w:rFonts w:ascii="Arial" w:hAnsi="Arial" w:cs="Arial"/>
                <w:noProof/>
                <w:webHidden/>
              </w:rPr>
              <w:fldChar w:fldCharType="end"/>
            </w:r>
          </w:hyperlink>
        </w:p>
        <w:p w14:paraId="68E03B26" w14:textId="576367A9" w:rsidR="00B02FF3" w:rsidRPr="00B02FF3" w:rsidRDefault="00B02FF3">
          <w:pPr>
            <w:pStyle w:val="Sumrio2"/>
            <w:tabs>
              <w:tab w:val="right" w:leader="dot" w:pos="8494"/>
            </w:tabs>
            <w:rPr>
              <w:rFonts w:ascii="Arial" w:eastAsiaTheme="minorEastAsia" w:hAnsi="Arial" w:cs="Arial"/>
              <w:noProof/>
            </w:rPr>
          </w:pPr>
          <w:hyperlink w:anchor="_Toc51939482" w:history="1">
            <w:r w:rsidRPr="00B02FF3">
              <w:rPr>
                <w:rStyle w:val="Hyperlink"/>
                <w:rFonts w:ascii="Arial" w:eastAsia="Arial" w:hAnsi="Arial" w:cs="Arial"/>
                <w:noProof/>
              </w:rPr>
              <w:t>5.3 Campos de experiências</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_Toc51939482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50</w:t>
            </w:r>
            <w:r w:rsidRPr="00B02FF3">
              <w:rPr>
                <w:rFonts w:ascii="Arial" w:hAnsi="Arial" w:cs="Arial"/>
                <w:noProof/>
                <w:webHidden/>
              </w:rPr>
              <w:fldChar w:fldCharType="end"/>
            </w:r>
          </w:hyperlink>
        </w:p>
        <w:p w14:paraId="7D4A079A" w14:textId="112626A4" w:rsidR="00B02FF3" w:rsidRPr="00B02FF3" w:rsidRDefault="00B02FF3">
          <w:pPr>
            <w:pStyle w:val="Sumrio3"/>
            <w:tabs>
              <w:tab w:val="right" w:leader="dot" w:pos="8494"/>
            </w:tabs>
            <w:rPr>
              <w:rFonts w:ascii="Arial" w:eastAsiaTheme="minorEastAsia" w:hAnsi="Arial" w:cs="Arial"/>
              <w:noProof/>
            </w:rPr>
          </w:pPr>
          <w:hyperlink w:anchor="_Toc51939483" w:history="1">
            <w:r w:rsidRPr="00B02FF3">
              <w:rPr>
                <w:rStyle w:val="Hyperlink"/>
                <w:rFonts w:ascii="Arial" w:hAnsi="Arial" w:cs="Arial"/>
                <w:noProof/>
              </w:rPr>
              <w:t>5.3.1 O eu, o outro e o nós</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_Toc51939483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53</w:t>
            </w:r>
            <w:r w:rsidRPr="00B02FF3">
              <w:rPr>
                <w:rFonts w:ascii="Arial" w:hAnsi="Arial" w:cs="Arial"/>
                <w:noProof/>
                <w:webHidden/>
              </w:rPr>
              <w:fldChar w:fldCharType="end"/>
            </w:r>
          </w:hyperlink>
        </w:p>
        <w:p w14:paraId="1C12A73E" w14:textId="16013E0E" w:rsidR="00B02FF3" w:rsidRPr="00B02FF3" w:rsidRDefault="00B02FF3">
          <w:pPr>
            <w:pStyle w:val="Sumrio3"/>
            <w:tabs>
              <w:tab w:val="right" w:leader="dot" w:pos="8494"/>
            </w:tabs>
            <w:rPr>
              <w:rFonts w:ascii="Arial" w:eastAsiaTheme="minorEastAsia" w:hAnsi="Arial" w:cs="Arial"/>
              <w:noProof/>
            </w:rPr>
          </w:pPr>
          <w:hyperlink w:anchor="_Toc51939484" w:history="1">
            <w:r w:rsidRPr="00B02FF3">
              <w:rPr>
                <w:rStyle w:val="Hyperlink"/>
                <w:rFonts w:ascii="Arial" w:hAnsi="Arial" w:cs="Arial"/>
                <w:bCs/>
                <w:iCs/>
                <w:noProof/>
              </w:rPr>
              <w:t>Fonte: Elaborado pelo SESI</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_Toc51939484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55</w:t>
            </w:r>
            <w:r w:rsidRPr="00B02FF3">
              <w:rPr>
                <w:rFonts w:ascii="Arial" w:hAnsi="Arial" w:cs="Arial"/>
                <w:noProof/>
                <w:webHidden/>
              </w:rPr>
              <w:fldChar w:fldCharType="end"/>
            </w:r>
          </w:hyperlink>
        </w:p>
        <w:p w14:paraId="12A6B896" w14:textId="7055A245" w:rsidR="00B02FF3" w:rsidRPr="00B02FF3" w:rsidRDefault="00B02FF3">
          <w:pPr>
            <w:pStyle w:val="Sumrio3"/>
            <w:tabs>
              <w:tab w:val="right" w:leader="dot" w:pos="8494"/>
            </w:tabs>
            <w:rPr>
              <w:rFonts w:ascii="Arial" w:eastAsiaTheme="minorEastAsia" w:hAnsi="Arial" w:cs="Arial"/>
              <w:noProof/>
            </w:rPr>
          </w:pPr>
          <w:hyperlink w:anchor="_Toc51939485" w:history="1">
            <w:r w:rsidRPr="00B02FF3">
              <w:rPr>
                <w:rStyle w:val="Hyperlink"/>
                <w:rFonts w:ascii="Arial" w:hAnsi="Arial" w:cs="Arial"/>
                <w:noProof/>
              </w:rPr>
              <w:t>5.3.2</w:t>
            </w:r>
            <w:r w:rsidRPr="00B02FF3">
              <w:rPr>
                <w:rStyle w:val="Hyperlink"/>
                <w:rFonts w:ascii="Arial" w:eastAsia="Open Sans" w:hAnsi="Arial" w:cs="Arial"/>
                <w:noProof/>
              </w:rPr>
              <w:t xml:space="preserve"> </w:t>
            </w:r>
            <w:r w:rsidRPr="00B02FF3">
              <w:rPr>
                <w:rStyle w:val="Hyperlink"/>
                <w:rFonts w:ascii="Arial" w:hAnsi="Arial" w:cs="Arial"/>
                <w:noProof/>
              </w:rPr>
              <w:t>Corpo, gestos e movimentos</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_Toc51939485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55</w:t>
            </w:r>
            <w:r w:rsidRPr="00B02FF3">
              <w:rPr>
                <w:rFonts w:ascii="Arial" w:hAnsi="Arial" w:cs="Arial"/>
                <w:noProof/>
                <w:webHidden/>
              </w:rPr>
              <w:fldChar w:fldCharType="end"/>
            </w:r>
          </w:hyperlink>
        </w:p>
        <w:p w14:paraId="21041BC6" w14:textId="24F6A24D" w:rsidR="00B02FF3" w:rsidRPr="00B02FF3" w:rsidRDefault="00B02FF3">
          <w:pPr>
            <w:pStyle w:val="Sumrio3"/>
            <w:tabs>
              <w:tab w:val="right" w:leader="dot" w:pos="8494"/>
            </w:tabs>
            <w:rPr>
              <w:rFonts w:ascii="Arial" w:eastAsiaTheme="minorEastAsia" w:hAnsi="Arial" w:cs="Arial"/>
              <w:noProof/>
            </w:rPr>
          </w:pPr>
          <w:hyperlink w:anchor="_Toc51939486" w:history="1">
            <w:r w:rsidRPr="00B02FF3">
              <w:rPr>
                <w:rStyle w:val="Hyperlink"/>
                <w:rFonts w:ascii="Arial" w:hAnsi="Arial" w:cs="Arial"/>
                <w:noProof/>
              </w:rPr>
              <w:t>5.3.3</w:t>
            </w:r>
            <w:r w:rsidRPr="00B02FF3">
              <w:rPr>
                <w:rStyle w:val="Hyperlink"/>
                <w:rFonts w:ascii="Arial" w:eastAsia="Open Sans" w:hAnsi="Arial" w:cs="Arial"/>
                <w:iCs/>
                <w:noProof/>
              </w:rPr>
              <w:t xml:space="preserve"> </w:t>
            </w:r>
            <w:r w:rsidRPr="00B02FF3">
              <w:rPr>
                <w:rStyle w:val="Hyperlink"/>
                <w:rFonts w:ascii="Arial" w:hAnsi="Arial" w:cs="Arial"/>
                <w:noProof/>
              </w:rPr>
              <w:t>Traços, sons, cores e formas</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_Toc51939486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56</w:t>
            </w:r>
            <w:r w:rsidRPr="00B02FF3">
              <w:rPr>
                <w:rFonts w:ascii="Arial" w:hAnsi="Arial" w:cs="Arial"/>
                <w:noProof/>
                <w:webHidden/>
              </w:rPr>
              <w:fldChar w:fldCharType="end"/>
            </w:r>
          </w:hyperlink>
        </w:p>
        <w:p w14:paraId="35AA4722" w14:textId="22B6E234" w:rsidR="00B02FF3" w:rsidRPr="00B02FF3" w:rsidRDefault="00B02FF3">
          <w:pPr>
            <w:pStyle w:val="Sumrio2"/>
            <w:tabs>
              <w:tab w:val="right" w:leader="dot" w:pos="8494"/>
            </w:tabs>
            <w:rPr>
              <w:rFonts w:ascii="Arial" w:eastAsiaTheme="minorEastAsia" w:hAnsi="Arial" w:cs="Arial"/>
              <w:noProof/>
            </w:rPr>
          </w:pPr>
          <w:hyperlink w:anchor="_Toc51939487" w:history="1">
            <w:r w:rsidRPr="00B02FF3">
              <w:rPr>
                <w:rStyle w:val="Hyperlink"/>
                <w:rFonts w:ascii="Arial" w:eastAsia="Arial" w:hAnsi="Arial" w:cs="Arial"/>
                <w:noProof/>
              </w:rPr>
              <w:t>5.4 Objetivos de aprendizagem e desenvolvimento</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_Toc51939487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64</w:t>
            </w:r>
            <w:r w:rsidRPr="00B02FF3">
              <w:rPr>
                <w:rFonts w:ascii="Arial" w:hAnsi="Arial" w:cs="Arial"/>
                <w:noProof/>
                <w:webHidden/>
              </w:rPr>
              <w:fldChar w:fldCharType="end"/>
            </w:r>
          </w:hyperlink>
        </w:p>
        <w:p w14:paraId="6077B2C6" w14:textId="40118B4E" w:rsidR="00B02FF3" w:rsidRPr="00B02FF3" w:rsidRDefault="00B02FF3">
          <w:pPr>
            <w:pStyle w:val="Sumrio2"/>
            <w:tabs>
              <w:tab w:val="right" w:leader="dot" w:pos="8494"/>
            </w:tabs>
            <w:rPr>
              <w:rFonts w:ascii="Arial" w:eastAsiaTheme="minorEastAsia" w:hAnsi="Arial" w:cs="Arial"/>
              <w:noProof/>
            </w:rPr>
          </w:pPr>
          <w:hyperlink w:anchor="_Toc51939488" w:history="1">
            <w:r w:rsidRPr="00B02FF3">
              <w:rPr>
                <w:rStyle w:val="Hyperlink"/>
                <w:rFonts w:ascii="Arial" w:hAnsi="Arial" w:cs="Arial"/>
                <w:noProof/>
              </w:rPr>
              <w:t>5.5 Educação para o Desenvolvimento Sustentável – Agenda 2030/ONU</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_Toc51939488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66</w:t>
            </w:r>
            <w:r w:rsidRPr="00B02FF3">
              <w:rPr>
                <w:rFonts w:ascii="Arial" w:hAnsi="Arial" w:cs="Arial"/>
                <w:noProof/>
                <w:webHidden/>
              </w:rPr>
              <w:fldChar w:fldCharType="end"/>
            </w:r>
          </w:hyperlink>
        </w:p>
        <w:p w14:paraId="6B124472" w14:textId="55A08AE6" w:rsidR="00B02FF3" w:rsidRPr="00B02FF3" w:rsidRDefault="00B02FF3">
          <w:pPr>
            <w:pStyle w:val="Sumrio2"/>
            <w:tabs>
              <w:tab w:val="right" w:leader="dot" w:pos="8494"/>
            </w:tabs>
            <w:rPr>
              <w:rFonts w:ascii="Arial" w:eastAsiaTheme="minorEastAsia" w:hAnsi="Arial" w:cs="Arial"/>
              <w:noProof/>
            </w:rPr>
          </w:pPr>
          <w:hyperlink w:anchor="_Toc51939489" w:history="1">
            <w:r w:rsidRPr="00B02FF3">
              <w:rPr>
                <w:rStyle w:val="Hyperlink"/>
                <w:rFonts w:ascii="Arial" w:hAnsi="Arial" w:cs="Arial"/>
                <w:noProof/>
              </w:rPr>
              <w:t>5.6 Matriz de Referência Curricular</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_Toc51939489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68</w:t>
            </w:r>
            <w:r w:rsidRPr="00B02FF3">
              <w:rPr>
                <w:rFonts w:ascii="Arial" w:hAnsi="Arial" w:cs="Arial"/>
                <w:noProof/>
                <w:webHidden/>
              </w:rPr>
              <w:fldChar w:fldCharType="end"/>
            </w:r>
          </w:hyperlink>
        </w:p>
        <w:p w14:paraId="36D8C68C" w14:textId="5646FBD8" w:rsidR="00B02FF3" w:rsidRPr="00B02FF3" w:rsidRDefault="00B02FF3">
          <w:pPr>
            <w:pStyle w:val="Sumrio1"/>
            <w:tabs>
              <w:tab w:val="right" w:leader="dot" w:pos="8494"/>
            </w:tabs>
            <w:rPr>
              <w:rFonts w:ascii="Arial" w:eastAsiaTheme="minorEastAsia" w:hAnsi="Arial" w:cs="Arial"/>
              <w:noProof/>
            </w:rPr>
          </w:pPr>
          <w:hyperlink w:anchor="_Toc51939490" w:history="1">
            <w:r w:rsidRPr="00B02FF3">
              <w:rPr>
                <w:rStyle w:val="Hyperlink"/>
                <w:rFonts w:ascii="Arial" w:eastAsia="Times New Roman" w:hAnsi="Arial" w:cs="Arial"/>
                <w:b/>
                <w:bCs/>
                <w:noProof/>
              </w:rPr>
              <w:t>SESI – Educação Infantil</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_Toc51939490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59</w:t>
            </w:r>
            <w:r w:rsidRPr="00B02FF3">
              <w:rPr>
                <w:rFonts w:ascii="Arial" w:hAnsi="Arial" w:cs="Arial"/>
                <w:noProof/>
                <w:webHidden/>
              </w:rPr>
              <w:fldChar w:fldCharType="end"/>
            </w:r>
          </w:hyperlink>
        </w:p>
        <w:p w14:paraId="3545A986" w14:textId="29C7E50E" w:rsidR="00B02FF3" w:rsidRPr="00B02FF3" w:rsidRDefault="00B02FF3">
          <w:pPr>
            <w:pStyle w:val="Sumrio1"/>
            <w:tabs>
              <w:tab w:val="left" w:pos="440"/>
              <w:tab w:val="right" w:leader="dot" w:pos="8494"/>
            </w:tabs>
            <w:rPr>
              <w:rFonts w:ascii="Arial" w:eastAsiaTheme="minorEastAsia" w:hAnsi="Arial" w:cs="Arial"/>
              <w:noProof/>
            </w:rPr>
          </w:pPr>
          <w:hyperlink w:anchor="_Toc51939491" w:history="1">
            <w:r w:rsidRPr="00B02FF3">
              <w:rPr>
                <w:rStyle w:val="Hyperlink"/>
                <w:rFonts w:ascii="Arial" w:eastAsia="Arial" w:hAnsi="Arial" w:cs="Arial"/>
                <w:noProof/>
              </w:rPr>
              <w:t>6.</w:t>
            </w:r>
            <w:r w:rsidRPr="00B02FF3">
              <w:rPr>
                <w:rFonts w:ascii="Arial" w:eastAsiaTheme="minorEastAsia" w:hAnsi="Arial" w:cs="Arial"/>
                <w:noProof/>
              </w:rPr>
              <w:tab/>
            </w:r>
            <w:r w:rsidRPr="00B02FF3">
              <w:rPr>
                <w:rStyle w:val="Hyperlink"/>
                <w:rFonts w:ascii="Arial" w:hAnsi="Arial" w:cs="Arial"/>
                <w:noProof/>
              </w:rPr>
              <w:t>Organização do Trabalho Pedagógico (OTP)</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_Toc51939491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2</w:t>
            </w:r>
            <w:r w:rsidRPr="00B02FF3">
              <w:rPr>
                <w:rFonts w:ascii="Arial" w:hAnsi="Arial" w:cs="Arial"/>
                <w:noProof/>
                <w:webHidden/>
              </w:rPr>
              <w:fldChar w:fldCharType="end"/>
            </w:r>
          </w:hyperlink>
        </w:p>
        <w:p w14:paraId="4C854A27" w14:textId="07F17F3B" w:rsidR="00B02FF3" w:rsidRPr="00B02FF3" w:rsidRDefault="00B02FF3">
          <w:pPr>
            <w:pStyle w:val="Sumrio1"/>
            <w:tabs>
              <w:tab w:val="left" w:pos="440"/>
              <w:tab w:val="right" w:leader="dot" w:pos="8494"/>
            </w:tabs>
            <w:rPr>
              <w:rFonts w:ascii="Arial" w:eastAsiaTheme="minorEastAsia" w:hAnsi="Arial" w:cs="Arial"/>
              <w:noProof/>
            </w:rPr>
          </w:pPr>
          <w:hyperlink w:anchor="_Toc51939492" w:history="1">
            <w:r w:rsidRPr="00B02FF3">
              <w:rPr>
                <w:rStyle w:val="Hyperlink"/>
                <w:rFonts w:ascii="Arial" w:eastAsia="Arial" w:hAnsi="Arial" w:cs="Arial"/>
                <w:noProof/>
              </w:rPr>
              <w:t>7.</w:t>
            </w:r>
            <w:r w:rsidRPr="00B02FF3">
              <w:rPr>
                <w:rFonts w:ascii="Arial" w:eastAsiaTheme="minorEastAsia" w:hAnsi="Arial" w:cs="Arial"/>
                <w:noProof/>
              </w:rPr>
              <w:tab/>
            </w:r>
            <w:r w:rsidRPr="00B02FF3">
              <w:rPr>
                <w:rStyle w:val="Hyperlink"/>
                <w:rFonts w:ascii="Arial" w:hAnsi="Arial" w:cs="Arial"/>
                <w:noProof/>
              </w:rPr>
              <w:t>Diretrizes metodológicas</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_Toc51939492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4</w:t>
            </w:r>
            <w:r w:rsidRPr="00B02FF3">
              <w:rPr>
                <w:rFonts w:ascii="Arial" w:hAnsi="Arial" w:cs="Arial"/>
                <w:noProof/>
                <w:webHidden/>
              </w:rPr>
              <w:fldChar w:fldCharType="end"/>
            </w:r>
          </w:hyperlink>
        </w:p>
        <w:p w14:paraId="307A9728" w14:textId="703D9E90" w:rsidR="00B02FF3" w:rsidRPr="00B02FF3" w:rsidRDefault="00B02FF3">
          <w:pPr>
            <w:pStyle w:val="Sumrio2"/>
            <w:tabs>
              <w:tab w:val="right" w:leader="dot" w:pos="8494"/>
            </w:tabs>
            <w:rPr>
              <w:rFonts w:ascii="Arial" w:eastAsiaTheme="minorEastAsia" w:hAnsi="Arial" w:cs="Arial"/>
              <w:noProof/>
            </w:rPr>
          </w:pPr>
          <w:hyperlink w:anchor="_Toc51939493" w:history="1">
            <w:r w:rsidRPr="00B02FF3">
              <w:rPr>
                <w:rStyle w:val="Hyperlink"/>
                <w:rFonts w:ascii="Arial" w:eastAsia="Times New Roman" w:hAnsi="Arial" w:cs="Arial"/>
                <w:noProof/>
              </w:rPr>
              <w:t>7.1 Eixos Estruturantes do Planejamento na Educação Infantil</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_Toc51939493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5</w:t>
            </w:r>
            <w:r w:rsidRPr="00B02FF3">
              <w:rPr>
                <w:rFonts w:ascii="Arial" w:hAnsi="Arial" w:cs="Arial"/>
                <w:noProof/>
                <w:webHidden/>
              </w:rPr>
              <w:fldChar w:fldCharType="end"/>
            </w:r>
          </w:hyperlink>
        </w:p>
        <w:p w14:paraId="6A059CF7" w14:textId="0804E7C0" w:rsidR="00B02FF3" w:rsidRPr="00B02FF3" w:rsidRDefault="00B02FF3">
          <w:pPr>
            <w:pStyle w:val="Sumrio2"/>
            <w:tabs>
              <w:tab w:val="right" w:leader="dot" w:pos="8494"/>
            </w:tabs>
            <w:rPr>
              <w:rFonts w:ascii="Arial" w:eastAsiaTheme="minorEastAsia" w:hAnsi="Arial" w:cs="Arial"/>
              <w:noProof/>
            </w:rPr>
          </w:pPr>
          <w:hyperlink w:anchor="_Toc51939494" w:history="1">
            <w:r w:rsidRPr="00B02FF3">
              <w:rPr>
                <w:rStyle w:val="Hyperlink"/>
                <w:rFonts w:ascii="Arial" w:eastAsia="Times New Roman" w:hAnsi="Arial" w:cs="Arial"/>
                <w:noProof/>
              </w:rPr>
              <w:t>7.2 Planejamento/Projeto de Trabalho</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_Toc51939494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7</w:t>
            </w:r>
            <w:r w:rsidRPr="00B02FF3">
              <w:rPr>
                <w:rFonts w:ascii="Arial" w:hAnsi="Arial" w:cs="Arial"/>
                <w:noProof/>
                <w:webHidden/>
              </w:rPr>
              <w:fldChar w:fldCharType="end"/>
            </w:r>
          </w:hyperlink>
        </w:p>
        <w:p w14:paraId="74639BD9" w14:textId="4E756B57" w:rsidR="00B02FF3" w:rsidRPr="00B02FF3" w:rsidRDefault="00B02FF3">
          <w:pPr>
            <w:pStyle w:val="Sumrio2"/>
            <w:tabs>
              <w:tab w:val="right" w:leader="dot" w:pos="8494"/>
            </w:tabs>
            <w:rPr>
              <w:rFonts w:ascii="Arial" w:eastAsiaTheme="minorEastAsia" w:hAnsi="Arial" w:cs="Arial"/>
              <w:noProof/>
            </w:rPr>
          </w:pPr>
          <w:hyperlink w:anchor="_Toc51939495" w:history="1">
            <w:r w:rsidRPr="00B02FF3">
              <w:rPr>
                <w:rStyle w:val="Hyperlink"/>
                <w:rFonts w:ascii="Arial" w:eastAsia="Times New Roman" w:hAnsi="Arial" w:cs="Arial"/>
                <w:noProof/>
              </w:rPr>
              <w:t>7.3 Organização dos tempos e dos espaços</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_Toc51939495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9</w:t>
            </w:r>
            <w:r w:rsidRPr="00B02FF3">
              <w:rPr>
                <w:rFonts w:ascii="Arial" w:hAnsi="Arial" w:cs="Arial"/>
                <w:noProof/>
                <w:webHidden/>
              </w:rPr>
              <w:fldChar w:fldCharType="end"/>
            </w:r>
          </w:hyperlink>
        </w:p>
        <w:p w14:paraId="2C5ED828" w14:textId="3849463E" w:rsidR="00B02FF3" w:rsidRPr="00B02FF3" w:rsidRDefault="00B02FF3">
          <w:pPr>
            <w:pStyle w:val="Sumrio1"/>
            <w:tabs>
              <w:tab w:val="left" w:pos="440"/>
              <w:tab w:val="right" w:leader="dot" w:pos="8494"/>
            </w:tabs>
            <w:rPr>
              <w:rFonts w:ascii="Arial" w:eastAsiaTheme="minorEastAsia" w:hAnsi="Arial" w:cs="Arial"/>
              <w:noProof/>
            </w:rPr>
          </w:pPr>
          <w:hyperlink w:anchor="_Toc51939496" w:history="1">
            <w:r w:rsidRPr="00B02FF3">
              <w:rPr>
                <w:rStyle w:val="Hyperlink"/>
                <w:rFonts w:ascii="Arial" w:hAnsi="Arial" w:cs="Arial"/>
                <w:noProof/>
              </w:rPr>
              <w:t>8.</w:t>
            </w:r>
            <w:r w:rsidRPr="00B02FF3">
              <w:rPr>
                <w:rFonts w:ascii="Arial" w:eastAsiaTheme="minorEastAsia" w:hAnsi="Arial" w:cs="Arial"/>
                <w:noProof/>
              </w:rPr>
              <w:tab/>
            </w:r>
            <w:r w:rsidRPr="00B02FF3">
              <w:rPr>
                <w:rStyle w:val="Hyperlink"/>
                <w:rFonts w:ascii="Arial" w:hAnsi="Arial" w:cs="Arial"/>
                <w:noProof/>
              </w:rPr>
              <w:t>Diretrizes para a avaliação</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_Toc51939496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15</w:t>
            </w:r>
            <w:r w:rsidRPr="00B02FF3">
              <w:rPr>
                <w:rFonts w:ascii="Arial" w:hAnsi="Arial" w:cs="Arial"/>
                <w:noProof/>
                <w:webHidden/>
              </w:rPr>
              <w:fldChar w:fldCharType="end"/>
            </w:r>
          </w:hyperlink>
        </w:p>
        <w:p w14:paraId="4D9747FA" w14:textId="360A9D14" w:rsidR="00B02FF3" w:rsidRPr="00B02FF3" w:rsidRDefault="00B02FF3">
          <w:pPr>
            <w:pStyle w:val="Sumrio2"/>
            <w:tabs>
              <w:tab w:val="right" w:leader="dot" w:pos="8494"/>
            </w:tabs>
            <w:rPr>
              <w:rFonts w:ascii="Arial" w:eastAsiaTheme="minorEastAsia" w:hAnsi="Arial" w:cs="Arial"/>
              <w:noProof/>
            </w:rPr>
          </w:pPr>
          <w:hyperlink w:anchor="_Toc51939497" w:history="1">
            <w:r w:rsidRPr="00B02FF3">
              <w:rPr>
                <w:rStyle w:val="Hyperlink"/>
                <w:rFonts w:ascii="Arial" w:eastAsia="Arial" w:hAnsi="Arial" w:cs="Arial"/>
                <w:noProof/>
              </w:rPr>
              <w:t>8.1 Portfólio: evidências de aprendizagem</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_Toc51939497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17</w:t>
            </w:r>
            <w:r w:rsidRPr="00B02FF3">
              <w:rPr>
                <w:rFonts w:ascii="Arial" w:hAnsi="Arial" w:cs="Arial"/>
                <w:noProof/>
                <w:webHidden/>
              </w:rPr>
              <w:fldChar w:fldCharType="end"/>
            </w:r>
          </w:hyperlink>
        </w:p>
        <w:p w14:paraId="3FB12CAB" w14:textId="0892DBED" w:rsidR="00B02FF3" w:rsidRPr="00B02FF3" w:rsidRDefault="00B02FF3">
          <w:pPr>
            <w:pStyle w:val="Sumrio2"/>
            <w:tabs>
              <w:tab w:val="right" w:leader="dot" w:pos="8494"/>
            </w:tabs>
            <w:rPr>
              <w:rFonts w:ascii="Arial" w:eastAsiaTheme="minorEastAsia" w:hAnsi="Arial" w:cs="Arial"/>
              <w:noProof/>
            </w:rPr>
          </w:pPr>
          <w:hyperlink w:anchor="_Toc51939498" w:history="1">
            <w:r w:rsidRPr="00B02FF3">
              <w:rPr>
                <w:rStyle w:val="Hyperlink"/>
                <w:rFonts w:ascii="Arial" w:eastAsia="Arial" w:hAnsi="Arial" w:cs="Arial"/>
                <w:noProof/>
              </w:rPr>
              <w:t>8.2 Portfólio sob o olhar da criança</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_Toc51939498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18</w:t>
            </w:r>
            <w:r w:rsidRPr="00B02FF3">
              <w:rPr>
                <w:rFonts w:ascii="Arial" w:hAnsi="Arial" w:cs="Arial"/>
                <w:noProof/>
                <w:webHidden/>
              </w:rPr>
              <w:fldChar w:fldCharType="end"/>
            </w:r>
          </w:hyperlink>
        </w:p>
        <w:p w14:paraId="0B0B76B7" w14:textId="49C4079D" w:rsidR="00B02FF3" w:rsidRPr="00B02FF3" w:rsidRDefault="00B02FF3">
          <w:pPr>
            <w:pStyle w:val="Sumrio1"/>
            <w:tabs>
              <w:tab w:val="right" w:leader="dot" w:pos="8494"/>
            </w:tabs>
            <w:rPr>
              <w:rFonts w:ascii="Arial" w:eastAsiaTheme="minorEastAsia" w:hAnsi="Arial" w:cs="Arial"/>
              <w:noProof/>
            </w:rPr>
          </w:pPr>
          <w:hyperlink w:anchor="_Toc51939499" w:history="1">
            <w:r w:rsidRPr="00B02FF3">
              <w:rPr>
                <w:rStyle w:val="Hyperlink"/>
                <w:rFonts w:ascii="Arial" w:hAnsi="Arial" w:cs="Arial"/>
                <w:noProof/>
              </w:rPr>
              <w:t>9 Educação Infantil e os Anos Iniciais do Ensino Fundamental</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_Toc51939499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20</w:t>
            </w:r>
            <w:r w:rsidRPr="00B02FF3">
              <w:rPr>
                <w:rFonts w:ascii="Arial" w:hAnsi="Arial" w:cs="Arial"/>
                <w:noProof/>
                <w:webHidden/>
              </w:rPr>
              <w:fldChar w:fldCharType="end"/>
            </w:r>
          </w:hyperlink>
        </w:p>
        <w:p w14:paraId="51D5EEBF" w14:textId="143B414F" w:rsidR="00B02FF3" w:rsidRPr="00B02FF3" w:rsidRDefault="00B02FF3">
          <w:pPr>
            <w:pStyle w:val="Sumrio1"/>
            <w:tabs>
              <w:tab w:val="right" w:leader="dot" w:pos="8494"/>
            </w:tabs>
            <w:rPr>
              <w:rFonts w:ascii="Arial" w:eastAsiaTheme="minorEastAsia" w:hAnsi="Arial" w:cs="Arial"/>
              <w:noProof/>
            </w:rPr>
          </w:pPr>
          <w:hyperlink w:anchor="_Toc51939500" w:history="1">
            <w:r w:rsidRPr="00B02FF3">
              <w:rPr>
                <w:rStyle w:val="Hyperlink"/>
                <w:rFonts w:ascii="Arial" w:hAnsi="Arial" w:cs="Arial"/>
                <w:noProof/>
              </w:rPr>
              <w:t>REFERÊNCIAS</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_Toc51939500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21</w:t>
            </w:r>
            <w:r w:rsidRPr="00B02FF3">
              <w:rPr>
                <w:rFonts w:ascii="Arial" w:hAnsi="Arial" w:cs="Arial"/>
                <w:noProof/>
                <w:webHidden/>
              </w:rPr>
              <w:fldChar w:fldCharType="end"/>
            </w:r>
          </w:hyperlink>
        </w:p>
        <w:p w14:paraId="1734EBEF" w14:textId="06C8408D" w:rsidR="00B02FF3" w:rsidRPr="00B02FF3" w:rsidRDefault="00B02FF3">
          <w:pPr>
            <w:pStyle w:val="Sumrio1"/>
            <w:tabs>
              <w:tab w:val="right" w:leader="dot" w:pos="8494"/>
            </w:tabs>
            <w:rPr>
              <w:rFonts w:ascii="Arial" w:eastAsiaTheme="minorEastAsia" w:hAnsi="Arial" w:cs="Arial"/>
              <w:noProof/>
            </w:rPr>
          </w:pPr>
          <w:hyperlink w:anchor="_Toc51939501" w:history="1">
            <w:r w:rsidRPr="00B02FF3">
              <w:rPr>
                <w:rStyle w:val="Hyperlink"/>
                <w:rFonts w:ascii="Arial" w:hAnsi="Arial" w:cs="Arial"/>
                <w:bCs/>
                <w:noProof/>
              </w:rPr>
              <w:t>Indicações de leitura:</w:t>
            </w:r>
            <w:r w:rsidRPr="00B02FF3">
              <w:rPr>
                <w:rFonts w:ascii="Arial" w:hAnsi="Arial" w:cs="Arial"/>
                <w:noProof/>
                <w:webHidden/>
              </w:rPr>
              <w:tab/>
            </w:r>
            <w:r w:rsidRPr="00B02FF3">
              <w:rPr>
                <w:rFonts w:ascii="Arial" w:hAnsi="Arial" w:cs="Arial"/>
                <w:noProof/>
                <w:webHidden/>
              </w:rPr>
              <w:fldChar w:fldCharType="begin"/>
            </w:r>
            <w:r w:rsidRPr="00B02FF3">
              <w:rPr>
                <w:rFonts w:ascii="Arial" w:hAnsi="Arial" w:cs="Arial"/>
                <w:noProof/>
                <w:webHidden/>
              </w:rPr>
              <w:instrText xml:space="preserve"> PAGEREF _Toc51939501 \h </w:instrText>
            </w:r>
            <w:r w:rsidRPr="00B02FF3">
              <w:rPr>
                <w:rFonts w:ascii="Arial" w:hAnsi="Arial" w:cs="Arial"/>
                <w:noProof/>
                <w:webHidden/>
              </w:rPr>
            </w:r>
            <w:r w:rsidRPr="00B02FF3">
              <w:rPr>
                <w:rFonts w:ascii="Arial" w:hAnsi="Arial" w:cs="Arial"/>
                <w:noProof/>
                <w:webHidden/>
              </w:rPr>
              <w:fldChar w:fldCharType="separate"/>
            </w:r>
            <w:r w:rsidRPr="00B02FF3">
              <w:rPr>
                <w:rFonts w:ascii="Arial" w:hAnsi="Arial" w:cs="Arial"/>
                <w:noProof/>
                <w:webHidden/>
              </w:rPr>
              <w:t>28</w:t>
            </w:r>
            <w:r w:rsidRPr="00B02FF3">
              <w:rPr>
                <w:rFonts w:ascii="Arial" w:hAnsi="Arial" w:cs="Arial"/>
                <w:noProof/>
                <w:webHidden/>
              </w:rPr>
              <w:fldChar w:fldCharType="end"/>
            </w:r>
          </w:hyperlink>
        </w:p>
        <w:p w14:paraId="2AFE6C45" w14:textId="644BDB6E" w:rsidR="00025936" w:rsidRDefault="00025936">
          <w:r w:rsidRPr="00B02FF3">
            <w:rPr>
              <w:rFonts w:ascii="Arial" w:hAnsi="Arial" w:cs="Arial"/>
              <w:b/>
              <w:bCs/>
            </w:rPr>
            <w:fldChar w:fldCharType="end"/>
          </w:r>
        </w:p>
      </w:sdtContent>
    </w:sdt>
    <w:p w14:paraId="2A3AF048" w14:textId="71CDB2BE" w:rsidR="0080148A" w:rsidRPr="003025FD" w:rsidRDefault="0080148A" w:rsidP="00B02FF3">
      <w:pPr>
        <w:pStyle w:val="Ttulo1"/>
      </w:pPr>
      <w:bookmarkStart w:id="14" w:name="_Toc51939467"/>
      <w:r w:rsidRPr="003025FD">
        <w:t>Introdução</w:t>
      </w:r>
      <w:bookmarkEnd w:id="14"/>
    </w:p>
    <w:p w14:paraId="25BFFB7E" w14:textId="59C4AB88" w:rsidR="001C09B6" w:rsidRDefault="001C09B6" w:rsidP="553A2D44">
      <w:pPr>
        <w:pStyle w:val="NormalWeb"/>
        <w:spacing w:line="360" w:lineRule="auto"/>
        <w:ind w:right="-330"/>
        <w:jc w:val="both"/>
        <w:rPr>
          <w:rFonts w:ascii="Arial" w:hAnsi="Arial" w:cs="Arial"/>
        </w:rPr>
      </w:pPr>
      <w:r w:rsidRPr="553A2D44">
        <w:rPr>
          <w:rFonts w:ascii="Arial" w:hAnsi="Arial" w:cs="Arial"/>
        </w:rPr>
        <w:t>A Rede SESI de Educação possui um diferencial que constitui sua identidade, formar cidadãos em sua totalidade como cidadãos críticos e preparados para a vida social, profissional, ambiental e tecnológica</w:t>
      </w:r>
      <w:r w:rsidR="303C9EFD" w:rsidRPr="553A2D44">
        <w:rPr>
          <w:rFonts w:ascii="Arial" w:hAnsi="Arial" w:cs="Arial"/>
        </w:rPr>
        <w:t>, por meio de propostas significativas de aprendizagem que dialoguem com o atual contexto social e</w:t>
      </w:r>
      <w:r w:rsidR="29335701" w:rsidRPr="553A2D44">
        <w:rPr>
          <w:rFonts w:ascii="Arial" w:hAnsi="Arial" w:cs="Arial"/>
        </w:rPr>
        <w:t xml:space="preserve"> cultural no qual as crianças estão inseridas </w:t>
      </w:r>
      <w:r w:rsidR="35F6C961" w:rsidRPr="553A2D44">
        <w:rPr>
          <w:rFonts w:ascii="Arial" w:hAnsi="Arial" w:cs="Arial"/>
        </w:rPr>
        <w:t>e que</w:t>
      </w:r>
      <w:r w:rsidR="303C9EFD" w:rsidRPr="553A2D44">
        <w:rPr>
          <w:rFonts w:ascii="Arial" w:hAnsi="Arial" w:cs="Arial"/>
        </w:rPr>
        <w:t xml:space="preserve"> fav</w:t>
      </w:r>
      <w:r w:rsidR="23C100CB" w:rsidRPr="553A2D44">
        <w:rPr>
          <w:rFonts w:ascii="Arial" w:hAnsi="Arial" w:cs="Arial"/>
        </w:rPr>
        <w:t>oreçam a exploração ativa das crianças em prol d</w:t>
      </w:r>
      <w:r w:rsidR="41B1C96D" w:rsidRPr="553A2D44">
        <w:rPr>
          <w:rFonts w:ascii="Arial" w:hAnsi="Arial" w:cs="Arial"/>
        </w:rPr>
        <w:t>a aquisição de</w:t>
      </w:r>
      <w:r w:rsidR="23C100CB" w:rsidRPr="553A2D44">
        <w:rPr>
          <w:rFonts w:ascii="Arial" w:hAnsi="Arial" w:cs="Arial"/>
        </w:rPr>
        <w:t xml:space="preserve"> novos saberes</w:t>
      </w:r>
      <w:r w:rsidR="47C84B77" w:rsidRPr="553A2D44">
        <w:rPr>
          <w:rFonts w:ascii="Arial" w:hAnsi="Arial" w:cs="Arial"/>
        </w:rPr>
        <w:t>.</w:t>
      </w:r>
    </w:p>
    <w:p w14:paraId="05749F40" w14:textId="20CBDD93" w:rsidR="001C09B6" w:rsidRDefault="001C09B6" w:rsidP="553A2D44">
      <w:pPr>
        <w:pStyle w:val="NormalWeb"/>
        <w:spacing w:line="360" w:lineRule="auto"/>
        <w:ind w:right="-330"/>
        <w:jc w:val="both"/>
        <w:rPr>
          <w:rFonts w:ascii="Arial" w:hAnsi="Arial" w:cs="Arial"/>
        </w:rPr>
      </w:pPr>
      <w:r w:rsidRPr="32A4B482">
        <w:rPr>
          <w:rFonts w:ascii="Arial" w:hAnsi="Arial" w:cs="Arial"/>
        </w:rPr>
        <w:t xml:space="preserve">No SESI, a Educação Infantil busca efetivar uma prática educativa </w:t>
      </w:r>
      <w:r w:rsidR="0748DC18" w:rsidRPr="32A4B482">
        <w:rPr>
          <w:rFonts w:ascii="Arial" w:hAnsi="Arial" w:cs="Arial"/>
        </w:rPr>
        <w:t xml:space="preserve">sempre </w:t>
      </w:r>
      <w:r w:rsidRPr="32A4B482">
        <w:rPr>
          <w:rFonts w:ascii="Arial" w:hAnsi="Arial" w:cs="Arial"/>
        </w:rPr>
        <w:t>em diálogo com a infância</w:t>
      </w:r>
      <w:r w:rsidR="68E899C1" w:rsidRPr="32A4B482">
        <w:rPr>
          <w:rFonts w:ascii="Arial" w:hAnsi="Arial" w:cs="Arial"/>
        </w:rPr>
        <w:t>,</w:t>
      </w:r>
      <w:r w:rsidR="3D68C977" w:rsidRPr="32A4B482">
        <w:rPr>
          <w:rFonts w:ascii="Arial" w:hAnsi="Arial" w:cs="Arial"/>
        </w:rPr>
        <w:t xml:space="preserve"> além de</w:t>
      </w:r>
      <w:r w:rsidRPr="32A4B482">
        <w:rPr>
          <w:rFonts w:ascii="Arial" w:hAnsi="Arial" w:cs="Arial"/>
        </w:rPr>
        <w:t xml:space="preserve"> respeitar as</w:t>
      </w:r>
      <w:r w:rsidR="56E80B42" w:rsidRPr="32A4B482">
        <w:rPr>
          <w:rFonts w:ascii="Arial" w:hAnsi="Arial" w:cs="Arial"/>
        </w:rPr>
        <w:t xml:space="preserve"> identidades das </w:t>
      </w:r>
      <w:r w:rsidRPr="32A4B482">
        <w:rPr>
          <w:rFonts w:ascii="Arial" w:hAnsi="Arial" w:cs="Arial"/>
        </w:rPr>
        <w:t>crianças fazendo valer seus direitos de aprendizagem e desenvolvimento</w:t>
      </w:r>
      <w:r w:rsidR="43B7B525" w:rsidRPr="32A4B482">
        <w:rPr>
          <w:rFonts w:ascii="Arial" w:hAnsi="Arial" w:cs="Arial"/>
        </w:rPr>
        <w:t xml:space="preserve"> defendidos </w:t>
      </w:r>
      <w:r w:rsidR="26725566" w:rsidRPr="32A4B482">
        <w:rPr>
          <w:rFonts w:ascii="Arial" w:hAnsi="Arial" w:cs="Arial"/>
        </w:rPr>
        <w:t>nos princípios éticos, políticos e estéticos previstos nas</w:t>
      </w:r>
      <w:r w:rsidR="43B7B525" w:rsidRPr="32A4B482">
        <w:rPr>
          <w:rFonts w:ascii="Arial" w:hAnsi="Arial" w:cs="Arial"/>
        </w:rPr>
        <w:t xml:space="preserve"> Diretrizes Curriculares </w:t>
      </w:r>
      <w:r w:rsidR="383C2C69" w:rsidRPr="32A4B482">
        <w:rPr>
          <w:rFonts w:ascii="Arial" w:hAnsi="Arial" w:cs="Arial"/>
        </w:rPr>
        <w:t>N</w:t>
      </w:r>
      <w:r w:rsidR="43B7B525" w:rsidRPr="32A4B482">
        <w:rPr>
          <w:rFonts w:ascii="Arial" w:hAnsi="Arial" w:cs="Arial"/>
        </w:rPr>
        <w:t>acionais</w:t>
      </w:r>
      <w:r w:rsidR="00EB0A25">
        <w:rPr>
          <w:rFonts w:ascii="Arial" w:hAnsi="Arial" w:cs="Arial"/>
        </w:rPr>
        <w:t xml:space="preserve"> para a Educação Infantil</w:t>
      </w:r>
      <w:r w:rsidR="43B7B525" w:rsidRPr="32A4B482">
        <w:rPr>
          <w:rFonts w:ascii="Arial" w:hAnsi="Arial" w:cs="Arial"/>
        </w:rPr>
        <w:t xml:space="preserve"> </w:t>
      </w:r>
      <w:r w:rsidR="23F7A67B" w:rsidRPr="32A4B482">
        <w:rPr>
          <w:rFonts w:ascii="Arial" w:hAnsi="Arial" w:cs="Arial"/>
        </w:rPr>
        <w:t xml:space="preserve">(DCNEI) </w:t>
      </w:r>
      <w:r w:rsidR="43B7B525" w:rsidRPr="32A4B482">
        <w:rPr>
          <w:rFonts w:ascii="Arial" w:hAnsi="Arial" w:cs="Arial"/>
        </w:rPr>
        <w:t>e na Base Nacional Comum Curricular</w:t>
      </w:r>
      <w:r w:rsidR="58A123BB" w:rsidRPr="32A4B482">
        <w:rPr>
          <w:rFonts w:ascii="Arial" w:hAnsi="Arial" w:cs="Arial"/>
        </w:rPr>
        <w:t xml:space="preserve"> (BNCC)</w:t>
      </w:r>
      <w:r w:rsidR="154F71E1" w:rsidRPr="32A4B482">
        <w:rPr>
          <w:rFonts w:ascii="Arial" w:hAnsi="Arial" w:cs="Arial"/>
        </w:rPr>
        <w:t>, assegurando-lhes experiências</w:t>
      </w:r>
      <w:r w:rsidR="6C3E8EDD" w:rsidRPr="32A4B482">
        <w:rPr>
          <w:rFonts w:ascii="Arial" w:hAnsi="Arial" w:cs="Arial"/>
        </w:rPr>
        <w:t xml:space="preserve"> </w:t>
      </w:r>
      <w:r w:rsidR="154F71E1" w:rsidRPr="32A4B482">
        <w:rPr>
          <w:rFonts w:ascii="Arial" w:hAnsi="Arial" w:cs="Arial"/>
        </w:rPr>
        <w:t xml:space="preserve">que favoreçam </w:t>
      </w:r>
      <w:r w:rsidR="17320981" w:rsidRPr="32A4B482">
        <w:rPr>
          <w:rFonts w:ascii="Arial" w:hAnsi="Arial" w:cs="Arial"/>
        </w:rPr>
        <w:t>su</w:t>
      </w:r>
      <w:r w:rsidR="154F71E1" w:rsidRPr="32A4B482">
        <w:rPr>
          <w:rFonts w:ascii="Arial" w:hAnsi="Arial" w:cs="Arial"/>
        </w:rPr>
        <w:t>a exploração</w:t>
      </w:r>
      <w:r w:rsidR="00EB0A25">
        <w:rPr>
          <w:rFonts w:ascii="Arial" w:hAnsi="Arial" w:cs="Arial"/>
        </w:rPr>
        <w:t>,</w:t>
      </w:r>
      <w:r w:rsidR="154F71E1" w:rsidRPr="32A4B482">
        <w:rPr>
          <w:rFonts w:ascii="Arial" w:hAnsi="Arial" w:cs="Arial"/>
        </w:rPr>
        <w:t xml:space="preserve"> a</w:t>
      </w:r>
      <w:r w:rsidR="4721DBB2" w:rsidRPr="32A4B482">
        <w:rPr>
          <w:rFonts w:ascii="Arial" w:hAnsi="Arial" w:cs="Arial"/>
        </w:rPr>
        <w:t xml:space="preserve"> </w:t>
      </w:r>
      <w:r w:rsidR="154F71E1" w:rsidRPr="32A4B482">
        <w:rPr>
          <w:rFonts w:ascii="Arial" w:hAnsi="Arial" w:cs="Arial"/>
        </w:rPr>
        <w:t>fim de oportunizar à crianç</w:t>
      </w:r>
      <w:r w:rsidR="3CC7862D" w:rsidRPr="32A4B482">
        <w:rPr>
          <w:rFonts w:ascii="Arial" w:hAnsi="Arial" w:cs="Arial"/>
        </w:rPr>
        <w:t>a novas aprendizagens, assim como ampliar seu desenvolvimento</w:t>
      </w:r>
      <w:r w:rsidR="76D23830" w:rsidRPr="32A4B482">
        <w:rPr>
          <w:rFonts w:ascii="Arial" w:hAnsi="Arial" w:cs="Arial"/>
        </w:rPr>
        <w:t xml:space="preserve"> físico, social e emocional</w:t>
      </w:r>
      <w:r w:rsidR="3CC7862D" w:rsidRPr="32A4B482">
        <w:rPr>
          <w:rFonts w:ascii="Arial" w:hAnsi="Arial" w:cs="Arial"/>
        </w:rPr>
        <w:t>.</w:t>
      </w:r>
    </w:p>
    <w:p w14:paraId="2A056A76" w14:textId="2C3C5F63" w:rsidR="006B6CE0" w:rsidRDefault="001C09B6" w:rsidP="553A2D44">
      <w:pPr>
        <w:pStyle w:val="NormalWeb"/>
        <w:spacing w:line="360" w:lineRule="auto"/>
        <w:ind w:right="-330"/>
        <w:jc w:val="both"/>
        <w:rPr>
          <w:rFonts w:ascii="Arial" w:hAnsi="Arial" w:cs="Arial"/>
        </w:rPr>
      </w:pPr>
      <w:r w:rsidRPr="32A4B482">
        <w:rPr>
          <w:rFonts w:ascii="Arial" w:hAnsi="Arial" w:cs="Arial"/>
        </w:rPr>
        <w:t xml:space="preserve">Este documento não apresenta práticas como </w:t>
      </w:r>
      <w:r w:rsidR="0214985D" w:rsidRPr="32A4B482">
        <w:rPr>
          <w:rFonts w:ascii="Arial" w:hAnsi="Arial" w:cs="Arial"/>
        </w:rPr>
        <w:t>instruç</w:t>
      </w:r>
      <w:r w:rsidR="34F72742" w:rsidRPr="32A4B482">
        <w:rPr>
          <w:rFonts w:ascii="Arial" w:hAnsi="Arial" w:cs="Arial"/>
        </w:rPr>
        <w:t>ões</w:t>
      </w:r>
      <w:r w:rsidR="0214985D" w:rsidRPr="32A4B482">
        <w:rPr>
          <w:rFonts w:ascii="Arial" w:hAnsi="Arial" w:cs="Arial"/>
        </w:rPr>
        <w:t xml:space="preserve"> </w:t>
      </w:r>
      <w:r w:rsidRPr="32A4B482">
        <w:rPr>
          <w:rFonts w:ascii="Arial" w:hAnsi="Arial" w:cs="Arial"/>
        </w:rPr>
        <w:t>a serem seguidas, mas incentiva os professores para atuarem com autonomia</w:t>
      </w:r>
      <w:r w:rsidR="783AF99A" w:rsidRPr="32A4B482">
        <w:rPr>
          <w:rFonts w:ascii="Arial" w:hAnsi="Arial" w:cs="Arial"/>
        </w:rPr>
        <w:t>,</w:t>
      </w:r>
      <w:r w:rsidRPr="32A4B482">
        <w:rPr>
          <w:rFonts w:ascii="Arial" w:hAnsi="Arial" w:cs="Arial"/>
        </w:rPr>
        <w:t xml:space="preserve"> </w:t>
      </w:r>
      <w:r w:rsidR="060EFF05" w:rsidRPr="32A4B482">
        <w:rPr>
          <w:rFonts w:ascii="Arial" w:hAnsi="Arial" w:cs="Arial"/>
        </w:rPr>
        <w:t xml:space="preserve">integrando </w:t>
      </w:r>
      <w:r w:rsidR="26A80F33" w:rsidRPr="32A4B482">
        <w:rPr>
          <w:rFonts w:ascii="Arial" w:hAnsi="Arial" w:cs="Arial"/>
        </w:rPr>
        <w:t xml:space="preserve">o </w:t>
      </w:r>
      <w:r w:rsidR="19D560DD" w:rsidRPr="32A4B482">
        <w:rPr>
          <w:rFonts w:ascii="Arial" w:hAnsi="Arial" w:cs="Arial"/>
        </w:rPr>
        <w:t xml:space="preserve">educar e o cuidar </w:t>
      </w:r>
      <w:r w:rsidR="35D56543" w:rsidRPr="32A4B482">
        <w:rPr>
          <w:rFonts w:ascii="Arial" w:hAnsi="Arial" w:cs="Arial"/>
        </w:rPr>
        <w:t xml:space="preserve">em diálogo com </w:t>
      </w:r>
      <w:r w:rsidR="7B52C9C8" w:rsidRPr="32A4B482">
        <w:rPr>
          <w:rFonts w:ascii="Arial" w:hAnsi="Arial" w:cs="Arial"/>
        </w:rPr>
        <w:t>os eixos estruturantes das DCNEI</w:t>
      </w:r>
      <w:r w:rsidR="399EBCF7" w:rsidRPr="32A4B482">
        <w:rPr>
          <w:rFonts w:ascii="Arial" w:hAnsi="Arial" w:cs="Arial"/>
        </w:rPr>
        <w:t xml:space="preserve">: </w:t>
      </w:r>
      <w:r w:rsidR="7B52C9C8" w:rsidRPr="32A4B482">
        <w:rPr>
          <w:rFonts w:ascii="Arial" w:hAnsi="Arial" w:cs="Arial"/>
        </w:rPr>
        <w:t>interações e brincadeiras</w:t>
      </w:r>
      <w:r w:rsidR="7A66F623" w:rsidRPr="32A4B482">
        <w:rPr>
          <w:rFonts w:ascii="Arial" w:hAnsi="Arial" w:cs="Arial"/>
        </w:rPr>
        <w:t xml:space="preserve">, </w:t>
      </w:r>
      <w:r w:rsidR="7A66F623" w:rsidRPr="32A4B482">
        <w:rPr>
          <w:rFonts w:ascii="Arial" w:hAnsi="Arial" w:cs="Arial"/>
        </w:rPr>
        <w:lastRenderedPageBreak/>
        <w:t>desenvolvendo</w:t>
      </w:r>
      <w:r w:rsidR="75E0477B" w:rsidRPr="32A4B482">
        <w:rPr>
          <w:rFonts w:ascii="Arial" w:hAnsi="Arial" w:cs="Arial"/>
        </w:rPr>
        <w:t xml:space="preserve"> processos educativos com e para a Infância</w:t>
      </w:r>
      <w:r w:rsidR="005A71C6">
        <w:rPr>
          <w:rFonts w:ascii="Arial" w:hAnsi="Arial" w:cs="Arial"/>
        </w:rPr>
        <w:t xml:space="preserve">, </w:t>
      </w:r>
      <w:r w:rsidR="00146DA9" w:rsidRPr="32A4B482">
        <w:rPr>
          <w:rFonts w:ascii="Arial" w:hAnsi="Arial" w:cs="Arial"/>
        </w:rPr>
        <w:t xml:space="preserve">aliados </w:t>
      </w:r>
      <w:r w:rsidR="00EB0A25">
        <w:rPr>
          <w:rFonts w:ascii="Arial" w:hAnsi="Arial" w:cs="Arial"/>
        </w:rPr>
        <w:t>à</w:t>
      </w:r>
      <w:r w:rsidR="00146DA9" w:rsidRPr="32A4B482">
        <w:rPr>
          <w:rFonts w:ascii="Arial" w:hAnsi="Arial" w:cs="Arial"/>
        </w:rPr>
        <w:t xml:space="preserve"> concepção de criança e infância,</w:t>
      </w:r>
      <w:r w:rsidR="00146DA9">
        <w:rPr>
          <w:rFonts w:ascii="Arial" w:hAnsi="Arial" w:cs="Arial"/>
        </w:rPr>
        <w:t xml:space="preserve"> em prol da superação</w:t>
      </w:r>
      <w:r w:rsidR="006B6CE0" w:rsidRPr="006B6CE0">
        <w:rPr>
          <w:rFonts w:ascii="Arial" w:hAnsi="Arial" w:cs="Arial"/>
        </w:rPr>
        <w:t xml:space="preserve"> do conceito único de “criança” e “infância”, em consonância com </w:t>
      </w:r>
      <w:proofErr w:type="spellStart"/>
      <w:r w:rsidR="006B6CE0" w:rsidRPr="006B6CE0">
        <w:rPr>
          <w:rFonts w:ascii="Arial" w:hAnsi="Arial" w:cs="Arial"/>
        </w:rPr>
        <w:t>Dahlberg</w:t>
      </w:r>
      <w:proofErr w:type="spellEnd"/>
      <w:r w:rsidR="006B6CE0" w:rsidRPr="006B6CE0">
        <w:rPr>
          <w:rFonts w:ascii="Arial" w:hAnsi="Arial" w:cs="Arial"/>
        </w:rPr>
        <w:t xml:space="preserve"> </w:t>
      </w:r>
      <w:r w:rsidR="006B6CE0" w:rsidRPr="001C21BA">
        <w:rPr>
          <w:rFonts w:ascii="Arial" w:hAnsi="Arial" w:cs="Arial"/>
          <w:i/>
          <w:iCs/>
        </w:rPr>
        <w:t>et</w:t>
      </w:r>
      <w:r w:rsidR="00EB0A25" w:rsidRPr="001C21BA">
        <w:rPr>
          <w:rFonts w:ascii="Arial" w:hAnsi="Arial" w:cs="Arial"/>
          <w:i/>
          <w:iCs/>
        </w:rPr>
        <w:t xml:space="preserve"> </w:t>
      </w:r>
      <w:r w:rsidR="006B6CE0" w:rsidRPr="001C21BA">
        <w:rPr>
          <w:rFonts w:ascii="Arial" w:hAnsi="Arial" w:cs="Arial"/>
          <w:i/>
          <w:iCs/>
        </w:rPr>
        <w:t>al.</w:t>
      </w:r>
      <w:r w:rsidR="006B6CE0" w:rsidRPr="006B6CE0">
        <w:rPr>
          <w:rFonts w:ascii="Arial" w:hAnsi="Arial" w:cs="Arial"/>
        </w:rPr>
        <w:t xml:space="preserve"> (2003, p.</w:t>
      </w:r>
      <w:r w:rsidR="00EB0A25">
        <w:rPr>
          <w:rFonts w:ascii="Arial" w:hAnsi="Arial" w:cs="Arial"/>
        </w:rPr>
        <w:t xml:space="preserve"> </w:t>
      </w:r>
      <w:r w:rsidR="006B6CE0" w:rsidRPr="006B6CE0">
        <w:rPr>
          <w:rFonts w:ascii="Arial" w:hAnsi="Arial" w:cs="Arial"/>
        </w:rPr>
        <w:t>63), “há́ muitas crianças e muitas infâncias, cada uma, construída por nossos entendimentos da infância e do que as crianças são e devem ser”.</w:t>
      </w:r>
    </w:p>
    <w:p w14:paraId="22A5C621" w14:textId="701E72D3" w:rsidR="001C09B6" w:rsidRDefault="001C09B6" w:rsidP="32A4B482">
      <w:pPr>
        <w:pStyle w:val="NormalWeb"/>
        <w:spacing w:line="360" w:lineRule="auto"/>
        <w:ind w:right="-330"/>
        <w:jc w:val="both"/>
        <w:rPr>
          <w:rFonts w:ascii="Arial" w:hAnsi="Arial" w:cs="Arial"/>
        </w:rPr>
      </w:pPr>
      <w:r w:rsidRPr="32A4B482">
        <w:rPr>
          <w:rFonts w:ascii="Arial" w:hAnsi="Arial" w:cs="Arial"/>
        </w:rPr>
        <w:t xml:space="preserve">As temáticas que estruturam este documento dialogam diretamente com </w:t>
      </w:r>
      <w:r w:rsidR="36A45D4A" w:rsidRPr="32A4B482">
        <w:rPr>
          <w:rFonts w:ascii="Arial" w:hAnsi="Arial" w:cs="Arial"/>
        </w:rPr>
        <w:t xml:space="preserve">uma concepção de criança que é reconhecida pela sua identidade </w:t>
      </w:r>
      <w:r w:rsidR="34ADD97A" w:rsidRPr="32A4B482">
        <w:rPr>
          <w:rFonts w:ascii="Arial" w:hAnsi="Arial" w:cs="Arial"/>
        </w:rPr>
        <w:t xml:space="preserve">singular </w:t>
      </w:r>
      <w:r w:rsidR="36A45D4A" w:rsidRPr="32A4B482">
        <w:rPr>
          <w:rFonts w:ascii="Arial" w:hAnsi="Arial" w:cs="Arial"/>
        </w:rPr>
        <w:t xml:space="preserve">e capacidade </w:t>
      </w:r>
      <w:r w:rsidR="5FD33206" w:rsidRPr="32A4B482">
        <w:rPr>
          <w:rFonts w:ascii="Arial" w:hAnsi="Arial" w:cs="Arial"/>
        </w:rPr>
        <w:t>própria para</w:t>
      </w:r>
      <w:r w:rsidR="36A45D4A" w:rsidRPr="32A4B482">
        <w:rPr>
          <w:rFonts w:ascii="Arial" w:hAnsi="Arial" w:cs="Arial"/>
        </w:rPr>
        <w:t xml:space="preserve"> interagir, explorar e conhecer</w:t>
      </w:r>
      <w:r w:rsidRPr="32A4B482">
        <w:rPr>
          <w:rFonts w:ascii="Arial" w:hAnsi="Arial" w:cs="Arial"/>
        </w:rPr>
        <w:t xml:space="preserve"> </w:t>
      </w:r>
      <w:r w:rsidR="148D3E06" w:rsidRPr="32A4B482">
        <w:rPr>
          <w:rFonts w:ascii="Arial" w:hAnsi="Arial" w:cs="Arial"/>
        </w:rPr>
        <w:t>tudo ao seu redor. Sendo protagonista da sua aprendizagem, mediada pelas aç</w:t>
      </w:r>
      <w:r w:rsidR="04E6455F" w:rsidRPr="32A4B482">
        <w:rPr>
          <w:rFonts w:ascii="Arial" w:hAnsi="Arial" w:cs="Arial"/>
        </w:rPr>
        <w:t>ões planejadas pelo professor</w:t>
      </w:r>
      <w:r w:rsidR="3C62684D" w:rsidRPr="32A4B482">
        <w:rPr>
          <w:rFonts w:ascii="Arial" w:hAnsi="Arial" w:cs="Arial"/>
        </w:rPr>
        <w:t xml:space="preserve"> para uma aprendizagem ativa, que explore as múltiplas linguagens da infância e que oportunize o desenvolvimento socioemocional</w:t>
      </w:r>
      <w:r w:rsidR="1EE9F91F" w:rsidRPr="32A4B482">
        <w:rPr>
          <w:rFonts w:ascii="Arial" w:hAnsi="Arial" w:cs="Arial"/>
        </w:rPr>
        <w:t xml:space="preserve"> nas relações em grupo, com seus pares e consigo mesma. </w:t>
      </w:r>
    </w:p>
    <w:p w14:paraId="2331B86B" w14:textId="7FF2D2EC" w:rsidR="001C09B6" w:rsidRDefault="001C09B6" w:rsidP="001C09B6">
      <w:pPr>
        <w:pStyle w:val="NormalWeb"/>
        <w:spacing w:line="360" w:lineRule="auto"/>
        <w:ind w:right="-330"/>
        <w:jc w:val="both"/>
        <w:rPr>
          <w:rFonts w:ascii="Arial" w:hAnsi="Arial" w:cs="Arial"/>
        </w:rPr>
      </w:pPr>
      <w:r w:rsidRPr="32A4B482">
        <w:rPr>
          <w:rFonts w:ascii="Arial" w:hAnsi="Arial" w:cs="Arial"/>
        </w:rPr>
        <w:t>Subsidiar a criatividade</w:t>
      </w:r>
      <w:r w:rsidR="535D6134" w:rsidRPr="32A4B482">
        <w:rPr>
          <w:rFonts w:ascii="Arial" w:hAnsi="Arial" w:cs="Arial"/>
        </w:rPr>
        <w:t xml:space="preserve"> e o planejamento didático</w:t>
      </w:r>
      <w:r w:rsidRPr="32A4B482">
        <w:rPr>
          <w:rFonts w:ascii="Arial" w:hAnsi="Arial" w:cs="Arial"/>
        </w:rPr>
        <w:t xml:space="preserve"> dos docentes é um dos objetivos deste documento que </w:t>
      </w:r>
      <w:r w:rsidR="3478FCCE" w:rsidRPr="32A4B482">
        <w:rPr>
          <w:rFonts w:ascii="Arial" w:hAnsi="Arial" w:cs="Arial"/>
        </w:rPr>
        <w:t>valoriza o</w:t>
      </w:r>
      <w:r w:rsidRPr="32A4B482">
        <w:rPr>
          <w:rFonts w:ascii="Arial" w:hAnsi="Arial" w:cs="Arial"/>
        </w:rPr>
        <w:t xml:space="preserve"> direito das crianças </w:t>
      </w:r>
      <w:r w:rsidR="35F9E2E7" w:rsidRPr="32A4B482">
        <w:rPr>
          <w:rFonts w:ascii="Arial" w:hAnsi="Arial" w:cs="Arial"/>
        </w:rPr>
        <w:t>à</w:t>
      </w:r>
      <w:r w:rsidR="31DDDEB0" w:rsidRPr="32A4B482">
        <w:rPr>
          <w:rFonts w:ascii="Arial" w:hAnsi="Arial" w:cs="Arial"/>
        </w:rPr>
        <w:t xml:space="preserve"> </w:t>
      </w:r>
      <w:r w:rsidRPr="32A4B482">
        <w:rPr>
          <w:rFonts w:ascii="Arial" w:hAnsi="Arial" w:cs="Arial"/>
        </w:rPr>
        <w:t>Educação, rompendo com uma visão de “preparação” para o futuro. A criança não é um vir a ser, ela é criança em sua singularidade.</w:t>
      </w:r>
    </w:p>
    <w:p w14:paraId="457CA6DB" w14:textId="697BADF1" w:rsidR="001C09B6" w:rsidRDefault="001C09B6" w:rsidP="001C09B6">
      <w:pPr>
        <w:pStyle w:val="NormalWeb"/>
        <w:spacing w:line="360" w:lineRule="auto"/>
        <w:ind w:right="-330"/>
        <w:jc w:val="both"/>
        <w:rPr>
          <w:rFonts w:ascii="Arial" w:hAnsi="Arial" w:cs="Arial"/>
        </w:rPr>
      </w:pPr>
      <w:r w:rsidRPr="32A4B482">
        <w:rPr>
          <w:rFonts w:ascii="Arial" w:hAnsi="Arial" w:cs="Arial"/>
        </w:rPr>
        <w:t xml:space="preserve">O convite </w:t>
      </w:r>
      <w:r w:rsidR="00EB0A25">
        <w:rPr>
          <w:rFonts w:ascii="Arial" w:hAnsi="Arial" w:cs="Arial"/>
        </w:rPr>
        <w:t>à</w:t>
      </w:r>
      <w:r w:rsidRPr="32A4B482">
        <w:rPr>
          <w:rFonts w:ascii="Arial" w:hAnsi="Arial" w:cs="Arial"/>
        </w:rPr>
        <w:t xml:space="preserve"> leitura deste documento </w:t>
      </w:r>
      <w:r w:rsidRPr="32A4B482">
        <w:rPr>
          <w:rFonts w:ascii="Arial" w:eastAsia="Arial" w:hAnsi="Arial" w:cs="Arial"/>
          <w:b/>
          <w:bCs/>
        </w:rPr>
        <w:t xml:space="preserve">Proposta Pedagógica </w:t>
      </w:r>
      <w:r w:rsidR="001C21BA">
        <w:rPr>
          <w:rFonts w:ascii="Arial" w:eastAsia="Arial" w:hAnsi="Arial" w:cs="Arial"/>
          <w:b/>
          <w:bCs/>
        </w:rPr>
        <w:t>da</w:t>
      </w:r>
      <w:r w:rsidRPr="32A4B482">
        <w:rPr>
          <w:rFonts w:ascii="Arial" w:eastAsia="Arial" w:hAnsi="Arial" w:cs="Arial"/>
          <w:b/>
          <w:bCs/>
        </w:rPr>
        <w:t xml:space="preserve"> Educação Infantil</w:t>
      </w:r>
      <w:r w:rsidRPr="32A4B482">
        <w:rPr>
          <w:rFonts w:ascii="Arial" w:eastAsia="Arial" w:hAnsi="Arial" w:cs="Arial"/>
        </w:rPr>
        <w:t xml:space="preserve"> busca aguçar a curiosidade e criatividade de docentes que acreditam que </w:t>
      </w:r>
      <w:r w:rsidR="0058407C" w:rsidRPr="32A4B482">
        <w:rPr>
          <w:rFonts w:ascii="Arial" w:eastAsia="Arial" w:hAnsi="Arial" w:cs="Arial"/>
        </w:rPr>
        <w:t xml:space="preserve">a aprendizagem por </w:t>
      </w:r>
      <w:r w:rsidR="3B5AF0E3" w:rsidRPr="32A4B482">
        <w:rPr>
          <w:rFonts w:ascii="Arial" w:eastAsia="Arial" w:hAnsi="Arial" w:cs="Arial"/>
        </w:rPr>
        <w:t xml:space="preserve">campos de </w:t>
      </w:r>
      <w:r w:rsidR="0058407C" w:rsidRPr="32A4B482">
        <w:rPr>
          <w:rFonts w:ascii="Arial" w:eastAsia="Arial" w:hAnsi="Arial" w:cs="Arial"/>
        </w:rPr>
        <w:t>experiências direcionará</w:t>
      </w:r>
      <w:r w:rsidRPr="32A4B482">
        <w:rPr>
          <w:rFonts w:ascii="Arial" w:eastAsia="Arial" w:hAnsi="Arial" w:cs="Arial"/>
        </w:rPr>
        <w:t xml:space="preserve"> as crianças para efetivarem construções significativas e ampliarem seu desenvolvimento físico, social e cultural. </w:t>
      </w:r>
    </w:p>
    <w:p w14:paraId="7EDAA33B" w14:textId="07CD1E46" w:rsidR="0080148A" w:rsidRPr="003025FD" w:rsidRDefault="0080148A" w:rsidP="770CD4DA">
      <w:pPr>
        <w:spacing w:before="300" w:after="300"/>
        <w:rPr>
          <w:rFonts w:ascii="Arial" w:eastAsia="Arial" w:hAnsi="Arial" w:cs="Arial"/>
        </w:rPr>
      </w:pPr>
      <w:r w:rsidRPr="003025FD">
        <w:rPr>
          <w:rFonts w:ascii="Arial" w:eastAsia="Arial" w:hAnsi="Arial" w:cs="Arial"/>
        </w:rPr>
        <w:br w:type="page"/>
      </w:r>
    </w:p>
    <w:p w14:paraId="630F0B11" w14:textId="77777777" w:rsidR="009026A1" w:rsidRPr="003025FD" w:rsidRDefault="009026A1" w:rsidP="770CD4DA">
      <w:pPr>
        <w:spacing w:before="300" w:after="300"/>
        <w:rPr>
          <w:rFonts w:ascii="Arial" w:eastAsia="Arial" w:hAnsi="Arial" w:cs="Arial"/>
        </w:rPr>
      </w:pPr>
    </w:p>
    <w:p w14:paraId="43440113" w14:textId="51F32E8A" w:rsidR="009026A1" w:rsidRPr="00910899" w:rsidRDefault="00EB0A25" w:rsidP="001C21BA">
      <w:pPr>
        <w:pStyle w:val="Ttulo1"/>
      </w:pPr>
      <w:bookmarkStart w:id="15" w:name="_Toc51939468"/>
      <w:r w:rsidRPr="00763886">
        <w:t xml:space="preserve">1 </w:t>
      </w:r>
      <w:r w:rsidR="009026A1" w:rsidRPr="00910899">
        <w:t>Educação Infantil: trajetória histórica e marcos legais</w:t>
      </w:r>
      <w:bookmarkEnd w:id="15"/>
    </w:p>
    <w:p w14:paraId="72BBD1C6" w14:textId="77777777" w:rsidR="009026A1" w:rsidRPr="003025FD" w:rsidRDefault="009026A1" w:rsidP="009026A1">
      <w:pPr>
        <w:pStyle w:val="PargrafodaLista"/>
        <w:spacing w:after="0" w:line="240" w:lineRule="auto"/>
        <w:rPr>
          <w:rFonts w:ascii="Arial" w:eastAsia="Times New Roman" w:hAnsi="Arial" w:cs="Arial"/>
          <w:sz w:val="21"/>
          <w:szCs w:val="21"/>
        </w:rPr>
      </w:pPr>
    </w:p>
    <w:p w14:paraId="66A72987" w14:textId="4BA69D25" w:rsidR="009026A1" w:rsidRPr="003025FD" w:rsidRDefault="009026A1" w:rsidP="009026A1">
      <w:pPr>
        <w:pStyle w:val="PargrafodaLista"/>
        <w:spacing w:after="0" w:line="360" w:lineRule="auto"/>
        <w:ind w:left="0" w:firstLine="709"/>
        <w:jc w:val="both"/>
        <w:rPr>
          <w:rFonts w:ascii="Arial" w:eastAsia="Arial" w:hAnsi="Arial" w:cs="Arial"/>
          <w:sz w:val="24"/>
          <w:szCs w:val="24"/>
        </w:rPr>
      </w:pPr>
      <w:r w:rsidRPr="003025FD">
        <w:rPr>
          <w:rFonts w:ascii="Arial" w:eastAsia="Arial" w:hAnsi="Arial" w:cs="Arial"/>
          <w:sz w:val="24"/>
          <w:szCs w:val="24"/>
        </w:rPr>
        <w:t xml:space="preserve">O SESI fundamenta a presente </w:t>
      </w:r>
      <w:r w:rsidR="001C21BA" w:rsidRPr="00D5547E">
        <w:rPr>
          <w:rFonts w:ascii="Arial" w:eastAsia="Arial" w:hAnsi="Arial" w:cs="Arial"/>
          <w:b/>
          <w:bCs/>
          <w:sz w:val="24"/>
          <w:szCs w:val="24"/>
        </w:rPr>
        <w:t>P</w:t>
      </w:r>
      <w:r w:rsidRPr="00D5547E">
        <w:rPr>
          <w:rFonts w:ascii="Arial" w:eastAsia="Arial" w:hAnsi="Arial" w:cs="Arial"/>
          <w:b/>
          <w:bCs/>
          <w:sz w:val="24"/>
          <w:szCs w:val="24"/>
        </w:rPr>
        <w:t xml:space="preserve">roposta </w:t>
      </w:r>
      <w:r w:rsidR="001C21BA" w:rsidRPr="00D5547E">
        <w:rPr>
          <w:rFonts w:ascii="Arial" w:eastAsia="Arial" w:hAnsi="Arial" w:cs="Arial"/>
          <w:b/>
          <w:bCs/>
          <w:sz w:val="24"/>
          <w:szCs w:val="24"/>
        </w:rPr>
        <w:t>P</w:t>
      </w:r>
      <w:r w:rsidRPr="00D5547E">
        <w:rPr>
          <w:rFonts w:ascii="Arial" w:eastAsia="Arial" w:hAnsi="Arial" w:cs="Arial"/>
          <w:b/>
          <w:bCs/>
          <w:sz w:val="24"/>
          <w:szCs w:val="24"/>
        </w:rPr>
        <w:t>edagógica da Educação Infantil</w:t>
      </w:r>
      <w:r w:rsidRPr="003025FD">
        <w:rPr>
          <w:rFonts w:ascii="Arial" w:eastAsia="Arial" w:hAnsi="Arial" w:cs="Arial"/>
          <w:sz w:val="24"/>
          <w:szCs w:val="24"/>
        </w:rPr>
        <w:t xml:space="preserve">, em bases normativas que lhe conferem legitimidade e prioriza a concepção de </w:t>
      </w:r>
      <w:r w:rsidR="00EB0A25">
        <w:rPr>
          <w:rFonts w:ascii="Arial" w:eastAsia="Arial" w:hAnsi="Arial" w:cs="Arial"/>
          <w:sz w:val="24"/>
          <w:szCs w:val="24"/>
        </w:rPr>
        <w:t>E</w:t>
      </w:r>
      <w:r w:rsidRPr="003025FD">
        <w:rPr>
          <w:rFonts w:ascii="Arial" w:eastAsia="Arial" w:hAnsi="Arial" w:cs="Arial"/>
          <w:sz w:val="24"/>
          <w:szCs w:val="24"/>
        </w:rPr>
        <w:t>ducação para o desenvolvimento curricular que contemple o conhecimento de maneira mais ampla e global</w:t>
      </w:r>
      <w:r w:rsidR="00EB0A25">
        <w:rPr>
          <w:rFonts w:ascii="Arial" w:eastAsia="Arial" w:hAnsi="Arial" w:cs="Arial"/>
          <w:sz w:val="24"/>
          <w:szCs w:val="24"/>
        </w:rPr>
        <w:t>,</w:t>
      </w:r>
      <w:r w:rsidRPr="003025FD">
        <w:rPr>
          <w:rFonts w:ascii="Arial" w:eastAsia="Arial" w:hAnsi="Arial" w:cs="Arial"/>
          <w:sz w:val="24"/>
          <w:szCs w:val="24"/>
        </w:rPr>
        <w:t xml:space="preserve"> </w:t>
      </w:r>
      <w:r w:rsidR="00EB0A25">
        <w:rPr>
          <w:rFonts w:ascii="Arial" w:eastAsia="Arial" w:hAnsi="Arial" w:cs="Arial"/>
          <w:sz w:val="24"/>
          <w:szCs w:val="24"/>
        </w:rPr>
        <w:t>amparando-se</w:t>
      </w:r>
      <w:r w:rsidRPr="003025FD">
        <w:rPr>
          <w:rFonts w:ascii="Arial" w:eastAsia="Arial" w:hAnsi="Arial" w:cs="Arial"/>
          <w:sz w:val="24"/>
          <w:szCs w:val="24"/>
        </w:rPr>
        <w:t xml:space="preserve"> em documentos históricos e legais na constituição da Educação Infantil</w:t>
      </w:r>
      <w:r w:rsidR="0066330D" w:rsidRPr="003025FD">
        <w:rPr>
          <w:rFonts w:ascii="Arial" w:eastAsia="Arial" w:hAnsi="Arial" w:cs="Arial"/>
          <w:sz w:val="24"/>
          <w:szCs w:val="24"/>
        </w:rPr>
        <w:t>.</w:t>
      </w:r>
    </w:p>
    <w:p w14:paraId="6E5159E7" w14:textId="216D61F7" w:rsidR="46491D80" w:rsidRDefault="46491D80" w:rsidP="4FD16B59">
      <w:pPr>
        <w:spacing w:before="300" w:after="120" w:line="360" w:lineRule="auto"/>
        <w:ind w:firstLine="700"/>
        <w:jc w:val="both"/>
        <w:rPr>
          <w:rFonts w:ascii="Arial" w:eastAsia="Arial" w:hAnsi="Arial" w:cs="Arial"/>
          <w:sz w:val="24"/>
          <w:szCs w:val="24"/>
        </w:rPr>
      </w:pPr>
      <w:r w:rsidRPr="4FD16B59">
        <w:rPr>
          <w:rFonts w:ascii="Arial" w:eastAsia="Arial" w:hAnsi="Arial" w:cs="Arial"/>
          <w:sz w:val="24"/>
          <w:szCs w:val="24"/>
        </w:rPr>
        <w:t xml:space="preserve">O marco legal da história da </w:t>
      </w:r>
      <w:r w:rsidR="004CD682" w:rsidRPr="4FD16B59">
        <w:rPr>
          <w:rFonts w:ascii="Arial" w:eastAsia="Arial" w:hAnsi="Arial" w:cs="Arial"/>
          <w:sz w:val="24"/>
          <w:szCs w:val="24"/>
        </w:rPr>
        <w:t>E</w:t>
      </w:r>
      <w:r w:rsidRPr="4FD16B59">
        <w:rPr>
          <w:rFonts w:ascii="Arial" w:eastAsia="Arial" w:hAnsi="Arial" w:cs="Arial"/>
          <w:sz w:val="24"/>
          <w:szCs w:val="24"/>
        </w:rPr>
        <w:t xml:space="preserve">ducação </w:t>
      </w:r>
      <w:r w:rsidR="7C3556A5" w:rsidRPr="4FD16B59">
        <w:rPr>
          <w:rFonts w:ascii="Arial" w:eastAsia="Arial" w:hAnsi="Arial" w:cs="Arial"/>
          <w:sz w:val="24"/>
          <w:szCs w:val="24"/>
        </w:rPr>
        <w:t>I</w:t>
      </w:r>
      <w:r w:rsidRPr="4FD16B59">
        <w:rPr>
          <w:rFonts w:ascii="Arial" w:eastAsia="Arial" w:hAnsi="Arial" w:cs="Arial"/>
          <w:sz w:val="24"/>
          <w:szCs w:val="24"/>
        </w:rPr>
        <w:t>nfantil como direito da criança, no Brasil, situa</w:t>
      </w:r>
      <w:r w:rsidR="00EB0A25">
        <w:rPr>
          <w:rFonts w:ascii="Arial" w:eastAsia="Arial" w:hAnsi="Arial" w:cs="Arial"/>
          <w:sz w:val="24"/>
          <w:szCs w:val="24"/>
        </w:rPr>
        <w:t>-se</w:t>
      </w:r>
      <w:r w:rsidRPr="4FD16B59">
        <w:rPr>
          <w:rFonts w:ascii="Arial" w:eastAsia="Arial" w:hAnsi="Arial" w:cs="Arial"/>
          <w:sz w:val="24"/>
          <w:szCs w:val="24"/>
        </w:rPr>
        <w:t xml:space="preserve"> na Constituição Federal </w:t>
      </w:r>
      <w:r w:rsidR="0F48F128" w:rsidRPr="4FD16B59">
        <w:rPr>
          <w:rFonts w:ascii="Arial" w:eastAsia="Arial" w:hAnsi="Arial" w:cs="Arial"/>
          <w:sz w:val="24"/>
          <w:szCs w:val="24"/>
        </w:rPr>
        <w:t xml:space="preserve">promulgada em 5 de outubro de 1988, </w:t>
      </w:r>
      <w:r w:rsidR="00EB0A25">
        <w:rPr>
          <w:rFonts w:ascii="Arial" w:eastAsia="Arial" w:hAnsi="Arial" w:cs="Arial"/>
          <w:sz w:val="24"/>
          <w:szCs w:val="24"/>
        </w:rPr>
        <w:t>em que se</w:t>
      </w:r>
      <w:r w:rsidR="00EB0A25" w:rsidRPr="4FD16B59">
        <w:rPr>
          <w:rFonts w:ascii="Arial" w:eastAsia="Arial" w:hAnsi="Arial" w:cs="Arial"/>
          <w:sz w:val="24"/>
          <w:szCs w:val="24"/>
        </w:rPr>
        <w:t xml:space="preserve"> </w:t>
      </w:r>
      <w:r w:rsidR="4BCB297D" w:rsidRPr="4FD16B59">
        <w:rPr>
          <w:rFonts w:ascii="Arial" w:eastAsia="Arial" w:hAnsi="Arial" w:cs="Arial"/>
          <w:sz w:val="24"/>
          <w:szCs w:val="24"/>
        </w:rPr>
        <w:t>estabeleceu</w:t>
      </w:r>
      <w:r w:rsidR="0F48F128" w:rsidRPr="4FD16B59">
        <w:rPr>
          <w:rFonts w:ascii="Arial" w:eastAsia="Arial" w:hAnsi="Arial" w:cs="Arial"/>
          <w:sz w:val="24"/>
          <w:szCs w:val="24"/>
        </w:rPr>
        <w:t xml:space="preserve"> o atendimento de crianças de </w:t>
      </w:r>
      <w:r w:rsidR="00EB0A25">
        <w:rPr>
          <w:rFonts w:ascii="Arial" w:eastAsia="Arial" w:hAnsi="Arial" w:cs="Arial"/>
          <w:sz w:val="24"/>
          <w:szCs w:val="24"/>
        </w:rPr>
        <w:t>0</w:t>
      </w:r>
      <w:r w:rsidR="0F48F128" w:rsidRPr="4FD16B59">
        <w:rPr>
          <w:rFonts w:ascii="Arial" w:eastAsia="Arial" w:hAnsi="Arial" w:cs="Arial"/>
          <w:sz w:val="24"/>
          <w:szCs w:val="24"/>
        </w:rPr>
        <w:t xml:space="preserve"> a </w:t>
      </w:r>
      <w:r w:rsidR="00EB0A25">
        <w:rPr>
          <w:rFonts w:ascii="Arial" w:eastAsia="Arial" w:hAnsi="Arial" w:cs="Arial"/>
          <w:sz w:val="24"/>
          <w:szCs w:val="24"/>
        </w:rPr>
        <w:t>6</w:t>
      </w:r>
      <w:r w:rsidR="0F48F128" w:rsidRPr="4FD16B59">
        <w:rPr>
          <w:rFonts w:ascii="Arial" w:eastAsia="Arial" w:hAnsi="Arial" w:cs="Arial"/>
          <w:sz w:val="24"/>
          <w:szCs w:val="24"/>
        </w:rPr>
        <w:t xml:space="preserve"> anos em creches e pré-escolas (</w:t>
      </w:r>
      <w:r w:rsidR="00EB0A25">
        <w:rPr>
          <w:rFonts w:ascii="Arial" w:eastAsia="Arial" w:hAnsi="Arial" w:cs="Arial"/>
          <w:sz w:val="24"/>
          <w:szCs w:val="24"/>
        </w:rPr>
        <w:t>a</w:t>
      </w:r>
      <w:r w:rsidR="0F48F128" w:rsidRPr="4FD16B59">
        <w:rPr>
          <w:rFonts w:ascii="Arial" w:eastAsia="Arial" w:hAnsi="Arial" w:cs="Arial"/>
          <w:sz w:val="24"/>
          <w:szCs w:val="24"/>
        </w:rPr>
        <w:t>rt. 208º)</w:t>
      </w:r>
      <w:r w:rsidR="483714BD" w:rsidRPr="4FD16B59">
        <w:rPr>
          <w:rFonts w:ascii="Arial" w:eastAsia="Arial" w:hAnsi="Arial" w:cs="Arial"/>
          <w:sz w:val="24"/>
          <w:szCs w:val="24"/>
        </w:rPr>
        <w:t xml:space="preserve"> e</w:t>
      </w:r>
      <w:r w:rsidR="00EB0A25">
        <w:rPr>
          <w:rFonts w:ascii="Arial" w:eastAsia="Arial" w:hAnsi="Arial" w:cs="Arial"/>
          <w:sz w:val="24"/>
          <w:szCs w:val="24"/>
        </w:rPr>
        <w:t>,</w:t>
      </w:r>
      <w:r w:rsidR="483714BD" w:rsidRPr="4FD16B59">
        <w:rPr>
          <w:rFonts w:ascii="Arial" w:eastAsia="Arial" w:hAnsi="Arial" w:cs="Arial"/>
          <w:sz w:val="24"/>
          <w:szCs w:val="24"/>
        </w:rPr>
        <w:t xml:space="preserve"> posteriormente</w:t>
      </w:r>
      <w:r w:rsidR="00EB0A25">
        <w:rPr>
          <w:rFonts w:ascii="Arial" w:eastAsia="Arial" w:hAnsi="Arial" w:cs="Arial"/>
          <w:sz w:val="24"/>
          <w:szCs w:val="24"/>
        </w:rPr>
        <w:t>,</w:t>
      </w:r>
      <w:r w:rsidR="0F48F128" w:rsidRPr="4FD16B59">
        <w:rPr>
          <w:rFonts w:ascii="Arial" w:eastAsia="Arial" w:hAnsi="Arial" w:cs="Arial"/>
          <w:sz w:val="24"/>
          <w:szCs w:val="24"/>
        </w:rPr>
        <w:t xml:space="preserve"> </w:t>
      </w:r>
      <w:r w:rsidR="10A49414" w:rsidRPr="4FD16B59">
        <w:rPr>
          <w:rFonts w:ascii="Arial" w:eastAsia="Arial" w:hAnsi="Arial" w:cs="Arial"/>
          <w:sz w:val="24"/>
          <w:szCs w:val="24"/>
        </w:rPr>
        <w:t>n</w:t>
      </w:r>
      <w:r w:rsidR="0F48F128" w:rsidRPr="4FD16B59">
        <w:rPr>
          <w:rFonts w:ascii="Arial" w:eastAsia="Arial" w:hAnsi="Arial" w:cs="Arial"/>
          <w:sz w:val="24"/>
          <w:szCs w:val="24"/>
        </w:rPr>
        <w:t xml:space="preserve">a Emenda Constitucional </w:t>
      </w:r>
      <w:r w:rsidR="00EB0A25">
        <w:rPr>
          <w:rFonts w:ascii="Arial" w:eastAsia="Arial" w:hAnsi="Arial" w:cs="Arial"/>
          <w:sz w:val="24"/>
          <w:szCs w:val="24"/>
        </w:rPr>
        <w:t xml:space="preserve">nº </w:t>
      </w:r>
      <w:r w:rsidR="0F48F128" w:rsidRPr="4FD16B59">
        <w:rPr>
          <w:rFonts w:ascii="Arial" w:eastAsia="Arial" w:hAnsi="Arial" w:cs="Arial"/>
          <w:sz w:val="24"/>
          <w:szCs w:val="24"/>
        </w:rPr>
        <w:t>59</w:t>
      </w:r>
      <w:r w:rsidR="00EB0A25">
        <w:rPr>
          <w:rFonts w:ascii="Arial" w:eastAsia="Arial" w:hAnsi="Arial" w:cs="Arial"/>
          <w:sz w:val="24"/>
          <w:szCs w:val="24"/>
        </w:rPr>
        <w:t>,</w:t>
      </w:r>
      <w:r w:rsidR="0F48F128" w:rsidRPr="4FD16B59">
        <w:rPr>
          <w:rFonts w:ascii="Arial" w:eastAsia="Arial" w:hAnsi="Arial" w:cs="Arial"/>
          <w:sz w:val="24"/>
          <w:szCs w:val="24"/>
        </w:rPr>
        <w:t xml:space="preserve"> de 2009</w:t>
      </w:r>
      <w:r w:rsidR="00EB0A25">
        <w:rPr>
          <w:rFonts w:ascii="Arial" w:eastAsia="Arial" w:hAnsi="Arial" w:cs="Arial"/>
          <w:sz w:val="24"/>
          <w:szCs w:val="24"/>
        </w:rPr>
        <w:t>,</w:t>
      </w:r>
      <w:r w:rsidR="0F48F128" w:rsidRPr="4FD16B59">
        <w:rPr>
          <w:rFonts w:ascii="Arial" w:eastAsia="Arial" w:hAnsi="Arial" w:cs="Arial"/>
          <w:sz w:val="24"/>
          <w:szCs w:val="24"/>
        </w:rPr>
        <w:t xml:space="preserve"> que torna obrigatória e gratuita a </w:t>
      </w:r>
      <w:r w:rsidR="00A209B3">
        <w:rPr>
          <w:rFonts w:ascii="Arial" w:eastAsia="Arial" w:hAnsi="Arial" w:cs="Arial"/>
          <w:sz w:val="24"/>
          <w:szCs w:val="24"/>
        </w:rPr>
        <w:t>Educação Básica</w:t>
      </w:r>
      <w:r w:rsidR="0F48F128" w:rsidRPr="4FD16B59">
        <w:rPr>
          <w:rFonts w:ascii="Arial" w:eastAsia="Arial" w:hAnsi="Arial" w:cs="Arial"/>
          <w:sz w:val="24"/>
          <w:szCs w:val="24"/>
        </w:rPr>
        <w:t xml:space="preserve"> dos 4 aos 17 anos (</w:t>
      </w:r>
      <w:r w:rsidR="00EB0A25">
        <w:rPr>
          <w:rFonts w:ascii="Arial" w:eastAsia="Arial" w:hAnsi="Arial" w:cs="Arial"/>
          <w:sz w:val="24"/>
          <w:szCs w:val="24"/>
        </w:rPr>
        <w:t>a</w:t>
      </w:r>
      <w:r w:rsidR="0F48F128" w:rsidRPr="4FD16B59">
        <w:rPr>
          <w:rFonts w:ascii="Arial" w:eastAsia="Arial" w:hAnsi="Arial" w:cs="Arial"/>
          <w:sz w:val="24"/>
          <w:szCs w:val="24"/>
        </w:rPr>
        <w:t xml:space="preserve">rt. 208º), a LDB </w:t>
      </w:r>
      <w:r w:rsidR="00EB0A25">
        <w:rPr>
          <w:rFonts w:ascii="Arial" w:eastAsia="Arial" w:hAnsi="Arial" w:cs="Arial"/>
          <w:sz w:val="24"/>
          <w:szCs w:val="24"/>
        </w:rPr>
        <w:t xml:space="preserve">nº </w:t>
      </w:r>
      <w:r w:rsidR="0F48F128" w:rsidRPr="4FD16B59">
        <w:rPr>
          <w:rFonts w:ascii="Arial" w:eastAsia="Arial" w:hAnsi="Arial" w:cs="Arial"/>
          <w:sz w:val="24"/>
          <w:szCs w:val="24"/>
        </w:rPr>
        <w:t>9</w:t>
      </w:r>
      <w:r w:rsidR="00EB0A25">
        <w:rPr>
          <w:rFonts w:ascii="Arial" w:eastAsia="Arial" w:hAnsi="Arial" w:cs="Arial"/>
          <w:sz w:val="24"/>
          <w:szCs w:val="24"/>
        </w:rPr>
        <w:t>.</w:t>
      </w:r>
      <w:r w:rsidR="0F48F128" w:rsidRPr="4FD16B59">
        <w:rPr>
          <w:rFonts w:ascii="Arial" w:eastAsia="Arial" w:hAnsi="Arial" w:cs="Arial"/>
          <w:sz w:val="24"/>
          <w:szCs w:val="24"/>
        </w:rPr>
        <w:t>394/</w:t>
      </w:r>
      <w:r w:rsidR="00EB0A25">
        <w:rPr>
          <w:rFonts w:ascii="Arial" w:eastAsia="Arial" w:hAnsi="Arial" w:cs="Arial"/>
          <w:sz w:val="24"/>
          <w:szCs w:val="24"/>
        </w:rPr>
        <w:t>19</w:t>
      </w:r>
      <w:r w:rsidR="0F48F128" w:rsidRPr="4FD16B59">
        <w:rPr>
          <w:rFonts w:ascii="Arial" w:eastAsia="Arial" w:hAnsi="Arial" w:cs="Arial"/>
          <w:sz w:val="24"/>
          <w:szCs w:val="24"/>
        </w:rPr>
        <w:t>96 (</w:t>
      </w:r>
      <w:r w:rsidR="00EB0A25">
        <w:rPr>
          <w:rFonts w:ascii="Arial" w:eastAsia="Arial" w:hAnsi="Arial" w:cs="Arial"/>
          <w:sz w:val="24"/>
          <w:szCs w:val="24"/>
        </w:rPr>
        <w:t>a</w:t>
      </w:r>
      <w:r w:rsidR="0F48F128" w:rsidRPr="4FD16B59">
        <w:rPr>
          <w:rFonts w:ascii="Arial" w:eastAsia="Arial" w:hAnsi="Arial" w:cs="Arial"/>
          <w:sz w:val="24"/>
          <w:szCs w:val="24"/>
        </w:rPr>
        <w:t>rt. 29º)</w:t>
      </w:r>
      <w:r w:rsidR="00F23E51">
        <w:rPr>
          <w:rFonts w:ascii="Arial" w:eastAsia="Arial" w:hAnsi="Arial" w:cs="Arial"/>
          <w:sz w:val="24"/>
          <w:szCs w:val="24"/>
        </w:rPr>
        <w:t xml:space="preserve"> </w:t>
      </w:r>
      <w:r w:rsidR="0F48F128" w:rsidRPr="4FD16B59">
        <w:rPr>
          <w:rFonts w:ascii="Arial" w:eastAsia="Arial" w:hAnsi="Arial" w:cs="Arial"/>
          <w:sz w:val="24"/>
          <w:szCs w:val="24"/>
        </w:rPr>
        <w:t xml:space="preserve">e a Lei </w:t>
      </w:r>
      <w:r w:rsidR="00EB0A25">
        <w:rPr>
          <w:rFonts w:ascii="Arial" w:eastAsia="Arial" w:hAnsi="Arial" w:cs="Arial"/>
          <w:sz w:val="24"/>
          <w:szCs w:val="24"/>
        </w:rPr>
        <w:t xml:space="preserve">nº </w:t>
      </w:r>
      <w:r w:rsidR="0F48F128" w:rsidRPr="4FD16B59">
        <w:rPr>
          <w:rFonts w:ascii="Arial" w:eastAsia="Arial" w:hAnsi="Arial" w:cs="Arial"/>
          <w:sz w:val="24"/>
          <w:szCs w:val="24"/>
        </w:rPr>
        <w:t>12.796</w:t>
      </w:r>
      <w:r w:rsidR="00EB0A25">
        <w:rPr>
          <w:rFonts w:ascii="Arial" w:eastAsia="Arial" w:hAnsi="Arial" w:cs="Arial"/>
          <w:sz w:val="24"/>
          <w:szCs w:val="24"/>
        </w:rPr>
        <w:t>,</w:t>
      </w:r>
      <w:r w:rsidR="0F48F128" w:rsidRPr="4FD16B59">
        <w:rPr>
          <w:rFonts w:ascii="Arial" w:eastAsia="Arial" w:hAnsi="Arial" w:cs="Arial"/>
          <w:sz w:val="24"/>
          <w:szCs w:val="24"/>
        </w:rPr>
        <w:t xml:space="preserve"> de 2013</w:t>
      </w:r>
      <w:r w:rsidR="00EB0A25">
        <w:rPr>
          <w:rFonts w:ascii="Arial" w:eastAsia="Arial" w:hAnsi="Arial" w:cs="Arial"/>
          <w:sz w:val="24"/>
          <w:szCs w:val="24"/>
        </w:rPr>
        <w:t>,</w:t>
      </w:r>
      <w:r w:rsidR="0F48F128" w:rsidRPr="4FD16B59">
        <w:rPr>
          <w:rFonts w:ascii="Arial" w:eastAsia="Arial" w:hAnsi="Arial" w:cs="Arial"/>
          <w:sz w:val="24"/>
          <w:szCs w:val="24"/>
        </w:rPr>
        <w:t xml:space="preserve"> que altera a Lei </w:t>
      </w:r>
      <w:r w:rsidR="00EB0A25">
        <w:rPr>
          <w:rFonts w:ascii="Arial" w:eastAsia="Arial" w:hAnsi="Arial" w:cs="Arial"/>
          <w:sz w:val="24"/>
          <w:szCs w:val="24"/>
        </w:rPr>
        <w:t xml:space="preserve">nº </w:t>
      </w:r>
      <w:r w:rsidR="0F48F128" w:rsidRPr="4FD16B59">
        <w:rPr>
          <w:rFonts w:ascii="Arial" w:eastAsia="Arial" w:hAnsi="Arial" w:cs="Arial"/>
          <w:sz w:val="24"/>
          <w:szCs w:val="24"/>
        </w:rPr>
        <w:t>9</w:t>
      </w:r>
      <w:r w:rsidR="00EB0A25">
        <w:rPr>
          <w:rFonts w:ascii="Arial" w:eastAsia="Arial" w:hAnsi="Arial" w:cs="Arial"/>
          <w:sz w:val="24"/>
          <w:szCs w:val="24"/>
        </w:rPr>
        <w:t>.</w:t>
      </w:r>
      <w:r w:rsidR="0F48F128" w:rsidRPr="4FD16B59">
        <w:rPr>
          <w:rFonts w:ascii="Arial" w:eastAsia="Arial" w:hAnsi="Arial" w:cs="Arial"/>
          <w:sz w:val="24"/>
          <w:szCs w:val="24"/>
        </w:rPr>
        <w:t>394/</w:t>
      </w:r>
      <w:r w:rsidR="00EB0A25">
        <w:rPr>
          <w:rFonts w:ascii="Arial" w:eastAsia="Arial" w:hAnsi="Arial" w:cs="Arial"/>
          <w:sz w:val="24"/>
          <w:szCs w:val="24"/>
        </w:rPr>
        <w:t>19</w:t>
      </w:r>
      <w:r w:rsidR="0F48F128" w:rsidRPr="4FD16B59">
        <w:rPr>
          <w:rFonts w:ascii="Arial" w:eastAsia="Arial" w:hAnsi="Arial" w:cs="Arial"/>
          <w:sz w:val="24"/>
          <w:szCs w:val="24"/>
        </w:rPr>
        <w:t>96 .</w:t>
      </w:r>
    </w:p>
    <w:p w14:paraId="00000005" w14:textId="3BCC66ED" w:rsidR="00CA51D8" w:rsidRPr="003025FD" w:rsidRDefault="46491D80" w:rsidP="4A60C318">
      <w:pPr>
        <w:spacing w:before="300" w:after="120" w:line="360" w:lineRule="auto"/>
        <w:ind w:firstLine="700"/>
        <w:jc w:val="both"/>
        <w:rPr>
          <w:rFonts w:ascii="Arial" w:eastAsia="Arial" w:hAnsi="Arial" w:cs="Arial"/>
          <w:color w:val="222222"/>
          <w:sz w:val="24"/>
          <w:szCs w:val="24"/>
          <w:highlight w:val="white"/>
        </w:rPr>
      </w:pPr>
      <w:r w:rsidRPr="4A60C318">
        <w:rPr>
          <w:rFonts w:ascii="Arial" w:eastAsia="Arial" w:hAnsi="Arial" w:cs="Arial"/>
          <w:sz w:val="24"/>
          <w:szCs w:val="24"/>
        </w:rPr>
        <w:t xml:space="preserve">Uma viagem a montante sobre </w:t>
      </w:r>
      <w:r w:rsidR="7DA7A937" w:rsidRPr="4A60C318">
        <w:rPr>
          <w:rFonts w:ascii="Arial" w:eastAsia="Arial" w:hAnsi="Arial" w:cs="Arial"/>
          <w:color w:val="333333"/>
          <w:sz w:val="24"/>
          <w:szCs w:val="24"/>
        </w:rPr>
        <w:t>a história da infância</w:t>
      </w:r>
      <w:r w:rsidR="006C357B" w:rsidRPr="4A60C318">
        <w:rPr>
          <w:rFonts w:ascii="Arial" w:eastAsia="Arial" w:hAnsi="Arial" w:cs="Arial"/>
          <w:color w:val="333333"/>
          <w:sz w:val="24"/>
          <w:szCs w:val="24"/>
        </w:rPr>
        <w:t xml:space="preserve"> </w:t>
      </w:r>
      <w:r w:rsidRPr="4A60C318">
        <w:rPr>
          <w:rFonts w:ascii="Arial" w:eastAsia="Arial" w:hAnsi="Arial" w:cs="Arial"/>
          <w:sz w:val="24"/>
          <w:szCs w:val="24"/>
        </w:rPr>
        <w:t xml:space="preserve">nos remete à </w:t>
      </w:r>
      <w:r w:rsidR="00EB0A25">
        <w:rPr>
          <w:rFonts w:ascii="Arial" w:eastAsia="Arial" w:hAnsi="Arial" w:cs="Arial"/>
          <w:sz w:val="24"/>
          <w:szCs w:val="24"/>
        </w:rPr>
        <w:t>I</w:t>
      </w:r>
      <w:r w:rsidRPr="4A60C318">
        <w:rPr>
          <w:rFonts w:ascii="Arial" w:eastAsia="Arial" w:hAnsi="Arial" w:cs="Arial"/>
          <w:sz w:val="24"/>
          <w:szCs w:val="24"/>
        </w:rPr>
        <w:t xml:space="preserve">dade </w:t>
      </w:r>
      <w:r w:rsidR="00EB0A25">
        <w:rPr>
          <w:rFonts w:ascii="Arial" w:eastAsia="Arial" w:hAnsi="Arial" w:cs="Arial"/>
          <w:sz w:val="24"/>
          <w:szCs w:val="24"/>
        </w:rPr>
        <w:t>M</w:t>
      </w:r>
      <w:r w:rsidRPr="4A60C318">
        <w:rPr>
          <w:rFonts w:ascii="Arial" w:eastAsia="Arial" w:hAnsi="Arial" w:cs="Arial"/>
          <w:sz w:val="24"/>
          <w:szCs w:val="24"/>
        </w:rPr>
        <w:t xml:space="preserve">édia, quando o conceito de infância, como uma etapa da vida, com características próprias, não estava presente. Até a </w:t>
      </w:r>
      <w:r w:rsidR="00BC5EEE" w:rsidRPr="4A60C318">
        <w:rPr>
          <w:rFonts w:ascii="Arial" w:eastAsia="Arial" w:hAnsi="Arial" w:cs="Arial"/>
          <w:sz w:val="24"/>
          <w:szCs w:val="24"/>
        </w:rPr>
        <w:t>Idade Média</w:t>
      </w:r>
      <w:r w:rsidR="00BC5EEE">
        <w:rPr>
          <w:rFonts w:ascii="Arial" w:eastAsia="Arial" w:hAnsi="Arial" w:cs="Arial"/>
          <w:sz w:val="24"/>
          <w:szCs w:val="24"/>
        </w:rPr>
        <w:t>,</w:t>
      </w:r>
      <w:r w:rsidRPr="4A60C318">
        <w:rPr>
          <w:rFonts w:ascii="Arial" w:eastAsia="Arial" w:hAnsi="Arial" w:cs="Arial"/>
          <w:sz w:val="24"/>
          <w:szCs w:val="24"/>
        </w:rPr>
        <w:t xml:space="preserve"> a criança era considerada um adulto em miniatura, sem identidade própria, inocente até os 7 anos, quando atingia a idade da razão. Aos 7 anos, como num passe de mágica,</w:t>
      </w:r>
      <w:r w:rsidRPr="4A60C318">
        <w:rPr>
          <w:rFonts w:ascii="Arial" w:eastAsia="Arial" w:hAnsi="Arial" w:cs="Arial"/>
          <w:color w:val="222222"/>
          <w:sz w:val="24"/>
          <w:szCs w:val="24"/>
          <w:highlight w:val="white"/>
        </w:rPr>
        <w:t xml:space="preserve"> passava a ser competente o suficiente para distinguir conceitos (</w:t>
      </w:r>
      <w:r w:rsidRPr="4A60C318">
        <w:rPr>
          <w:rFonts w:ascii="Arial" w:eastAsia="Arial" w:hAnsi="Arial" w:cs="Arial"/>
          <w:i/>
          <w:iCs/>
          <w:color w:val="222222"/>
          <w:sz w:val="24"/>
          <w:szCs w:val="24"/>
          <w:highlight w:val="white"/>
        </w:rPr>
        <w:t xml:space="preserve">morais), </w:t>
      </w:r>
      <w:r w:rsidRPr="4A60C318">
        <w:rPr>
          <w:rFonts w:ascii="Arial" w:eastAsia="Arial" w:hAnsi="Arial" w:cs="Arial"/>
          <w:color w:val="222222"/>
          <w:sz w:val="24"/>
          <w:szCs w:val="24"/>
          <w:highlight w:val="white"/>
        </w:rPr>
        <w:t>tomar decisões,</w:t>
      </w:r>
      <w:r w:rsidRPr="4A60C318">
        <w:rPr>
          <w:rFonts w:ascii="Arial" w:eastAsia="Arial" w:hAnsi="Arial" w:cs="Arial"/>
          <w:i/>
          <w:iCs/>
          <w:color w:val="222222"/>
          <w:sz w:val="24"/>
          <w:szCs w:val="24"/>
          <w:highlight w:val="white"/>
        </w:rPr>
        <w:t xml:space="preserve"> </w:t>
      </w:r>
      <w:r w:rsidRPr="4A60C318">
        <w:rPr>
          <w:rFonts w:ascii="Arial" w:eastAsia="Arial" w:hAnsi="Arial" w:cs="Arial"/>
          <w:color w:val="222222"/>
          <w:sz w:val="24"/>
          <w:szCs w:val="24"/>
          <w:highlight w:val="white"/>
        </w:rPr>
        <w:t>começar a aprender a ler e a escrever e, também, a trabalhar.</w:t>
      </w:r>
    </w:p>
    <w:p w14:paraId="00000006" w14:textId="75514921" w:rsidR="00CA51D8" w:rsidRPr="003025FD" w:rsidRDefault="46491D80" w:rsidP="4D4C1997">
      <w:pPr>
        <w:spacing w:before="300" w:after="120" w:line="360" w:lineRule="auto"/>
        <w:ind w:firstLine="700"/>
        <w:jc w:val="both"/>
        <w:rPr>
          <w:rFonts w:ascii="Arial" w:eastAsia="Arial" w:hAnsi="Arial" w:cs="Arial"/>
          <w:color w:val="222222"/>
          <w:sz w:val="24"/>
          <w:szCs w:val="24"/>
          <w:highlight w:val="white"/>
        </w:rPr>
      </w:pPr>
      <w:r w:rsidRPr="513968DD">
        <w:rPr>
          <w:rFonts w:ascii="Arial" w:eastAsia="Arial" w:hAnsi="Arial" w:cs="Arial"/>
          <w:sz w:val="24"/>
          <w:szCs w:val="24"/>
        </w:rPr>
        <w:t>No século XVII</w:t>
      </w:r>
      <w:r w:rsidR="00BC5EEE">
        <w:rPr>
          <w:rFonts w:ascii="Arial" w:eastAsia="Arial" w:hAnsi="Arial" w:cs="Arial"/>
          <w:sz w:val="24"/>
          <w:szCs w:val="24"/>
        </w:rPr>
        <w:t>,</w:t>
      </w:r>
      <w:r w:rsidRPr="513968DD">
        <w:rPr>
          <w:rFonts w:ascii="Arial" w:eastAsia="Arial" w:hAnsi="Arial" w:cs="Arial"/>
          <w:sz w:val="24"/>
          <w:szCs w:val="24"/>
        </w:rPr>
        <w:t xml:space="preserve"> Comenius</w:t>
      </w:r>
      <w:r w:rsidR="001F42FF">
        <w:rPr>
          <w:rStyle w:val="Refdenotaderodap"/>
          <w:rFonts w:ascii="Arial" w:eastAsia="Arial" w:hAnsi="Arial" w:cs="Arial"/>
          <w:sz w:val="24"/>
          <w:szCs w:val="24"/>
        </w:rPr>
        <w:footnoteReference w:id="1"/>
      </w:r>
      <w:r w:rsidRPr="513968DD">
        <w:rPr>
          <w:rFonts w:ascii="Arial" w:eastAsia="Arial" w:hAnsi="Arial" w:cs="Arial"/>
          <w:sz w:val="24"/>
          <w:szCs w:val="24"/>
        </w:rPr>
        <w:t xml:space="preserve">, pioneiro a pensar na </w:t>
      </w:r>
      <w:r w:rsidR="00BC5EEE">
        <w:rPr>
          <w:rFonts w:ascii="Arial" w:eastAsia="Arial" w:hAnsi="Arial" w:cs="Arial"/>
          <w:sz w:val="24"/>
          <w:szCs w:val="24"/>
        </w:rPr>
        <w:t>E</w:t>
      </w:r>
      <w:r w:rsidRPr="513968DD">
        <w:rPr>
          <w:rFonts w:ascii="Arial" w:eastAsia="Arial" w:hAnsi="Arial" w:cs="Arial"/>
          <w:sz w:val="24"/>
          <w:szCs w:val="24"/>
        </w:rPr>
        <w:t>ducação das crianças,</w:t>
      </w:r>
      <w:r w:rsidRPr="513968DD">
        <w:rPr>
          <w:rFonts w:ascii="Arial" w:eastAsia="Arial" w:hAnsi="Arial" w:cs="Arial"/>
          <w:color w:val="222222"/>
          <w:sz w:val="24"/>
          <w:szCs w:val="24"/>
          <w:highlight w:val="white"/>
        </w:rPr>
        <w:t xml:space="preserve"> para ele dotadas de inteligência e sentimentos,</w:t>
      </w:r>
      <w:r w:rsidRPr="513968DD">
        <w:rPr>
          <w:rFonts w:ascii="Arial" w:eastAsia="Arial" w:hAnsi="Arial" w:cs="Arial"/>
          <w:sz w:val="24"/>
          <w:szCs w:val="24"/>
        </w:rPr>
        <w:t xml:space="preserve"> defendia</w:t>
      </w:r>
      <w:r w:rsidRPr="513968DD">
        <w:rPr>
          <w:rFonts w:ascii="Arial" w:eastAsia="Arial" w:hAnsi="Arial" w:cs="Arial"/>
          <w:color w:val="222222"/>
          <w:sz w:val="24"/>
          <w:szCs w:val="24"/>
          <w:highlight w:val="white"/>
        </w:rPr>
        <w:t xml:space="preserve"> que o cultivo dos sentidos e da imaginação precedia o desenvolvimento racional. Comparando as crianças, na sua delicadeza, a </w:t>
      </w:r>
      <w:r w:rsidRPr="513968DD">
        <w:rPr>
          <w:rFonts w:ascii="Arial" w:eastAsia="Arial" w:hAnsi="Arial" w:cs="Arial"/>
          <w:i/>
          <w:iCs/>
          <w:color w:val="222222"/>
          <w:sz w:val="24"/>
          <w:szCs w:val="24"/>
          <w:highlight w:val="white"/>
        </w:rPr>
        <w:t xml:space="preserve">arvorezinhas </w:t>
      </w:r>
      <w:r w:rsidRPr="513968DD">
        <w:rPr>
          <w:rFonts w:ascii="Arial" w:eastAsia="Arial" w:hAnsi="Arial" w:cs="Arial"/>
          <w:color w:val="222222"/>
          <w:sz w:val="24"/>
          <w:szCs w:val="24"/>
          <w:highlight w:val="white"/>
        </w:rPr>
        <w:t>recém</w:t>
      </w:r>
      <w:r w:rsidR="00BC5EEE">
        <w:rPr>
          <w:rFonts w:ascii="Arial" w:eastAsia="Arial" w:hAnsi="Arial" w:cs="Arial"/>
          <w:color w:val="222222"/>
          <w:sz w:val="24"/>
          <w:szCs w:val="24"/>
          <w:highlight w:val="white"/>
        </w:rPr>
        <w:t>-</w:t>
      </w:r>
      <w:r w:rsidRPr="513968DD">
        <w:rPr>
          <w:rFonts w:ascii="Arial" w:eastAsia="Arial" w:hAnsi="Arial" w:cs="Arial"/>
          <w:color w:val="222222"/>
          <w:sz w:val="24"/>
          <w:szCs w:val="24"/>
          <w:highlight w:val="white"/>
        </w:rPr>
        <w:t>plantadas</w:t>
      </w:r>
      <w:r w:rsidRPr="513968DD">
        <w:rPr>
          <w:rFonts w:ascii="Arial" w:eastAsia="Arial" w:hAnsi="Arial" w:cs="Arial"/>
          <w:i/>
          <w:iCs/>
          <w:color w:val="222222"/>
          <w:sz w:val="24"/>
          <w:szCs w:val="24"/>
          <w:highlight w:val="white"/>
        </w:rPr>
        <w:t xml:space="preserve">, </w:t>
      </w:r>
      <w:r w:rsidRPr="513968DD">
        <w:rPr>
          <w:rFonts w:ascii="Arial" w:eastAsia="Arial" w:hAnsi="Arial" w:cs="Arial"/>
          <w:color w:val="222222"/>
          <w:sz w:val="24"/>
          <w:szCs w:val="24"/>
          <w:highlight w:val="white"/>
        </w:rPr>
        <w:t xml:space="preserve">que necessitavam </w:t>
      </w:r>
      <w:r w:rsidRPr="513968DD">
        <w:rPr>
          <w:rFonts w:ascii="Arial" w:eastAsia="Arial" w:hAnsi="Arial" w:cs="Arial"/>
          <w:color w:val="222222"/>
          <w:sz w:val="24"/>
          <w:szCs w:val="24"/>
          <w:highlight w:val="white"/>
        </w:rPr>
        <w:lastRenderedPageBreak/>
        <w:t xml:space="preserve">ser regadas, para seu </w:t>
      </w:r>
      <w:r w:rsidRPr="513968DD">
        <w:rPr>
          <w:rFonts w:ascii="Arial" w:eastAsia="Arial" w:hAnsi="Arial" w:cs="Arial"/>
          <w:i/>
          <w:iCs/>
          <w:color w:val="222222"/>
          <w:sz w:val="24"/>
          <w:szCs w:val="24"/>
          <w:highlight w:val="white"/>
        </w:rPr>
        <w:t>cultivo</w:t>
      </w:r>
      <w:r w:rsidR="00BC5EEE" w:rsidRPr="001C21BA">
        <w:rPr>
          <w:rFonts w:ascii="Arial" w:eastAsia="Arial" w:hAnsi="Arial" w:cs="Arial"/>
          <w:color w:val="222222"/>
          <w:sz w:val="24"/>
          <w:szCs w:val="24"/>
          <w:highlight w:val="white"/>
        </w:rPr>
        <w:t>,</w:t>
      </w:r>
      <w:r w:rsidRPr="513968DD">
        <w:rPr>
          <w:rFonts w:ascii="Arial" w:eastAsia="Arial" w:hAnsi="Arial" w:cs="Arial"/>
          <w:color w:val="222222"/>
          <w:sz w:val="24"/>
          <w:szCs w:val="24"/>
          <w:highlight w:val="white"/>
        </w:rPr>
        <w:t xml:space="preserve"> criou a imagem do </w:t>
      </w:r>
      <w:r w:rsidRPr="513968DD">
        <w:rPr>
          <w:rFonts w:ascii="Arial" w:eastAsia="Arial" w:hAnsi="Arial" w:cs="Arial"/>
          <w:i/>
          <w:iCs/>
          <w:color w:val="222222"/>
          <w:sz w:val="24"/>
          <w:szCs w:val="24"/>
          <w:highlight w:val="white"/>
        </w:rPr>
        <w:t>jardim da infância</w:t>
      </w:r>
      <w:r w:rsidRPr="513968DD">
        <w:rPr>
          <w:rFonts w:ascii="Arial" w:eastAsia="Arial" w:hAnsi="Arial" w:cs="Arial"/>
          <w:color w:val="222222"/>
          <w:sz w:val="24"/>
          <w:szCs w:val="24"/>
          <w:highlight w:val="white"/>
        </w:rPr>
        <w:t xml:space="preserve">, encerrando, fundamentalmente, o conceito do </w:t>
      </w:r>
      <w:r w:rsidRPr="513968DD">
        <w:rPr>
          <w:rFonts w:ascii="Arial" w:eastAsia="Arial" w:hAnsi="Arial" w:cs="Arial"/>
          <w:i/>
          <w:iCs/>
          <w:color w:val="222222"/>
          <w:sz w:val="24"/>
          <w:szCs w:val="24"/>
          <w:highlight w:val="white"/>
        </w:rPr>
        <w:t>cuidado</w:t>
      </w:r>
      <w:r w:rsidRPr="513968DD">
        <w:rPr>
          <w:rFonts w:ascii="Arial" w:eastAsia="Arial" w:hAnsi="Arial" w:cs="Arial"/>
          <w:color w:val="222222"/>
          <w:sz w:val="24"/>
          <w:szCs w:val="24"/>
          <w:highlight w:val="white"/>
        </w:rPr>
        <w:t>.</w:t>
      </w:r>
    </w:p>
    <w:p w14:paraId="00000007" w14:textId="286F8017" w:rsidR="00CA51D8" w:rsidRPr="003025FD" w:rsidRDefault="46491D80" w:rsidP="4A60C318">
      <w:pPr>
        <w:spacing w:before="300" w:after="120" w:line="360" w:lineRule="auto"/>
        <w:ind w:firstLine="700"/>
        <w:jc w:val="both"/>
        <w:rPr>
          <w:rFonts w:ascii="Arial" w:eastAsia="Arial" w:hAnsi="Arial" w:cs="Arial"/>
          <w:sz w:val="24"/>
          <w:szCs w:val="24"/>
        </w:rPr>
      </w:pPr>
      <w:r w:rsidRPr="513968DD">
        <w:rPr>
          <w:rFonts w:ascii="Arial" w:eastAsia="Arial" w:hAnsi="Arial" w:cs="Arial"/>
          <w:sz w:val="24"/>
          <w:szCs w:val="24"/>
        </w:rPr>
        <w:t xml:space="preserve"> No século XVIII, </w:t>
      </w:r>
      <w:r w:rsidRPr="4A60C318">
        <w:rPr>
          <w:rFonts w:ascii="Arial" w:eastAsia="Arial" w:hAnsi="Arial" w:cs="Arial"/>
          <w:i/>
          <w:iCs/>
          <w:sz w:val="24"/>
          <w:szCs w:val="24"/>
        </w:rPr>
        <w:t>século das luzes</w:t>
      </w:r>
      <w:r w:rsidRPr="513968DD">
        <w:rPr>
          <w:rFonts w:ascii="Arial" w:eastAsia="Arial" w:hAnsi="Arial" w:cs="Arial"/>
          <w:sz w:val="24"/>
          <w:szCs w:val="24"/>
        </w:rPr>
        <w:t xml:space="preserve"> (Iluminismo, Romantismo), destacam</w:t>
      </w:r>
      <w:r w:rsidR="00BC5EEE">
        <w:rPr>
          <w:rFonts w:ascii="Arial" w:eastAsia="Arial" w:hAnsi="Arial" w:cs="Arial"/>
          <w:sz w:val="24"/>
          <w:szCs w:val="24"/>
        </w:rPr>
        <w:t>-se</w:t>
      </w:r>
      <w:r w:rsidRPr="513968DD">
        <w:rPr>
          <w:rFonts w:ascii="Arial" w:eastAsia="Arial" w:hAnsi="Arial" w:cs="Arial"/>
          <w:sz w:val="24"/>
          <w:szCs w:val="24"/>
        </w:rPr>
        <w:t xml:space="preserve"> </w:t>
      </w:r>
      <w:proofErr w:type="spellStart"/>
      <w:r w:rsidRPr="513968DD">
        <w:rPr>
          <w:rFonts w:ascii="Arial" w:eastAsia="Arial" w:hAnsi="Arial" w:cs="Arial"/>
          <w:sz w:val="24"/>
          <w:szCs w:val="24"/>
        </w:rPr>
        <w:t>Rosseau</w:t>
      </w:r>
      <w:proofErr w:type="spellEnd"/>
      <w:r w:rsidR="001F42FF">
        <w:rPr>
          <w:rStyle w:val="Refdenotaderodap"/>
          <w:rFonts w:ascii="Arial" w:eastAsia="Arial" w:hAnsi="Arial" w:cs="Arial"/>
          <w:sz w:val="24"/>
          <w:szCs w:val="24"/>
        </w:rPr>
        <w:footnoteReference w:id="2"/>
      </w:r>
      <w:r w:rsidRPr="513968DD">
        <w:rPr>
          <w:rFonts w:ascii="Arial" w:eastAsia="Arial" w:hAnsi="Arial" w:cs="Arial"/>
          <w:sz w:val="24"/>
          <w:szCs w:val="24"/>
        </w:rPr>
        <w:t xml:space="preserve"> e </w:t>
      </w:r>
      <w:proofErr w:type="spellStart"/>
      <w:r w:rsidRPr="513968DD">
        <w:rPr>
          <w:rFonts w:ascii="Arial" w:eastAsia="Arial" w:hAnsi="Arial" w:cs="Arial"/>
          <w:sz w:val="24"/>
          <w:szCs w:val="24"/>
        </w:rPr>
        <w:t>Froebe</w:t>
      </w:r>
      <w:r w:rsidR="54C95658" w:rsidRPr="513968DD">
        <w:rPr>
          <w:rFonts w:ascii="Arial" w:eastAsia="Arial" w:hAnsi="Arial" w:cs="Arial"/>
          <w:sz w:val="24"/>
          <w:szCs w:val="24"/>
        </w:rPr>
        <w:t>l</w:t>
      </w:r>
      <w:proofErr w:type="spellEnd"/>
      <w:r w:rsidRPr="513968DD">
        <w:rPr>
          <w:rFonts w:ascii="Arial" w:eastAsia="Arial" w:hAnsi="Arial" w:cs="Arial"/>
          <w:sz w:val="24"/>
          <w:szCs w:val="24"/>
        </w:rPr>
        <w:t xml:space="preserve">. Rousseau, advogando que a natureza humana é boa por natureza, em sua célebre obra </w:t>
      </w:r>
      <w:r w:rsidRPr="001C21BA">
        <w:rPr>
          <w:rFonts w:ascii="Arial" w:eastAsia="Arial" w:hAnsi="Arial" w:cs="Arial"/>
          <w:b/>
          <w:bCs/>
          <w:sz w:val="24"/>
          <w:szCs w:val="24"/>
        </w:rPr>
        <w:t xml:space="preserve">Emílio ou </w:t>
      </w:r>
      <w:r w:rsidR="00BC5EEE" w:rsidRPr="001C21BA">
        <w:rPr>
          <w:rFonts w:ascii="Arial" w:eastAsia="Arial" w:hAnsi="Arial" w:cs="Arial"/>
          <w:b/>
          <w:bCs/>
          <w:sz w:val="24"/>
          <w:szCs w:val="24"/>
        </w:rPr>
        <w:t>D</w:t>
      </w:r>
      <w:r w:rsidRPr="001C21BA">
        <w:rPr>
          <w:rFonts w:ascii="Arial" w:eastAsia="Arial" w:hAnsi="Arial" w:cs="Arial"/>
          <w:b/>
          <w:bCs/>
          <w:sz w:val="24"/>
          <w:szCs w:val="24"/>
        </w:rPr>
        <w:t>a Educação</w:t>
      </w:r>
      <w:r w:rsidRPr="513968DD">
        <w:rPr>
          <w:rFonts w:ascii="Arial" w:eastAsia="Arial" w:hAnsi="Arial" w:cs="Arial"/>
          <w:sz w:val="24"/>
          <w:szCs w:val="24"/>
        </w:rPr>
        <w:t xml:space="preserve">, chama a atenção para o respeito às características e desejos da infância, defendendo que a criança deve ser livre, especialmente em contato com a natureza. </w:t>
      </w:r>
      <w:proofErr w:type="spellStart"/>
      <w:r w:rsidRPr="513968DD">
        <w:rPr>
          <w:rFonts w:ascii="Arial" w:eastAsia="Arial" w:hAnsi="Arial" w:cs="Arial"/>
          <w:sz w:val="24"/>
          <w:szCs w:val="24"/>
        </w:rPr>
        <w:t>Froebel</w:t>
      </w:r>
      <w:proofErr w:type="spellEnd"/>
      <w:r w:rsidRPr="513968DD">
        <w:rPr>
          <w:rFonts w:ascii="Arial" w:eastAsia="Arial" w:hAnsi="Arial" w:cs="Arial"/>
          <w:sz w:val="24"/>
          <w:szCs w:val="24"/>
        </w:rPr>
        <w:t>, contemporâneo de Comenius, adotando a analogia da criança como plantinha que precisava ser regada para crescer e dar bons frutos, instituiu na Alemanh</w:t>
      </w:r>
      <w:r w:rsidR="1E9CE249" w:rsidRPr="513968DD">
        <w:rPr>
          <w:rFonts w:ascii="Arial" w:eastAsia="Arial" w:hAnsi="Arial" w:cs="Arial"/>
          <w:sz w:val="24"/>
          <w:szCs w:val="24"/>
        </w:rPr>
        <w:t>a</w:t>
      </w:r>
      <w:r w:rsidRPr="513968DD">
        <w:rPr>
          <w:rFonts w:ascii="Arial" w:eastAsia="Arial" w:hAnsi="Arial" w:cs="Arial"/>
          <w:sz w:val="24"/>
          <w:szCs w:val="24"/>
        </w:rPr>
        <w:t xml:space="preserve"> os Jardins de Infância, para menores de 7 anos, destinados aos filhos da classe média alta.</w:t>
      </w:r>
    </w:p>
    <w:p w14:paraId="00000008" w14:textId="04756034" w:rsidR="00CA51D8" w:rsidRPr="003025FD" w:rsidRDefault="46491D80" w:rsidP="4D4C1997">
      <w:pPr>
        <w:spacing w:before="300" w:after="120" w:line="360" w:lineRule="auto"/>
        <w:ind w:firstLine="700"/>
        <w:jc w:val="both"/>
        <w:rPr>
          <w:rFonts w:ascii="Arial" w:eastAsia="Arial" w:hAnsi="Arial" w:cs="Arial"/>
          <w:sz w:val="24"/>
          <w:szCs w:val="24"/>
          <w:highlight w:val="white"/>
        </w:rPr>
      </w:pPr>
      <w:r w:rsidRPr="513968DD">
        <w:rPr>
          <w:rFonts w:ascii="Arial" w:eastAsia="Arial" w:hAnsi="Arial" w:cs="Arial"/>
          <w:sz w:val="24"/>
          <w:szCs w:val="24"/>
        </w:rPr>
        <w:t xml:space="preserve">No final do século XVIII e durante o século XIX, pela sua importância e pelas valiosas contribuições à </w:t>
      </w:r>
      <w:r w:rsidR="00BC5EEE" w:rsidRPr="513968DD">
        <w:rPr>
          <w:rFonts w:ascii="Arial" w:eastAsia="Arial" w:hAnsi="Arial" w:cs="Arial"/>
          <w:sz w:val="24"/>
          <w:szCs w:val="24"/>
        </w:rPr>
        <w:t>Educação Infantil</w:t>
      </w:r>
      <w:r w:rsidRPr="513968DD">
        <w:rPr>
          <w:rFonts w:ascii="Arial" w:eastAsia="Arial" w:hAnsi="Arial" w:cs="Arial"/>
          <w:sz w:val="24"/>
          <w:szCs w:val="24"/>
        </w:rPr>
        <w:t>, que fazem escola até hoje entre nós, merecem referência Pestalozzi</w:t>
      </w:r>
      <w:r w:rsidR="001F42FF">
        <w:rPr>
          <w:rStyle w:val="Refdenotaderodap"/>
          <w:rFonts w:ascii="Arial" w:eastAsia="Arial" w:hAnsi="Arial" w:cs="Arial"/>
          <w:sz w:val="24"/>
          <w:szCs w:val="24"/>
        </w:rPr>
        <w:footnoteReference w:id="3"/>
      </w:r>
      <w:r w:rsidRPr="513968DD">
        <w:rPr>
          <w:rFonts w:ascii="Arial" w:eastAsia="Arial" w:hAnsi="Arial" w:cs="Arial"/>
          <w:sz w:val="24"/>
          <w:szCs w:val="24"/>
        </w:rPr>
        <w:t>, pedagogo suíço, Maria Montessori</w:t>
      </w:r>
      <w:r w:rsidR="001F42FF">
        <w:rPr>
          <w:rStyle w:val="Refdenotaderodap"/>
          <w:rFonts w:ascii="Arial" w:eastAsia="Arial" w:hAnsi="Arial" w:cs="Arial"/>
          <w:sz w:val="24"/>
          <w:szCs w:val="24"/>
        </w:rPr>
        <w:footnoteReference w:id="4"/>
      </w:r>
      <w:r w:rsidRPr="513968DD">
        <w:rPr>
          <w:rFonts w:ascii="Arial" w:eastAsia="Arial" w:hAnsi="Arial" w:cs="Arial"/>
          <w:sz w:val="24"/>
          <w:szCs w:val="24"/>
        </w:rPr>
        <w:t>, médica e pedagoga italiana, e Piaget</w:t>
      </w:r>
      <w:r w:rsidR="001F42FF">
        <w:rPr>
          <w:rStyle w:val="Refdenotaderodap"/>
          <w:rFonts w:ascii="Arial" w:eastAsia="Arial" w:hAnsi="Arial" w:cs="Arial"/>
          <w:sz w:val="24"/>
          <w:szCs w:val="24"/>
        </w:rPr>
        <w:footnoteReference w:id="5"/>
      </w:r>
      <w:r w:rsidRPr="513968DD">
        <w:rPr>
          <w:rFonts w:ascii="Arial" w:eastAsia="Arial" w:hAnsi="Arial" w:cs="Arial"/>
          <w:sz w:val="24"/>
          <w:szCs w:val="24"/>
        </w:rPr>
        <w:t xml:space="preserve">, </w:t>
      </w:r>
      <w:r w:rsidRPr="513968DD">
        <w:rPr>
          <w:rFonts w:ascii="Arial" w:eastAsia="Arial" w:hAnsi="Arial" w:cs="Arial"/>
          <w:sz w:val="24"/>
          <w:szCs w:val="24"/>
          <w:highlight w:val="white"/>
        </w:rPr>
        <w:t xml:space="preserve">biólogo, psicólogo e </w:t>
      </w:r>
      <w:proofErr w:type="spellStart"/>
      <w:r w:rsidRPr="513968DD">
        <w:rPr>
          <w:rFonts w:ascii="Arial" w:eastAsia="Arial" w:hAnsi="Arial" w:cs="Arial"/>
          <w:sz w:val="24"/>
          <w:szCs w:val="24"/>
          <w:highlight w:val="white"/>
        </w:rPr>
        <w:t>epistemólogo</w:t>
      </w:r>
      <w:proofErr w:type="spellEnd"/>
      <w:r w:rsidRPr="513968DD">
        <w:rPr>
          <w:rFonts w:ascii="Arial" w:eastAsia="Arial" w:hAnsi="Arial" w:cs="Arial"/>
          <w:sz w:val="24"/>
          <w:szCs w:val="24"/>
          <w:highlight w:val="white"/>
        </w:rPr>
        <w:t xml:space="preserve"> suíço. Seus estudos constituem referenciais nos cursos de formação dos profissionais da </w:t>
      </w:r>
      <w:r w:rsidR="00BC5EEE" w:rsidRPr="513968DD">
        <w:rPr>
          <w:rFonts w:ascii="Arial" w:eastAsia="Arial" w:hAnsi="Arial" w:cs="Arial"/>
          <w:sz w:val="24"/>
          <w:szCs w:val="24"/>
          <w:highlight w:val="white"/>
        </w:rPr>
        <w:t xml:space="preserve">Educação Infantil </w:t>
      </w:r>
      <w:r w:rsidRPr="513968DD">
        <w:rPr>
          <w:rFonts w:ascii="Arial" w:eastAsia="Arial" w:hAnsi="Arial" w:cs="Arial"/>
          <w:sz w:val="24"/>
          <w:szCs w:val="24"/>
          <w:highlight w:val="white"/>
        </w:rPr>
        <w:t>e são amplamente conhecidos dos pedagogos brasileiros.</w:t>
      </w:r>
    </w:p>
    <w:p w14:paraId="00000009" w14:textId="5891BBB6" w:rsidR="00CA51D8" w:rsidRPr="003025FD" w:rsidRDefault="00DE73FC" w:rsidP="4D4C1997">
      <w:pPr>
        <w:spacing w:before="300" w:after="120" w:line="360" w:lineRule="auto"/>
        <w:ind w:firstLine="700"/>
        <w:jc w:val="both"/>
        <w:rPr>
          <w:rFonts w:ascii="Arial" w:eastAsia="Verdana" w:hAnsi="Arial" w:cs="Arial"/>
          <w:sz w:val="24"/>
          <w:szCs w:val="24"/>
        </w:rPr>
      </w:pPr>
      <w:r w:rsidRPr="4A60C318">
        <w:rPr>
          <w:rFonts w:ascii="Arial" w:eastAsia="Arial" w:hAnsi="Arial" w:cs="Arial"/>
          <w:sz w:val="24"/>
          <w:szCs w:val="24"/>
          <w:highlight w:val="white"/>
        </w:rPr>
        <w:t xml:space="preserve">No Brasil, os primeiros Jardins de Infância foram criados no final do século XIX, no Rio de Janeiro e em São Paulo, nos melhores bairros, para atender às elites. </w:t>
      </w:r>
      <w:proofErr w:type="spellStart"/>
      <w:r w:rsidRPr="4A60C318">
        <w:rPr>
          <w:rFonts w:ascii="Arial" w:eastAsia="Verdana" w:hAnsi="Arial" w:cs="Arial"/>
          <w:sz w:val="24"/>
          <w:szCs w:val="24"/>
        </w:rPr>
        <w:t>Kuhlmann</w:t>
      </w:r>
      <w:proofErr w:type="spellEnd"/>
      <w:r w:rsidRPr="4A60C318">
        <w:rPr>
          <w:rFonts w:ascii="Arial" w:eastAsia="Verdana" w:hAnsi="Arial" w:cs="Arial"/>
          <w:sz w:val="24"/>
          <w:szCs w:val="24"/>
        </w:rPr>
        <w:t xml:space="preserve"> (1998) faz detalhado estudo da história da assistência à infância e à </w:t>
      </w:r>
      <w:r w:rsidR="00BC5EEE" w:rsidRPr="4A60C318">
        <w:rPr>
          <w:rFonts w:ascii="Arial" w:eastAsia="Verdana" w:hAnsi="Arial" w:cs="Arial"/>
          <w:sz w:val="24"/>
          <w:szCs w:val="24"/>
        </w:rPr>
        <w:t xml:space="preserve">Educação Infantil </w:t>
      </w:r>
      <w:r w:rsidRPr="4A60C318">
        <w:rPr>
          <w:rFonts w:ascii="Arial" w:eastAsia="Verdana" w:hAnsi="Arial" w:cs="Arial"/>
          <w:sz w:val="24"/>
          <w:szCs w:val="24"/>
        </w:rPr>
        <w:t>no Brasil, mostrando que, no</w:t>
      </w:r>
      <w:r w:rsidRPr="4A60C318">
        <w:rPr>
          <w:rFonts w:ascii="Arial" w:eastAsia="Arial" w:hAnsi="Arial" w:cs="Arial"/>
          <w:sz w:val="24"/>
          <w:szCs w:val="24"/>
          <w:highlight w:val="white"/>
        </w:rPr>
        <w:t xml:space="preserve"> início do século XX</w:t>
      </w:r>
      <w:r w:rsidR="3840B329" w:rsidRPr="4A60C318">
        <w:rPr>
          <w:rFonts w:ascii="Arial" w:eastAsia="Arial" w:hAnsi="Arial" w:cs="Arial"/>
          <w:sz w:val="24"/>
          <w:szCs w:val="24"/>
          <w:highlight w:val="white"/>
        </w:rPr>
        <w:t>,</w:t>
      </w:r>
      <w:r w:rsidRPr="4A60C318">
        <w:rPr>
          <w:rFonts w:ascii="Arial" w:eastAsia="Arial" w:hAnsi="Arial" w:cs="Arial"/>
          <w:sz w:val="24"/>
          <w:szCs w:val="24"/>
          <w:highlight w:val="white"/>
        </w:rPr>
        <w:t xml:space="preserve"> era iniciado </w:t>
      </w:r>
      <w:r w:rsidR="00BC5EEE">
        <w:rPr>
          <w:rFonts w:ascii="Arial" w:eastAsia="Arial" w:hAnsi="Arial" w:cs="Arial"/>
          <w:sz w:val="24"/>
          <w:szCs w:val="24"/>
          <w:highlight w:val="white"/>
        </w:rPr>
        <w:t xml:space="preserve">um </w:t>
      </w:r>
      <w:r w:rsidRPr="4A60C318">
        <w:rPr>
          <w:rFonts w:ascii="Arial" w:eastAsia="Arial" w:hAnsi="Arial" w:cs="Arial"/>
          <w:sz w:val="24"/>
          <w:szCs w:val="24"/>
          <w:highlight w:val="white"/>
        </w:rPr>
        <w:t xml:space="preserve">movimento mais intenso de criação de </w:t>
      </w:r>
      <w:r w:rsidRPr="4A60C318">
        <w:rPr>
          <w:rFonts w:ascii="Arial" w:eastAsia="Verdana" w:hAnsi="Arial" w:cs="Arial"/>
          <w:sz w:val="24"/>
          <w:szCs w:val="24"/>
        </w:rPr>
        <w:t>creches, pré-escolas e jardins de infância, que atendiam a interesses empresariais, políticos, jurídicos, médicos, pedagógicos e religiosos.</w:t>
      </w:r>
    </w:p>
    <w:p w14:paraId="0000000A" w14:textId="12D9CA30" w:rsidR="00CA51D8" w:rsidRPr="003025FD" w:rsidRDefault="00DE73FC" w:rsidP="4D4C1997">
      <w:pPr>
        <w:spacing w:before="300" w:after="120" w:line="360" w:lineRule="auto"/>
        <w:ind w:firstLine="700"/>
        <w:jc w:val="both"/>
        <w:rPr>
          <w:rFonts w:ascii="Arial" w:eastAsia="Arial" w:hAnsi="Arial" w:cs="Arial"/>
          <w:sz w:val="24"/>
          <w:szCs w:val="24"/>
          <w:highlight w:val="white"/>
        </w:rPr>
      </w:pPr>
      <w:r w:rsidRPr="003025FD">
        <w:rPr>
          <w:rFonts w:ascii="Arial" w:eastAsia="Arial" w:hAnsi="Arial" w:cs="Arial"/>
          <w:sz w:val="24"/>
          <w:szCs w:val="24"/>
          <w:highlight w:val="white"/>
        </w:rPr>
        <w:t xml:space="preserve">Se os “Jardins de Infância”, destinados às classes mais abastadas, tinham como objetivo o desenvolvimento das crianças, para que as </w:t>
      </w:r>
      <w:r w:rsidRPr="003025FD">
        <w:rPr>
          <w:rFonts w:ascii="Arial" w:eastAsia="Arial" w:hAnsi="Arial" w:cs="Arial"/>
          <w:i/>
          <w:iCs/>
          <w:sz w:val="24"/>
          <w:szCs w:val="24"/>
          <w:highlight w:val="white"/>
        </w:rPr>
        <w:t xml:space="preserve">plantinhas </w:t>
      </w:r>
      <w:r w:rsidRPr="003025FD">
        <w:rPr>
          <w:rFonts w:ascii="Arial" w:eastAsia="Arial" w:hAnsi="Arial" w:cs="Arial"/>
          <w:sz w:val="24"/>
          <w:szCs w:val="24"/>
          <w:highlight w:val="white"/>
        </w:rPr>
        <w:t xml:space="preserve">dessem </w:t>
      </w:r>
      <w:r w:rsidRPr="003025FD">
        <w:rPr>
          <w:rFonts w:ascii="Arial" w:eastAsia="Arial" w:hAnsi="Arial" w:cs="Arial"/>
          <w:sz w:val="24"/>
          <w:szCs w:val="24"/>
          <w:highlight w:val="white"/>
        </w:rPr>
        <w:lastRenderedPageBreak/>
        <w:t xml:space="preserve">bons frutos, as </w:t>
      </w:r>
      <w:r w:rsidR="00EA27F8">
        <w:rPr>
          <w:rFonts w:ascii="Arial" w:eastAsia="Arial" w:hAnsi="Arial" w:cs="Arial"/>
          <w:sz w:val="24"/>
          <w:szCs w:val="24"/>
          <w:highlight w:val="white"/>
        </w:rPr>
        <w:t>c</w:t>
      </w:r>
      <w:r w:rsidRPr="003025FD">
        <w:rPr>
          <w:rFonts w:ascii="Arial" w:eastAsia="Arial" w:hAnsi="Arial" w:cs="Arial"/>
          <w:sz w:val="24"/>
          <w:szCs w:val="24"/>
          <w:highlight w:val="white"/>
        </w:rPr>
        <w:t xml:space="preserve">reches surgiram, tanto na Europa </w:t>
      </w:r>
      <w:r w:rsidR="00EA27F8">
        <w:rPr>
          <w:rFonts w:ascii="Arial" w:eastAsia="Arial" w:hAnsi="Arial" w:cs="Arial"/>
          <w:sz w:val="24"/>
          <w:szCs w:val="24"/>
          <w:highlight w:val="white"/>
        </w:rPr>
        <w:t>quanto</w:t>
      </w:r>
      <w:r w:rsidR="00EA27F8" w:rsidRPr="003025FD">
        <w:rPr>
          <w:rFonts w:ascii="Arial" w:eastAsia="Arial" w:hAnsi="Arial" w:cs="Arial"/>
          <w:sz w:val="24"/>
          <w:szCs w:val="24"/>
          <w:highlight w:val="white"/>
        </w:rPr>
        <w:t xml:space="preserve"> </w:t>
      </w:r>
      <w:r w:rsidRPr="003025FD">
        <w:rPr>
          <w:rFonts w:ascii="Arial" w:eastAsia="Arial" w:hAnsi="Arial" w:cs="Arial"/>
          <w:sz w:val="24"/>
          <w:szCs w:val="24"/>
          <w:highlight w:val="white"/>
        </w:rPr>
        <w:t>no Brasil, no contexto da Revolução Industrial, como lugar de guarda das crianças pobres, para que as mães pudessem trabalhar. As famílias abastadas podiam pagar babás</w:t>
      </w:r>
      <w:r w:rsidR="00AD7CBF">
        <w:rPr>
          <w:rFonts w:ascii="Arial" w:eastAsia="Arial" w:hAnsi="Arial" w:cs="Arial"/>
          <w:sz w:val="24"/>
          <w:szCs w:val="24"/>
          <w:highlight w:val="white"/>
        </w:rPr>
        <w:t>.</w:t>
      </w:r>
    </w:p>
    <w:p w14:paraId="0000000B" w14:textId="795572C1" w:rsidR="00CA51D8" w:rsidRPr="003025FD" w:rsidRDefault="00DE73FC" w:rsidP="4D4C1997">
      <w:pPr>
        <w:spacing w:before="300" w:after="120" w:line="360" w:lineRule="auto"/>
        <w:ind w:firstLine="700"/>
        <w:jc w:val="both"/>
        <w:rPr>
          <w:rFonts w:ascii="Arial" w:eastAsia="Arial" w:hAnsi="Arial" w:cs="Arial"/>
          <w:sz w:val="24"/>
          <w:szCs w:val="24"/>
          <w:highlight w:val="white"/>
          <w:u w:val="single"/>
        </w:rPr>
      </w:pPr>
      <w:proofErr w:type="spellStart"/>
      <w:r w:rsidRPr="4A60C318">
        <w:rPr>
          <w:rFonts w:ascii="Arial" w:eastAsia="Arial" w:hAnsi="Arial" w:cs="Arial"/>
          <w:sz w:val="24"/>
          <w:szCs w:val="24"/>
          <w:highlight w:val="white"/>
        </w:rPr>
        <w:t>Didonet</w:t>
      </w:r>
      <w:proofErr w:type="spellEnd"/>
      <w:r w:rsidRPr="4A60C318">
        <w:rPr>
          <w:rFonts w:ascii="Arial" w:eastAsia="Arial" w:hAnsi="Arial" w:cs="Arial"/>
          <w:sz w:val="24"/>
          <w:szCs w:val="24"/>
          <w:highlight w:val="white"/>
        </w:rPr>
        <w:t xml:space="preserve"> (200</w:t>
      </w:r>
      <w:r w:rsidR="00D5547E">
        <w:rPr>
          <w:rFonts w:ascii="Arial" w:eastAsia="Arial" w:hAnsi="Arial" w:cs="Arial"/>
          <w:sz w:val="24"/>
          <w:szCs w:val="24"/>
          <w:highlight w:val="white"/>
        </w:rPr>
        <w:t>1</w:t>
      </w:r>
      <w:r w:rsidR="00D5547E">
        <w:rPr>
          <w:rFonts w:ascii="Arial" w:eastAsia="Arial" w:hAnsi="Arial" w:cs="Arial"/>
          <w:sz w:val="24"/>
          <w:szCs w:val="24"/>
        </w:rPr>
        <w:t>,</w:t>
      </w:r>
      <w:r w:rsidR="00D5547E" w:rsidRPr="00D5547E">
        <w:rPr>
          <w:rFonts w:ascii="Arial" w:eastAsia="Arial" w:hAnsi="Arial" w:cs="Arial"/>
          <w:sz w:val="24"/>
          <w:szCs w:val="24"/>
        </w:rPr>
        <w:t xml:space="preserve"> </w:t>
      </w:r>
      <w:r w:rsidR="00D5547E" w:rsidRPr="004F1339">
        <w:rPr>
          <w:rFonts w:ascii="Arial" w:eastAsia="Arial" w:hAnsi="Arial" w:cs="Arial"/>
          <w:sz w:val="24"/>
          <w:szCs w:val="24"/>
        </w:rPr>
        <w:t>p. 12</w:t>
      </w:r>
      <w:r w:rsidRPr="4A60C318">
        <w:rPr>
          <w:rFonts w:ascii="Arial" w:eastAsia="Arial" w:hAnsi="Arial" w:cs="Arial"/>
          <w:sz w:val="24"/>
          <w:szCs w:val="24"/>
          <w:highlight w:val="white"/>
        </w:rPr>
        <w:t xml:space="preserve">), um dos mais importantes estudiosos da </w:t>
      </w:r>
      <w:r w:rsidR="00EA27F8" w:rsidRPr="4A60C318">
        <w:rPr>
          <w:rFonts w:ascii="Arial" w:eastAsia="Arial" w:hAnsi="Arial" w:cs="Arial"/>
          <w:sz w:val="24"/>
          <w:szCs w:val="24"/>
          <w:highlight w:val="white"/>
        </w:rPr>
        <w:t xml:space="preserve">Educação Infantil </w:t>
      </w:r>
      <w:r w:rsidRPr="4A60C318">
        <w:rPr>
          <w:rFonts w:ascii="Arial" w:eastAsia="Arial" w:hAnsi="Arial" w:cs="Arial"/>
          <w:sz w:val="24"/>
          <w:szCs w:val="24"/>
          <w:highlight w:val="white"/>
        </w:rPr>
        <w:t>no Brasil, observa que “as referências históricas da creche são unânimes em afirmar que ela foi criada para cuidar das crianças pequenas, cujas mães sa</w:t>
      </w:r>
      <w:r w:rsidR="00EA27F8">
        <w:rPr>
          <w:rFonts w:ascii="Arial" w:eastAsia="Arial" w:hAnsi="Arial" w:cs="Arial"/>
          <w:sz w:val="24"/>
          <w:szCs w:val="24"/>
          <w:highlight w:val="white"/>
        </w:rPr>
        <w:t>í</w:t>
      </w:r>
      <w:r w:rsidRPr="4A60C318">
        <w:rPr>
          <w:rFonts w:ascii="Arial" w:eastAsia="Arial" w:hAnsi="Arial" w:cs="Arial"/>
          <w:sz w:val="24"/>
          <w:szCs w:val="24"/>
          <w:highlight w:val="white"/>
        </w:rPr>
        <w:t>am para o trabalho”. Observa que os nomes em diferentes países são ligados à área do cuidado físico, da saúde e da alimentação:</w:t>
      </w:r>
      <w:r w:rsidR="00F23E51">
        <w:rPr>
          <w:rFonts w:ascii="Arial" w:eastAsia="Arial" w:hAnsi="Arial" w:cs="Arial"/>
          <w:sz w:val="24"/>
          <w:szCs w:val="24"/>
          <w:highlight w:val="white"/>
        </w:rPr>
        <w:t xml:space="preserve"> </w:t>
      </w:r>
      <w:r w:rsidRPr="4A60C318">
        <w:rPr>
          <w:rFonts w:ascii="Arial" w:eastAsia="Arial" w:hAnsi="Arial" w:cs="Arial"/>
          <w:sz w:val="24"/>
          <w:szCs w:val="24"/>
          <w:highlight w:val="white"/>
        </w:rPr>
        <w:t xml:space="preserve">creche </w:t>
      </w:r>
      <w:r w:rsidR="06EEC99E" w:rsidRPr="4A60C318">
        <w:rPr>
          <w:rFonts w:ascii="Arial" w:eastAsia="Arial" w:hAnsi="Arial" w:cs="Arial"/>
          <w:sz w:val="24"/>
          <w:szCs w:val="24"/>
          <w:highlight w:val="white"/>
        </w:rPr>
        <w:t>na França</w:t>
      </w:r>
      <w:r w:rsidRPr="4A60C318">
        <w:rPr>
          <w:rFonts w:ascii="Arial" w:eastAsia="Arial" w:hAnsi="Arial" w:cs="Arial"/>
          <w:sz w:val="24"/>
          <w:szCs w:val="24"/>
          <w:highlight w:val="white"/>
        </w:rPr>
        <w:t xml:space="preserve">, </w:t>
      </w:r>
      <w:r w:rsidRPr="4A60C318">
        <w:rPr>
          <w:rFonts w:ascii="Arial" w:eastAsia="Arial" w:hAnsi="Arial" w:cs="Arial"/>
          <w:i/>
          <w:iCs/>
          <w:sz w:val="24"/>
          <w:szCs w:val="24"/>
          <w:highlight w:val="white"/>
        </w:rPr>
        <w:t xml:space="preserve">nursery </w:t>
      </w:r>
      <w:proofErr w:type="spellStart"/>
      <w:r w:rsidRPr="4A60C318">
        <w:rPr>
          <w:rFonts w:ascii="Arial" w:eastAsia="Arial" w:hAnsi="Arial" w:cs="Arial"/>
          <w:i/>
          <w:iCs/>
          <w:sz w:val="24"/>
          <w:szCs w:val="24"/>
          <w:highlight w:val="white"/>
        </w:rPr>
        <w:t>school</w:t>
      </w:r>
      <w:proofErr w:type="spellEnd"/>
      <w:r w:rsidRPr="4A60C318">
        <w:rPr>
          <w:rFonts w:ascii="Arial" w:eastAsia="Arial" w:hAnsi="Arial" w:cs="Arial"/>
          <w:i/>
          <w:iCs/>
          <w:sz w:val="24"/>
          <w:szCs w:val="24"/>
          <w:highlight w:val="white"/>
        </w:rPr>
        <w:t xml:space="preserve"> </w:t>
      </w:r>
      <w:r w:rsidRPr="001C21BA">
        <w:rPr>
          <w:rFonts w:ascii="Arial" w:eastAsia="Arial" w:hAnsi="Arial" w:cs="Arial"/>
          <w:sz w:val="24"/>
          <w:szCs w:val="24"/>
          <w:highlight w:val="white"/>
        </w:rPr>
        <w:t>e</w:t>
      </w:r>
      <w:r w:rsidRPr="4A60C318">
        <w:rPr>
          <w:rFonts w:ascii="Arial" w:eastAsia="Arial" w:hAnsi="Arial" w:cs="Arial"/>
          <w:i/>
          <w:iCs/>
          <w:sz w:val="24"/>
          <w:szCs w:val="24"/>
          <w:highlight w:val="white"/>
        </w:rPr>
        <w:t xml:space="preserve"> </w:t>
      </w:r>
      <w:proofErr w:type="spellStart"/>
      <w:r w:rsidRPr="4A60C318">
        <w:rPr>
          <w:rFonts w:ascii="Arial" w:eastAsia="Arial" w:hAnsi="Arial" w:cs="Arial"/>
          <w:i/>
          <w:iCs/>
          <w:sz w:val="24"/>
          <w:szCs w:val="24"/>
          <w:highlight w:val="white"/>
        </w:rPr>
        <w:t>day</w:t>
      </w:r>
      <w:proofErr w:type="spellEnd"/>
      <w:r w:rsidRPr="4A60C318">
        <w:rPr>
          <w:rFonts w:ascii="Arial" w:eastAsia="Arial" w:hAnsi="Arial" w:cs="Arial"/>
          <w:i/>
          <w:iCs/>
          <w:sz w:val="24"/>
          <w:szCs w:val="24"/>
          <w:highlight w:val="white"/>
        </w:rPr>
        <w:t xml:space="preserve"> </w:t>
      </w:r>
      <w:proofErr w:type="spellStart"/>
      <w:r w:rsidRPr="4A60C318">
        <w:rPr>
          <w:rFonts w:ascii="Arial" w:eastAsia="Arial" w:hAnsi="Arial" w:cs="Arial"/>
          <w:i/>
          <w:iCs/>
          <w:sz w:val="24"/>
          <w:szCs w:val="24"/>
          <w:highlight w:val="white"/>
        </w:rPr>
        <w:t>care</w:t>
      </w:r>
      <w:proofErr w:type="spellEnd"/>
      <w:r w:rsidRPr="4A60C318">
        <w:rPr>
          <w:rFonts w:ascii="Arial" w:eastAsia="Arial" w:hAnsi="Arial" w:cs="Arial"/>
          <w:i/>
          <w:iCs/>
          <w:sz w:val="24"/>
          <w:szCs w:val="24"/>
          <w:highlight w:val="white"/>
        </w:rPr>
        <w:t xml:space="preserve"> center</w:t>
      </w:r>
      <w:r w:rsidRPr="4A60C318">
        <w:rPr>
          <w:rFonts w:ascii="Arial" w:eastAsia="Arial" w:hAnsi="Arial" w:cs="Arial"/>
          <w:sz w:val="24"/>
          <w:szCs w:val="24"/>
          <w:highlight w:val="white"/>
        </w:rPr>
        <w:t xml:space="preserve">, nos países de língua inglesa e </w:t>
      </w:r>
      <w:proofErr w:type="spellStart"/>
      <w:r w:rsidRPr="4A60C318">
        <w:rPr>
          <w:rFonts w:ascii="Arial" w:eastAsia="Arial" w:hAnsi="Arial" w:cs="Arial"/>
          <w:i/>
          <w:iCs/>
          <w:sz w:val="24"/>
          <w:szCs w:val="24"/>
          <w:highlight w:val="white"/>
        </w:rPr>
        <w:t>guarderia</w:t>
      </w:r>
      <w:proofErr w:type="spellEnd"/>
      <w:r w:rsidRPr="4A60C318">
        <w:rPr>
          <w:rFonts w:ascii="Arial" w:eastAsia="Arial" w:hAnsi="Arial" w:cs="Arial"/>
          <w:i/>
          <w:iCs/>
          <w:sz w:val="24"/>
          <w:szCs w:val="24"/>
          <w:highlight w:val="white"/>
        </w:rPr>
        <w:t xml:space="preserve">, </w:t>
      </w:r>
      <w:r w:rsidRPr="4A60C318">
        <w:rPr>
          <w:rFonts w:ascii="Arial" w:eastAsia="Arial" w:hAnsi="Arial" w:cs="Arial"/>
          <w:sz w:val="24"/>
          <w:szCs w:val="24"/>
          <w:highlight w:val="white"/>
        </w:rPr>
        <w:t>nos países de língua espanhola</w:t>
      </w:r>
      <w:r w:rsidRPr="001C21BA">
        <w:rPr>
          <w:rFonts w:ascii="Arial" w:eastAsia="Arial" w:hAnsi="Arial" w:cs="Arial"/>
          <w:sz w:val="24"/>
          <w:szCs w:val="24"/>
          <w:highlight w:val="white"/>
        </w:rPr>
        <w:t>.</w:t>
      </w:r>
    </w:p>
    <w:p w14:paraId="0000000C" w14:textId="701D7725" w:rsidR="00CA51D8" w:rsidRPr="003025FD" w:rsidRDefault="00DE73FC" w:rsidP="4D4C1997">
      <w:pPr>
        <w:spacing w:before="300" w:after="120" w:line="360" w:lineRule="auto"/>
        <w:ind w:firstLine="700"/>
        <w:jc w:val="both"/>
        <w:rPr>
          <w:rFonts w:ascii="Arial" w:eastAsia="Arial" w:hAnsi="Arial" w:cs="Arial"/>
          <w:sz w:val="24"/>
          <w:szCs w:val="24"/>
          <w:highlight w:val="white"/>
        </w:rPr>
      </w:pPr>
      <w:r w:rsidRPr="003025FD">
        <w:rPr>
          <w:rFonts w:ascii="Arial" w:eastAsia="Arial" w:hAnsi="Arial" w:cs="Arial"/>
          <w:sz w:val="24"/>
          <w:szCs w:val="24"/>
          <w:highlight w:val="white"/>
        </w:rPr>
        <w:t xml:space="preserve">Assim, a concepção original das creches foi filantrópica, assistencial, médica (higienista), de proteção à criança </w:t>
      </w:r>
      <w:r w:rsidRPr="003025FD">
        <w:rPr>
          <w:rFonts w:ascii="Arial" w:eastAsia="Arial" w:hAnsi="Arial" w:cs="Arial"/>
          <w:i/>
          <w:iCs/>
          <w:sz w:val="24"/>
          <w:szCs w:val="24"/>
          <w:highlight w:val="white"/>
        </w:rPr>
        <w:t xml:space="preserve">desvalida, </w:t>
      </w:r>
      <w:r w:rsidRPr="003025FD">
        <w:rPr>
          <w:rFonts w:ascii="Arial" w:eastAsia="Arial" w:hAnsi="Arial" w:cs="Arial"/>
          <w:sz w:val="24"/>
          <w:szCs w:val="24"/>
          <w:highlight w:val="white"/>
        </w:rPr>
        <w:t xml:space="preserve">filha das classes menos favorecidas. Tanto que as instituições de atenção à criança, geralmente da iniciativa privada, filantrópico-religiosa, estavam sob a jurisdição dos </w:t>
      </w:r>
      <w:r w:rsidR="005F5E30">
        <w:rPr>
          <w:rFonts w:ascii="Arial" w:eastAsia="Arial" w:hAnsi="Arial" w:cs="Arial"/>
          <w:sz w:val="24"/>
          <w:szCs w:val="24"/>
          <w:highlight w:val="white"/>
        </w:rPr>
        <w:t>M</w:t>
      </w:r>
      <w:r w:rsidRPr="003025FD">
        <w:rPr>
          <w:rFonts w:ascii="Arial" w:eastAsia="Arial" w:hAnsi="Arial" w:cs="Arial"/>
          <w:sz w:val="24"/>
          <w:szCs w:val="24"/>
          <w:highlight w:val="white"/>
        </w:rPr>
        <w:t>inistérios da Saúde, da Previdência e, no caso de menores infratores, da Justiça.</w:t>
      </w:r>
    </w:p>
    <w:p w14:paraId="0000000D" w14:textId="72E85352" w:rsidR="00CA51D8" w:rsidRPr="003025FD" w:rsidRDefault="00DE73FC" w:rsidP="4D4C1997">
      <w:pPr>
        <w:spacing w:before="300" w:after="120" w:line="360" w:lineRule="auto"/>
        <w:ind w:firstLine="700"/>
        <w:jc w:val="both"/>
        <w:rPr>
          <w:rFonts w:ascii="Arial" w:eastAsia="Arial" w:hAnsi="Arial" w:cs="Arial"/>
          <w:sz w:val="24"/>
          <w:szCs w:val="24"/>
          <w:highlight w:val="white"/>
        </w:rPr>
      </w:pPr>
      <w:r w:rsidRPr="003025FD">
        <w:rPr>
          <w:rFonts w:ascii="Arial" w:eastAsia="Arial" w:hAnsi="Arial" w:cs="Arial"/>
          <w:sz w:val="24"/>
          <w:szCs w:val="24"/>
          <w:highlight w:val="white"/>
        </w:rPr>
        <w:t>O Estado brasileiro preocupou</w:t>
      </w:r>
      <w:r w:rsidR="005F5E30">
        <w:rPr>
          <w:rFonts w:ascii="Arial" w:eastAsia="Arial" w:hAnsi="Arial" w:cs="Arial"/>
          <w:sz w:val="24"/>
          <w:szCs w:val="24"/>
          <w:highlight w:val="white"/>
        </w:rPr>
        <w:t>-se</w:t>
      </w:r>
      <w:r w:rsidRPr="003025FD">
        <w:rPr>
          <w:rFonts w:ascii="Arial" w:eastAsia="Arial" w:hAnsi="Arial" w:cs="Arial"/>
          <w:sz w:val="24"/>
          <w:szCs w:val="24"/>
          <w:highlight w:val="white"/>
        </w:rPr>
        <w:t xml:space="preserve"> com as crianças tardiamente.</w:t>
      </w:r>
      <w:r w:rsidR="00F23E51">
        <w:rPr>
          <w:rFonts w:ascii="Arial" w:eastAsia="Arial" w:hAnsi="Arial" w:cs="Arial"/>
          <w:sz w:val="24"/>
          <w:szCs w:val="24"/>
          <w:highlight w:val="white"/>
        </w:rPr>
        <w:t xml:space="preserve"> </w:t>
      </w:r>
      <w:r w:rsidRPr="003025FD">
        <w:rPr>
          <w:rFonts w:ascii="Arial" w:eastAsia="Arial" w:hAnsi="Arial" w:cs="Arial"/>
          <w:sz w:val="24"/>
          <w:szCs w:val="24"/>
          <w:highlight w:val="white"/>
        </w:rPr>
        <w:t xml:space="preserve">Somente em 1975, o </w:t>
      </w:r>
      <w:r w:rsidR="005F5E30">
        <w:rPr>
          <w:rFonts w:ascii="Arial" w:eastAsia="Arial" w:hAnsi="Arial" w:cs="Arial"/>
          <w:sz w:val="24"/>
          <w:szCs w:val="24"/>
          <w:highlight w:val="white"/>
        </w:rPr>
        <w:t>Ministério da Educação e Cultura (</w:t>
      </w:r>
      <w:r w:rsidRPr="003025FD">
        <w:rPr>
          <w:rFonts w:ascii="Arial" w:eastAsia="Arial" w:hAnsi="Arial" w:cs="Arial"/>
          <w:sz w:val="24"/>
          <w:szCs w:val="24"/>
          <w:highlight w:val="white"/>
        </w:rPr>
        <w:t>MEC</w:t>
      </w:r>
      <w:r w:rsidR="005F5E30">
        <w:rPr>
          <w:rFonts w:ascii="Arial" w:eastAsia="Arial" w:hAnsi="Arial" w:cs="Arial"/>
          <w:sz w:val="24"/>
          <w:szCs w:val="24"/>
          <w:highlight w:val="white"/>
        </w:rPr>
        <w:t>)</w:t>
      </w:r>
      <w:r w:rsidRPr="003025FD">
        <w:rPr>
          <w:rFonts w:ascii="Arial" w:eastAsia="Arial" w:hAnsi="Arial" w:cs="Arial"/>
          <w:sz w:val="24"/>
          <w:szCs w:val="24"/>
          <w:highlight w:val="white"/>
        </w:rPr>
        <w:t xml:space="preserve"> criou a </w:t>
      </w:r>
      <w:r w:rsidR="005F5E30">
        <w:rPr>
          <w:rFonts w:ascii="Arial" w:eastAsia="Arial" w:hAnsi="Arial" w:cs="Arial"/>
          <w:sz w:val="24"/>
          <w:szCs w:val="24"/>
          <w:highlight w:val="white"/>
        </w:rPr>
        <w:t>C</w:t>
      </w:r>
      <w:r w:rsidRPr="003025FD">
        <w:rPr>
          <w:rFonts w:ascii="Arial" w:eastAsia="Arial" w:hAnsi="Arial" w:cs="Arial"/>
          <w:sz w:val="24"/>
          <w:szCs w:val="24"/>
          <w:highlight w:val="white"/>
        </w:rPr>
        <w:t xml:space="preserve">oordenação da </w:t>
      </w:r>
      <w:r w:rsidR="005F5E30">
        <w:rPr>
          <w:rFonts w:ascii="Arial" w:eastAsia="Arial" w:hAnsi="Arial" w:cs="Arial"/>
          <w:sz w:val="24"/>
          <w:szCs w:val="24"/>
          <w:highlight w:val="white"/>
        </w:rPr>
        <w:t>E</w:t>
      </w:r>
      <w:r w:rsidRPr="003025FD">
        <w:rPr>
          <w:rFonts w:ascii="Arial" w:eastAsia="Arial" w:hAnsi="Arial" w:cs="Arial"/>
          <w:sz w:val="24"/>
          <w:szCs w:val="24"/>
          <w:highlight w:val="white"/>
        </w:rPr>
        <w:t xml:space="preserve">ducação </w:t>
      </w:r>
      <w:r w:rsidR="005F5E30">
        <w:rPr>
          <w:rFonts w:ascii="Arial" w:eastAsia="Arial" w:hAnsi="Arial" w:cs="Arial"/>
          <w:sz w:val="24"/>
          <w:szCs w:val="24"/>
          <w:highlight w:val="white"/>
        </w:rPr>
        <w:t>P</w:t>
      </w:r>
      <w:r w:rsidRPr="003025FD">
        <w:rPr>
          <w:rFonts w:ascii="Arial" w:eastAsia="Arial" w:hAnsi="Arial" w:cs="Arial"/>
          <w:sz w:val="24"/>
          <w:szCs w:val="24"/>
          <w:highlight w:val="white"/>
        </w:rPr>
        <w:t>ré-</w:t>
      </w:r>
      <w:r w:rsidR="005F5E30">
        <w:rPr>
          <w:rFonts w:ascii="Arial" w:eastAsia="Arial" w:hAnsi="Arial" w:cs="Arial"/>
          <w:sz w:val="24"/>
          <w:szCs w:val="24"/>
          <w:highlight w:val="white"/>
        </w:rPr>
        <w:t>E</w:t>
      </w:r>
      <w:r w:rsidRPr="003025FD">
        <w:rPr>
          <w:rFonts w:ascii="Arial" w:eastAsia="Arial" w:hAnsi="Arial" w:cs="Arial"/>
          <w:sz w:val="24"/>
          <w:szCs w:val="24"/>
          <w:highlight w:val="white"/>
        </w:rPr>
        <w:t>scolar (</w:t>
      </w:r>
      <w:proofErr w:type="spellStart"/>
      <w:r w:rsidR="005F5E30" w:rsidRPr="003025FD">
        <w:rPr>
          <w:rFonts w:ascii="Arial" w:eastAsia="Arial" w:hAnsi="Arial" w:cs="Arial"/>
          <w:sz w:val="24"/>
          <w:szCs w:val="24"/>
          <w:highlight w:val="white"/>
        </w:rPr>
        <w:t>Codepre</w:t>
      </w:r>
      <w:proofErr w:type="spellEnd"/>
      <w:r w:rsidRPr="003025FD">
        <w:rPr>
          <w:rFonts w:ascii="Arial" w:eastAsia="Arial" w:hAnsi="Arial" w:cs="Arial"/>
          <w:sz w:val="24"/>
          <w:szCs w:val="24"/>
          <w:highlight w:val="white"/>
        </w:rPr>
        <w:t>), com o objetivo de organizar, nos sistemas de ensino, a educação das crianças, na qual estava presente o conceito de educação compensatória. A presença do Estado no atendimento à criança no Brasil, até a Constituição de 1988</w:t>
      </w:r>
      <w:r w:rsidR="005F5E30">
        <w:rPr>
          <w:rFonts w:ascii="Arial" w:eastAsia="Arial" w:hAnsi="Arial" w:cs="Arial"/>
          <w:sz w:val="24"/>
          <w:szCs w:val="24"/>
          <w:highlight w:val="white"/>
        </w:rPr>
        <w:t>,</w:t>
      </w:r>
      <w:r w:rsidRPr="003025FD">
        <w:rPr>
          <w:rFonts w:ascii="Arial" w:eastAsia="Arial" w:hAnsi="Arial" w:cs="Arial"/>
          <w:sz w:val="24"/>
          <w:szCs w:val="24"/>
          <w:highlight w:val="white"/>
        </w:rPr>
        <w:t xml:space="preserve"> foi fragmentada, com frequentes criações e extinções de órgãos burocráticos, atendendo a aspectos, ora da saúde, ora do bem</w:t>
      </w:r>
      <w:r w:rsidR="005F5E30">
        <w:rPr>
          <w:rFonts w:ascii="Arial" w:eastAsia="Arial" w:hAnsi="Arial" w:cs="Arial"/>
          <w:sz w:val="24"/>
          <w:szCs w:val="24"/>
          <w:highlight w:val="white"/>
        </w:rPr>
        <w:t>-</w:t>
      </w:r>
      <w:r w:rsidRPr="003025FD">
        <w:rPr>
          <w:rFonts w:ascii="Arial" w:eastAsia="Arial" w:hAnsi="Arial" w:cs="Arial"/>
          <w:sz w:val="24"/>
          <w:szCs w:val="24"/>
          <w:highlight w:val="white"/>
        </w:rPr>
        <w:t xml:space="preserve">estar e, tardiamente, da </w:t>
      </w:r>
      <w:r w:rsidR="005F5E30">
        <w:rPr>
          <w:rFonts w:ascii="Arial" w:eastAsia="Arial" w:hAnsi="Arial" w:cs="Arial"/>
          <w:sz w:val="24"/>
          <w:szCs w:val="24"/>
          <w:highlight w:val="white"/>
        </w:rPr>
        <w:t>E</w:t>
      </w:r>
      <w:r w:rsidRPr="003025FD">
        <w:rPr>
          <w:rFonts w:ascii="Arial" w:eastAsia="Arial" w:hAnsi="Arial" w:cs="Arial"/>
          <w:sz w:val="24"/>
          <w:szCs w:val="24"/>
          <w:highlight w:val="white"/>
        </w:rPr>
        <w:t>ducação.</w:t>
      </w:r>
    </w:p>
    <w:p w14:paraId="0000000E" w14:textId="45260B6E" w:rsidR="00CA51D8" w:rsidRPr="003025FD" w:rsidRDefault="00DE73FC" w:rsidP="4D4C1997">
      <w:pPr>
        <w:spacing w:before="300" w:after="120" w:line="360" w:lineRule="auto"/>
        <w:ind w:firstLine="700"/>
        <w:jc w:val="both"/>
        <w:rPr>
          <w:rFonts w:ascii="Arial" w:eastAsia="Arial" w:hAnsi="Arial" w:cs="Arial"/>
          <w:sz w:val="24"/>
          <w:szCs w:val="24"/>
          <w:highlight w:val="white"/>
        </w:rPr>
      </w:pPr>
      <w:r w:rsidRPr="003025FD">
        <w:rPr>
          <w:rFonts w:ascii="Arial" w:eastAsia="Arial" w:hAnsi="Arial" w:cs="Arial"/>
          <w:sz w:val="24"/>
          <w:szCs w:val="24"/>
          <w:highlight w:val="white"/>
        </w:rPr>
        <w:t>Até 1988</w:t>
      </w:r>
      <w:r w:rsidR="005F5E30">
        <w:rPr>
          <w:rFonts w:ascii="Arial" w:eastAsia="Arial" w:hAnsi="Arial" w:cs="Arial"/>
          <w:sz w:val="24"/>
          <w:szCs w:val="24"/>
          <w:highlight w:val="white"/>
        </w:rPr>
        <w:t>,</w:t>
      </w:r>
      <w:r w:rsidRPr="003025FD">
        <w:rPr>
          <w:rFonts w:ascii="Arial" w:eastAsia="Arial" w:hAnsi="Arial" w:cs="Arial"/>
          <w:sz w:val="24"/>
          <w:szCs w:val="24"/>
          <w:highlight w:val="white"/>
        </w:rPr>
        <w:t xml:space="preserve"> as normas (Constituições e leis) situavam o dever do Estado com a assistência à infância, sob o signo do amparo, do cuidado, não do direito. A </w:t>
      </w:r>
      <w:r w:rsidR="005F5E30" w:rsidRPr="003025FD">
        <w:rPr>
          <w:rFonts w:ascii="Arial" w:eastAsia="Arial" w:hAnsi="Arial" w:cs="Arial"/>
          <w:sz w:val="24"/>
          <w:szCs w:val="24"/>
          <w:highlight w:val="white"/>
        </w:rPr>
        <w:t xml:space="preserve">Educação Infantil </w:t>
      </w:r>
      <w:r w:rsidRPr="003025FD">
        <w:rPr>
          <w:rFonts w:ascii="Arial" w:eastAsia="Arial" w:hAnsi="Arial" w:cs="Arial"/>
          <w:sz w:val="24"/>
          <w:szCs w:val="24"/>
          <w:highlight w:val="white"/>
        </w:rPr>
        <w:t>é introduzida no sistema de ensino pela Lei nº 4.024/</w:t>
      </w:r>
      <w:r w:rsidR="005F5E30">
        <w:rPr>
          <w:rFonts w:ascii="Arial" w:eastAsia="Arial" w:hAnsi="Arial" w:cs="Arial"/>
          <w:sz w:val="24"/>
          <w:szCs w:val="24"/>
          <w:highlight w:val="white"/>
        </w:rPr>
        <w:t>19</w:t>
      </w:r>
      <w:r w:rsidRPr="003025FD">
        <w:rPr>
          <w:rFonts w:ascii="Arial" w:eastAsia="Arial" w:hAnsi="Arial" w:cs="Arial"/>
          <w:sz w:val="24"/>
          <w:szCs w:val="24"/>
          <w:highlight w:val="white"/>
        </w:rPr>
        <w:t>61, instituindo o Pré-Escolar, anterior à escolarização propriamente dita que se iniciava aos 7 anos</w:t>
      </w:r>
      <w:r w:rsidR="005F5E30">
        <w:rPr>
          <w:rFonts w:ascii="Arial" w:eastAsia="Arial" w:hAnsi="Arial" w:cs="Arial"/>
          <w:sz w:val="24"/>
          <w:szCs w:val="24"/>
          <w:highlight w:val="white"/>
        </w:rPr>
        <w:t xml:space="preserve"> de idade</w:t>
      </w:r>
      <w:r w:rsidRPr="003025FD">
        <w:rPr>
          <w:rFonts w:ascii="Arial" w:eastAsia="Arial" w:hAnsi="Arial" w:cs="Arial"/>
          <w:sz w:val="24"/>
          <w:szCs w:val="24"/>
          <w:highlight w:val="white"/>
        </w:rPr>
        <w:t xml:space="preserve">, no então Ensino Primário. </w:t>
      </w:r>
    </w:p>
    <w:p w14:paraId="4A21FF3B" w14:textId="11B0DBE6" w:rsidR="00DE73FC" w:rsidRDefault="00DE73FC" w:rsidP="4A60C318">
      <w:pPr>
        <w:spacing w:before="300" w:after="120" w:line="360" w:lineRule="auto"/>
        <w:ind w:firstLine="700"/>
        <w:jc w:val="both"/>
        <w:rPr>
          <w:rFonts w:ascii="Arial" w:eastAsia="Arial" w:hAnsi="Arial" w:cs="Arial"/>
          <w:sz w:val="24"/>
          <w:szCs w:val="24"/>
          <w:highlight w:val="white"/>
        </w:rPr>
      </w:pPr>
      <w:r w:rsidRPr="4A60C318">
        <w:rPr>
          <w:rFonts w:ascii="Arial" w:eastAsia="Arial" w:hAnsi="Arial" w:cs="Arial"/>
          <w:sz w:val="24"/>
          <w:szCs w:val="24"/>
          <w:highlight w:val="white"/>
        </w:rPr>
        <w:lastRenderedPageBreak/>
        <w:t>A Constituição Federal de 1988</w:t>
      </w:r>
      <w:r w:rsidR="135204F3" w:rsidRPr="4A60C318">
        <w:rPr>
          <w:rFonts w:ascii="Arial" w:eastAsia="Arial" w:hAnsi="Arial" w:cs="Arial"/>
          <w:sz w:val="24"/>
          <w:szCs w:val="24"/>
          <w:highlight w:val="white"/>
        </w:rPr>
        <w:t>, após a Emenda Constitucional nº 59</w:t>
      </w:r>
      <w:r w:rsidR="00C61408">
        <w:rPr>
          <w:rFonts w:ascii="Arial" w:eastAsia="Arial" w:hAnsi="Arial" w:cs="Arial"/>
          <w:sz w:val="24"/>
          <w:szCs w:val="24"/>
          <w:highlight w:val="white"/>
        </w:rPr>
        <w:t>/2009</w:t>
      </w:r>
      <w:r w:rsidR="135204F3" w:rsidRPr="4A60C318">
        <w:rPr>
          <w:rFonts w:ascii="Arial" w:eastAsia="Arial" w:hAnsi="Arial" w:cs="Arial"/>
          <w:sz w:val="24"/>
          <w:szCs w:val="24"/>
          <w:highlight w:val="white"/>
        </w:rPr>
        <w:t xml:space="preserve">, </w:t>
      </w:r>
      <w:r w:rsidRPr="4A60C318">
        <w:rPr>
          <w:rFonts w:ascii="Arial" w:eastAsia="Arial" w:hAnsi="Arial" w:cs="Arial"/>
          <w:sz w:val="24"/>
          <w:szCs w:val="24"/>
          <w:highlight w:val="white"/>
        </w:rPr>
        <w:t xml:space="preserve">veio afirmar </w:t>
      </w:r>
      <w:r w:rsidR="2AC434CD" w:rsidRPr="4A60C318">
        <w:rPr>
          <w:rFonts w:ascii="Arial" w:eastAsia="Arial" w:hAnsi="Arial" w:cs="Arial"/>
          <w:sz w:val="24"/>
          <w:szCs w:val="24"/>
          <w:highlight w:val="white"/>
        </w:rPr>
        <w:t>a Ed</w:t>
      </w:r>
      <w:r w:rsidR="2AC434CD" w:rsidRPr="4A60C318">
        <w:rPr>
          <w:rFonts w:ascii="Arial" w:eastAsia="Arial" w:hAnsi="Arial" w:cs="Arial"/>
          <w:sz w:val="24"/>
          <w:szCs w:val="24"/>
        </w:rPr>
        <w:t xml:space="preserve">ucação </w:t>
      </w:r>
      <w:r w:rsidR="005F5E30">
        <w:rPr>
          <w:rFonts w:ascii="Arial" w:eastAsia="Arial" w:hAnsi="Arial" w:cs="Arial"/>
          <w:sz w:val="24"/>
          <w:szCs w:val="24"/>
        </w:rPr>
        <w:t>B</w:t>
      </w:r>
      <w:r w:rsidR="2AC434CD" w:rsidRPr="4A60C318">
        <w:rPr>
          <w:rFonts w:ascii="Arial" w:eastAsia="Arial" w:hAnsi="Arial" w:cs="Arial"/>
          <w:sz w:val="24"/>
          <w:szCs w:val="24"/>
        </w:rPr>
        <w:t>ásica obrigatória e gratuita dos 4 aos 17 anos de idade, assegurada inclusive sua oferta gratuita para todos os que a ela não tiveram acesso na idade própria</w:t>
      </w:r>
    </w:p>
    <w:p w14:paraId="00000010" w14:textId="77777777" w:rsidR="00CA51D8" w:rsidRPr="001C21BA" w:rsidRDefault="00DE73FC" w:rsidP="001C21BA">
      <w:pPr>
        <w:spacing w:after="0" w:line="240" w:lineRule="auto"/>
        <w:ind w:left="2268"/>
        <w:jc w:val="both"/>
        <w:rPr>
          <w:rFonts w:ascii="Arial" w:eastAsia="Arial" w:hAnsi="Arial" w:cs="Arial"/>
          <w:sz w:val="20"/>
          <w:szCs w:val="20"/>
          <w:highlight w:val="white"/>
        </w:rPr>
      </w:pPr>
      <w:r w:rsidRPr="001C21BA">
        <w:rPr>
          <w:rFonts w:ascii="Arial" w:eastAsia="Arial" w:hAnsi="Arial" w:cs="Arial"/>
          <w:sz w:val="20"/>
          <w:szCs w:val="20"/>
          <w:highlight w:val="white"/>
        </w:rPr>
        <w:t>Art. 208. O dever do Estado com a educação será efetivado mediante a garantia de:</w:t>
      </w:r>
    </w:p>
    <w:p w14:paraId="00000011" w14:textId="4BFF5ADD" w:rsidR="00CA51D8" w:rsidRPr="001C21BA" w:rsidRDefault="00DE73FC" w:rsidP="001C21BA">
      <w:pPr>
        <w:pStyle w:val="Citao"/>
        <w:rPr>
          <w:highlight w:val="white"/>
        </w:rPr>
      </w:pPr>
      <w:r w:rsidRPr="001C21BA">
        <w:rPr>
          <w:highlight w:val="white"/>
        </w:rPr>
        <w:t xml:space="preserve">I </w:t>
      </w:r>
      <w:r w:rsidR="005F5E30" w:rsidRPr="001C21BA">
        <w:rPr>
          <w:highlight w:val="white"/>
        </w:rPr>
        <w:t>–</w:t>
      </w:r>
      <w:r w:rsidRPr="001C21BA">
        <w:rPr>
          <w:highlight w:val="white"/>
        </w:rPr>
        <w:t xml:space="preserve"> </w:t>
      </w:r>
      <w:proofErr w:type="gramStart"/>
      <w:r w:rsidRPr="001C21BA">
        <w:rPr>
          <w:highlight w:val="white"/>
        </w:rPr>
        <w:t>educação</w:t>
      </w:r>
      <w:proofErr w:type="gramEnd"/>
      <w:r w:rsidRPr="001C21BA">
        <w:rPr>
          <w:highlight w:val="white"/>
        </w:rPr>
        <w:t xml:space="preserve"> básica obrigatória e gratuita dos 4 (quatro) aos 17 (dezessete) anos de idade</w:t>
      </w:r>
    </w:p>
    <w:p w14:paraId="00000012" w14:textId="2722212A" w:rsidR="00CA51D8" w:rsidRPr="001C21BA" w:rsidRDefault="005F5E30" w:rsidP="001C21BA">
      <w:pPr>
        <w:spacing w:after="0" w:line="240" w:lineRule="auto"/>
        <w:ind w:left="2268"/>
        <w:jc w:val="both"/>
        <w:rPr>
          <w:rFonts w:ascii="Arial" w:eastAsia="Arial" w:hAnsi="Arial" w:cs="Arial"/>
          <w:sz w:val="20"/>
          <w:szCs w:val="20"/>
          <w:highlight w:val="white"/>
        </w:rPr>
      </w:pPr>
      <w:r w:rsidRPr="001C21BA">
        <w:rPr>
          <w:rFonts w:ascii="Arial" w:eastAsia="Arial" w:hAnsi="Arial" w:cs="Arial"/>
          <w:sz w:val="20"/>
          <w:szCs w:val="20"/>
          <w:highlight w:val="white"/>
        </w:rPr>
        <w:t>[</w:t>
      </w:r>
      <w:r w:rsidR="00DE73FC" w:rsidRPr="001C21BA">
        <w:rPr>
          <w:rFonts w:ascii="Arial" w:eastAsia="Arial" w:hAnsi="Arial" w:cs="Arial"/>
          <w:sz w:val="20"/>
          <w:szCs w:val="20"/>
          <w:highlight w:val="white"/>
        </w:rPr>
        <w:t>...</w:t>
      </w:r>
      <w:r w:rsidRPr="001C21BA">
        <w:rPr>
          <w:rFonts w:ascii="Arial" w:eastAsia="Arial" w:hAnsi="Arial" w:cs="Arial"/>
          <w:sz w:val="20"/>
          <w:szCs w:val="20"/>
          <w:highlight w:val="white"/>
        </w:rPr>
        <w:t>]</w:t>
      </w:r>
    </w:p>
    <w:p w14:paraId="00000013" w14:textId="635F2086" w:rsidR="00CA51D8" w:rsidRPr="001C21BA" w:rsidRDefault="00DE73FC" w:rsidP="001C21BA">
      <w:pPr>
        <w:spacing w:after="120" w:line="240" w:lineRule="auto"/>
        <w:ind w:left="2268"/>
        <w:jc w:val="both"/>
        <w:rPr>
          <w:rFonts w:ascii="Arial" w:eastAsia="Arial" w:hAnsi="Arial" w:cs="Arial"/>
          <w:sz w:val="20"/>
          <w:szCs w:val="20"/>
        </w:rPr>
      </w:pPr>
      <w:r w:rsidRPr="001C21BA">
        <w:rPr>
          <w:rFonts w:ascii="Arial" w:eastAsia="Arial" w:hAnsi="Arial" w:cs="Arial"/>
          <w:sz w:val="20"/>
          <w:szCs w:val="20"/>
        </w:rPr>
        <w:t>IV</w:t>
      </w:r>
      <w:r w:rsidR="0066330D" w:rsidRPr="001C21BA">
        <w:rPr>
          <w:rFonts w:ascii="Arial" w:eastAsia="Arial" w:hAnsi="Arial" w:cs="Arial"/>
          <w:sz w:val="20"/>
          <w:szCs w:val="20"/>
        </w:rPr>
        <w:t xml:space="preserve"> </w:t>
      </w:r>
      <w:r w:rsidR="005F5E30" w:rsidRPr="001C21BA">
        <w:rPr>
          <w:rFonts w:ascii="Arial" w:eastAsia="Arial" w:hAnsi="Arial" w:cs="Arial"/>
          <w:sz w:val="20"/>
          <w:szCs w:val="20"/>
        </w:rPr>
        <w:t>–</w:t>
      </w:r>
      <w:r w:rsidR="0066330D" w:rsidRPr="001C21BA">
        <w:rPr>
          <w:rFonts w:ascii="Arial" w:eastAsia="Arial" w:hAnsi="Arial" w:cs="Arial"/>
          <w:sz w:val="20"/>
          <w:szCs w:val="20"/>
        </w:rPr>
        <w:t xml:space="preserve"> </w:t>
      </w:r>
      <w:proofErr w:type="gramStart"/>
      <w:r w:rsidR="0066330D" w:rsidRPr="001C21BA">
        <w:rPr>
          <w:rFonts w:ascii="Arial" w:eastAsia="Arial" w:hAnsi="Arial" w:cs="Arial"/>
          <w:sz w:val="20"/>
          <w:szCs w:val="20"/>
        </w:rPr>
        <w:t>educação</w:t>
      </w:r>
      <w:proofErr w:type="gramEnd"/>
      <w:r w:rsidR="0066330D" w:rsidRPr="001C21BA">
        <w:rPr>
          <w:rFonts w:ascii="Arial" w:eastAsia="Arial" w:hAnsi="Arial" w:cs="Arial"/>
          <w:sz w:val="20"/>
          <w:szCs w:val="20"/>
        </w:rPr>
        <w:t xml:space="preserve"> infantil, em creche e pré-escola, às crianças até 5 (cinco) anos de idad</w:t>
      </w:r>
      <w:r w:rsidRPr="001C21BA">
        <w:rPr>
          <w:rFonts w:ascii="Arial" w:eastAsia="Arial" w:hAnsi="Arial" w:cs="Arial"/>
          <w:sz w:val="20"/>
          <w:szCs w:val="20"/>
        </w:rPr>
        <w:t>e</w:t>
      </w:r>
      <w:r w:rsidR="001F42FF" w:rsidRPr="001C21BA">
        <w:rPr>
          <w:rStyle w:val="Refdenotaderodap"/>
          <w:rFonts w:ascii="Arial" w:eastAsia="Arial" w:hAnsi="Arial" w:cs="Arial"/>
          <w:sz w:val="20"/>
          <w:szCs w:val="20"/>
        </w:rPr>
        <w:footnoteReference w:id="6"/>
      </w:r>
      <w:r w:rsidR="005F5E30" w:rsidRPr="001C21BA">
        <w:rPr>
          <w:rFonts w:ascii="Arial" w:eastAsia="Arial" w:hAnsi="Arial" w:cs="Arial"/>
          <w:sz w:val="20"/>
          <w:szCs w:val="20"/>
        </w:rPr>
        <w:t>.</w:t>
      </w:r>
    </w:p>
    <w:p w14:paraId="00000014" w14:textId="26772A7B" w:rsidR="00CA51D8" w:rsidRPr="003025FD" w:rsidRDefault="00DE73FC" w:rsidP="7656527E">
      <w:pPr>
        <w:spacing w:before="300" w:after="120" w:line="276" w:lineRule="auto"/>
        <w:ind w:firstLine="700"/>
        <w:jc w:val="both"/>
        <w:rPr>
          <w:rFonts w:ascii="Arial" w:eastAsia="Arial" w:hAnsi="Arial" w:cs="Arial"/>
          <w:sz w:val="24"/>
          <w:szCs w:val="24"/>
          <w:highlight w:val="white"/>
        </w:rPr>
      </w:pPr>
      <w:r w:rsidRPr="003025FD">
        <w:rPr>
          <w:rFonts w:ascii="Arial" w:eastAsia="Arial" w:hAnsi="Arial" w:cs="Arial"/>
          <w:sz w:val="24"/>
          <w:szCs w:val="24"/>
          <w:highlight w:val="white"/>
        </w:rPr>
        <w:t>Cury (1998</w:t>
      </w:r>
      <w:r w:rsidR="005F5E30">
        <w:rPr>
          <w:rFonts w:ascii="Arial" w:eastAsia="Arial" w:hAnsi="Arial" w:cs="Arial"/>
          <w:sz w:val="24"/>
          <w:szCs w:val="24"/>
          <w:highlight w:val="white"/>
        </w:rPr>
        <w:t>, p. 11</w:t>
      </w:r>
      <w:r w:rsidRPr="003025FD">
        <w:rPr>
          <w:rFonts w:ascii="Arial" w:eastAsia="Arial" w:hAnsi="Arial" w:cs="Arial"/>
          <w:sz w:val="24"/>
          <w:szCs w:val="24"/>
          <w:highlight w:val="white"/>
        </w:rPr>
        <w:t>) observa que a</w:t>
      </w:r>
    </w:p>
    <w:p w14:paraId="00000015" w14:textId="1B04D9D5" w:rsidR="00CA51D8" w:rsidRPr="003025FD" w:rsidRDefault="00DE73FC" w:rsidP="001C21BA">
      <w:pPr>
        <w:pStyle w:val="Citao"/>
        <w:rPr>
          <w:sz w:val="24"/>
          <w:szCs w:val="24"/>
        </w:rPr>
      </w:pPr>
      <w:r w:rsidRPr="003025FD">
        <w:t>Constituição incorporou a si algo que estava presente no movimento da sociedade e que advinha do esclarecimento e da importância que já se atribuía à Educação Infantil. Caso isto não estivesse amadurecido entre lideranças e educadores preocupados com a Educação Infantil, no âmbito dos estados membros da federação, provavelmente não seria traduzido na Constituição de 88. Ela não incorporou esta necessidade sob o signo do Amparo ou da Assistência, mas sob o signo do Direito, e não mais sob o Amparo do cuidado do Estado, mas sob a figura do Dever do Estado. Foi o que fez a Constituição de 88: inaugurou um Direito, impôs ao Estado um Dever, traduzindo algo que a sociedade havia posto</w:t>
      </w:r>
      <w:r w:rsidRPr="003025FD">
        <w:rPr>
          <w:sz w:val="24"/>
          <w:szCs w:val="24"/>
        </w:rPr>
        <w:t>.</w:t>
      </w:r>
    </w:p>
    <w:p w14:paraId="00000016" w14:textId="24615356" w:rsidR="00CA51D8" w:rsidRPr="003025FD" w:rsidRDefault="00DE73FC" w:rsidP="348CD16B">
      <w:pPr>
        <w:spacing w:before="300" w:after="120" w:line="360" w:lineRule="auto"/>
        <w:jc w:val="both"/>
        <w:rPr>
          <w:rFonts w:ascii="Arial" w:eastAsia="Arial" w:hAnsi="Arial" w:cs="Arial"/>
          <w:i/>
          <w:iCs/>
          <w:sz w:val="24"/>
          <w:szCs w:val="24"/>
        </w:rPr>
      </w:pPr>
      <w:r w:rsidRPr="003025FD">
        <w:rPr>
          <w:rFonts w:ascii="Arial" w:eastAsia="Arial" w:hAnsi="Arial" w:cs="Arial"/>
          <w:b/>
          <w:sz w:val="24"/>
          <w:szCs w:val="24"/>
        </w:rPr>
        <w:tab/>
      </w:r>
      <w:r w:rsidRPr="003025FD">
        <w:rPr>
          <w:rFonts w:ascii="Arial" w:eastAsia="Arial" w:hAnsi="Arial" w:cs="Arial"/>
          <w:sz w:val="24"/>
          <w:szCs w:val="24"/>
        </w:rPr>
        <w:t xml:space="preserve">O Estatuto da Criança e do Adolescente (ECA), Lei nº 8.059, de 13 de julho de 1990, no art. 53, reafirma os direitos da criança, entre outros, </w:t>
      </w:r>
      <w:r w:rsidRPr="348CD16B">
        <w:rPr>
          <w:rFonts w:ascii="Arial" w:eastAsia="Arial" w:hAnsi="Arial" w:cs="Arial"/>
          <w:i/>
          <w:iCs/>
          <w:sz w:val="24"/>
          <w:szCs w:val="24"/>
        </w:rPr>
        <w:t>acesso e permanência na escola e ser respeitado pelos educadores e</w:t>
      </w:r>
      <w:r w:rsidRPr="003025FD">
        <w:rPr>
          <w:rFonts w:ascii="Arial" w:eastAsia="Arial" w:hAnsi="Arial" w:cs="Arial"/>
          <w:sz w:val="24"/>
          <w:szCs w:val="24"/>
        </w:rPr>
        <w:t xml:space="preserve">, no art. 54, os deveres do Estado, entre outros, </w:t>
      </w:r>
      <w:r w:rsidRPr="348CD16B">
        <w:rPr>
          <w:rFonts w:ascii="Arial" w:eastAsia="Arial" w:hAnsi="Arial" w:cs="Arial"/>
          <w:i/>
          <w:iCs/>
          <w:sz w:val="24"/>
          <w:szCs w:val="24"/>
          <w:highlight w:val="white"/>
        </w:rPr>
        <w:t xml:space="preserve">atendimento em creche e pré-escola às crianças de </w:t>
      </w:r>
      <w:r w:rsidR="005F5E30">
        <w:rPr>
          <w:rFonts w:ascii="Arial" w:eastAsia="Arial" w:hAnsi="Arial" w:cs="Arial"/>
          <w:i/>
          <w:iCs/>
          <w:sz w:val="24"/>
          <w:szCs w:val="24"/>
          <w:highlight w:val="white"/>
        </w:rPr>
        <w:t>0</w:t>
      </w:r>
      <w:r w:rsidRPr="348CD16B">
        <w:rPr>
          <w:rFonts w:ascii="Arial" w:eastAsia="Arial" w:hAnsi="Arial" w:cs="Arial"/>
          <w:i/>
          <w:iCs/>
          <w:sz w:val="24"/>
          <w:szCs w:val="24"/>
          <w:highlight w:val="white"/>
        </w:rPr>
        <w:t xml:space="preserve"> a </w:t>
      </w:r>
      <w:r w:rsidR="005F5E30">
        <w:rPr>
          <w:rFonts w:ascii="Arial" w:eastAsia="Arial" w:hAnsi="Arial" w:cs="Arial"/>
          <w:i/>
          <w:iCs/>
          <w:sz w:val="24"/>
          <w:szCs w:val="24"/>
          <w:highlight w:val="white"/>
        </w:rPr>
        <w:t>5</w:t>
      </w:r>
      <w:r w:rsidRPr="348CD16B">
        <w:rPr>
          <w:rFonts w:ascii="Arial" w:eastAsia="Arial" w:hAnsi="Arial" w:cs="Arial"/>
          <w:i/>
          <w:iCs/>
          <w:sz w:val="24"/>
          <w:szCs w:val="24"/>
          <w:highlight w:val="white"/>
        </w:rPr>
        <w:t xml:space="preserve"> anos de </w:t>
      </w:r>
      <w:r w:rsidRPr="348CD16B">
        <w:rPr>
          <w:rFonts w:ascii="Arial" w:eastAsia="Arial" w:hAnsi="Arial" w:cs="Arial"/>
          <w:i/>
          <w:iCs/>
          <w:sz w:val="24"/>
          <w:szCs w:val="24"/>
        </w:rPr>
        <w:t>idade</w:t>
      </w:r>
      <w:r w:rsidR="001F42FF" w:rsidRPr="348CD16B">
        <w:rPr>
          <w:rStyle w:val="Refdenotaderodap"/>
          <w:rFonts w:ascii="Arial" w:eastAsia="Arial" w:hAnsi="Arial" w:cs="Arial"/>
          <w:i/>
          <w:iCs/>
          <w:sz w:val="24"/>
          <w:szCs w:val="24"/>
        </w:rPr>
        <w:footnoteReference w:id="7"/>
      </w:r>
      <w:r w:rsidRPr="348CD16B">
        <w:rPr>
          <w:rFonts w:ascii="Arial" w:eastAsia="Arial" w:hAnsi="Arial" w:cs="Arial"/>
          <w:i/>
          <w:iCs/>
          <w:sz w:val="24"/>
          <w:szCs w:val="24"/>
        </w:rPr>
        <w:t>.</w:t>
      </w:r>
    </w:p>
    <w:p w14:paraId="5C5EC695" w14:textId="51E5CD39" w:rsidR="00764D91" w:rsidRPr="003025FD" w:rsidRDefault="00DE73FC" w:rsidP="4A60C318">
      <w:pPr>
        <w:spacing w:before="300" w:after="120" w:line="360" w:lineRule="auto"/>
        <w:jc w:val="both"/>
        <w:rPr>
          <w:rFonts w:ascii="Arial" w:eastAsia="Arial" w:hAnsi="Arial" w:cs="Arial"/>
          <w:sz w:val="24"/>
          <w:szCs w:val="24"/>
        </w:rPr>
      </w:pPr>
      <w:r w:rsidRPr="003025FD">
        <w:rPr>
          <w:rFonts w:ascii="Arial" w:eastAsia="Arial" w:hAnsi="Arial" w:cs="Arial"/>
          <w:b/>
          <w:sz w:val="24"/>
          <w:szCs w:val="24"/>
        </w:rPr>
        <w:tab/>
      </w:r>
      <w:r w:rsidRPr="003025FD">
        <w:rPr>
          <w:rFonts w:ascii="Arial" w:eastAsia="Arial" w:hAnsi="Arial" w:cs="Arial"/>
          <w:sz w:val="24"/>
          <w:szCs w:val="24"/>
        </w:rPr>
        <w:t xml:space="preserve">A </w:t>
      </w:r>
      <w:r w:rsidR="2FF0BAF4" w:rsidRPr="4A60C318">
        <w:rPr>
          <w:rFonts w:ascii="Arial" w:eastAsia="Arial" w:hAnsi="Arial" w:cs="Arial"/>
          <w:sz w:val="24"/>
          <w:szCs w:val="24"/>
        </w:rPr>
        <w:t>Lei de</w:t>
      </w:r>
      <w:r w:rsidR="00F23E51">
        <w:rPr>
          <w:rFonts w:ascii="Arial" w:eastAsia="Arial" w:hAnsi="Arial" w:cs="Arial"/>
          <w:sz w:val="24"/>
          <w:szCs w:val="24"/>
        </w:rPr>
        <w:t xml:space="preserve"> </w:t>
      </w:r>
      <w:r w:rsidR="2FF0BAF4" w:rsidRPr="4A60C318">
        <w:rPr>
          <w:rFonts w:ascii="Arial" w:eastAsia="Arial" w:hAnsi="Arial" w:cs="Arial"/>
          <w:sz w:val="24"/>
          <w:szCs w:val="24"/>
        </w:rPr>
        <w:t>Diretrizes e Bases da Educação Nacional</w:t>
      </w:r>
      <w:r w:rsidR="005F5E30">
        <w:rPr>
          <w:rFonts w:ascii="Arial" w:eastAsia="Arial" w:hAnsi="Arial" w:cs="Arial"/>
          <w:sz w:val="24"/>
          <w:szCs w:val="24"/>
        </w:rPr>
        <w:t xml:space="preserve"> (LDB) nº</w:t>
      </w:r>
      <w:r w:rsidR="2FF0BAF4" w:rsidRPr="4A60C318">
        <w:rPr>
          <w:rFonts w:ascii="Arial" w:eastAsia="Arial" w:hAnsi="Arial" w:cs="Arial"/>
          <w:sz w:val="24"/>
          <w:szCs w:val="24"/>
        </w:rPr>
        <w:t xml:space="preserve"> 9</w:t>
      </w:r>
      <w:r w:rsidR="005F5E30">
        <w:rPr>
          <w:rFonts w:ascii="Arial" w:eastAsia="Arial" w:hAnsi="Arial" w:cs="Arial"/>
          <w:sz w:val="24"/>
          <w:szCs w:val="24"/>
        </w:rPr>
        <w:t>.</w:t>
      </w:r>
      <w:r w:rsidR="2FF0BAF4" w:rsidRPr="4A60C318">
        <w:rPr>
          <w:rFonts w:ascii="Arial" w:eastAsia="Arial" w:hAnsi="Arial" w:cs="Arial"/>
          <w:sz w:val="24"/>
          <w:szCs w:val="24"/>
        </w:rPr>
        <w:t>394/</w:t>
      </w:r>
      <w:r w:rsidR="005F5E30">
        <w:rPr>
          <w:rFonts w:ascii="Arial" w:eastAsia="Arial" w:hAnsi="Arial" w:cs="Arial"/>
          <w:sz w:val="24"/>
          <w:szCs w:val="24"/>
        </w:rPr>
        <w:t>19</w:t>
      </w:r>
      <w:r w:rsidR="2FF0BAF4" w:rsidRPr="4A60C318">
        <w:rPr>
          <w:rFonts w:ascii="Arial" w:eastAsia="Arial" w:hAnsi="Arial" w:cs="Arial"/>
          <w:sz w:val="24"/>
          <w:szCs w:val="24"/>
        </w:rPr>
        <w:t>96</w:t>
      </w:r>
      <w:r w:rsidRPr="4A60C318">
        <w:rPr>
          <w:rFonts w:ascii="Arial" w:eastAsia="Arial" w:hAnsi="Arial" w:cs="Arial"/>
          <w:sz w:val="24"/>
          <w:szCs w:val="24"/>
        </w:rPr>
        <w:t>, no art. 4º, estabelece como dever do Estado</w:t>
      </w:r>
      <w:r w:rsidR="4AAA7310" w:rsidRPr="4A60C318">
        <w:rPr>
          <w:rFonts w:ascii="Arial" w:eastAsia="Arial" w:hAnsi="Arial" w:cs="Arial"/>
          <w:sz w:val="24"/>
          <w:szCs w:val="24"/>
        </w:rPr>
        <w:t xml:space="preserve"> a Edu</w:t>
      </w:r>
      <w:r w:rsidRPr="4A60C318">
        <w:rPr>
          <w:rFonts w:ascii="Arial" w:eastAsia="Arial" w:hAnsi="Arial" w:cs="Arial"/>
          <w:sz w:val="24"/>
          <w:szCs w:val="24"/>
        </w:rPr>
        <w:t xml:space="preserve">cação Básica </w:t>
      </w:r>
      <w:r w:rsidRPr="003025FD">
        <w:rPr>
          <w:rFonts w:ascii="Arial" w:eastAsia="Arial" w:hAnsi="Arial" w:cs="Arial"/>
          <w:sz w:val="24"/>
          <w:szCs w:val="24"/>
        </w:rPr>
        <w:t xml:space="preserve">dividida </w:t>
      </w:r>
      <w:r w:rsidR="01E2D45A" w:rsidRPr="003025FD">
        <w:rPr>
          <w:rFonts w:ascii="Arial" w:eastAsia="Arial" w:hAnsi="Arial" w:cs="Arial"/>
          <w:sz w:val="24"/>
          <w:szCs w:val="24"/>
        </w:rPr>
        <w:t>em etapas:</w:t>
      </w:r>
      <w:r w:rsidR="3BB0E11D" w:rsidRPr="4A60C318">
        <w:rPr>
          <w:rFonts w:ascii="Arial" w:eastAsia="Arial" w:hAnsi="Arial" w:cs="Arial"/>
          <w:sz w:val="24"/>
          <w:szCs w:val="24"/>
        </w:rPr>
        <w:t xml:space="preserve"> </w:t>
      </w:r>
      <w:r w:rsidR="64D02DF6" w:rsidRPr="4A60C318">
        <w:rPr>
          <w:rFonts w:ascii="Arial" w:eastAsia="Arial" w:hAnsi="Arial" w:cs="Arial"/>
          <w:sz w:val="24"/>
          <w:szCs w:val="24"/>
        </w:rPr>
        <w:t>E</w:t>
      </w:r>
      <w:r w:rsidR="3BB0E11D" w:rsidRPr="4A60C318">
        <w:rPr>
          <w:rFonts w:ascii="Arial" w:eastAsia="Arial" w:hAnsi="Arial" w:cs="Arial"/>
          <w:sz w:val="24"/>
          <w:szCs w:val="24"/>
        </w:rPr>
        <w:t xml:space="preserve">ducação </w:t>
      </w:r>
      <w:r w:rsidR="3260FA24" w:rsidRPr="4A60C318">
        <w:rPr>
          <w:rFonts w:ascii="Arial" w:eastAsia="Arial" w:hAnsi="Arial" w:cs="Arial"/>
          <w:sz w:val="24"/>
          <w:szCs w:val="24"/>
        </w:rPr>
        <w:t>I</w:t>
      </w:r>
      <w:r w:rsidR="3BB0E11D" w:rsidRPr="4A60C318">
        <w:rPr>
          <w:rFonts w:ascii="Arial" w:eastAsia="Arial" w:hAnsi="Arial" w:cs="Arial"/>
          <w:sz w:val="24"/>
          <w:szCs w:val="24"/>
        </w:rPr>
        <w:t xml:space="preserve">nfantil, primeira etapa da </w:t>
      </w:r>
      <w:r w:rsidR="00A209B3">
        <w:rPr>
          <w:rFonts w:ascii="Arial" w:eastAsia="Arial" w:hAnsi="Arial" w:cs="Arial"/>
          <w:sz w:val="24"/>
          <w:szCs w:val="24"/>
        </w:rPr>
        <w:t>Educação Básica</w:t>
      </w:r>
      <w:r w:rsidR="3BB0E11D" w:rsidRPr="4A60C318">
        <w:rPr>
          <w:rFonts w:ascii="Arial" w:eastAsia="Arial" w:hAnsi="Arial" w:cs="Arial"/>
          <w:sz w:val="24"/>
          <w:szCs w:val="24"/>
        </w:rPr>
        <w:t xml:space="preserve">, tem como finalidade o desenvolvimento integral da criança de até 5 anos, em seus aspectos físico, psicológico, intelectual e social, complementando a ação da </w:t>
      </w:r>
      <w:r w:rsidR="3BB0E11D" w:rsidRPr="4A60C318">
        <w:rPr>
          <w:rFonts w:ascii="Arial" w:eastAsia="Arial" w:hAnsi="Arial" w:cs="Arial"/>
          <w:sz w:val="24"/>
          <w:szCs w:val="24"/>
        </w:rPr>
        <w:lastRenderedPageBreak/>
        <w:t>família e da comunidade.</w:t>
      </w:r>
      <w:r w:rsidR="2448190A" w:rsidRPr="4A60C318">
        <w:rPr>
          <w:rFonts w:ascii="Arial" w:eastAsia="Arial" w:hAnsi="Arial" w:cs="Arial"/>
          <w:sz w:val="24"/>
          <w:szCs w:val="24"/>
        </w:rPr>
        <w:t xml:space="preserve"> </w:t>
      </w:r>
      <w:r w:rsidR="3C7C1D44" w:rsidRPr="4A60C318">
        <w:rPr>
          <w:rFonts w:ascii="Arial" w:eastAsia="Arial" w:hAnsi="Arial" w:cs="Arial"/>
          <w:sz w:val="24"/>
          <w:szCs w:val="24"/>
        </w:rPr>
        <w:t xml:space="preserve">O </w:t>
      </w:r>
      <w:bookmarkStart w:id="16" w:name="_Hlk50799841"/>
      <w:r w:rsidR="3C7C1D44" w:rsidRPr="4A60C318">
        <w:rPr>
          <w:rFonts w:ascii="Arial" w:eastAsia="Arial" w:hAnsi="Arial" w:cs="Arial"/>
          <w:sz w:val="24"/>
          <w:szCs w:val="24"/>
        </w:rPr>
        <w:t xml:space="preserve">Ensino Fundamental </w:t>
      </w:r>
      <w:bookmarkEnd w:id="16"/>
      <w:r w:rsidR="3C7C1D44" w:rsidRPr="4A60C318">
        <w:rPr>
          <w:rFonts w:ascii="Arial" w:eastAsia="Arial" w:hAnsi="Arial" w:cs="Arial"/>
          <w:sz w:val="24"/>
          <w:szCs w:val="24"/>
        </w:rPr>
        <w:t>é a etapa intermediária da Educação Básica e o Ensino Médio</w:t>
      </w:r>
      <w:r w:rsidR="1608977A" w:rsidRPr="4A60C318">
        <w:rPr>
          <w:rFonts w:ascii="Arial" w:eastAsia="Arial" w:hAnsi="Arial" w:cs="Arial"/>
          <w:sz w:val="24"/>
          <w:szCs w:val="24"/>
        </w:rPr>
        <w:t xml:space="preserve"> </w:t>
      </w:r>
      <w:r w:rsidR="3C7C1D44" w:rsidRPr="4A60C318">
        <w:rPr>
          <w:rFonts w:ascii="Arial" w:eastAsia="Arial" w:hAnsi="Arial" w:cs="Arial"/>
          <w:sz w:val="24"/>
          <w:szCs w:val="24"/>
        </w:rPr>
        <w:t>a etapa final</w:t>
      </w:r>
      <w:r w:rsidR="15A3987E" w:rsidRPr="4A60C318">
        <w:rPr>
          <w:rFonts w:ascii="Arial" w:eastAsia="Arial" w:hAnsi="Arial" w:cs="Arial"/>
          <w:sz w:val="24"/>
          <w:szCs w:val="24"/>
        </w:rPr>
        <w:t>.</w:t>
      </w:r>
    </w:p>
    <w:p w14:paraId="00000018" w14:textId="2DC4D295" w:rsidR="00CA51D8" w:rsidRPr="003025FD" w:rsidRDefault="001044C6" w:rsidP="001C21BA">
      <w:pPr>
        <w:spacing w:before="300" w:after="120" w:line="360" w:lineRule="auto"/>
        <w:ind w:firstLine="720"/>
        <w:jc w:val="both"/>
        <w:rPr>
          <w:rFonts w:ascii="Arial" w:eastAsia="Arial" w:hAnsi="Arial" w:cs="Arial"/>
          <w:sz w:val="24"/>
          <w:szCs w:val="24"/>
        </w:rPr>
      </w:pPr>
      <w:r w:rsidRPr="4A60C318">
        <w:rPr>
          <w:rFonts w:ascii="Arial" w:eastAsia="Arial" w:hAnsi="Arial" w:cs="Arial"/>
          <w:sz w:val="24"/>
          <w:szCs w:val="24"/>
        </w:rPr>
        <w:t xml:space="preserve">Em </w:t>
      </w:r>
      <w:r w:rsidR="00DE73FC" w:rsidRPr="4A60C318">
        <w:rPr>
          <w:rFonts w:ascii="Arial" w:eastAsia="Arial" w:hAnsi="Arial" w:cs="Arial"/>
          <w:sz w:val="24"/>
          <w:szCs w:val="24"/>
        </w:rPr>
        <w:t>marcos legais</w:t>
      </w:r>
      <w:r w:rsidR="00764D91">
        <w:rPr>
          <w:rFonts w:ascii="Arial" w:eastAsia="Arial" w:hAnsi="Arial" w:cs="Arial"/>
          <w:sz w:val="24"/>
          <w:szCs w:val="24"/>
        </w:rPr>
        <w:t>,</w:t>
      </w:r>
      <w:r w:rsidR="00DE73FC" w:rsidRPr="4A60C318">
        <w:rPr>
          <w:rFonts w:ascii="Arial" w:eastAsia="Arial" w:hAnsi="Arial" w:cs="Arial"/>
          <w:sz w:val="24"/>
          <w:szCs w:val="24"/>
        </w:rPr>
        <w:t xml:space="preserve"> cabe finalmente situar a Lei nº 11.274</w:t>
      </w:r>
      <w:r w:rsidR="00764D91">
        <w:rPr>
          <w:rFonts w:ascii="Arial" w:eastAsia="Arial" w:hAnsi="Arial" w:cs="Arial"/>
          <w:sz w:val="24"/>
          <w:szCs w:val="24"/>
        </w:rPr>
        <w:t>,</w:t>
      </w:r>
      <w:r w:rsidR="00DE73FC" w:rsidRPr="4A60C318">
        <w:rPr>
          <w:rFonts w:ascii="Arial" w:eastAsia="Arial" w:hAnsi="Arial" w:cs="Arial"/>
          <w:sz w:val="24"/>
          <w:szCs w:val="24"/>
        </w:rPr>
        <w:t xml:space="preserve"> de 6 de fevereiro de 2006, que estabeleceu </w:t>
      </w:r>
      <w:r w:rsidR="646844F0" w:rsidRPr="4A60C318">
        <w:rPr>
          <w:rFonts w:ascii="Arial" w:eastAsia="Arial" w:hAnsi="Arial" w:cs="Arial"/>
          <w:sz w:val="24"/>
          <w:szCs w:val="24"/>
        </w:rPr>
        <w:t>a obrigatoriedade do</w:t>
      </w:r>
      <w:r w:rsidR="00DE73FC" w:rsidRPr="4A60C318">
        <w:rPr>
          <w:rFonts w:ascii="Arial" w:eastAsia="Arial" w:hAnsi="Arial" w:cs="Arial"/>
          <w:sz w:val="24"/>
          <w:szCs w:val="24"/>
        </w:rPr>
        <w:t xml:space="preserve"> </w:t>
      </w:r>
      <w:r w:rsidR="7846A346" w:rsidRPr="4A60C318">
        <w:rPr>
          <w:rFonts w:ascii="Arial" w:eastAsia="Arial" w:hAnsi="Arial" w:cs="Arial"/>
          <w:sz w:val="24"/>
          <w:szCs w:val="24"/>
        </w:rPr>
        <w:t>E</w:t>
      </w:r>
      <w:r w:rsidR="00DE73FC" w:rsidRPr="4A60C318">
        <w:rPr>
          <w:rFonts w:ascii="Arial" w:eastAsia="Arial" w:hAnsi="Arial" w:cs="Arial"/>
          <w:sz w:val="24"/>
          <w:szCs w:val="24"/>
        </w:rPr>
        <w:t xml:space="preserve">nsino fundamental de 9 anos, </w:t>
      </w:r>
      <w:r w:rsidR="420D7B24" w:rsidRPr="4A60C318">
        <w:rPr>
          <w:rFonts w:ascii="Arial" w:eastAsia="Arial" w:hAnsi="Arial" w:cs="Arial"/>
          <w:sz w:val="24"/>
          <w:szCs w:val="24"/>
        </w:rPr>
        <w:t>iniciando-se aos 6 anos de idade</w:t>
      </w:r>
      <w:r w:rsidR="0FF6903D" w:rsidRPr="4A60C318">
        <w:rPr>
          <w:rFonts w:ascii="Arial" w:eastAsia="Arial" w:hAnsi="Arial" w:cs="Arial"/>
          <w:sz w:val="24"/>
          <w:szCs w:val="24"/>
        </w:rPr>
        <w:t>, com o objetivo d</w:t>
      </w:r>
      <w:r w:rsidR="00764D91">
        <w:rPr>
          <w:rFonts w:ascii="Arial" w:eastAsia="Arial" w:hAnsi="Arial" w:cs="Arial"/>
          <w:sz w:val="24"/>
          <w:szCs w:val="24"/>
        </w:rPr>
        <w:t>a</w:t>
      </w:r>
      <w:r w:rsidR="0FF6903D" w:rsidRPr="4A60C318">
        <w:rPr>
          <w:rFonts w:ascii="Arial" w:eastAsia="Arial" w:hAnsi="Arial" w:cs="Arial"/>
          <w:sz w:val="24"/>
          <w:szCs w:val="24"/>
        </w:rPr>
        <w:t xml:space="preserve"> formação básica do cidadão.</w:t>
      </w:r>
    </w:p>
    <w:p w14:paraId="00000019" w14:textId="636F2263" w:rsidR="00CA51D8" w:rsidRPr="003025FD" w:rsidRDefault="00DE73FC" w:rsidP="4D4C1997">
      <w:pPr>
        <w:spacing w:before="300" w:after="120" w:line="360" w:lineRule="auto"/>
        <w:jc w:val="both"/>
        <w:rPr>
          <w:rFonts w:ascii="Arial" w:eastAsia="Arial" w:hAnsi="Arial" w:cs="Arial"/>
          <w:sz w:val="24"/>
          <w:szCs w:val="24"/>
        </w:rPr>
      </w:pPr>
      <w:r w:rsidRPr="003025FD">
        <w:rPr>
          <w:rFonts w:ascii="Arial" w:eastAsia="Arial" w:hAnsi="Arial" w:cs="Arial"/>
          <w:b/>
          <w:sz w:val="24"/>
          <w:szCs w:val="24"/>
        </w:rPr>
        <w:tab/>
      </w:r>
      <w:r w:rsidRPr="003025FD">
        <w:rPr>
          <w:rFonts w:ascii="Arial" w:eastAsia="Arial" w:hAnsi="Arial" w:cs="Arial"/>
          <w:sz w:val="24"/>
          <w:szCs w:val="24"/>
        </w:rPr>
        <w:t>A Resolução nº 5</w:t>
      </w:r>
      <w:r w:rsidR="00764D91">
        <w:rPr>
          <w:rFonts w:ascii="Arial" w:eastAsia="Arial" w:hAnsi="Arial" w:cs="Arial"/>
          <w:sz w:val="24"/>
          <w:szCs w:val="24"/>
        </w:rPr>
        <w:t>,</w:t>
      </w:r>
      <w:r w:rsidRPr="003025FD">
        <w:rPr>
          <w:rFonts w:ascii="Arial" w:eastAsia="Arial" w:hAnsi="Arial" w:cs="Arial"/>
          <w:sz w:val="24"/>
          <w:szCs w:val="24"/>
        </w:rPr>
        <w:t xml:space="preserve"> de 17 de dezembro de 2009, da Câmara de Educação Básica do Conselho Nacional de Educação (CEB/CNE), que fixa as </w:t>
      </w:r>
      <w:bookmarkStart w:id="17" w:name="_Hlk50799909"/>
      <w:r w:rsidR="00764D91" w:rsidRPr="003025FD">
        <w:rPr>
          <w:rFonts w:ascii="Arial" w:eastAsia="Arial" w:hAnsi="Arial" w:cs="Arial"/>
          <w:sz w:val="24"/>
          <w:szCs w:val="24"/>
        </w:rPr>
        <w:t xml:space="preserve">Diretrizes Curriculares Nacionais </w:t>
      </w:r>
      <w:r w:rsidR="00764D91">
        <w:rPr>
          <w:rFonts w:ascii="Arial" w:eastAsia="Arial" w:hAnsi="Arial" w:cs="Arial"/>
          <w:sz w:val="24"/>
          <w:szCs w:val="24"/>
        </w:rPr>
        <w:t>d</w:t>
      </w:r>
      <w:r w:rsidR="00764D91" w:rsidRPr="003025FD">
        <w:rPr>
          <w:rFonts w:ascii="Arial" w:eastAsia="Arial" w:hAnsi="Arial" w:cs="Arial"/>
          <w:sz w:val="24"/>
          <w:szCs w:val="24"/>
        </w:rPr>
        <w:t>a Educação Infan</w:t>
      </w:r>
      <w:r w:rsidRPr="003025FD">
        <w:rPr>
          <w:rFonts w:ascii="Arial" w:eastAsia="Arial" w:hAnsi="Arial" w:cs="Arial"/>
          <w:sz w:val="24"/>
          <w:szCs w:val="24"/>
        </w:rPr>
        <w:t>til</w:t>
      </w:r>
      <w:bookmarkEnd w:id="17"/>
      <w:r w:rsidRPr="003025FD">
        <w:rPr>
          <w:rFonts w:ascii="Arial" w:eastAsia="Arial" w:hAnsi="Arial" w:cs="Arial"/>
          <w:sz w:val="24"/>
          <w:szCs w:val="24"/>
        </w:rPr>
        <w:t>, regulamenta a aplicação das normas nacionais.</w:t>
      </w:r>
    </w:p>
    <w:p w14:paraId="53780F94" w14:textId="4EA9BFFF" w:rsidR="003771E1" w:rsidRPr="003025FD" w:rsidRDefault="007E1F1E" w:rsidP="009026A1">
      <w:pPr>
        <w:spacing w:before="300" w:after="120" w:line="360" w:lineRule="auto"/>
        <w:jc w:val="both"/>
        <w:rPr>
          <w:rFonts w:ascii="Arial" w:eastAsia="Arial" w:hAnsi="Arial" w:cs="Arial"/>
          <w:b/>
          <w:bCs/>
          <w:sz w:val="24"/>
          <w:szCs w:val="24"/>
        </w:rPr>
      </w:pPr>
      <w:bookmarkStart w:id="18" w:name="_Toc51939469"/>
      <w:r w:rsidRPr="001C21BA">
        <w:rPr>
          <w:rStyle w:val="Ttulo1Char"/>
        </w:rPr>
        <w:t xml:space="preserve">2 </w:t>
      </w:r>
      <w:r w:rsidR="009026A1" w:rsidRPr="001C21BA">
        <w:rPr>
          <w:rStyle w:val="Ttulo1Char"/>
        </w:rPr>
        <w:t>Diretrizes Normativas para a Educação Infantil</w:t>
      </w:r>
      <w:bookmarkEnd w:id="18"/>
    </w:p>
    <w:p w14:paraId="3FFA876B" w14:textId="613787C8" w:rsidR="003771E1" w:rsidRPr="003025FD" w:rsidRDefault="730157D0" w:rsidP="513968DD">
      <w:pPr>
        <w:spacing w:before="300" w:after="300" w:line="360" w:lineRule="auto"/>
        <w:ind w:firstLine="700"/>
        <w:jc w:val="both"/>
        <w:rPr>
          <w:rFonts w:ascii="Arial" w:eastAsia="Arial" w:hAnsi="Arial" w:cs="Arial"/>
          <w:i/>
          <w:iCs/>
          <w:sz w:val="24"/>
          <w:szCs w:val="24"/>
          <w:highlight w:val="white"/>
        </w:rPr>
      </w:pPr>
      <w:r w:rsidRPr="513968DD">
        <w:rPr>
          <w:rFonts w:ascii="Arial" w:eastAsia="Arial" w:hAnsi="Arial" w:cs="Arial"/>
          <w:sz w:val="24"/>
          <w:szCs w:val="24"/>
        </w:rPr>
        <w:t xml:space="preserve">As Diretrizes Normativas da </w:t>
      </w:r>
      <w:r w:rsidR="00764D91" w:rsidRPr="513968DD">
        <w:rPr>
          <w:rFonts w:ascii="Arial" w:eastAsia="Arial" w:hAnsi="Arial" w:cs="Arial"/>
          <w:sz w:val="24"/>
          <w:szCs w:val="24"/>
        </w:rPr>
        <w:t xml:space="preserve">Educação Infantil </w:t>
      </w:r>
      <w:r w:rsidRPr="513968DD">
        <w:rPr>
          <w:rFonts w:ascii="Arial" w:eastAsia="Arial" w:hAnsi="Arial" w:cs="Arial"/>
          <w:sz w:val="24"/>
          <w:szCs w:val="24"/>
        </w:rPr>
        <w:t xml:space="preserve">regulamentam a efetivação do princípio constitucional do direito à </w:t>
      </w:r>
      <w:r w:rsidR="00764D91">
        <w:rPr>
          <w:rFonts w:ascii="Arial" w:eastAsia="Arial" w:hAnsi="Arial" w:cs="Arial"/>
          <w:sz w:val="24"/>
          <w:szCs w:val="24"/>
        </w:rPr>
        <w:t>E</w:t>
      </w:r>
      <w:r w:rsidRPr="513968DD">
        <w:rPr>
          <w:rFonts w:ascii="Arial" w:eastAsia="Arial" w:hAnsi="Arial" w:cs="Arial"/>
          <w:sz w:val="24"/>
          <w:szCs w:val="24"/>
        </w:rPr>
        <w:t>ducação da criança desde o nascimento, do qual faz parte o cuidado (estabelecendo o binômio educar e cuidar como indissociáveis), com sua finalidade, definida no art. 29 da LD</w:t>
      </w:r>
      <w:r w:rsidR="06104078" w:rsidRPr="513968DD">
        <w:rPr>
          <w:rFonts w:ascii="Arial" w:eastAsia="Arial" w:hAnsi="Arial" w:cs="Arial"/>
          <w:sz w:val="24"/>
          <w:szCs w:val="24"/>
        </w:rPr>
        <w:t>B</w:t>
      </w:r>
      <w:r w:rsidRPr="513968DD">
        <w:rPr>
          <w:rFonts w:ascii="Arial" w:eastAsia="Arial" w:hAnsi="Arial" w:cs="Arial"/>
          <w:sz w:val="24"/>
          <w:szCs w:val="24"/>
        </w:rPr>
        <w:t xml:space="preserve"> de</w:t>
      </w:r>
      <w:r w:rsidRPr="513968DD">
        <w:rPr>
          <w:rFonts w:ascii="Arial" w:eastAsia="Arial" w:hAnsi="Arial" w:cs="Arial"/>
          <w:i/>
          <w:iCs/>
          <w:sz w:val="24"/>
          <w:szCs w:val="24"/>
          <w:highlight w:val="white"/>
        </w:rPr>
        <w:t xml:space="preserve"> desenvolvimento integral da criança de até 5 (cinco) anos, em seus aspectos físico, psicológico, intelectual e social, complementando a ação da família e da comunidade.</w:t>
      </w:r>
    </w:p>
    <w:p w14:paraId="27B0FAE1" w14:textId="6E93A84B" w:rsidR="003771E1" w:rsidRPr="003025FD" w:rsidRDefault="003771E1" w:rsidP="4A60C318">
      <w:pPr>
        <w:spacing w:before="300" w:after="300" w:line="360" w:lineRule="auto"/>
        <w:ind w:firstLine="700"/>
        <w:jc w:val="both"/>
        <w:rPr>
          <w:rFonts w:ascii="Arial" w:eastAsia="Arial" w:hAnsi="Arial" w:cs="Arial"/>
          <w:sz w:val="24"/>
          <w:szCs w:val="24"/>
        </w:rPr>
      </w:pPr>
      <w:r w:rsidRPr="4FD16B59">
        <w:rPr>
          <w:rFonts w:ascii="Arial" w:eastAsia="Arial" w:hAnsi="Arial" w:cs="Arial"/>
          <w:sz w:val="24"/>
          <w:szCs w:val="24"/>
          <w:highlight w:val="white"/>
        </w:rPr>
        <w:t xml:space="preserve">Dois documentos estabelecem as </w:t>
      </w:r>
      <w:r w:rsidR="00764D91" w:rsidRPr="4FD16B59">
        <w:rPr>
          <w:rFonts w:ascii="Arial" w:eastAsia="Arial" w:hAnsi="Arial" w:cs="Arial"/>
          <w:sz w:val="24"/>
          <w:szCs w:val="24"/>
          <w:highlight w:val="white"/>
        </w:rPr>
        <w:t xml:space="preserve">Diretrizes Nacionais </w:t>
      </w:r>
      <w:r w:rsidRPr="4FD16B59">
        <w:rPr>
          <w:rFonts w:ascii="Arial" w:eastAsia="Arial" w:hAnsi="Arial" w:cs="Arial"/>
          <w:sz w:val="24"/>
          <w:szCs w:val="24"/>
          <w:highlight w:val="white"/>
        </w:rPr>
        <w:t xml:space="preserve">para a </w:t>
      </w:r>
      <w:r w:rsidR="30C8A826" w:rsidRPr="4FD16B59">
        <w:rPr>
          <w:rFonts w:ascii="Arial" w:eastAsia="Arial" w:hAnsi="Arial" w:cs="Arial"/>
          <w:sz w:val="24"/>
          <w:szCs w:val="24"/>
          <w:highlight w:val="white"/>
        </w:rPr>
        <w:t>E</w:t>
      </w:r>
      <w:r w:rsidRPr="4FD16B59">
        <w:rPr>
          <w:rFonts w:ascii="Arial" w:eastAsia="Arial" w:hAnsi="Arial" w:cs="Arial"/>
          <w:sz w:val="24"/>
          <w:szCs w:val="24"/>
          <w:highlight w:val="white"/>
        </w:rPr>
        <w:t xml:space="preserve">ducação </w:t>
      </w:r>
      <w:r w:rsidR="5D3C256E" w:rsidRPr="4FD16B59">
        <w:rPr>
          <w:rFonts w:ascii="Arial" w:eastAsia="Arial" w:hAnsi="Arial" w:cs="Arial"/>
          <w:sz w:val="24"/>
          <w:szCs w:val="24"/>
          <w:highlight w:val="white"/>
        </w:rPr>
        <w:t>I</w:t>
      </w:r>
      <w:r w:rsidRPr="4FD16B59">
        <w:rPr>
          <w:rFonts w:ascii="Arial" w:eastAsia="Arial" w:hAnsi="Arial" w:cs="Arial"/>
          <w:sz w:val="24"/>
          <w:szCs w:val="24"/>
          <w:highlight w:val="white"/>
        </w:rPr>
        <w:t xml:space="preserve">nfantil: as </w:t>
      </w:r>
      <w:r w:rsidRPr="4FD16B59">
        <w:rPr>
          <w:rFonts w:ascii="Arial" w:eastAsia="Arial" w:hAnsi="Arial" w:cs="Arial"/>
          <w:sz w:val="24"/>
          <w:szCs w:val="24"/>
        </w:rPr>
        <w:t>Diretrizes Curriculares Nacionais da Educação Infantil (DCNEI)</w:t>
      </w:r>
      <w:r w:rsidR="5051523A" w:rsidRPr="4FD16B59">
        <w:rPr>
          <w:rFonts w:ascii="Arial" w:eastAsia="Arial" w:hAnsi="Arial" w:cs="Arial"/>
          <w:sz w:val="24"/>
          <w:szCs w:val="24"/>
        </w:rPr>
        <w:t xml:space="preserve"> </w:t>
      </w:r>
      <w:r w:rsidR="00764D91">
        <w:rPr>
          <w:rFonts w:ascii="Arial" w:eastAsia="Arial" w:hAnsi="Arial" w:cs="Arial"/>
          <w:sz w:val="24"/>
          <w:szCs w:val="24"/>
        </w:rPr>
        <w:t>–</w:t>
      </w:r>
      <w:r w:rsidR="5051523A" w:rsidRPr="4FD16B59">
        <w:rPr>
          <w:rFonts w:ascii="Arial" w:eastAsia="Arial" w:hAnsi="Arial" w:cs="Arial"/>
          <w:sz w:val="24"/>
          <w:szCs w:val="24"/>
        </w:rPr>
        <w:t xml:space="preserve"> conjunto de definições sobre princípios, fundamentos e procedimentos na Educação Básica</w:t>
      </w:r>
      <w:r w:rsidR="00764D91">
        <w:rPr>
          <w:rFonts w:ascii="Arial" w:eastAsia="Arial" w:hAnsi="Arial" w:cs="Arial"/>
          <w:sz w:val="24"/>
          <w:szCs w:val="24"/>
        </w:rPr>
        <w:t>,</w:t>
      </w:r>
      <w:r w:rsidR="5051523A" w:rsidRPr="4FD16B59">
        <w:rPr>
          <w:rFonts w:ascii="Arial" w:eastAsia="Arial" w:hAnsi="Arial" w:cs="Arial"/>
          <w:sz w:val="24"/>
          <w:szCs w:val="24"/>
        </w:rPr>
        <w:t xml:space="preserve"> que orientam as escolas na organização, </w:t>
      </w:r>
      <w:r w:rsidR="00764D91">
        <w:rPr>
          <w:rFonts w:ascii="Arial" w:eastAsia="Arial" w:hAnsi="Arial" w:cs="Arial"/>
          <w:sz w:val="24"/>
          <w:szCs w:val="24"/>
        </w:rPr>
        <w:t xml:space="preserve">na </w:t>
      </w:r>
      <w:r w:rsidR="5051523A" w:rsidRPr="4FD16B59">
        <w:rPr>
          <w:rFonts w:ascii="Arial" w:eastAsia="Arial" w:hAnsi="Arial" w:cs="Arial"/>
          <w:sz w:val="24"/>
          <w:szCs w:val="24"/>
        </w:rPr>
        <w:t xml:space="preserve">articulação, </w:t>
      </w:r>
      <w:r w:rsidR="00764D91">
        <w:rPr>
          <w:rFonts w:ascii="Arial" w:eastAsia="Arial" w:hAnsi="Arial" w:cs="Arial"/>
          <w:sz w:val="24"/>
          <w:szCs w:val="24"/>
        </w:rPr>
        <w:t xml:space="preserve">no </w:t>
      </w:r>
      <w:r w:rsidR="5051523A" w:rsidRPr="4FD16B59">
        <w:rPr>
          <w:rFonts w:ascii="Arial" w:eastAsia="Arial" w:hAnsi="Arial" w:cs="Arial"/>
          <w:sz w:val="24"/>
          <w:szCs w:val="24"/>
        </w:rPr>
        <w:t>desenvolvimento de suas propostas pedagógicas</w:t>
      </w:r>
      <w:r w:rsidR="00764D91">
        <w:rPr>
          <w:rFonts w:ascii="Arial" w:eastAsia="Arial" w:hAnsi="Arial" w:cs="Arial"/>
          <w:sz w:val="24"/>
          <w:szCs w:val="24"/>
        </w:rPr>
        <w:t>;</w:t>
      </w:r>
      <w:r w:rsidRPr="4FD16B59">
        <w:rPr>
          <w:rFonts w:ascii="Arial" w:eastAsia="Arial" w:hAnsi="Arial" w:cs="Arial"/>
          <w:sz w:val="24"/>
          <w:szCs w:val="24"/>
        </w:rPr>
        <w:t xml:space="preserve"> e </w:t>
      </w:r>
      <w:r w:rsidRPr="4FD16B59">
        <w:rPr>
          <w:rFonts w:ascii="Arial" w:eastAsia="Arial" w:hAnsi="Arial" w:cs="Arial"/>
          <w:sz w:val="24"/>
          <w:szCs w:val="24"/>
          <w:highlight w:val="white"/>
        </w:rPr>
        <w:t>a Base Nacional Comum Curricular (BNCC)</w:t>
      </w:r>
      <w:r w:rsidR="61F31C71" w:rsidRPr="4FD16B59">
        <w:rPr>
          <w:rFonts w:ascii="Arial" w:eastAsia="Arial" w:hAnsi="Arial" w:cs="Arial"/>
          <w:sz w:val="24"/>
          <w:szCs w:val="24"/>
          <w:highlight w:val="white"/>
        </w:rPr>
        <w:t xml:space="preserve"> </w:t>
      </w:r>
      <w:r w:rsidR="00764D91">
        <w:rPr>
          <w:rFonts w:ascii="Arial" w:eastAsia="Arial" w:hAnsi="Arial" w:cs="Arial"/>
          <w:sz w:val="24"/>
          <w:szCs w:val="24"/>
          <w:highlight w:val="white"/>
        </w:rPr>
        <w:t>–</w:t>
      </w:r>
      <w:r w:rsidR="00F23E51">
        <w:rPr>
          <w:rFonts w:ascii="Arial" w:eastAsia="Arial" w:hAnsi="Arial" w:cs="Arial"/>
          <w:sz w:val="24"/>
          <w:szCs w:val="24"/>
          <w:highlight w:val="white"/>
        </w:rPr>
        <w:t xml:space="preserve"> </w:t>
      </w:r>
      <w:r w:rsidR="61F31C71" w:rsidRPr="4FD16B59">
        <w:rPr>
          <w:rFonts w:ascii="Arial" w:eastAsia="Arial" w:hAnsi="Arial" w:cs="Arial"/>
          <w:sz w:val="24"/>
          <w:szCs w:val="24"/>
        </w:rPr>
        <w:t>documento normativo que estabelece as aprendizagens essenciais que todos os alunos devem desenvolver ao longo da Educação Básica.</w:t>
      </w:r>
    </w:p>
    <w:p w14:paraId="4B954B4D" w14:textId="31AC48BF" w:rsidR="003771E1" w:rsidRPr="003025FD" w:rsidRDefault="730157D0" w:rsidP="4D4C1997">
      <w:pPr>
        <w:spacing w:before="300" w:after="300" w:line="360" w:lineRule="auto"/>
        <w:ind w:firstLine="700"/>
        <w:jc w:val="both"/>
        <w:rPr>
          <w:rFonts w:ascii="Arial" w:eastAsia="Arial" w:hAnsi="Arial" w:cs="Arial"/>
          <w:sz w:val="24"/>
          <w:szCs w:val="24"/>
        </w:rPr>
      </w:pPr>
      <w:r w:rsidRPr="513968DD">
        <w:rPr>
          <w:rFonts w:ascii="Arial" w:eastAsia="Arial" w:hAnsi="Arial" w:cs="Arial"/>
          <w:sz w:val="24"/>
          <w:szCs w:val="24"/>
        </w:rPr>
        <w:t xml:space="preserve">As DCNEI, definidas pela Resolução CNE/CEB nº 5/2009 (BRASIL, 2009), dão as orientações gerais e fundamentais para os projetos pedagógicos da </w:t>
      </w:r>
      <w:r w:rsidR="00764D91" w:rsidRPr="513968DD">
        <w:rPr>
          <w:rFonts w:ascii="Arial" w:eastAsia="Arial" w:hAnsi="Arial" w:cs="Arial"/>
          <w:sz w:val="24"/>
          <w:szCs w:val="24"/>
        </w:rPr>
        <w:lastRenderedPageBreak/>
        <w:t>Educação Infantil</w:t>
      </w:r>
      <w:r w:rsidRPr="513968DD">
        <w:rPr>
          <w:rFonts w:ascii="Arial" w:eastAsia="Arial" w:hAnsi="Arial" w:cs="Arial"/>
          <w:sz w:val="24"/>
          <w:szCs w:val="24"/>
        </w:rPr>
        <w:t>.</w:t>
      </w:r>
      <w:r w:rsidR="00F23E51">
        <w:rPr>
          <w:rFonts w:ascii="Arial" w:eastAsia="Arial" w:hAnsi="Arial" w:cs="Arial"/>
          <w:sz w:val="24"/>
          <w:szCs w:val="24"/>
        </w:rPr>
        <w:t xml:space="preserve"> </w:t>
      </w:r>
      <w:r w:rsidRPr="513968DD">
        <w:rPr>
          <w:rFonts w:ascii="Arial" w:eastAsia="Arial" w:hAnsi="Arial" w:cs="Arial"/>
          <w:sz w:val="24"/>
          <w:szCs w:val="24"/>
        </w:rPr>
        <w:t>Em relação à concepção da criança, o artigo 4º da Resolução estabelece:</w:t>
      </w:r>
    </w:p>
    <w:p w14:paraId="3976A057" w14:textId="77777777" w:rsidR="003771E1" w:rsidRPr="00910899" w:rsidRDefault="003771E1" w:rsidP="001C21BA">
      <w:pPr>
        <w:pStyle w:val="Citao"/>
      </w:pPr>
      <w:r w:rsidRPr="00763886">
        <w:t>Art. 4º As propostas pedagógicas da Educação I</w:t>
      </w:r>
      <w:r w:rsidRPr="00910899">
        <w:t>nfantil deverão considerar que a criança, centro do planejamento curricular, é sujeito histórico e de direitos que, nas interações, relações e práticas cotidianas que vivencia, constrói sua identidade pessoal e coletiva, brinca, imagina, fantasia, deseja, aprende, observa, experimenta, narra, questiona e constrói sentidos sobre a natureza e a sociedade, produzindo cultura.</w:t>
      </w:r>
    </w:p>
    <w:p w14:paraId="16F1FB81" w14:textId="396F98D6" w:rsidR="003771E1" w:rsidRPr="003025FD" w:rsidRDefault="003771E1" w:rsidP="7656527E">
      <w:pPr>
        <w:spacing w:before="300" w:after="300" w:line="276" w:lineRule="auto"/>
        <w:jc w:val="both"/>
        <w:rPr>
          <w:rFonts w:ascii="Arial" w:eastAsia="Arial" w:hAnsi="Arial" w:cs="Arial"/>
          <w:sz w:val="24"/>
          <w:szCs w:val="24"/>
        </w:rPr>
      </w:pPr>
      <w:r w:rsidRPr="003025FD">
        <w:rPr>
          <w:rFonts w:ascii="Arial" w:eastAsia="Arial" w:hAnsi="Arial" w:cs="Arial"/>
          <w:b/>
          <w:sz w:val="24"/>
          <w:szCs w:val="24"/>
        </w:rPr>
        <w:tab/>
      </w:r>
      <w:r w:rsidRPr="003025FD">
        <w:rPr>
          <w:rFonts w:ascii="Arial" w:eastAsia="Arial" w:hAnsi="Arial" w:cs="Arial"/>
          <w:sz w:val="24"/>
          <w:szCs w:val="24"/>
        </w:rPr>
        <w:t xml:space="preserve">Em relação à função da </w:t>
      </w:r>
      <w:r w:rsidR="00764D91" w:rsidRPr="003025FD">
        <w:rPr>
          <w:rFonts w:ascii="Arial" w:eastAsia="Arial" w:hAnsi="Arial" w:cs="Arial"/>
          <w:sz w:val="24"/>
          <w:szCs w:val="24"/>
        </w:rPr>
        <w:t>Educação Infantil</w:t>
      </w:r>
      <w:r w:rsidRPr="003025FD">
        <w:rPr>
          <w:rFonts w:ascii="Arial" w:eastAsia="Arial" w:hAnsi="Arial" w:cs="Arial"/>
          <w:sz w:val="24"/>
          <w:szCs w:val="24"/>
        </w:rPr>
        <w:t>, o artigo 7º define:</w:t>
      </w:r>
    </w:p>
    <w:p w14:paraId="5C4A4BCB" w14:textId="77777777" w:rsidR="003771E1" w:rsidRPr="00910899" w:rsidRDefault="003771E1" w:rsidP="001C21BA">
      <w:pPr>
        <w:pStyle w:val="Citao"/>
        <w:spacing w:before="0" w:after="0"/>
      </w:pPr>
      <w:r w:rsidRPr="003025FD">
        <w:t xml:space="preserve">Art. 7º Na observância destas Diretrizes, a proposta pedagógica das instituições de Educação Infantil deve garantir que elas cumpram </w:t>
      </w:r>
      <w:r w:rsidRPr="00763886">
        <w:t>plenamente sua função sociopolíti</w:t>
      </w:r>
      <w:r w:rsidRPr="00910899">
        <w:t>ca e pedagógica:</w:t>
      </w:r>
    </w:p>
    <w:p w14:paraId="294A92F9" w14:textId="09470E3B" w:rsidR="003771E1" w:rsidRPr="001C21BA" w:rsidRDefault="003771E1" w:rsidP="001C21BA">
      <w:pPr>
        <w:pStyle w:val="Citao"/>
        <w:spacing w:before="0" w:after="0"/>
        <w:rPr>
          <w:iCs w:val="0"/>
        </w:rPr>
      </w:pPr>
      <w:r w:rsidRPr="001C21BA">
        <w:t xml:space="preserve">I </w:t>
      </w:r>
      <w:r w:rsidR="00764D91">
        <w:t>–</w:t>
      </w:r>
      <w:r w:rsidRPr="001C21BA">
        <w:t xml:space="preserve"> </w:t>
      </w:r>
      <w:proofErr w:type="gramStart"/>
      <w:r w:rsidRPr="001C21BA">
        <w:t>oferecendo</w:t>
      </w:r>
      <w:proofErr w:type="gramEnd"/>
      <w:r w:rsidRPr="001C21BA">
        <w:t xml:space="preserve"> condições e recursos para que as crianças usufruam seus direitos civis, humanos e sociais;</w:t>
      </w:r>
    </w:p>
    <w:p w14:paraId="2CF52756" w14:textId="05F9A1AA" w:rsidR="003771E1" w:rsidRPr="001C21BA" w:rsidRDefault="003771E1" w:rsidP="001C21BA">
      <w:pPr>
        <w:pStyle w:val="Citao"/>
        <w:spacing w:before="0" w:after="0"/>
        <w:rPr>
          <w:iCs w:val="0"/>
        </w:rPr>
      </w:pPr>
      <w:r w:rsidRPr="001C21BA">
        <w:t xml:space="preserve">II </w:t>
      </w:r>
      <w:r w:rsidR="00764D91">
        <w:t>–</w:t>
      </w:r>
      <w:r w:rsidRPr="001C21BA">
        <w:t xml:space="preserve"> </w:t>
      </w:r>
      <w:proofErr w:type="gramStart"/>
      <w:r w:rsidRPr="001C21BA">
        <w:t>assumindo</w:t>
      </w:r>
      <w:proofErr w:type="gramEnd"/>
      <w:r w:rsidRPr="001C21BA">
        <w:t xml:space="preserve"> a responsabilidade de compartilhar e complementar a educação e cuidado das crianças com as famílias;</w:t>
      </w:r>
    </w:p>
    <w:p w14:paraId="53F2CFA7" w14:textId="54BB9B06" w:rsidR="003771E1" w:rsidRPr="001C21BA" w:rsidRDefault="003771E1" w:rsidP="001C21BA">
      <w:pPr>
        <w:pStyle w:val="Citao"/>
        <w:spacing w:before="0" w:after="0"/>
        <w:rPr>
          <w:iCs w:val="0"/>
        </w:rPr>
      </w:pPr>
      <w:r w:rsidRPr="001C21BA">
        <w:t xml:space="preserve">III </w:t>
      </w:r>
      <w:r w:rsidR="00764D91">
        <w:t>–</w:t>
      </w:r>
      <w:r w:rsidRPr="001C21BA">
        <w:t xml:space="preserve"> possibilitando tanto a convivência entre crianças e entre adultos e crianças quanto a ampliação de saberes e conhecimentos de diferentes naturezas;</w:t>
      </w:r>
    </w:p>
    <w:p w14:paraId="25152977" w14:textId="3C370BB9" w:rsidR="003771E1" w:rsidRPr="001C21BA" w:rsidRDefault="003771E1" w:rsidP="001C21BA">
      <w:pPr>
        <w:pStyle w:val="Citao"/>
        <w:spacing w:before="0" w:after="0"/>
        <w:rPr>
          <w:iCs w:val="0"/>
        </w:rPr>
      </w:pPr>
      <w:r w:rsidRPr="001C21BA">
        <w:t xml:space="preserve">IV </w:t>
      </w:r>
      <w:r w:rsidR="00764D91">
        <w:t>–</w:t>
      </w:r>
      <w:r w:rsidRPr="001C21BA">
        <w:t xml:space="preserve"> </w:t>
      </w:r>
      <w:proofErr w:type="gramStart"/>
      <w:r w:rsidRPr="001C21BA">
        <w:t>promovendo</w:t>
      </w:r>
      <w:proofErr w:type="gramEnd"/>
      <w:r w:rsidRPr="001C21BA">
        <w:t xml:space="preserve"> a igualdade de oportunidades educacionais entre as crianças de diferentes classes sociais no que se refere ao acesso a bens culturais e às possibilidades de vivência da infância;</w:t>
      </w:r>
    </w:p>
    <w:p w14:paraId="37E46E02" w14:textId="26C98A2E" w:rsidR="003771E1" w:rsidRDefault="003771E1" w:rsidP="001C21BA">
      <w:pPr>
        <w:pStyle w:val="Citao"/>
        <w:spacing w:before="0" w:after="0"/>
      </w:pPr>
      <w:r w:rsidRPr="001C21BA">
        <w:t xml:space="preserve">V </w:t>
      </w:r>
      <w:r w:rsidR="00764D91">
        <w:t>–</w:t>
      </w:r>
      <w:r w:rsidRPr="001C21BA">
        <w:t xml:space="preserve"> </w:t>
      </w:r>
      <w:proofErr w:type="gramStart"/>
      <w:r w:rsidRPr="001C21BA">
        <w:t>construindo</w:t>
      </w:r>
      <w:proofErr w:type="gramEnd"/>
      <w:r w:rsidRPr="001C21BA">
        <w:t xml:space="preserve"> novas formas de sociabilidade e de subjetividade comprometidas com a ludicidade, a democracia, a sustentabilidade do planeta e com o rompimento de relações de dominação etária, socioeconômica, étnico-racial, de gênero, regional, linguística e religiosa.</w:t>
      </w:r>
    </w:p>
    <w:p w14:paraId="50AC042B" w14:textId="77777777" w:rsidR="000D1EBC" w:rsidRPr="001C21BA" w:rsidRDefault="000D1EBC" w:rsidP="001C21BA"/>
    <w:p w14:paraId="515D09E8" w14:textId="6C6AA8A7" w:rsidR="003771E1" w:rsidRPr="003025FD" w:rsidRDefault="003771E1" w:rsidP="4D4C1997">
      <w:pPr>
        <w:shd w:val="clear" w:color="auto" w:fill="FFFFFF" w:themeFill="background1"/>
        <w:spacing w:after="120" w:line="360" w:lineRule="auto"/>
        <w:ind w:firstLine="700"/>
        <w:jc w:val="both"/>
        <w:rPr>
          <w:rFonts w:ascii="Arial" w:eastAsia="Arial" w:hAnsi="Arial" w:cs="Arial"/>
          <w:sz w:val="24"/>
          <w:szCs w:val="24"/>
        </w:rPr>
      </w:pPr>
      <w:r w:rsidRPr="003025FD">
        <w:rPr>
          <w:rFonts w:ascii="Arial" w:eastAsia="Arial" w:hAnsi="Arial" w:cs="Arial"/>
          <w:sz w:val="24"/>
          <w:szCs w:val="24"/>
        </w:rPr>
        <w:t>Em relação à proposta pedagógica, a Resolução CEB/CNE</w:t>
      </w:r>
      <w:r w:rsidR="00764D91">
        <w:rPr>
          <w:rFonts w:ascii="Arial" w:eastAsia="Arial" w:hAnsi="Arial" w:cs="Arial"/>
          <w:sz w:val="24"/>
          <w:szCs w:val="24"/>
        </w:rPr>
        <w:t xml:space="preserve"> nº</w:t>
      </w:r>
      <w:r w:rsidRPr="003025FD">
        <w:rPr>
          <w:rFonts w:ascii="Arial" w:eastAsia="Arial" w:hAnsi="Arial" w:cs="Arial"/>
          <w:sz w:val="24"/>
          <w:szCs w:val="24"/>
        </w:rPr>
        <w:t xml:space="preserve"> 05/2009, no artigo 8º, estabelece:</w:t>
      </w:r>
    </w:p>
    <w:p w14:paraId="7951F88C" w14:textId="4DEE0D81" w:rsidR="003771E1" w:rsidRDefault="003771E1" w:rsidP="001C21BA">
      <w:pPr>
        <w:pStyle w:val="Citao"/>
        <w:spacing w:before="0" w:after="0"/>
      </w:pPr>
      <w:r w:rsidRPr="003025FD">
        <w:t>Art. 8º A pro</w:t>
      </w:r>
      <w:r w:rsidR="00AD7CBF">
        <w:t>p</w:t>
      </w:r>
      <w:r w:rsidRPr="003025FD">
        <w:t>osta pedagógica das instituições de Educação Infantil deve ter como objetivo garantir à criança acesso a processos de apropriação, renovação e articulação de conhecimentos e aprendizagens de diferentes linguagens, assim como o direito à proteção, à saúde, à liberdade, à confiança, ao respeito, à dignidade, à brincadeira, à convivência e à interação com outras crianças.</w:t>
      </w:r>
    </w:p>
    <w:p w14:paraId="59C8B8A4" w14:textId="77777777" w:rsidR="000D1EBC" w:rsidRPr="000D1EBC" w:rsidRDefault="000D1EBC" w:rsidP="001C21BA"/>
    <w:p w14:paraId="58B908F2" w14:textId="77777777" w:rsidR="003771E1" w:rsidRDefault="003771E1" w:rsidP="001C21BA">
      <w:pPr>
        <w:pStyle w:val="Citao"/>
        <w:spacing w:before="0" w:after="0"/>
      </w:pPr>
      <w:r w:rsidRPr="003025FD">
        <w:t xml:space="preserve"> § 1º Na efetivação desse objetivo, as propostas pedagógicas das instituições de Educação Infantil deverão prever condições para o trabalho coletivo e para a organização de materiais, espaços e tempos que assegurem:</w:t>
      </w:r>
    </w:p>
    <w:p w14:paraId="04604AAB" w14:textId="77777777" w:rsidR="000D1EBC" w:rsidRPr="000D1EBC" w:rsidRDefault="000D1EBC" w:rsidP="001C21BA"/>
    <w:p w14:paraId="4D990FF1" w14:textId="1CC6D59D" w:rsidR="003771E1" w:rsidRPr="003025FD" w:rsidRDefault="003771E1" w:rsidP="001C21BA">
      <w:pPr>
        <w:pStyle w:val="Citao"/>
        <w:spacing w:before="0" w:after="0"/>
      </w:pPr>
      <w:r w:rsidRPr="003025FD">
        <w:t xml:space="preserve">I </w:t>
      </w:r>
      <w:r w:rsidR="00764D91">
        <w:t>–</w:t>
      </w:r>
      <w:r w:rsidRPr="003025FD">
        <w:t xml:space="preserve"> </w:t>
      </w:r>
      <w:proofErr w:type="gramStart"/>
      <w:r w:rsidRPr="003025FD">
        <w:t>a</w:t>
      </w:r>
      <w:proofErr w:type="gramEnd"/>
      <w:r w:rsidRPr="003025FD">
        <w:t xml:space="preserve"> educação em sua integralidade, entendendo o cuidado como algo indissociável ao processo educativo;</w:t>
      </w:r>
    </w:p>
    <w:p w14:paraId="04057D33" w14:textId="12FDA5C7" w:rsidR="003771E1" w:rsidRPr="003025FD" w:rsidRDefault="003771E1" w:rsidP="001C21BA">
      <w:pPr>
        <w:pStyle w:val="Citao"/>
        <w:spacing w:before="0" w:after="0"/>
      </w:pPr>
      <w:r w:rsidRPr="003025FD">
        <w:t xml:space="preserve">II </w:t>
      </w:r>
      <w:r w:rsidR="00764D91">
        <w:t>–</w:t>
      </w:r>
      <w:r w:rsidRPr="003025FD">
        <w:t xml:space="preserve"> </w:t>
      </w:r>
      <w:proofErr w:type="gramStart"/>
      <w:r w:rsidRPr="003025FD">
        <w:t>a</w:t>
      </w:r>
      <w:proofErr w:type="gramEnd"/>
      <w:r w:rsidRPr="003025FD">
        <w:t xml:space="preserve"> indivisibilidade das dimensões expressivo-motora, afetiva, cognitiva, linguística, ética, estética e sociocultural da criança;</w:t>
      </w:r>
    </w:p>
    <w:p w14:paraId="61A0CF8A" w14:textId="27CD908C" w:rsidR="003771E1" w:rsidRPr="003025FD" w:rsidRDefault="003771E1" w:rsidP="001C21BA">
      <w:pPr>
        <w:pStyle w:val="Citao"/>
        <w:spacing w:before="0" w:after="0"/>
      </w:pPr>
      <w:r w:rsidRPr="003025FD">
        <w:lastRenderedPageBreak/>
        <w:t xml:space="preserve">III </w:t>
      </w:r>
      <w:r w:rsidR="00764D91">
        <w:t>–</w:t>
      </w:r>
      <w:r w:rsidRPr="003025FD">
        <w:t xml:space="preserve"> a participação, o diálogo e a escuta cotidiana das famílias, o respeito e a valorização de suas formas de organização;</w:t>
      </w:r>
    </w:p>
    <w:p w14:paraId="7146BBF1" w14:textId="142F08C1" w:rsidR="003771E1" w:rsidRPr="003025FD" w:rsidRDefault="003771E1" w:rsidP="001C21BA">
      <w:pPr>
        <w:pStyle w:val="Citao"/>
        <w:spacing w:before="0" w:after="0"/>
      </w:pPr>
      <w:r w:rsidRPr="003025FD">
        <w:t xml:space="preserve"> IV </w:t>
      </w:r>
      <w:r w:rsidR="00764D91">
        <w:t>–</w:t>
      </w:r>
      <w:r w:rsidRPr="003025FD">
        <w:t xml:space="preserve"> </w:t>
      </w:r>
      <w:proofErr w:type="gramStart"/>
      <w:r w:rsidRPr="003025FD">
        <w:t>o</w:t>
      </w:r>
      <w:proofErr w:type="gramEnd"/>
      <w:r w:rsidRPr="003025FD">
        <w:t xml:space="preserve"> estabelecimento de uma relação efetiva com a comunidade local e de mecanismos que garantam a gestão democrática e a consideração dos saberes da comunidade;</w:t>
      </w:r>
    </w:p>
    <w:p w14:paraId="41A51273" w14:textId="6B6F88EF" w:rsidR="003771E1" w:rsidRPr="003025FD" w:rsidRDefault="003771E1" w:rsidP="001C21BA">
      <w:pPr>
        <w:pStyle w:val="Citao"/>
        <w:spacing w:before="0" w:after="0"/>
      </w:pPr>
      <w:r w:rsidRPr="003025FD">
        <w:t xml:space="preserve">V </w:t>
      </w:r>
      <w:r w:rsidR="00764D91">
        <w:t>–</w:t>
      </w:r>
      <w:r w:rsidRPr="003025FD">
        <w:t xml:space="preserve"> </w:t>
      </w:r>
      <w:proofErr w:type="gramStart"/>
      <w:r w:rsidRPr="003025FD">
        <w:t>o</w:t>
      </w:r>
      <w:proofErr w:type="gramEnd"/>
      <w:r w:rsidRPr="003025FD">
        <w:t xml:space="preserve"> reconhecimento das especificidades etárias, das singularidades individuais e coletivas das crianças, promovendo interações entre crianças de mesma idade e crianças de diferentes idades;</w:t>
      </w:r>
    </w:p>
    <w:p w14:paraId="3D9AE43C" w14:textId="30E53B33" w:rsidR="003771E1" w:rsidRDefault="003771E1" w:rsidP="001C21BA">
      <w:pPr>
        <w:pStyle w:val="Citao"/>
        <w:spacing w:before="0" w:after="0"/>
      </w:pPr>
      <w:r w:rsidRPr="4A60C318">
        <w:t xml:space="preserve">VI </w:t>
      </w:r>
      <w:r w:rsidR="00764D91">
        <w:t>–</w:t>
      </w:r>
      <w:r w:rsidRPr="4A60C318">
        <w:t xml:space="preserve"> </w:t>
      </w:r>
      <w:proofErr w:type="gramStart"/>
      <w:r w:rsidRPr="4A60C318">
        <w:t>os</w:t>
      </w:r>
      <w:proofErr w:type="gramEnd"/>
      <w:r w:rsidRPr="4A60C318">
        <w:t xml:space="preserve"> deslocamentos e os movimentos amplos das crianças nos espaços Em consonância com essas diretrizes nacionais, os sistemas de ensino têm liberdade para definir diretrizes próprias, segundo suas singularidades.</w:t>
      </w:r>
    </w:p>
    <w:p w14:paraId="0D19E746" w14:textId="77777777" w:rsidR="000D1EBC" w:rsidRPr="000D1EBC" w:rsidRDefault="000D1EBC" w:rsidP="001C21BA"/>
    <w:p w14:paraId="77731B34" w14:textId="221B7D34" w:rsidR="003771E1" w:rsidRPr="001C21BA" w:rsidRDefault="64CF5007" w:rsidP="4A60C318">
      <w:pPr>
        <w:spacing w:before="300" w:after="300" w:line="360" w:lineRule="auto"/>
        <w:ind w:firstLine="700"/>
        <w:jc w:val="both"/>
        <w:rPr>
          <w:rFonts w:ascii="Arial" w:eastAsia="Arial" w:hAnsi="Arial" w:cs="Arial"/>
          <w:sz w:val="24"/>
          <w:szCs w:val="24"/>
        </w:rPr>
      </w:pPr>
      <w:r w:rsidRPr="00910899">
        <w:rPr>
          <w:rFonts w:ascii="Arial" w:eastAsia="Arial" w:hAnsi="Arial" w:cs="Arial"/>
          <w:sz w:val="24"/>
          <w:szCs w:val="24"/>
        </w:rPr>
        <w:t xml:space="preserve">De acordo com a Lei </w:t>
      </w:r>
      <w:r w:rsidR="00764D91" w:rsidRPr="00910899">
        <w:rPr>
          <w:rFonts w:ascii="Arial" w:eastAsia="Arial" w:hAnsi="Arial" w:cs="Arial"/>
          <w:sz w:val="24"/>
          <w:szCs w:val="24"/>
        </w:rPr>
        <w:t xml:space="preserve">nº </w:t>
      </w:r>
      <w:r w:rsidRPr="00910899">
        <w:rPr>
          <w:rFonts w:ascii="Arial" w:eastAsia="Arial" w:hAnsi="Arial" w:cs="Arial"/>
          <w:sz w:val="24"/>
          <w:szCs w:val="24"/>
        </w:rPr>
        <w:t>9394/</w:t>
      </w:r>
      <w:r w:rsidR="00910899" w:rsidRPr="001C21BA">
        <w:rPr>
          <w:rFonts w:ascii="Arial" w:eastAsia="Arial" w:hAnsi="Arial" w:cs="Arial"/>
          <w:sz w:val="24"/>
          <w:szCs w:val="24"/>
        </w:rPr>
        <w:t>19</w:t>
      </w:r>
      <w:r w:rsidRPr="00910899">
        <w:rPr>
          <w:rFonts w:ascii="Arial" w:eastAsia="Arial" w:hAnsi="Arial" w:cs="Arial"/>
          <w:sz w:val="24"/>
          <w:szCs w:val="24"/>
        </w:rPr>
        <w:t>96</w:t>
      </w:r>
      <w:r w:rsidR="00910899" w:rsidRPr="001C21BA">
        <w:rPr>
          <w:rFonts w:ascii="Arial" w:eastAsia="Arial" w:hAnsi="Arial" w:cs="Arial"/>
          <w:sz w:val="24"/>
          <w:szCs w:val="24"/>
        </w:rPr>
        <w:t>,</w:t>
      </w:r>
      <w:r w:rsidRPr="00910899">
        <w:rPr>
          <w:rFonts w:ascii="Arial" w:eastAsia="Arial" w:hAnsi="Arial" w:cs="Arial"/>
          <w:sz w:val="24"/>
          <w:szCs w:val="24"/>
        </w:rPr>
        <w:t xml:space="preserve"> que</w:t>
      </w:r>
      <w:r w:rsidR="003771E1" w:rsidRPr="00910899">
        <w:rPr>
          <w:rFonts w:ascii="Arial" w:eastAsia="Arial" w:hAnsi="Arial" w:cs="Arial"/>
          <w:sz w:val="24"/>
          <w:szCs w:val="24"/>
        </w:rPr>
        <w:t xml:space="preserve"> </w:t>
      </w:r>
      <w:r w:rsidR="69FB4CB8" w:rsidRPr="00910899">
        <w:rPr>
          <w:rFonts w:ascii="Arial" w:eastAsia="Arial" w:hAnsi="Arial" w:cs="Arial"/>
          <w:sz w:val="24"/>
          <w:szCs w:val="24"/>
        </w:rPr>
        <w:t xml:space="preserve">trata </w:t>
      </w:r>
      <w:r w:rsidR="003771E1" w:rsidRPr="00910899">
        <w:rPr>
          <w:rFonts w:ascii="Arial" w:eastAsia="Arial" w:hAnsi="Arial" w:cs="Arial"/>
          <w:sz w:val="24"/>
          <w:szCs w:val="24"/>
        </w:rPr>
        <w:t xml:space="preserve">a </w:t>
      </w:r>
      <w:r w:rsidR="737EEBD2" w:rsidRPr="00910899">
        <w:rPr>
          <w:rFonts w:ascii="Arial" w:eastAsia="Arial" w:hAnsi="Arial" w:cs="Arial"/>
          <w:sz w:val="24"/>
          <w:szCs w:val="24"/>
        </w:rPr>
        <w:t>E</w:t>
      </w:r>
      <w:r w:rsidR="003771E1" w:rsidRPr="00910899">
        <w:rPr>
          <w:rFonts w:ascii="Arial" w:eastAsia="Arial" w:hAnsi="Arial" w:cs="Arial"/>
          <w:sz w:val="24"/>
          <w:szCs w:val="24"/>
        </w:rPr>
        <w:t xml:space="preserve">ducação </w:t>
      </w:r>
      <w:r w:rsidR="19E5551B" w:rsidRPr="00910899">
        <w:rPr>
          <w:rFonts w:ascii="Arial" w:eastAsia="Arial" w:hAnsi="Arial" w:cs="Arial"/>
          <w:sz w:val="24"/>
          <w:szCs w:val="24"/>
        </w:rPr>
        <w:t>I</w:t>
      </w:r>
      <w:r w:rsidR="003771E1" w:rsidRPr="00910899">
        <w:rPr>
          <w:rFonts w:ascii="Arial" w:eastAsia="Arial" w:hAnsi="Arial" w:cs="Arial"/>
          <w:sz w:val="24"/>
          <w:szCs w:val="24"/>
        </w:rPr>
        <w:t xml:space="preserve">nfantil como a primeira etapa da </w:t>
      </w:r>
      <w:r w:rsidR="00910899">
        <w:rPr>
          <w:rFonts w:ascii="Arial" w:eastAsia="Arial" w:hAnsi="Arial" w:cs="Arial"/>
          <w:sz w:val="24"/>
          <w:szCs w:val="24"/>
        </w:rPr>
        <w:t>e</w:t>
      </w:r>
      <w:r w:rsidR="003771E1" w:rsidRPr="00910899">
        <w:rPr>
          <w:rFonts w:ascii="Arial" w:eastAsia="Arial" w:hAnsi="Arial" w:cs="Arial"/>
          <w:sz w:val="24"/>
          <w:szCs w:val="24"/>
        </w:rPr>
        <w:t xml:space="preserve">ducação </w:t>
      </w:r>
      <w:r w:rsidR="00910899">
        <w:rPr>
          <w:rFonts w:ascii="Arial" w:eastAsia="Arial" w:hAnsi="Arial" w:cs="Arial"/>
          <w:sz w:val="24"/>
          <w:szCs w:val="24"/>
        </w:rPr>
        <w:t>b</w:t>
      </w:r>
      <w:r w:rsidR="003771E1" w:rsidRPr="00910899">
        <w:rPr>
          <w:rFonts w:ascii="Arial" w:eastAsia="Arial" w:hAnsi="Arial" w:cs="Arial"/>
          <w:sz w:val="24"/>
          <w:szCs w:val="24"/>
        </w:rPr>
        <w:t>ásica, início e fundamento do processo educacional da criança e está estrutura</w:t>
      </w:r>
      <w:r w:rsidR="7175742E" w:rsidRPr="00910899">
        <w:rPr>
          <w:rFonts w:ascii="Arial" w:eastAsia="Arial" w:hAnsi="Arial" w:cs="Arial"/>
          <w:sz w:val="24"/>
          <w:szCs w:val="24"/>
        </w:rPr>
        <w:t>da</w:t>
      </w:r>
      <w:r w:rsidR="003771E1" w:rsidRPr="00910899">
        <w:rPr>
          <w:rFonts w:ascii="Arial" w:eastAsia="Arial" w:hAnsi="Arial" w:cs="Arial"/>
          <w:sz w:val="24"/>
          <w:szCs w:val="24"/>
        </w:rPr>
        <w:t xml:space="preserve"> em direitos de aprendizagem e desenvolvimento e em </w:t>
      </w:r>
      <w:r w:rsidR="6387C051" w:rsidRPr="00910899">
        <w:rPr>
          <w:rFonts w:ascii="Arial" w:eastAsia="Arial" w:hAnsi="Arial" w:cs="Arial"/>
          <w:sz w:val="24"/>
          <w:szCs w:val="24"/>
        </w:rPr>
        <w:t>campos de experiências</w:t>
      </w:r>
      <w:r w:rsidR="74A697E1" w:rsidRPr="00910899">
        <w:rPr>
          <w:rFonts w:ascii="Arial" w:eastAsia="Arial" w:hAnsi="Arial" w:cs="Arial"/>
          <w:sz w:val="24"/>
          <w:szCs w:val="24"/>
        </w:rPr>
        <w:t>.</w:t>
      </w:r>
    </w:p>
    <w:p w14:paraId="4C5A7FA4" w14:textId="34CA78C6" w:rsidR="730157D0" w:rsidRDefault="730157D0" w:rsidP="513968DD">
      <w:pPr>
        <w:spacing w:before="300" w:after="300" w:line="360" w:lineRule="auto"/>
        <w:ind w:firstLine="700"/>
        <w:jc w:val="both"/>
        <w:rPr>
          <w:rFonts w:ascii="Arial" w:eastAsia="Arial" w:hAnsi="Arial" w:cs="Arial"/>
          <w:sz w:val="24"/>
          <w:szCs w:val="24"/>
          <w:highlight w:val="white"/>
        </w:rPr>
      </w:pPr>
      <w:r w:rsidRPr="00910899">
        <w:rPr>
          <w:rFonts w:ascii="Arial" w:eastAsia="Arial" w:hAnsi="Arial" w:cs="Arial"/>
          <w:sz w:val="24"/>
          <w:szCs w:val="24"/>
        </w:rPr>
        <w:t>Os direitos de aprendizagem e desenvolvimento</w:t>
      </w:r>
      <w:r w:rsidRPr="34C52967">
        <w:rPr>
          <w:rFonts w:ascii="Arial" w:eastAsia="Arial" w:hAnsi="Arial" w:cs="Arial"/>
          <w:sz w:val="24"/>
          <w:szCs w:val="24"/>
        </w:rPr>
        <w:t xml:space="preserve"> fundamentam</w:t>
      </w:r>
      <w:r w:rsidR="00910899">
        <w:rPr>
          <w:rFonts w:ascii="Arial" w:eastAsia="Arial" w:hAnsi="Arial" w:cs="Arial"/>
          <w:sz w:val="24"/>
          <w:szCs w:val="24"/>
        </w:rPr>
        <w:t>-se</w:t>
      </w:r>
      <w:r w:rsidRPr="34C52967">
        <w:rPr>
          <w:rFonts w:ascii="Arial" w:eastAsia="Arial" w:hAnsi="Arial" w:cs="Arial"/>
          <w:sz w:val="24"/>
          <w:szCs w:val="24"/>
        </w:rPr>
        <w:t xml:space="preserve"> na concepção da criança como ser que observa, questiona, tem dúvidas, faz julgamentos, constrói e apropria</w:t>
      </w:r>
      <w:r w:rsidR="00910899">
        <w:rPr>
          <w:rFonts w:ascii="Arial" w:eastAsia="Arial" w:hAnsi="Arial" w:cs="Arial"/>
          <w:sz w:val="24"/>
          <w:szCs w:val="24"/>
        </w:rPr>
        <w:t>-se</w:t>
      </w:r>
      <w:r w:rsidRPr="34C52967">
        <w:rPr>
          <w:rFonts w:ascii="Arial" w:eastAsia="Arial" w:hAnsi="Arial" w:cs="Arial"/>
          <w:sz w:val="24"/>
          <w:szCs w:val="24"/>
        </w:rPr>
        <w:t xml:space="preserve"> de conhecimentos, assimila valores, estabelece interações com o mundo físico e social. Essa concepção estabelece a intencionalidade da escola de </w:t>
      </w:r>
      <w:r w:rsidR="7BE755A4" w:rsidRPr="34C52967">
        <w:rPr>
          <w:rFonts w:ascii="Arial" w:eastAsia="Arial" w:hAnsi="Arial" w:cs="Arial"/>
          <w:sz w:val="24"/>
          <w:szCs w:val="24"/>
        </w:rPr>
        <w:t>E</w:t>
      </w:r>
      <w:r w:rsidRPr="34C52967">
        <w:rPr>
          <w:rFonts w:ascii="Arial" w:eastAsia="Arial" w:hAnsi="Arial" w:cs="Arial"/>
          <w:sz w:val="24"/>
          <w:szCs w:val="24"/>
        </w:rPr>
        <w:t xml:space="preserve">ducação </w:t>
      </w:r>
      <w:r w:rsidR="13D83340" w:rsidRPr="34C52967">
        <w:rPr>
          <w:rFonts w:ascii="Arial" w:eastAsia="Arial" w:hAnsi="Arial" w:cs="Arial"/>
          <w:sz w:val="24"/>
          <w:szCs w:val="24"/>
        </w:rPr>
        <w:t>I</w:t>
      </w:r>
      <w:r w:rsidRPr="34C52967">
        <w:rPr>
          <w:rFonts w:ascii="Arial" w:eastAsia="Arial" w:hAnsi="Arial" w:cs="Arial"/>
          <w:sz w:val="24"/>
          <w:szCs w:val="24"/>
        </w:rPr>
        <w:t xml:space="preserve">nfantil, que se organiza para efetivar os direitos assim definidos pela BNCC </w:t>
      </w:r>
      <w:r w:rsidRPr="34C52967">
        <w:rPr>
          <w:rFonts w:ascii="Arial" w:eastAsia="Arial" w:hAnsi="Arial" w:cs="Arial"/>
          <w:sz w:val="24"/>
          <w:szCs w:val="24"/>
          <w:highlight w:val="white"/>
        </w:rPr>
        <w:t>(</w:t>
      </w:r>
      <w:r w:rsidRPr="34C52967">
        <w:rPr>
          <w:rFonts w:ascii="Arial" w:eastAsia="Arial" w:hAnsi="Arial" w:cs="Arial"/>
          <w:sz w:val="24"/>
          <w:szCs w:val="24"/>
        </w:rPr>
        <w:t>BRASIL</w:t>
      </w:r>
      <w:r w:rsidRPr="34C52967">
        <w:rPr>
          <w:rFonts w:ascii="Arial" w:eastAsia="Arial" w:hAnsi="Arial" w:cs="Arial"/>
          <w:sz w:val="24"/>
          <w:szCs w:val="24"/>
          <w:highlight w:val="white"/>
        </w:rPr>
        <w:t>, 2017)</w:t>
      </w:r>
      <w:r w:rsidR="1FF5741F" w:rsidRPr="34C52967">
        <w:rPr>
          <w:rFonts w:ascii="Arial" w:eastAsia="Arial" w:hAnsi="Arial" w:cs="Arial"/>
          <w:sz w:val="24"/>
          <w:szCs w:val="24"/>
          <w:highlight w:val="white"/>
        </w:rPr>
        <w:t xml:space="preserve"> por meio dos </w:t>
      </w:r>
      <w:r w:rsidR="6387C051" w:rsidRPr="34C52967">
        <w:rPr>
          <w:rFonts w:ascii="Arial" w:eastAsia="Arial" w:hAnsi="Arial" w:cs="Arial"/>
          <w:sz w:val="24"/>
          <w:szCs w:val="24"/>
          <w:highlight w:val="white"/>
        </w:rPr>
        <w:t>campos de experiências</w:t>
      </w:r>
      <w:r w:rsidR="494ECEBE" w:rsidRPr="34C52967">
        <w:rPr>
          <w:rFonts w:ascii="Arial" w:eastAsia="Arial" w:hAnsi="Arial" w:cs="Arial"/>
          <w:sz w:val="24"/>
          <w:szCs w:val="24"/>
          <w:highlight w:val="white"/>
        </w:rPr>
        <w:t xml:space="preserve"> </w:t>
      </w:r>
      <w:r w:rsidR="54279029" w:rsidRPr="34C52967">
        <w:rPr>
          <w:rFonts w:ascii="Arial" w:eastAsia="Arial" w:hAnsi="Arial" w:cs="Arial"/>
          <w:sz w:val="24"/>
          <w:szCs w:val="24"/>
          <w:highlight w:val="white"/>
        </w:rPr>
        <w:t xml:space="preserve">e por </w:t>
      </w:r>
      <w:r w:rsidR="1FF5741F" w:rsidRPr="34C52967">
        <w:rPr>
          <w:rFonts w:ascii="Arial" w:eastAsia="Arial" w:hAnsi="Arial" w:cs="Arial"/>
          <w:sz w:val="24"/>
          <w:szCs w:val="24"/>
          <w:highlight w:val="white"/>
        </w:rPr>
        <w:t xml:space="preserve">objetivos de aprendizagem </w:t>
      </w:r>
      <w:r w:rsidR="2C368E9D" w:rsidRPr="34C52967">
        <w:rPr>
          <w:rFonts w:ascii="Arial" w:eastAsia="Arial" w:hAnsi="Arial" w:cs="Arial"/>
          <w:sz w:val="24"/>
          <w:szCs w:val="24"/>
          <w:highlight w:val="white"/>
        </w:rPr>
        <w:t>e desenvolvimento que serão aprofundados nes</w:t>
      </w:r>
      <w:r w:rsidR="00910899">
        <w:rPr>
          <w:rFonts w:ascii="Arial" w:eastAsia="Arial" w:hAnsi="Arial" w:cs="Arial"/>
          <w:sz w:val="24"/>
          <w:szCs w:val="24"/>
          <w:highlight w:val="white"/>
        </w:rPr>
        <w:t>t</w:t>
      </w:r>
      <w:r w:rsidR="2C368E9D" w:rsidRPr="34C52967">
        <w:rPr>
          <w:rFonts w:ascii="Arial" w:eastAsia="Arial" w:hAnsi="Arial" w:cs="Arial"/>
          <w:sz w:val="24"/>
          <w:szCs w:val="24"/>
          <w:highlight w:val="white"/>
        </w:rPr>
        <w:t>e documento.</w:t>
      </w:r>
    </w:p>
    <w:p w14:paraId="10190DD4" w14:textId="110594E6" w:rsidR="4A60C318" w:rsidRDefault="4A60C318" w:rsidP="4A60C318">
      <w:pPr>
        <w:spacing w:before="300" w:after="300" w:line="360" w:lineRule="auto"/>
        <w:ind w:firstLine="700"/>
        <w:jc w:val="both"/>
        <w:rPr>
          <w:rFonts w:ascii="Arial" w:eastAsia="Arial" w:hAnsi="Arial" w:cs="Arial"/>
          <w:sz w:val="24"/>
          <w:szCs w:val="24"/>
          <w:highlight w:val="white"/>
        </w:rPr>
      </w:pPr>
    </w:p>
    <w:p w14:paraId="51B78D13" w14:textId="0192697B" w:rsidR="7656527E" w:rsidRDefault="007E1F1E" w:rsidP="001C21BA">
      <w:pPr>
        <w:pStyle w:val="Ttulo1"/>
      </w:pPr>
      <w:bookmarkStart w:id="19" w:name="_Toc51939470"/>
      <w:r>
        <w:t xml:space="preserve">3 </w:t>
      </w:r>
      <w:r w:rsidR="009026A1" w:rsidRPr="003025FD">
        <w:t>Princípios norteadores</w:t>
      </w:r>
      <w:bookmarkEnd w:id="19"/>
    </w:p>
    <w:p w14:paraId="7248C740" w14:textId="77777777" w:rsidR="00D5547E" w:rsidRPr="004B30C4" w:rsidRDefault="00D5547E" w:rsidP="00D5547E">
      <w:pPr>
        <w:spacing w:before="100" w:beforeAutospacing="1" w:after="100" w:afterAutospacing="1" w:line="360" w:lineRule="auto"/>
        <w:ind w:firstLine="720"/>
        <w:jc w:val="both"/>
        <w:rPr>
          <w:rFonts w:ascii="Arial" w:eastAsia="Times New Roman" w:hAnsi="Arial" w:cs="Arial"/>
          <w:sz w:val="24"/>
          <w:szCs w:val="24"/>
        </w:rPr>
      </w:pPr>
      <w:r w:rsidRPr="004B30C4">
        <w:rPr>
          <w:rFonts w:ascii="Arial" w:eastAsia="Times New Roman" w:hAnsi="Arial" w:cs="Arial"/>
          <w:sz w:val="24"/>
          <w:szCs w:val="24"/>
        </w:rPr>
        <w:t xml:space="preserve">Alguns princípios norteadores para esse documento são abordados neste tópico a fim de auxiliar os professores e a gestão pedagógica no que se refere ao entendimento sobre qual concepção de infância, criança e aprendizagem são assumidas na prática educativa defendida nessa proposta pedagógica. </w:t>
      </w:r>
    </w:p>
    <w:p w14:paraId="6D10CAEC" w14:textId="77777777" w:rsidR="00D5547E" w:rsidRPr="004B30C4" w:rsidRDefault="00D5547E" w:rsidP="00D5547E">
      <w:pPr>
        <w:spacing w:before="100" w:beforeAutospacing="1" w:after="100" w:afterAutospacing="1" w:line="360" w:lineRule="auto"/>
        <w:ind w:firstLine="720"/>
        <w:jc w:val="both"/>
        <w:rPr>
          <w:rFonts w:ascii="Arial" w:eastAsia="Times New Roman" w:hAnsi="Arial" w:cs="Arial"/>
          <w:sz w:val="24"/>
          <w:szCs w:val="24"/>
        </w:rPr>
      </w:pPr>
      <w:r w:rsidRPr="004B30C4">
        <w:rPr>
          <w:rFonts w:ascii="Arial" w:eastAsia="Times New Roman" w:hAnsi="Arial" w:cs="Arial"/>
          <w:sz w:val="24"/>
          <w:szCs w:val="24"/>
        </w:rPr>
        <w:t xml:space="preserve">Buscamos, também, esclarecer a opção assumida, para essa etapa da Educação Básica ao elaborar a matriz curricular da Educação Infantil, por </w:t>
      </w:r>
      <w:r w:rsidRPr="004B30C4">
        <w:rPr>
          <w:rFonts w:ascii="Arial" w:eastAsia="Times New Roman" w:hAnsi="Arial" w:cs="Arial"/>
          <w:sz w:val="24"/>
          <w:szCs w:val="24"/>
        </w:rPr>
        <w:lastRenderedPageBreak/>
        <w:t xml:space="preserve">objetivos de desenvolvimento e aprendizagem e não por competências e habilidades. </w:t>
      </w:r>
    </w:p>
    <w:p w14:paraId="3845B67F" w14:textId="77777777" w:rsidR="00D5547E" w:rsidRPr="004B30C4" w:rsidRDefault="00D5547E" w:rsidP="00D5547E">
      <w:pPr>
        <w:spacing w:before="100" w:beforeAutospacing="1" w:after="100" w:afterAutospacing="1" w:line="360" w:lineRule="auto"/>
        <w:ind w:firstLine="720"/>
        <w:jc w:val="both"/>
        <w:rPr>
          <w:rFonts w:ascii="Segoe UI" w:eastAsia="Times New Roman" w:hAnsi="Segoe UI" w:cs="Segoe UI"/>
          <w:sz w:val="24"/>
          <w:szCs w:val="24"/>
        </w:rPr>
      </w:pPr>
      <w:r w:rsidRPr="004B30C4">
        <w:rPr>
          <w:rFonts w:ascii="Arial" w:eastAsia="Times New Roman" w:hAnsi="Arial" w:cs="Arial"/>
          <w:sz w:val="24"/>
          <w:szCs w:val="24"/>
        </w:rPr>
        <w:t>Esses princípios norteadores estão pautados na importância do educar e cuidar, considerando as interações e as brincadeiras como eixos fundamentais para a ação pedagógica. Finalizamos apresentando a abordagem de alfabetização e letramento para a Educação Infantil SESI.</w:t>
      </w:r>
    </w:p>
    <w:p w14:paraId="68E536D3" w14:textId="77777777" w:rsidR="00D5547E" w:rsidRPr="00D5547E" w:rsidRDefault="00D5547E" w:rsidP="00D5547E"/>
    <w:p w14:paraId="5A585163" w14:textId="33CB2E4F" w:rsidR="00023417" w:rsidRPr="00C305EE" w:rsidRDefault="00023417" w:rsidP="001C21BA">
      <w:pPr>
        <w:pStyle w:val="Ttulo2"/>
      </w:pPr>
      <w:bookmarkStart w:id="20" w:name="_Toc51939471"/>
      <w:r w:rsidRPr="00C305EE">
        <w:rPr>
          <w:b w:val="0"/>
        </w:rPr>
        <w:t>3.1 Concepção de infância, criança e aprendizagem</w:t>
      </w:r>
      <w:bookmarkEnd w:id="20"/>
      <w:r w:rsidRPr="00C305EE">
        <w:rPr>
          <w:b w:val="0"/>
        </w:rPr>
        <w:t xml:space="preserve"> </w:t>
      </w:r>
    </w:p>
    <w:p w14:paraId="22098941" w14:textId="31CE20E9" w:rsidR="3AF9F85C" w:rsidRPr="003025FD" w:rsidRDefault="3AF9F85C" w:rsidP="4D4C1997">
      <w:pPr>
        <w:pStyle w:val="PargrafodaLista"/>
        <w:spacing w:line="360" w:lineRule="auto"/>
        <w:ind w:left="1360"/>
        <w:rPr>
          <w:rFonts w:ascii="Arial" w:hAnsi="Arial" w:cs="Arial"/>
          <w:sz w:val="24"/>
          <w:szCs w:val="24"/>
        </w:rPr>
      </w:pPr>
    </w:p>
    <w:p w14:paraId="403153FF" w14:textId="6C72F756" w:rsidR="008E1699" w:rsidRPr="003025FD" w:rsidRDefault="00023417" w:rsidP="001C21BA">
      <w:pPr>
        <w:pStyle w:val="PargrafodaLista"/>
        <w:spacing w:line="360" w:lineRule="auto"/>
        <w:ind w:left="0" w:firstLine="640"/>
        <w:jc w:val="both"/>
        <w:rPr>
          <w:rFonts w:ascii="Arial" w:hAnsi="Arial" w:cs="Arial"/>
          <w:sz w:val="24"/>
          <w:szCs w:val="24"/>
        </w:rPr>
      </w:pPr>
      <w:r w:rsidRPr="4A60C318">
        <w:rPr>
          <w:rFonts w:ascii="Arial" w:hAnsi="Arial" w:cs="Arial"/>
          <w:sz w:val="24"/>
          <w:szCs w:val="24"/>
        </w:rPr>
        <w:t xml:space="preserve">As crianças imersas em nossa sociedade interagem e constroem cultura nas mais variadas situações </w:t>
      </w:r>
      <w:r w:rsidR="623B3D34" w:rsidRPr="4A60C318">
        <w:rPr>
          <w:rFonts w:ascii="Arial" w:hAnsi="Arial" w:cs="Arial"/>
          <w:sz w:val="24"/>
          <w:szCs w:val="24"/>
        </w:rPr>
        <w:t xml:space="preserve">com </w:t>
      </w:r>
      <w:r w:rsidRPr="4A60C318">
        <w:rPr>
          <w:rFonts w:ascii="Arial" w:hAnsi="Arial" w:cs="Arial"/>
          <w:sz w:val="24"/>
          <w:szCs w:val="24"/>
        </w:rPr>
        <w:t>as quais se deparam, diante dessas interações, como nós, adultos</w:t>
      </w:r>
      <w:r w:rsidR="00910899">
        <w:rPr>
          <w:rFonts w:ascii="Arial" w:hAnsi="Arial" w:cs="Arial"/>
          <w:sz w:val="24"/>
          <w:szCs w:val="24"/>
        </w:rPr>
        <w:t>,</w:t>
      </w:r>
      <w:r w:rsidRPr="4A60C318">
        <w:rPr>
          <w:rFonts w:ascii="Arial" w:hAnsi="Arial" w:cs="Arial"/>
          <w:sz w:val="24"/>
          <w:szCs w:val="24"/>
        </w:rPr>
        <w:t xml:space="preserve"> a percebemos? Qual o papel social da infância na sociedade atual? O que significa ser criança em tempos atuais? Essas e outras questões nos convidam a compreender as crianças e suas infâncias, seu direito </w:t>
      </w:r>
      <w:r w:rsidR="325A938C" w:rsidRPr="4A60C318">
        <w:rPr>
          <w:rFonts w:ascii="Arial" w:hAnsi="Arial" w:cs="Arial"/>
          <w:sz w:val="24"/>
          <w:szCs w:val="24"/>
        </w:rPr>
        <w:t xml:space="preserve">à </w:t>
      </w:r>
      <w:r w:rsidRPr="4A60C318">
        <w:rPr>
          <w:rFonts w:ascii="Arial" w:hAnsi="Arial" w:cs="Arial"/>
          <w:sz w:val="24"/>
          <w:szCs w:val="24"/>
        </w:rPr>
        <w:t xml:space="preserve">Educação e sua singularidade. </w:t>
      </w:r>
    </w:p>
    <w:p w14:paraId="174AF7B3" w14:textId="72DCE426" w:rsidR="5E93A9BD" w:rsidRPr="003025FD" w:rsidRDefault="5E93A9BD" w:rsidP="001C21BA">
      <w:pPr>
        <w:pStyle w:val="PargrafodaLista"/>
        <w:spacing w:line="360" w:lineRule="auto"/>
        <w:ind w:left="0" w:firstLine="640"/>
        <w:jc w:val="both"/>
        <w:rPr>
          <w:rFonts w:ascii="Arial" w:hAnsi="Arial" w:cs="Arial"/>
          <w:sz w:val="24"/>
          <w:szCs w:val="24"/>
        </w:rPr>
      </w:pPr>
      <w:r w:rsidRPr="4A60C318">
        <w:rPr>
          <w:rFonts w:ascii="Arial" w:hAnsi="Arial" w:cs="Arial"/>
          <w:sz w:val="24"/>
          <w:szCs w:val="24"/>
        </w:rPr>
        <w:t>Ao observarmos uma criança</w:t>
      </w:r>
      <w:r w:rsidR="29E0D6B4" w:rsidRPr="4A60C318">
        <w:rPr>
          <w:rFonts w:ascii="Arial" w:hAnsi="Arial" w:cs="Arial"/>
          <w:sz w:val="24"/>
          <w:szCs w:val="24"/>
        </w:rPr>
        <w:t>,</w:t>
      </w:r>
      <w:r w:rsidRPr="4A60C318">
        <w:rPr>
          <w:rFonts w:ascii="Arial" w:hAnsi="Arial" w:cs="Arial"/>
          <w:sz w:val="24"/>
          <w:szCs w:val="24"/>
        </w:rPr>
        <w:t xml:space="preserve"> elaboramos uma imagem baseada em critérios próprios, pessoais, </w:t>
      </w:r>
      <w:r w:rsidR="4CEB6F56" w:rsidRPr="4A60C318">
        <w:rPr>
          <w:rFonts w:ascii="Arial" w:hAnsi="Arial" w:cs="Arial"/>
          <w:sz w:val="24"/>
          <w:szCs w:val="24"/>
        </w:rPr>
        <w:t xml:space="preserve">para caracterizar sua identidade, </w:t>
      </w:r>
      <w:r w:rsidRPr="4A60C318">
        <w:rPr>
          <w:rFonts w:ascii="Arial" w:hAnsi="Arial" w:cs="Arial"/>
          <w:sz w:val="24"/>
          <w:szCs w:val="24"/>
        </w:rPr>
        <w:t>como</w:t>
      </w:r>
      <w:r w:rsidR="00910899">
        <w:rPr>
          <w:rFonts w:ascii="Arial" w:hAnsi="Arial" w:cs="Arial"/>
          <w:sz w:val="24"/>
          <w:szCs w:val="24"/>
        </w:rPr>
        <w:t>,</w:t>
      </w:r>
      <w:r w:rsidRPr="4A60C318">
        <w:rPr>
          <w:rFonts w:ascii="Arial" w:hAnsi="Arial" w:cs="Arial"/>
          <w:sz w:val="24"/>
          <w:szCs w:val="24"/>
        </w:rPr>
        <w:t xml:space="preserve"> por exemplo, a imagem de criança que cada um de nós possui. Essa imagem gera uma expectativa que se reflete na definição de uma identidade e exerce papel determinante na definição da imagem d</w:t>
      </w:r>
      <w:r w:rsidR="150AC947" w:rsidRPr="4A60C318">
        <w:rPr>
          <w:rFonts w:ascii="Arial" w:hAnsi="Arial" w:cs="Arial"/>
          <w:sz w:val="24"/>
          <w:szCs w:val="24"/>
        </w:rPr>
        <w:t>a</w:t>
      </w:r>
      <w:r w:rsidRPr="4A60C318">
        <w:rPr>
          <w:rFonts w:ascii="Arial" w:hAnsi="Arial" w:cs="Arial"/>
          <w:sz w:val="24"/>
          <w:szCs w:val="24"/>
        </w:rPr>
        <w:t xml:space="preserve"> criança</w:t>
      </w:r>
      <w:r w:rsidR="5CD1EFBA" w:rsidRPr="4A60C318">
        <w:rPr>
          <w:rFonts w:ascii="Arial" w:hAnsi="Arial" w:cs="Arial"/>
          <w:sz w:val="24"/>
          <w:szCs w:val="24"/>
        </w:rPr>
        <w:t xml:space="preserve"> construída socialmente.</w:t>
      </w:r>
    </w:p>
    <w:p w14:paraId="3DE1C7F1" w14:textId="18A23DF7" w:rsidR="00023417" w:rsidRPr="003025FD" w:rsidRDefault="4E382B5A" w:rsidP="513968DD">
      <w:pPr>
        <w:pStyle w:val="PargrafodaLista"/>
        <w:spacing w:line="360" w:lineRule="auto"/>
        <w:ind w:left="1360"/>
        <w:rPr>
          <w:rFonts w:ascii="Arial" w:hAnsi="Arial" w:cs="Arial"/>
          <w:sz w:val="24"/>
          <w:szCs w:val="24"/>
          <w:highlight w:val="yellow"/>
        </w:rPr>
      </w:pPr>
      <w:r w:rsidRPr="513968DD">
        <w:rPr>
          <w:rFonts w:ascii="Arial" w:hAnsi="Arial" w:cs="Arial"/>
          <w:sz w:val="24"/>
          <w:szCs w:val="24"/>
        </w:rPr>
        <w:t>Segundo Rinaldi (200</w:t>
      </w:r>
      <w:r w:rsidR="3EE2608F" w:rsidRPr="513968DD">
        <w:rPr>
          <w:rFonts w:ascii="Arial" w:hAnsi="Arial" w:cs="Arial"/>
          <w:sz w:val="24"/>
          <w:szCs w:val="24"/>
        </w:rPr>
        <w:t>2</w:t>
      </w:r>
      <w:r w:rsidR="51C88A24" w:rsidRPr="513968DD">
        <w:rPr>
          <w:rFonts w:ascii="Arial" w:hAnsi="Arial" w:cs="Arial"/>
          <w:sz w:val="24"/>
          <w:szCs w:val="24"/>
        </w:rPr>
        <w:t>, p.76</w:t>
      </w:r>
      <w:r w:rsidRPr="513968DD">
        <w:rPr>
          <w:rFonts w:ascii="Arial" w:hAnsi="Arial" w:cs="Arial"/>
          <w:sz w:val="24"/>
          <w:szCs w:val="24"/>
        </w:rPr>
        <w:t>)</w:t>
      </w:r>
      <w:r w:rsidR="37E20F3F" w:rsidRPr="513968DD">
        <w:rPr>
          <w:rFonts w:ascii="Arial" w:hAnsi="Arial" w:cs="Arial"/>
          <w:sz w:val="24"/>
          <w:szCs w:val="24"/>
        </w:rPr>
        <w:t>:</w:t>
      </w:r>
      <w:r w:rsidR="0EA6F02F" w:rsidRPr="513968DD">
        <w:rPr>
          <w:rFonts w:ascii="Arial" w:hAnsi="Arial" w:cs="Arial"/>
          <w:sz w:val="24"/>
          <w:szCs w:val="24"/>
        </w:rPr>
        <w:t xml:space="preserve"> </w:t>
      </w:r>
    </w:p>
    <w:p w14:paraId="76902E85" w14:textId="5EC04ADB" w:rsidR="00023417" w:rsidRPr="002D14DF" w:rsidRDefault="0FC877C5" w:rsidP="001C21BA">
      <w:pPr>
        <w:pStyle w:val="Citao"/>
      </w:pPr>
      <w:r w:rsidRPr="002D14DF">
        <w:t xml:space="preserve">A infância é inventada por cada sociedade: cada sociedade pode criar a sua própria imagem do que são as crianças. A imagem é uma convenção cultural, e existem muitas imagens possíveis. Algumas concentram-se no que as crianças são, no que elas têm e no que elas podem fazer, enquanto outras, infelizmente, concentram-se no que as crianças não são, do que elas não têm e no que elas não podem fazer. </w:t>
      </w:r>
    </w:p>
    <w:p w14:paraId="0AF6293C" w14:textId="56880E68" w:rsidR="00023417" w:rsidRPr="003025FD" w:rsidRDefault="4E382B5A" w:rsidP="4D4C1997">
      <w:pPr>
        <w:spacing w:line="360" w:lineRule="auto"/>
        <w:ind w:firstLine="720"/>
        <w:jc w:val="both"/>
        <w:rPr>
          <w:rFonts w:ascii="Arial" w:hAnsi="Arial" w:cs="Arial"/>
          <w:sz w:val="24"/>
          <w:szCs w:val="24"/>
        </w:rPr>
      </w:pPr>
      <w:r w:rsidRPr="4A60C318">
        <w:rPr>
          <w:rFonts w:ascii="Arial" w:hAnsi="Arial" w:cs="Arial"/>
          <w:sz w:val="24"/>
          <w:szCs w:val="24"/>
        </w:rPr>
        <w:t>Nesse sentido</w:t>
      </w:r>
      <w:r w:rsidR="684C0490" w:rsidRPr="4A60C318">
        <w:rPr>
          <w:rFonts w:ascii="Arial" w:hAnsi="Arial" w:cs="Arial"/>
          <w:sz w:val="24"/>
          <w:szCs w:val="24"/>
        </w:rPr>
        <w:t>,</w:t>
      </w:r>
      <w:r w:rsidRPr="4A60C318">
        <w:rPr>
          <w:rFonts w:ascii="Arial" w:hAnsi="Arial" w:cs="Arial"/>
          <w:sz w:val="24"/>
          <w:szCs w:val="24"/>
        </w:rPr>
        <w:t xml:space="preserve"> as contribuições de Philippe </w:t>
      </w:r>
      <w:proofErr w:type="spellStart"/>
      <w:r w:rsidRPr="4A60C318">
        <w:rPr>
          <w:rFonts w:ascii="Arial" w:hAnsi="Arial" w:cs="Arial"/>
          <w:sz w:val="24"/>
          <w:szCs w:val="24"/>
        </w:rPr>
        <w:t>Ariès</w:t>
      </w:r>
      <w:proofErr w:type="spellEnd"/>
      <w:r w:rsidRPr="4A60C318">
        <w:rPr>
          <w:rFonts w:ascii="Arial" w:hAnsi="Arial" w:cs="Arial"/>
          <w:sz w:val="24"/>
          <w:szCs w:val="24"/>
        </w:rPr>
        <w:t xml:space="preserve"> </w:t>
      </w:r>
      <w:r w:rsidR="0AAA541E" w:rsidRPr="4A60C318">
        <w:rPr>
          <w:rFonts w:ascii="Arial" w:hAnsi="Arial" w:cs="Arial"/>
          <w:sz w:val="24"/>
          <w:szCs w:val="24"/>
        </w:rPr>
        <w:t>(197</w:t>
      </w:r>
      <w:r w:rsidR="72CEBE7B" w:rsidRPr="4A60C318">
        <w:rPr>
          <w:rFonts w:ascii="Arial" w:hAnsi="Arial" w:cs="Arial"/>
          <w:sz w:val="24"/>
          <w:szCs w:val="24"/>
        </w:rPr>
        <w:t>8</w:t>
      </w:r>
      <w:r w:rsidR="0AAA541E" w:rsidRPr="4A60C318">
        <w:rPr>
          <w:rFonts w:ascii="Arial" w:hAnsi="Arial" w:cs="Arial"/>
          <w:sz w:val="24"/>
          <w:szCs w:val="24"/>
        </w:rPr>
        <w:t>)</w:t>
      </w:r>
      <w:r w:rsidRPr="4A60C318">
        <w:rPr>
          <w:rFonts w:ascii="Arial" w:hAnsi="Arial" w:cs="Arial"/>
          <w:sz w:val="24"/>
          <w:szCs w:val="24"/>
        </w:rPr>
        <w:t>, a partir do estudo sobre a história social da criança e da família</w:t>
      </w:r>
      <w:r w:rsidR="37CCD471" w:rsidRPr="4A60C318">
        <w:rPr>
          <w:rFonts w:ascii="Arial" w:hAnsi="Arial" w:cs="Arial"/>
          <w:sz w:val="24"/>
          <w:szCs w:val="24"/>
        </w:rPr>
        <w:t>,</w:t>
      </w:r>
      <w:r w:rsidRPr="4A60C318">
        <w:rPr>
          <w:rFonts w:ascii="Arial" w:hAnsi="Arial" w:cs="Arial"/>
          <w:sz w:val="24"/>
          <w:szCs w:val="24"/>
        </w:rPr>
        <w:t xml:space="preserve"> inaugur</w:t>
      </w:r>
      <w:r w:rsidR="071B506E" w:rsidRPr="4A60C318">
        <w:rPr>
          <w:rFonts w:ascii="Arial" w:hAnsi="Arial" w:cs="Arial"/>
          <w:sz w:val="24"/>
          <w:szCs w:val="24"/>
        </w:rPr>
        <w:t>aram</w:t>
      </w:r>
      <w:r w:rsidRPr="4A60C318">
        <w:rPr>
          <w:rFonts w:ascii="Arial" w:hAnsi="Arial" w:cs="Arial"/>
          <w:sz w:val="24"/>
          <w:szCs w:val="24"/>
        </w:rPr>
        <w:t xml:space="preserve"> a noção de infância na sociedade moderna, oferecendo elementos importantes para nos aproximarmos da criança e de seu papel na sociedade, um convite </w:t>
      </w:r>
      <w:r w:rsidR="7972296C" w:rsidRPr="4A60C318">
        <w:rPr>
          <w:rFonts w:ascii="Arial" w:hAnsi="Arial" w:cs="Arial"/>
          <w:sz w:val="24"/>
          <w:szCs w:val="24"/>
        </w:rPr>
        <w:t>à</w:t>
      </w:r>
      <w:r w:rsidRPr="4A60C318">
        <w:rPr>
          <w:rFonts w:ascii="Arial" w:hAnsi="Arial" w:cs="Arial"/>
          <w:sz w:val="24"/>
          <w:szCs w:val="24"/>
        </w:rPr>
        <w:t xml:space="preserve"> reflexão </w:t>
      </w:r>
      <w:r w:rsidRPr="4A60C318">
        <w:rPr>
          <w:rFonts w:ascii="Arial" w:hAnsi="Arial" w:cs="Arial"/>
          <w:sz w:val="24"/>
          <w:szCs w:val="24"/>
        </w:rPr>
        <w:lastRenderedPageBreak/>
        <w:t>sobre sua condição social e biológica</w:t>
      </w:r>
      <w:r w:rsidR="00910899">
        <w:rPr>
          <w:rFonts w:ascii="Arial" w:hAnsi="Arial" w:cs="Arial"/>
          <w:sz w:val="24"/>
          <w:szCs w:val="24"/>
        </w:rPr>
        <w:t>,</w:t>
      </w:r>
      <w:r w:rsidRPr="4A60C318">
        <w:rPr>
          <w:rFonts w:ascii="Arial" w:hAnsi="Arial" w:cs="Arial"/>
          <w:sz w:val="24"/>
          <w:szCs w:val="24"/>
        </w:rPr>
        <w:t xml:space="preserve"> ressignificando o papel da </w:t>
      </w:r>
      <w:r w:rsidR="00375FAA">
        <w:rPr>
          <w:rFonts w:ascii="Arial" w:hAnsi="Arial" w:cs="Arial"/>
          <w:sz w:val="24"/>
          <w:szCs w:val="24"/>
        </w:rPr>
        <w:t>E</w:t>
      </w:r>
      <w:r w:rsidRPr="4A60C318">
        <w:rPr>
          <w:rFonts w:ascii="Arial" w:hAnsi="Arial" w:cs="Arial"/>
          <w:sz w:val="24"/>
          <w:szCs w:val="24"/>
        </w:rPr>
        <w:t xml:space="preserve">ducação no processo de aprendizagem e desenvolvimento de forma a respeitar sua identidade. Piaget, Vygotsky e Wallon ampliam os estudos sobre a criança, assim como outros pesquisadores importantes para a infância. </w:t>
      </w:r>
    </w:p>
    <w:p w14:paraId="1A4AFBC6" w14:textId="0FB151C8" w:rsidR="00023417" w:rsidRPr="003025FD" w:rsidRDefault="00023417" w:rsidP="4D4C1997">
      <w:pPr>
        <w:pStyle w:val="PargrafodaLista"/>
        <w:spacing w:line="360" w:lineRule="auto"/>
        <w:ind w:left="0" w:firstLine="720"/>
        <w:rPr>
          <w:rFonts w:ascii="Arial" w:hAnsi="Arial" w:cs="Arial"/>
          <w:sz w:val="24"/>
          <w:szCs w:val="24"/>
        </w:rPr>
      </w:pPr>
      <w:r w:rsidRPr="003025FD">
        <w:rPr>
          <w:rFonts w:ascii="Arial" w:hAnsi="Arial" w:cs="Arial"/>
          <w:sz w:val="24"/>
          <w:szCs w:val="24"/>
        </w:rPr>
        <w:t xml:space="preserve">O significado da terminologia </w:t>
      </w:r>
      <w:proofErr w:type="spellStart"/>
      <w:r w:rsidRPr="003025FD">
        <w:rPr>
          <w:rFonts w:ascii="Arial" w:hAnsi="Arial" w:cs="Arial"/>
          <w:sz w:val="24"/>
          <w:szCs w:val="24"/>
        </w:rPr>
        <w:t>inf-ans</w:t>
      </w:r>
      <w:proofErr w:type="spellEnd"/>
      <w:r w:rsidRPr="003025FD">
        <w:rPr>
          <w:rFonts w:ascii="Arial" w:hAnsi="Arial" w:cs="Arial"/>
          <w:sz w:val="24"/>
          <w:szCs w:val="24"/>
        </w:rPr>
        <w:t xml:space="preserve"> (o que não fala) pode ampliar a visão de nós, adultos, que trabalhamos diretamente com a criança, é preciso compreender que:</w:t>
      </w:r>
    </w:p>
    <w:p w14:paraId="0C32D624" w14:textId="3C9D9AC0" w:rsidR="00023417" w:rsidRPr="002D14DF" w:rsidRDefault="4E382B5A" w:rsidP="001C21BA">
      <w:pPr>
        <w:pStyle w:val="Citao"/>
        <w:rPr>
          <w:highlight w:val="yellow"/>
        </w:rPr>
      </w:pPr>
      <w:r w:rsidRPr="002D14DF">
        <w:t xml:space="preserve">Crianças são sujeitos sociais e históricos, marcadas, portanto, pelas contradições das sociedades em que estão inseridas. A criança não se resume a ser alguém que não é, mas que se tornará (adulto, no dia em que deixar de ser criança). Reconhecemos o que é específico da infância: seu poder de imaginação, a fantasia, a criação, a brincadeira entendida como experiência de cultura. Crianças são cidadãs, pessoas detentoras de direitos, que produzem cultura e são nela produzidas. Esse modo de ver as crianças favorece entendê-las </w:t>
      </w:r>
      <w:proofErr w:type="gramStart"/>
      <w:r w:rsidRPr="002D14DF">
        <w:t>e também</w:t>
      </w:r>
      <w:proofErr w:type="gramEnd"/>
      <w:r w:rsidRPr="002D14DF">
        <w:t xml:space="preserve"> ver o mundo a partir do seu ponto de vista </w:t>
      </w:r>
      <w:r w:rsidR="6020E411" w:rsidRPr="002D14DF">
        <w:t>(KRAMER, 2007, p.</w:t>
      </w:r>
      <w:r w:rsidR="00375FAA">
        <w:t xml:space="preserve"> </w:t>
      </w:r>
      <w:r w:rsidR="6020E411" w:rsidRPr="002D14DF">
        <w:t>15)</w:t>
      </w:r>
      <w:r w:rsidR="00375FAA">
        <w:t>.</w:t>
      </w:r>
      <w:r w:rsidR="6CA65805" w:rsidRPr="002D14DF">
        <w:t xml:space="preserve"> </w:t>
      </w:r>
    </w:p>
    <w:p w14:paraId="755C6431" w14:textId="4F4E37F7" w:rsidR="00023417" w:rsidRPr="003025FD" w:rsidRDefault="00023417" w:rsidP="00023417">
      <w:pPr>
        <w:pStyle w:val="PargrafodaLista"/>
        <w:ind w:left="1360"/>
        <w:jc w:val="both"/>
        <w:rPr>
          <w:rFonts w:ascii="Arial" w:hAnsi="Arial" w:cs="Arial"/>
          <w:sz w:val="24"/>
          <w:szCs w:val="24"/>
        </w:rPr>
      </w:pPr>
    </w:p>
    <w:p w14:paraId="68158145" w14:textId="054691F8" w:rsidR="00023417" w:rsidRPr="003025FD" w:rsidRDefault="00023417" w:rsidP="002E514B">
      <w:pPr>
        <w:pStyle w:val="PargrafodaLista"/>
        <w:spacing w:line="360" w:lineRule="auto"/>
        <w:ind w:left="0" w:firstLine="720"/>
        <w:jc w:val="both"/>
        <w:rPr>
          <w:rFonts w:ascii="Arial" w:hAnsi="Arial" w:cs="Arial"/>
          <w:sz w:val="24"/>
          <w:szCs w:val="24"/>
        </w:rPr>
      </w:pPr>
      <w:r w:rsidRPr="4A60C318">
        <w:rPr>
          <w:rFonts w:ascii="Arial" w:hAnsi="Arial" w:cs="Arial"/>
          <w:sz w:val="24"/>
          <w:szCs w:val="24"/>
        </w:rPr>
        <w:t xml:space="preserve">Esse entendimento nos ajuda a estabelecer novas relações com as crianças, perceber sua capacidade e identidade própria em uma infância marcada pelas condições que </w:t>
      </w:r>
      <w:r w:rsidR="530D3D2F" w:rsidRPr="4A60C318">
        <w:rPr>
          <w:rFonts w:ascii="Arial" w:hAnsi="Arial" w:cs="Arial"/>
          <w:sz w:val="24"/>
          <w:szCs w:val="24"/>
        </w:rPr>
        <w:t>lhes</w:t>
      </w:r>
      <w:r w:rsidRPr="4A60C318">
        <w:rPr>
          <w:rFonts w:ascii="Arial" w:hAnsi="Arial" w:cs="Arial"/>
          <w:sz w:val="24"/>
          <w:szCs w:val="24"/>
        </w:rPr>
        <w:t xml:space="preserve"> oferecemos. Reconhecemos a criança como ser único, integral, em interação com seu meio social e cultural, sendo influenciada</w:t>
      </w:r>
      <w:r w:rsidR="305DFB11" w:rsidRPr="4A60C318">
        <w:rPr>
          <w:rFonts w:ascii="Arial" w:hAnsi="Arial" w:cs="Arial"/>
          <w:sz w:val="24"/>
          <w:szCs w:val="24"/>
        </w:rPr>
        <w:t>,</w:t>
      </w:r>
      <w:r w:rsidRPr="4A60C318">
        <w:rPr>
          <w:rFonts w:ascii="Arial" w:hAnsi="Arial" w:cs="Arial"/>
          <w:sz w:val="24"/>
          <w:szCs w:val="24"/>
        </w:rPr>
        <w:t xml:space="preserve"> ao mesmo tempo que produz novos modos de relacionar</w:t>
      </w:r>
      <w:r w:rsidR="00375FAA">
        <w:rPr>
          <w:rFonts w:ascii="Arial" w:hAnsi="Arial" w:cs="Arial"/>
          <w:sz w:val="24"/>
          <w:szCs w:val="24"/>
        </w:rPr>
        <w:t>-se</w:t>
      </w:r>
      <w:r w:rsidRPr="4A60C318">
        <w:rPr>
          <w:rFonts w:ascii="Arial" w:hAnsi="Arial" w:cs="Arial"/>
          <w:sz w:val="24"/>
          <w:szCs w:val="24"/>
        </w:rPr>
        <w:t xml:space="preserve"> com o mundo e sua cultura. </w:t>
      </w:r>
    </w:p>
    <w:p w14:paraId="0B3F5CC2" w14:textId="7B0BDD12" w:rsidR="00023417" w:rsidRPr="003025FD" w:rsidRDefault="4E382B5A" w:rsidP="001C21BA">
      <w:pPr>
        <w:spacing w:line="360" w:lineRule="auto"/>
        <w:ind w:firstLine="720"/>
        <w:jc w:val="both"/>
        <w:rPr>
          <w:rFonts w:ascii="Arial" w:hAnsi="Arial" w:cs="Arial"/>
          <w:sz w:val="24"/>
          <w:szCs w:val="24"/>
        </w:rPr>
      </w:pPr>
      <w:r w:rsidRPr="34C52967">
        <w:rPr>
          <w:rFonts w:ascii="Arial" w:hAnsi="Arial" w:cs="Arial"/>
          <w:sz w:val="24"/>
          <w:szCs w:val="24"/>
        </w:rPr>
        <w:t>Vygotsky (</w:t>
      </w:r>
      <w:r w:rsidR="00D5547E" w:rsidRPr="00FE0A72">
        <w:rPr>
          <w:rFonts w:ascii="Arial" w:eastAsia="Times New Roman" w:hAnsi="Arial" w:cs="Arial"/>
          <w:sz w:val="24"/>
          <w:szCs w:val="24"/>
        </w:rPr>
        <w:t>1998, p.112</w:t>
      </w:r>
      <w:proofErr w:type="gramStart"/>
      <w:r w:rsidR="00D5547E" w:rsidRPr="00FE0A72">
        <w:rPr>
          <w:rFonts w:ascii="Arial" w:eastAsia="Times New Roman" w:hAnsi="Arial" w:cs="Arial"/>
          <w:sz w:val="24"/>
          <w:szCs w:val="24"/>
        </w:rPr>
        <w:t xml:space="preserve">) </w:t>
      </w:r>
      <w:r w:rsidRPr="34C52967">
        <w:rPr>
          <w:rFonts w:ascii="Arial" w:hAnsi="Arial" w:cs="Arial"/>
          <w:sz w:val="24"/>
          <w:szCs w:val="24"/>
        </w:rPr>
        <w:t xml:space="preserve"> define</w:t>
      </w:r>
      <w:proofErr w:type="gramEnd"/>
      <w:r w:rsidRPr="34C52967">
        <w:rPr>
          <w:rFonts w:ascii="Arial" w:hAnsi="Arial" w:cs="Arial"/>
          <w:sz w:val="24"/>
          <w:szCs w:val="24"/>
        </w:rPr>
        <w:t xml:space="preserve"> a cooperação enquanto ação primordial para o processo de desenvolvimento</w:t>
      </w:r>
      <w:r w:rsidR="0ED1BC0E" w:rsidRPr="34C52967">
        <w:rPr>
          <w:rFonts w:ascii="Arial" w:hAnsi="Arial" w:cs="Arial"/>
          <w:sz w:val="24"/>
          <w:szCs w:val="24"/>
        </w:rPr>
        <w:t>. N</w:t>
      </w:r>
      <w:r w:rsidRPr="34C52967">
        <w:rPr>
          <w:rFonts w:ascii="Arial" w:hAnsi="Arial" w:cs="Arial"/>
          <w:sz w:val="24"/>
          <w:szCs w:val="24"/>
        </w:rPr>
        <w:t xml:space="preserve">esse sentido, não devemos considerar apenas os resultados, mas </w:t>
      </w:r>
      <w:r w:rsidRPr="001C21BA">
        <w:rPr>
          <w:rFonts w:ascii="Arial" w:hAnsi="Arial" w:cs="Arial"/>
          <w:sz w:val="24"/>
          <w:szCs w:val="24"/>
          <w:highlight w:val="lightGray"/>
        </w:rPr>
        <w:t xml:space="preserve">“o caminho que o indivíduo vai percorrer para desenvolver funções consolidadas, estabelecidas no seu nível de desenvolvimento real </w:t>
      </w:r>
      <w:r w:rsidR="00375FAA" w:rsidRPr="001C21BA">
        <w:rPr>
          <w:rFonts w:ascii="Arial" w:hAnsi="Arial" w:cs="Arial"/>
          <w:sz w:val="24"/>
          <w:szCs w:val="24"/>
          <w:highlight w:val="lightGray"/>
        </w:rPr>
        <w:t>[</w:t>
      </w:r>
      <w:r w:rsidRPr="001C21BA">
        <w:rPr>
          <w:rFonts w:ascii="Arial" w:hAnsi="Arial" w:cs="Arial"/>
          <w:sz w:val="24"/>
          <w:szCs w:val="24"/>
          <w:highlight w:val="lightGray"/>
        </w:rPr>
        <w:t>...</w:t>
      </w:r>
      <w:r w:rsidR="00375FAA" w:rsidRPr="001C21BA">
        <w:rPr>
          <w:rFonts w:ascii="Arial" w:hAnsi="Arial" w:cs="Arial"/>
          <w:sz w:val="24"/>
          <w:szCs w:val="24"/>
          <w:highlight w:val="lightGray"/>
        </w:rPr>
        <w:t>]</w:t>
      </w:r>
      <w:r w:rsidRPr="001C21BA">
        <w:rPr>
          <w:rFonts w:ascii="Arial" w:hAnsi="Arial" w:cs="Arial"/>
          <w:sz w:val="24"/>
          <w:szCs w:val="24"/>
          <w:highlight w:val="lightGray"/>
        </w:rPr>
        <w:t>”,</w:t>
      </w:r>
      <w:r w:rsidRPr="34C52967">
        <w:rPr>
          <w:rFonts w:ascii="Arial" w:hAnsi="Arial" w:cs="Arial"/>
          <w:sz w:val="24"/>
          <w:szCs w:val="24"/>
        </w:rPr>
        <w:t xml:space="preserve"> ou seja, aprendizagem alcançada pela criança, resultado de seu processo de desenvolvimento. </w:t>
      </w:r>
      <w:r w:rsidR="00375FAA">
        <w:rPr>
          <w:rFonts w:ascii="Arial" w:hAnsi="Arial" w:cs="Arial"/>
          <w:sz w:val="24"/>
          <w:szCs w:val="24"/>
        </w:rPr>
        <w:t>Esse ilustre autor</w:t>
      </w:r>
      <w:r w:rsidRPr="34C52967">
        <w:rPr>
          <w:rFonts w:ascii="Arial" w:hAnsi="Arial" w:cs="Arial"/>
          <w:sz w:val="24"/>
          <w:szCs w:val="24"/>
        </w:rPr>
        <w:t xml:space="preserve"> também destaca que</w:t>
      </w:r>
      <w:r w:rsidR="00375FAA">
        <w:rPr>
          <w:rFonts w:ascii="Arial" w:hAnsi="Arial" w:cs="Arial"/>
          <w:sz w:val="24"/>
          <w:szCs w:val="24"/>
        </w:rPr>
        <w:t>,</w:t>
      </w:r>
      <w:r w:rsidRPr="34C52967">
        <w:rPr>
          <w:rFonts w:ascii="Arial" w:hAnsi="Arial" w:cs="Arial"/>
          <w:sz w:val="24"/>
          <w:szCs w:val="24"/>
        </w:rPr>
        <w:t xml:space="preserve"> para entendermos o desenvolvimento, neste caso infantil, devemos atuar </w:t>
      </w:r>
      <w:r w:rsidR="01D52621" w:rsidRPr="34C52967">
        <w:rPr>
          <w:rFonts w:ascii="Arial" w:hAnsi="Arial" w:cs="Arial"/>
          <w:sz w:val="24"/>
          <w:szCs w:val="24"/>
        </w:rPr>
        <w:t xml:space="preserve">diretamente na </w:t>
      </w:r>
      <w:r w:rsidRPr="34C52967">
        <w:rPr>
          <w:rFonts w:ascii="Arial" w:hAnsi="Arial" w:cs="Arial"/>
          <w:sz w:val="24"/>
          <w:szCs w:val="24"/>
        </w:rPr>
        <w:t xml:space="preserve">ampliação do que essa criança já sabe e tem desenvolvido, ou seja, a intervenção pedagógica tem como foco o desenvolvimento potencial, a capacidade do sujeito em realizar tarefas com a ajuda de outros parceiros mais experientes. </w:t>
      </w:r>
    </w:p>
    <w:p w14:paraId="02D8FC8D" w14:textId="1B0EE090" w:rsidR="00023417" w:rsidRPr="003025FD" w:rsidRDefault="08EE1FC3" w:rsidP="001C21BA">
      <w:pPr>
        <w:spacing w:line="360" w:lineRule="auto"/>
        <w:ind w:firstLine="720"/>
        <w:jc w:val="both"/>
        <w:rPr>
          <w:rFonts w:ascii="Arial" w:hAnsi="Arial" w:cs="Arial"/>
          <w:sz w:val="24"/>
          <w:szCs w:val="24"/>
        </w:rPr>
      </w:pPr>
      <w:r w:rsidRPr="34C52967">
        <w:rPr>
          <w:rFonts w:ascii="Arial" w:hAnsi="Arial" w:cs="Arial"/>
          <w:sz w:val="24"/>
          <w:szCs w:val="24"/>
        </w:rPr>
        <w:lastRenderedPageBreak/>
        <w:t>A distância entre o nível de desenvolvimento real, que engloba as funções mentais já desenvolvidas, ou seja, os conhecimentos consolidados, e o nível de desenvolvimento potencial, que compreende as atividades que a criança não consegue realizar sozinha</w:t>
      </w:r>
      <w:r w:rsidR="729457F0" w:rsidRPr="34C52967">
        <w:rPr>
          <w:rFonts w:ascii="Arial" w:hAnsi="Arial" w:cs="Arial"/>
          <w:sz w:val="24"/>
          <w:szCs w:val="24"/>
        </w:rPr>
        <w:t>,</w:t>
      </w:r>
      <w:r w:rsidRPr="34C52967">
        <w:rPr>
          <w:rFonts w:ascii="Arial" w:hAnsi="Arial" w:cs="Arial"/>
          <w:sz w:val="24"/>
          <w:szCs w:val="24"/>
        </w:rPr>
        <w:t xml:space="preserve"> mas que com ajuda ela consegue resolver, é conceituado por Vygotsky como zona de desenvolvimento proximal.</w:t>
      </w:r>
    </w:p>
    <w:p w14:paraId="25C29F5C" w14:textId="6B75512B" w:rsidR="00023417" w:rsidRPr="003025FD" w:rsidRDefault="4E382B5A" w:rsidP="513968DD">
      <w:pPr>
        <w:pStyle w:val="PargrafodaLista"/>
        <w:spacing w:line="360" w:lineRule="auto"/>
        <w:ind w:left="0" w:firstLine="720"/>
        <w:jc w:val="both"/>
        <w:rPr>
          <w:rFonts w:ascii="Arial" w:hAnsi="Arial" w:cs="Arial"/>
          <w:sz w:val="24"/>
          <w:szCs w:val="24"/>
        </w:rPr>
      </w:pPr>
      <w:r w:rsidRPr="34C52967">
        <w:rPr>
          <w:rFonts w:ascii="Arial" w:hAnsi="Arial" w:cs="Arial"/>
          <w:sz w:val="24"/>
          <w:szCs w:val="24"/>
        </w:rPr>
        <w:t xml:space="preserve">Dessa </w:t>
      </w:r>
      <w:r w:rsidRPr="000D1EBC">
        <w:rPr>
          <w:rFonts w:ascii="Arial" w:hAnsi="Arial" w:cs="Arial"/>
          <w:sz w:val="24"/>
          <w:szCs w:val="24"/>
        </w:rPr>
        <w:t>forma</w:t>
      </w:r>
      <w:r w:rsidR="2C25EA1F" w:rsidRPr="000D1EBC">
        <w:rPr>
          <w:rFonts w:ascii="Arial" w:hAnsi="Arial" w:cs="Arial"/>
          <w:sz w:val="24"/>
          <w:szCs w:val="24"/>
        </w:rPr>
        <w:t>,</w:t>
      </w:r>
      <w:r w:rsidRPr="000D1EBC">
        <w:rPr>
          <w:rFonts w:ascii="Arial" w:hAnsi="Arial" w:cs="Arial"/>
          <w:sz w:val="24"/>
          <w:szCs w:val="24"/>
        </w:rPr>
        <w:t xml:space="preserve"> a compreensão que assumimos</w:t>
      </w:r>
      <w:r w:rsidR="00167C1C" w:rsidRPr="000D1EBC">
        <w:rPr>
          <w:rFonts w:ascii="Arial" w:hAnsi="Arial" w:cs="Arial"/>
          <w:sz w:val="24"/>
          <w:szCs w:val="24"/>
        </w:rPr>
        <w:t>,</w:t>
      </w:r>
      <w:r w:rsidRPr="000D1EBC">
        <w:rPr>
          <w:rFonts w:ascii="Arial" w:hAnsi="Arial" w:cs="Arial"/>
          <w:sz w:val="24"/>
          <w:szCs w:val="24"/>
        </w:rPr>
        <w:t xml:space="preserve"> ao trabalhar diretamente com nossos pequenos,</w:t>
      </w:r>
      <w:r w:rsidR="00F23E51" w:rsidRPr="000D1EBC">
        <w:rPr>
          <w:rFonts w:ascii="Arial" w:hAnsi="Arial" w:cs="Arial"/>
          <w:sz w:val="24"/>
          <w:szCs w:val="24"/>
        </w:rPr>
        <w:t xml:space="preserve"> </w:t>
      </w:r>
      <w:r w:rsidRPr="000D1EBC">
        <w:rPr>
          <w:rFonts w:ascii="Arial" w:hAnsi="Arial" w:cs="Arial"/>
          <w:sz w:val="24"/>
          <w:szCs w:val="24"/>
        </w:rPr>
        <w:t>reconhece a criança enquanto sujeito ativo, curioso, que experimenta o mundo, que se sente pertencente</w:t>
      </w:r>
      <w:r w:rsidRPr="34C52967">
        <w:rPr>
          <w:rFonts w:ascii="Arial" w:hAnsi="Arial" w:cs="Arial"/>
          <w:sz w:val="24"/>
          <w:szCs w:val="24"/>
        </w:rPr>
        <w:t xml:space="preserve"> a es</w:t>
      </w:r>
      <w:r w:rsidR="00375FAA">
        <w:rPr>
          <w:rFonts w:ascii="Arial" w:hAnsi="Arial" w:cs="Arial"/>
          <w:sz w:val="24"/>
          <w:szCs w:val="24"/>
        </w:rPr>
        <w:t>s</w:t>
      </w:r>
      <w:r w:rsidRPr="34C52967">
        <w:rPr>
          <w:rFonts w:ascii="Arial" w:hAnsi="Arial" w:cs="Arial"/>
          <w:sz w:val="24"/>
          <w:szCs w:val="24"/>
        </w:rPr>
        <w:t xml:space="preserve">e contexto, imersa em descobertas que revelam sua capacidade de conhecer tudo ao seu redor, que acolhe o novo ao mesmo tempo que é acolhida por nós, diante dos desafios para aprender </w:t>
      </w:r>
      <w:r w:rsidR="6581FC9A" w:rsidRPr="34C52967">
        <w:rPr>
          <w:rFonts w:ascii="Arial" w:hAnsi="Arial" w:cs="Arial"/>
          <w:sz w:val="24"/>
          <w:szCs w:val="24"/>
        </w:rPr>
        <w:t>e</w:t>
      </w:r>
      <w:r w:rsidRPr="34C52967">
        <w:rPr>
          <w:rFonts w:ascii="Arial" w:hAnsi="Arial" w:cs="Arial"/>
          <w:sz w:val="24"/>
          <w:szCs w:val="24"/>
        </w:rPr>
        <w:t xml:space="preserve"> se desenvolver</w:t>
      </w:r>
      <w:r w:rsidR="6CDA7056" w:rsidRPr="34C52967">
        <w:rPr>
          <w:rFonts w:ascii="Arial" w:hAnsi="Arial" w:cs="Arial"/>
          <w:sz w:val="24"/>
          <w:szCs w:val="24"/>
        </w:rPr>
        <w:t xml:space="preserve"> em interações com seus pares, adultos e objetos de conhecimento.</w:t>
      </w:r>
    </w:p>
    <w:p w14:paraId="33DF1A00" w14:textId="3B5FBF44" w:rsidR="008E1699" w:rsidRPr="003025FD" w:rsidRDefault="00023417" w:rsidP="008E1699">
      <w:pPr>
        <w:pStyle w:val="PargrafodaLista"/>
        <w:spacing w:line="360" w:lineRule="auto"/>
        <w:ind w:left="0" w:firstLine="720"/>
        <w:jc w:val="both"/>
        <w:rPr>
          <w:rFonts w:ascii="Arial" w:hAnsi="Arial" w:cs="Arial"/>
          <w:sz w:val="24"/>
          <w:szCs w:val="24"/>
        </w:rPr>
      </w:pPr>
      <w:r w:rsidRPr="4A60C318">
        <w:rPr>
          <w:rFonts w:ascii="Arial" w:hAnsi="Arial" w:cs="Arial"/>
          <w:sz w:val="24"/>
          <w:szCs w:val="24"/>
        </w:rPr>
        <w:t>As oportunidades de aprendizagem p</w:t>
      </w:r>
      <w:r w:rsidR="323B39A8" w:rsidRPr="4A60C318">
        <w:rPr>
          <w:rFonts w:ascii="Arial" w:hAnsi="Arial" w:cs="Arial"/>
          <w:sz w:val="24"/>
          <w:szCs w:val="24"/>
        </w:rPr>
        <w:t>revistas</w:t>
      </w:r>
      <w:r w:rsidRPr="4A60C318">
        <w:rPr>
          <w:rFonts w:ascii="Arial" w:hAnsi="Arial" w:cs="Arial"/>
          <w:sz w:val="24"/>
          <w:szCs w:val="24"/>
        </w:rPr>
        <w:t xml:space="preserve"> </w:t>
      </w:r>
      <w:r w:rsidR="4B158114" w:rsidRPr="4A60C318">
        <w:rPr>
          <w:rFonts w:ascii="Arial" w:hAnsi="Arial" w:cs="Arial"/>
          <w:sz w:val="24"/>
          <w:szCs w:val="24"/>
        </w:rPr>
        <w:t>n</w:t>
      </w:r>
      <w:r w:rsidRPr="4A60C318">
        <w:rPr>
          <w:rFonts w:ascii="Arial" w:hAnsi="Arial" w:cs="Arial"/>
          <w:sz w:val="24"/>
          <w:szCs w:val="24"/>
        </w:rPr>
        <w:t xml:space="preserve">o planejamento docente devem proporcionar experiências significativas que garantam o aprender a aprender, que respeitem as interações das crianças </w:t>
      </w:r>
      <w:r w:rsidR="00167C1C">
        <w:rPr>
          <w:rFonts w:ascii="Arial" w:hAnsi="Arial" w:cs="Arial"/>
          <w:sz w:val="24"/>
          <w:szCs w:val="24"/>
        </w:rPr>
        <w:t>diante de</w:t>
      </w:r>
      <w:r w:rsidRPr="4A60C318">
        <w:rPr>
          <w:rFonts w:ascii="Arial" w:hAnsi="Arial" w:cs="Arial"/>
          <w:sz w:val="24"/>
          <w:szCs w:val="24"/>
        </w:rPr>
        <w:t xml:space="preserve"> suas descobertas enquanto construção de significados sobre e para o mundo, pautadas nas relações que a</w:t>
      </w:r>
      <w:r w:rsidR="00167C1C">
        <w:rPr>
          <w:rFonts w:ascii="Arial" w:hAnsi="Arial" w:cs="Arial"/>
          <w:sz w:val="24"/>
          <w:szCs w:val="24"/>
        </w:rPr>
        <w:t>s</w:t>
      </w:r>
      <w:r w:rsidRPr="4A60C318">
        <w:rPr>
          <w:rFonts w:ascii="Arial" w:hAnsi="Arial" w:cs="Arial"/>
          <w:sz w:val="24"/>
          <w:szCs w:val="24"/>
        </w:rPr>
        <w:t xml:space="preserve"> desafiem a explorar e a estar nes</w:t>
      </w:r>
      <w:r w:rsidR="00167C1C">
        <w:rPr>
          <w:rFonts w:ascii="Arial" w:hAnsi="Arial" w:cs="Arial"/>
          <w:sz w:val="24"/>
          <w:szCs w:val="24"/>
        </w:rPr>
        <w:t>s</w:t>
      </w:r>
      <w:r w:rsidRPr="4A60C318">
        <w:rPr>
          <w:rFonts w:ascii="Arial" w:hAnsi="Arial" w:cs="Arial"/>
          <w:sz w:val="24"/>
          <w:szCs w:val="24"/>
        </w:rPr>
        <w:t xml:space="preserve">e contexto, de forma que sua curiosidade e criatividade permeiem suas ações ao participar significativamente das construções, discussões, reflexões e descobertas em prol de seu desenvolvimento. </w:t>
      </w:r>
    </w:p>
    <w:p w14:paraId="5A4DF65F" w14:textId="7FBA958E" w:rsidR="00023417" w:rsidRPr="003025FD" w:rsidRDefault="00023417" w:rsidP="008E1699">
      <w:pPr>
        <w:pStyle w:val="PargrafodaLista"/>
        <w:spacing w:line="360" w:lineRule="auto"/>
        <w:ind w:left="0" w:firstLine="720"/>
        <w:jc w:val="both"/>
        <w:rPr>
          <w:rFonts w:ascii="Arial" w:hAnsi="Arial" w:cs="Arial"/>
          <w:sz w:val="24"/>
          <w:szCs w:val="24"/>
        </w:rPr>
      </w:pPr>
      <w:r w:rsidRPr="4A60C318">
        <w:rPr>
          <w:rFonts w:ascii="Arial" w:hAnsi="Arial" w:cs="Arial"/>
          <w:sz w:val="24"/>
          <w:szCs w:val="24"/>
        </w:rPr>
        <w:t>As intencionalidades pedagógicas definidas pelo educador, a partir de uma observação atenta ao posicionamento infantil</w:t>
      </w:r>
      <w:r w:rsidR="6D35F94F" w:rsidRPr="4A60C318">
        <w:rPr>
          <w:rFonts w:ascii="Arial" w:hAnsi="Arial" w:cs="Arial"/>
          <w:sz w:val="24"/>
          <w:szCs w:val="24"/>
        </w:rPr>
        <w:t>,</w:t>
      </w:r>
      <w:r w:rsidR="00842BC8" w:rsidRPr="4A60C318">
        <w:rPr>
          <w:rFonts w:ascii="Arial" w:hAnsi="Arial" w:cs="Arial"/>
          <w:sz w:val="24"/>
          <w:szCs w:val="24"/>
        </w:rPr>
        <w:t xml:space="preserve"> </w:t>
      </w:r>
      <w:r w:rsidR="4DF9291F" w:rsidRPr="4A60C318">
        <w:rPr>
          <w:rFonts w:ascii="Arial" w:hAnsi="Arial" w:cs="Arial"/>
          <w:sz w:val="24"/>
          <w:szCs w:val="24"/>
        </w:rPr>
        <w:t xml:space="preserve">possibilitam </w:t>
      </w:r>
      <w:r w:rsidRPr="4A60C318">
        <w:rPr>
          <w:rFonts w:ascii="Arial" w:hAnsi="Arial" w:cs="Arial"/>
          <w:sz w:val="24"/>
          <w:szCs w:val="24"/>
        </w:rPr>
        <w:t>organizar o planejamento didátic</w:t>
      </w:r>
      <w:r w:rsidR="00EF5844" w:rsidRPr="4A60C318">
        <w:rPr>
          <w:rFonts w:ascii="Arial" w:hAnsi="Arial" w:cs="Arial"/>
          <w:sz w:val="24"/>
          <w:szCs w:val="24"/>
        </w:rPr>
        <w:t>o</w:t>
      </w:r>
      <w:r w:rsidRPr="4A60C318">
        <w:rPr>
          <w:rFonts w:ascii="Arial" w:hAnsi="Arial" w:cs="Arial"/>
          <w:sz w:val="24"/>
          <w:szCs w:val="24"/>
        </w:rPr>
        <w:t xml:space="preserve">, ressignificando as propostas de atividades, de forma que o que é proposto e oportunizado </w:t>
      </w:r>
      <w:r w:rsidR="0B949759" w:rsidRPr="4A60C318">
        <w:rPr>
          <w:rFonts w:ascii="Arial" w:hAnsi="Arial" w:cs="Arial"/>
          <w:sz w:val="24"/>
          <w:szCs w:val="24"/>
        </w:rPr>
        <w:t>à</w:t>
      </w:r>
      <w:r w:rsidRPr="4A60C318">
        <w:rPr>
          <w:rFonts w:ascii="Arial" w:hAnsi="Arial" w:cs="Arial"/>
          <w:sz w:val="24"/>
          <w:szCs w:val="24"/>
        </w:rPr>
        <w:t xml:space="preserve"> criança dialogue diretamente com uma aprendizagem ativa que respeite os direitos de aprendizagem e desenvolvimento nes</w:t>
      </w:r>
      <w:r w:rsidR="00167C1C">
        <w:rPr>
          <w:rFonts w:ascii="Arial" w:hAnsi="Arial" w:cs="Arial"/>
          <w:sz w:val="24"/>
          <w:szCs w:val="24"/>
        </w:rPr>
        <w:t>s</w:t>
      </w:r>
      <w:r w:rsidRPr="4A60C318">
        <w:rPr>
          <w:rFonts w:ascii="Arial" w:hAnsi="Arial" w:cs="Arial"/>
          <w:sz w:val="24"/>
          <w:szCs w:val="24"/>
        </w:rPr>
        <w:t xml:space="preserve">a etapa </w:t>
      </w:r>
      <w:r w:rsidRPr="00A209B3">
        <w:rPr>
          <w:rFonts w:ascii="Arial" w:hAnsi="Arial" w:cs="Arial"/>
          <w:sz w:val="24"/>
          <w:szCs w:val="24"/>
        </w:rPr>
        <w:t xml:space="preserve">da </w:t>
      </w:r>
      <w:r w:rsidR="00A209B3" w:rsidRPr="001C21BA">
        <w:rPr>
          <w:rFonts w:ascii="Arial" w:hAnsi="Arial" w:cs="Arial"/>
          <w:sz w:val="24"/>
          <w:szCs w:val="24"/>
        </w:rPr>
        <w:t>Educação Básica</w:t>
      </w:r>
      <w:r w:rsidRPr="00A209B3">
        <w:rPr>
          <w:rFonts w:ascii="Arial" w:hAnsi="Arial" w:cs="Arial"/>
          <w:sz w:val="24"/>
          <w:szCs w:val="24"/>
        </w:rPr>
        <w:t>.</w:t>
      </w:r>
    </w:p>
    <w:p w14:paraId="7F5F1927" w14:textId="5451219A" w:rsidR="00023417" w:rsidRPr="003025FD" w:rsidRDefault="00023417" w:rsidP="001C21BA">
      <w:pPr>
        <w:pStyle w:val="Ttulo2"/>
        <w:rPr>
          <w:rFonts w:eastAsia="Arial"/>
        </w:rPr>
      </w:pPr>
      <w:bookmarkStart w:id="21" w:name="_Toc51939472"/>
      <w:r w:rsidRPr="003025FD">
        <w:rPr>
          <w:rFonts w:eastAsia="Arial"/>
          <w:b w:val="0"/>
        </w:rPr>
        <w:t xml:space="preserve">3.2 </w:t>
      </w:r>
      <w:r w:rsidR="00681CEC">
        <w:rPr>
          <w:rFonts w:eastAsia="Arial"/>
          <w:b w:val="0"/>
        </w:rPr>
        <w:t>O</w:t>
      </w:r>
      <w:r w:rsidRPr="003025FD">
        <w:rPr>
          <w:rFonts w:eastAsia="Arial"/>
          <w:b w:val="0"/>
        </w:rPr>
        <w:t>bjetivo de desenvolvimento e aprendizagem e não competências e habilidades</w:t>
      </w:r>
      <w:bookmarkEnd w:id="21"/>
    </w:p>
    <w:p w14:paraId="7E607889" w14:textId="6FE0A464" w:rsidR="4D4C1997" w:rsidRPr="003025FD" w:rsidRDefault="4D4C1997" w:rsidP="4D4C1997">
      <w:pPr>
        <w:shd w:val="clear" w:color="auto" w:fill="FFFFFF" w:themeFill="background1"/>
        <w:spacing w:after="0" w:line="276" w:lineRule="auto"/>
        <w:jc w:val="both"/>
        <w:rPr>
          <w:rFonts w:ascii="Arial" w:eastAsia="Arial" w:hAnsi="Arial" w:cs="Arial"/>
          <w:b/>
          <w:bCs/>
          <w:sz w:val="24"/>
          <w:szCs w:val="24"/>
        </w:rPr>
      </w:pPr>
    </w:p>
    <w:p w14:paraId="3B16F68D" w14:textId="34087347" w:rsidR="1585693A" w:rsidRPr="003025FD" w:rsidRDefault="5FA8AA18" w:rsidP="4D4C1997">
      <w:pPr>
        <w:shd w:val="clear" w:color="auto" w:fill="FFFFFF" w:themeFill="background1"/>
        <w:spacing w:after="0" w:line="360" w:lineRule="auto"/>
        <w:ind w:firstLine="720"/>
        <w:jc w:val="both"/>
        <w:rPr>
          <w:rFonts w:ascii="Arial" w:eastAsia="Arial" w:hAnsi="Arial" w:cs="Arial"/>
          <w:sz w:val="24"/>
          <w:szCs w:val="24"/>
        </w:rPr>
      </w:pPr>
      <w:r w:rsidRPr="003025FD">
        <w:rPr>
          <w:rFonts w:ascii="Arial" w:eastAsia="Arial" w:hAnsi="Arial" w:cs="Arial"/>
          <w:sz w:val="24"/>
          <w:szCs w:val="24"/>
        </w:rPr>
        <w:t xml:space="preserve">O SESI tem organizado suas matrizes de referência curricular para a </w:t>
      </w:r>
      <w:r w:rsidR="00A209B3">
        <w:rPr>
          <w:rFonts w:ascii="Arial" w:eastAsia="Arial" w:hAnsi="Arial" w:cs="Arial"/>
          <w:sz w:val="24"/>
          <w:szCs w:val="24"/>
        </w:rPr>
        <w:t>Educação Básica</w:t>
      </w:r>
      <w:r w:rsidRPr="003025FD">
        <w:rPr>
          <w:rFonts w:ascii="Arial" w:eastAsia="Arial" w:hAnsi="Arial" w:cs="Arial"/>
          <w:sz w:val="24"/>
          <w:szCs w:val="24"/>
        </w:rPr>
        <w:t xml:space="preserve"> em competências e habilidades a serem desenvolvidas pelos </w:t>
      </w:r>
      <w:r w:rsidRPr="003025FD">
        <w:rPr>
          <w:rFonts w:ascii="Arial" w:eastAsia="Arial" w:hAnsi="Arial" w:cs="Arial"/>
          <w:sz w:val="24"/>
          <w:szCs w:val="24"/>
        </w:rPr>
        <w:lastRenderedPageBreak/>
        <w:t xml:space="preserve">estudantes, demandando da escola e dos professores </w:t>
      </w:r>
      <w:r w:rsidR="6CC48C00" w:rsidRPr="003025FD">
        <w:rPr>
          <w:rFonts w:ascii="Arial" w:eastAsia="Arial" w:hAnsi="Arial" w:cs="Arial"/>
          <w:sz w:val="24"/>
          <w:szCs w:val="24"/>
        </w:rPr>
        <w:t>o provimento de condições teóricas e metodológicas que mediam esse processo de aprendizagem e desenvolvimento.</w:t>
      </w:r>
    </w:p>
    <w:p w14:paraId="194A287B" w14:textId="7D9E6D5D" w:rsidR="5155411D" w:rsidRPr="003025FD" w:rsidRDefault="2727A5E0" w:rsidP="32A4B482">
      <w:pPr>
        <w:shd w:val="clear" w:color="auto" w:fill="FFFFFF" w:themeFill="background1"/>
        <w:spacing w:after="0" w:line="360" w:lineRule="auto"/>
        <w:ind w:firstLine="720"/>
        <w:jc w:val="both"/>
        <w:rPr>
          <w:rFonts w:ascii="Arial" w:eastAsia="Arial" w:hAnsi="Arial" w:cs="Arial"/>
          <w:sz w:val="24"/>
          <w:szCs w:val="24"/>
        </w:rPr>
      </w:pPr>
      <w:r w:rsidRPr="32A4B482">
        <w:rPr>
          <w:rFonts w:ascii="Arial" w:eastAsia="Arial" w:hAnsi="Arial" w:cs="Arial"/>
          <w:sz w:val="24"/>
          <w:szCs w:val="24"/>
        </w:rPr>
        <w:t xml:space="preserve">Para a </w:t>
      </w:r>
      <w:r w:rsidR="0E36F671" w:rsidRPr="32A4B482">
        <w:rPr>
          <w:rFonts w:ascii="Arial" w:eastAsia="Arial" w:hAnsi="Arial" w:cs="Arial"/>
          <w:sz w:val="24"/>
          <w:szCs w:val="24"/>
        </w:rPr>
        <w:t>E</w:t>
      </w:r>
      <w:r w:rsidRPr="32A4B482">
        <w:rPr>
          <w:rFonts w:ascii="Arial" w:eastAsia="Arial" w:hAnsi="Arial" w:cs="Arial"/>
          <w:sz w:val="24"/>
          <w:szCs w:val="24"/>
        </w:rPr>
        <w:t xml:space="preserve">ducação </w:t>
      </w:r>
      <w:r w:rsidR="7CED4A49" w:rsidRPr="32A4B482">
        <w:rPr>
          <w:rFonts w:ascii="Arial" w:eastAsia="Arial" w:hAnsi="Arial" w:cs="Arial"/>
          <w:sz w:val="24"/>
          <w:szCs w:val="24"/>
        </w:rPr>
        <w:t>I</w:t>
      </w:r>
      <w:r w:rsidRPr="32A4B482">
        <w:rPr>
          <w:rFonts w:ascii="Arial" w:eastAsia="Arial" w:hAnsi="Arial" w:cs="Arial"/>
          <w:sz w:val="24"/>
          <w:szCs w:val="24"/>
        </w:rPr>
        <w:t xml:space="preserve">nfantil, o saber fazer que uma competência pressupõe é permeado por </w:t>
      </w:r>
      <w:r w:rsidR="60D32377" w:rsidRPr="32A4B482">
        <w:rPr>
          <w:rFonts w:ascii="Arial" w:eastAsia="Arial" w:hAnsi="Arial" w:cs="Arial"/>
          <w:sz w:val="24"/>
          <w:szCs w:val="24"/>
        </w:rPr>
        <w:t>outros processos de aprendizagem,</w:t>
      </w:r>
      <w:r w:rsidRPr="32A4B482">
        <w:rPr>
          <w:rFonts w:ascii="Arial" w:eastAsia="Arial" w:hAnsi="Arial" w:cs="Arial"/>
          <w:sz w:val="24"/>
          <w:szCs w:val="24"/>
        </w:rPr>
        <w:t xml:space="preserve"> singulares</w:t>
      </w:r>
      <w:r w:rsidR="0DB32466" w:rsidRPr="32A4B482">
        <w:rPr>
          <w:rFonts w:ascii="Arial" w:eastAsia="Arial" w:hAnsi="Arial" w:cs="Arial"/>
          <w:sz w:val="24"/>
          <w:szCs w:val="24"/>
        </w:rPr>
        <w:t xml:space="preserve"> nes</w:t>
      </w:r>
      <w:r w:rsidR="00167C1C">
        <w:rPr>
          <w:rFonts w:ascii="Arial" w:eastAsia="Arial" w:hAnsi="Arial" w:cs="Arial"/>
          <w:sz w:val="24"/>
          <w:szCs w:val="24"/>
        </w:rPr>
        <w:t>s</w:t>
      </w:r>
      <w:r w:rsidR="0DB32466" w:rsidRPr="32A4B482">
        <w:rPr>
          <w:rFonts w:ascii="Arial" w:eastAsia="Arial" w:hAnsi="Arial" w:cs="Arial"/>
          <w:sz w:val="24"/>
          <w:szCs w:val="24"/>
        </w:rPr>
        <w:t>a etapa por se tratar de uma pessoa em desenvolvimento biológico, subjetivo e social</w:t>
      </w:r>
      <w:r w:rsidR="5DC2F863" w:rsidRPr="32A4B482">
        <w:rPr>
          <w:rFonts w:ascii="Arial" w:eastAsia="Arial" w:hAnsi="Arial" w:cs="Arial"/>
          <w:sz w:val="24"/>
          <w:szCs w:val="24"/>
        </w:rPr>
        <w:t>. Por es</w:t>
      </w:r>
      <w:r w:rsidR="00167C1C">
        <w:rPr>
          <w:rFonts w:ascii="Arial" w:eastAsia="Arial" w:hAnsi="Arial" w:cs="Arial"/>
          <w:sz w:val="24"/>
          <w:szCs w:val="24"/>
        </w:rPr>
        <w:t>s</w:t>
      </w:r>
      <w:r w:rsidR="5DC2F863" w:rsidRPr="32A4B482">
        <w:rPr>
          <w:rFonts w:ascii="Arial" w:eastAsia="Arial" w:hAnsi="Arial" w:cs="Arial"/>
          <w:sz w:val="24"/>
          <w:szCs w:val="24"/>
        </w:rPr>
        <w:t xml:space="preserve">e motivo, </w:t>
      </w:r>
      <w:r w:rsidR="46C5D8DE" w:rsidRPr="32A4B482">
        <w:rPr>
          <w:rFonts w:ascii="Arial" w:eastAsia="Arial" w:hAnsi="Arial" w:cs="Arial"/>
          <w:sz w:val="24"/>
          <w:szCs w:val="24"/>
        </w:rPr>
        <w:t>a escolha da BNCC</w:t>
      </w:r>
      <w:r w:rsidR="00167C1C">
        <w:rPr>
          <w:rFonts w:ascii="Arial" w:eastAsia="Arial" w:hAnsi="Arial" w:cs="Arial"/>
          <w:sz w:val="24"/>
          <w:szCs w:val="24"/>
        </w:rPr>
        <w:t xml:space="preserve"> –</w:t>
      </w:r>
      <w:r w:rsidR="46C5D8DE" w:rsidRPr="32A4B482">
        <w:rPr>
          <w:rFonts w:ascii="Arial" w:eastAsia="Arial" w:hAnsi="Arial" w:cs="Arial"/>
          <w:sz w:val="24"/>
          <w:szCs w:val="24"/>
        </w:rPr>
        <w:t xml:space="preserve"> em organizar a </w:t>
      </w:r>
      <w:r w:rsidR="00167C1C">
        <w:rPr>
          <w:rFonts w:ascii="Arial" w:eastAsia="Arial" w:hAnsi="Arial" w:cs="Arial"/>
          <w:sz w:val="24"/>
          <w:szCs w:val="24"/>
        </w:rPr>
        <w:t>E</w:t>
      </w:r>
      <w:r w:rsidR="46C5D8DE" w:rsidRPr="32A4B482">
        <w:rPr>
          <w:rFonts w:ascii="Arial" w:eastAsia="Arial" w:hAnsi="Arial" w:cs="Arial"/>
          <w:sz w:val="24"/>
          <w:szCs w:val="24"/>
        </w:rPr>
        <w:t xml:space="preserve">ducação </w:t>
      </w:r>
      <w:r w:rsidR="00167C1C">
        <w:rPr>
          <w:rFonts w:ascii="Arial" w:eastAsia="Arial" w:hAnsi="Arial" w:cs="Arial"/>
          <w:sz w:val="24"/>
          <w:szCs w:val="24"/>
        </w:rPr>
        <w:t>I</w:t>
      </w:r>
      <w:r w:rsidR="46C5D8DE" w:rsidRPr="32A4B482">
        <w:rPr>
          <w:rFonts w:ascii="Arial" w:eastAsia="Arial" w:hAnsi="Arial" w:cs="Arial"/>
          <w:sz w:val="24"/>
          <w:szCs w:val="24"/>
        </w:rPr>
        <w:t xml:space="preserve">nfantil em </w:t>
      </w:r>
      <w:r w:rsidR="6387C051" w:rsidRPr="32A4B482">
        <w:rPr>
          <w:rFonts w:ascii="Arial" w:eastAsia="Arial" w:hAnsi="Arial" w:cs="Arial"/>
          <w:sz w:val="24"/>
          <w:szCs w:val="24"/>
        </w:rPr>
        <w:t>campos de experiências</w:t>
      </w:r>
      <w:r w:rsidR="46C5D8DE" w:rsidRPr="32A4B482">
        <w:rPr>
          <w:rFonts w:ascii="Arial" w:eastAsia="Arial" w:hAnsi="Arial" w:cs="Arial"/>
          <w:sz w:val="24"/>
          <w:szCs w:val="24"/>
        </w:rPr>
        <w:t xml:space="preserve"> em que se propõem objetivos de desenvolvimento e aprendizagem</w:t>
      </w:r>
      <w:r w:rsidR="00167C1C">
        <w:rPr>
          <w:rFonts w:ascii="Arial" w:eastAsia="Arial" w:hAnsi="Arial" w:cs="Arial"/>
          <w:sz w:val="24"/>
          <w:szCs w:val="24"/>
        </w:rPr>
        <w:t xml:space="preserve"> –</w:t>
      </w:r>
      <w:r w:rsidR="00571A03" w:rsidRPr="32A4B482">
        <w:rPr>
          <w:rFonts w:ascii="Arial" w:eastAsia="Arial" w:hAnsi="Arial" w:cs="Arial"/>
          <w:sz w:val="24"/>
          <w:szCs w:val="24"/>
        </w:rPr>
        <w:t xml:space="preserve"> altera a lógica das competências e habilidades em que o avanço no percurso escolar é pautado </w:t>
      </w:r>
      <w:r w:rsidR="798E089B" w:rsidRPr="32A4B482">
        <w:rPr>
          <w:rFonts w:ascii="Arial" w:eastAsia="Arial" w:hAnsi="Arial" w:cs="Arial"/>
          <w:sz w:val="24"/>
          <w:szCs w:val="24"/>
        </w:rPr>
        <w:t>no desenvolvimento completo do que foi proposto em determinada matriz curricular.</w:t>
      </w:r>
    </w:p>
    <w:p w14:paraId="1BD03993" w14:textId="5B3027AA" w:rsidR="6D83F8DB" w:rsidRPr="003025FD" w:rsidRDefault="1B135C6F" w:rsidP="4D4C1997">
      <w:pPr>
        <w:shd w:val="clear" w:color="auto" w:fill="FFFFFF" w:themeFill="background1"/>
        <w:spacing w:after="0" w:line="360" w:lineRule="auto"/>
        <w:ind w:firstLine="720"/>
        <w:jc w:val="both"/>
        <w:rPr>
          <w:rFonts w:ascii="Arial" w:eastAsia="Arial" w:hAnsi="Arial" w:cs="Arial"/>
          <w:sz w:val="24"/>
          <w:szCs w:val="24"/>
        </w:rPr>
      </w:pPr>
      <w:r w:rsidRPr="003025FD">
        <w:rPr>
          <w:rFonts w:ascii="Arial" w:eastAsia="Arial" w:hAnsi="Arial" w:cs="Arial"/>
          <w:sz w:val="24"/>
          <w:szCs w:val="24"/>
        </w:rPr>
        <w:t xml:space="preserve">O desenvolvimento da criança desde seu nascimento </w:t>
      </w:r>
      <w:r w:rsidR="19CDB61D" w:rsidRPr="003025FD">
        <w:rPr>
          <w:rFonts w:ascii="Arial" w:eastAsia="Arial" w:hAnsi="Arial" w:cs="Arial"/>
          <w:sz w:val="24"/>
          <w:szCs w:val="24"/>
        </w:rPr>
        <w:t>compreende experiências de percepção, de atenção, de memória, de pensamento, internalizando e apreendendo os significados próprios sobre cada</w:t>
      </w:r>
      <w:r w:rsidR="7AFB5CD2" w:rsidRPr="003025FD">
        <w:rPr>
          <w:rFonts w:ascii="Arial" w:eastAsia="Arial" w:hAnsi="Arial" w:cs="Arial"/>
          <w:sz w:val="24"/>
          <w:szCs w:val="24"/>
        </w:rPr>
        <w:t xml:space="preserve"> momento experimentado. Pode-se considerar que esse desenvolvimento é mediado, valendo-se de Vygotsky para compreender que precisamos relacionar </w:t>
      </w:r>
      <w:r w:rsidR="7C410146" w:rsidRPr="003025FD">
        <w:rPr>
          <w:rFonts w:ascii="Arial" w:eastAsia="Arial" w:hAnsi="Arial" w:cs="Arial"/>
          <w:sz w:val="24"/>
          <w:szCs w:val="24"/>
        </w:rPr>
        <w:t>o sujeito, o objeto de conhecimento e os instrumentos de mediação, sejam as palavras, os sons, os alcances visuais, o toque físico, entre outros.</w:t>
      </w:r>
    </w:p>
    <w:p w14:paraId="4A6C5E31" w14:textId="4E6D384C" w:rsidR="42FFC8CB" w:rsidRPr="003025FD" w:rsidRDefault="7C410146" w:rsidP="4A60C318">
      <w:pPr>
        <w:shd w:val="clear" w:color="auto" w:fill="FFFFFF" w:themeFill="background1"/>
        <w:spacing w:after="0" w:line="360" w:lineRule="auto"/>
        <w:ind w:firstLine="720"/>
        <w:jc w:val="both"/>
        <w:rPr>
          <w:rFonts w:ascii="Arial" w:eastAsia="Arial" w:hAnsi="Arial" w:cs="Arial"/>
          <w:sz w:val="24"/>
          <w:szCs w:val="24"/>
        </w:rPr>
      </w:pPr>
      <w:r w:rsidRPr="4A60C318">
        <w:rPr>
          <w:rFonts w:ascii="Arial" w:eastAsia="Arial" w:hAnsi="Arial" w:cs="Arial"/>
          <w:sz w:val="24"/>
          <w:szCs w:val="24"/>
        </w:rPr>
        <w:t>Por esse motivo, a nossa responsabilidade na escola é ampliar as experiências que a criança inicia desde o primeiro momento de sua vida, potencializando e direcionando-a para</w:t>
      </w:r>
      <w:r w:rsidR="1C12F4AE" w:rsidRPr="4A60C318">
        <w:rPr>
          <w:rFonts w:ascii="Arial" w:eastAsia="Arial" w:hAnsi="Arial" w:cs="Arial"/>
          <w:sz w:val="24"/>
          <w:szCs w:val="24"/>
        </w:rPr>
        <w:t xml:space="preserve"> </w:t>
      </w:r>
      <w:r w:rsidRPr="4A60C318">
        <w:rPr>
          <w:rFonts w:ascii="Arial" w:eastAsia="Arial" w:hAnsi="Arial" w:cs="Arial"/>
          <w:sz w:val="24"/>
          <w:szCs w:val="24"/>
        </w:rPr>
        <w:t xml:space="preserve">o alcance de </w:t>
      </w:r>
      <w:r w:rsidR="344B2277" w:rsidRPr="4A60C318">
        <w:rPr>
          <w:rFonts w:ascii="Arial" w:eastAsia="Arial" w:hAnsi="Arial" w:cs="Arial"/>
          <w:sz w:val="24"/>
          <w:szCs w:val="24"/>
        </w:rPr>
        <w:t xml:space="preserve">estágios superiores de aprendizagem. Uma vez que a BNCC para a Educação Infantil é fruto de </w:t>
      </w:r>
      <w:r w:rsidR="4E83CC77" w:rsidRPr="4A60C318">
        <w:rPr>
          <w:rFonts w:ascii="Arial" w:eastAsia="Arial" w:hAnsi="Arial" w:cs="Arial"/>
          <w:sz w:val="24"/>
          <w:szCs w:val="24"/>
        </w:rPr>
        <w:t xml:space="preserve">longas </w:t>
      </w:r>
      <w:r w:rsidR="06D37B4A" w:rsidRPr="4A60C318">
        <w:rPr>
          <w:rFonts w:ascii="Arial" w:eastAsia="Arial" w:hAnsi="Arial" w:cs="Arial"/>
          <w:sz w:val="24"/>
          <w:szCs w:val="24"/>
        </w:rPr>
        <w:t>con</w:t>
      </w:r>
      <w:r w:rsidR="4E83CC77" w:rsidRPr="4A60C318">
        <w:rPr>
          <w:rFonts w:ascii="Arial" w:eastAsia="Arial" w:hAnsi="Arial" w:cs="Arial"/>
          <w:sz w:val="24"/>
          <w:szCs w:val="24"/>
        </w:rPr>
        <w:t>s</w:t>
      </w:r>
      <w:r w:rsidR="06D37B4A" w:rsidRPr="4A60C318">
        <w:rPr>
          <w:rFonts w:ascii="Arial" w:eastAsia="Arial" w:hAnsi="Arial" w:cs="Arial"/>
          <w:sz w:val="24"/>
          <w:szCs w:val="24"/>
        </w:rPr>
        <w:t>truções de conhecimentos elaborados</w:t>
      </w:r>
      <w:r w:rsidR="4E83CC77" w:rsidRPr="4A60C318">
        <w:rPr>
          <w:rFonts w:ascii="Arial" w:eastAsia="Arial" w:hAnsi="Arial" w:cs="Arial"/>
          <w:sz w:val="24"/>
          <w:szCs w:val="24"/>
        </w:rPr>
        <w:t xml:space="preserve"> </w:t>
      </w:r>
      <w:r w:rsidR="4E6B8692" w:rsidRPr="4A60C318">
        <w:rPr>
          <w:rFonts w:ascii="Arial" w:eastAsia="Arial" w:hAnsi="Arial" w:cs="Arial"/>
          <w:sz w:val="24"/>
          <w:szCs w:val="24"/>
        </w:rPr>
        <w:t>por</w:t>
      </w:r>
      <w:r w:rsidR="4E83CC77" w:rsidRPr="4A60C318">
        <w:rPr>
          <w:rFonts w:ascii="Arial" w:eastAsia="Arial" w:hAnsi="Arial" w:cs="Arial"/>
          <w:sz w:val="24"/>
          <w:szCs w:val="24"/>
        </w:rPr>
        <w:t xml:space="preserve"> pesquisadores, professores e demais pessoas e institui</w:t>
      </w:r>
      <w:r w:rsidR="265B0FAB" w:rsidRPr="4A60C318">
        <w:rPr>
          <w:rFonts w:ascii="Arial" w:eastAsia="Arial" w:hAnsi="Arial" w:cs="Arial"/>
          <w:sz w:val="24"/>
          <w:szCs w:val="24"/>
        </w:rPr>
        <w:t>ções</w:t>
      </w:r>
      <w:r w:rsidR="70814019" w:rsidRPr="4A60C318">
        <w:rPr>
          <w:rFonts w:ascii="Arial" w:eastAsia="Arial" w:hAnsi="Arial" w:cs="Arial"/>
          <w:sz w:val="24"/>
          <w:szCs w:val="24"/>
        </w:rPr>
        <w:t xml:space="preserve">, </w:t>
      </w:r>
      <w:r w:rsidR="4575FCC7" w:rsidRPr="4A60C318">
        <w:rPr>
          <w:rFonts w:ascii="Arial" w:eastAsia="Arial" w:hAnsi="Arial" w:cs="Arial"/>
          <w:sz w:val="24"/>
          <w:szCs w:val="24"/>
        </w:rPr>
        <w:t>reiteramos o debate que diferencia o</w:t>
      </w:r>
      <w:r w:rsidR="0EA30DA6" w:rsidRPr="4A60C318">
        <w:rPr>
          <w:rFonts w:ascii="Arial" w:eastAsia="Arial" w:hAnsi="Arial" w:cs="Arial"/>
          <w:sz w:val="24"/>
          <w:szCs w:val="24"/>
        </w:rPr>
        <w:t xml:space="preserve">s objetivos educacionais da </w:t>
      </w:r>
      <w:r w:rsidR="5E1F86C3" w:rsidRPr="4A60C318">
        <w:rPr>
          <w:rFonts w:ascii="Arial" w:eastAsia="Arial" w:hAnsi="Arial" w:cs="Arial"/>
          <w:sz w:val="24"/>
          <w:szCs w:val="24"/>
        </w:rPr>
        <w:t>E</w:t>
      </w:r>
      <w:r w:rsidR="0EA30DA6" w:rsidRPr="4A60C318">
        <w:rPr>
          <w:rFonts w:ascii="Arial" w:eastAsia="Arial" w:hAnsi="Arial" w:cs="Arial"/>
          <w:sz w:val="24"/>
          <w:szCs w:val="24"/>
        </w:rPr>
        <w:t xml:space="preserve">ducação </w:t>
      </w:r>
      <w:r w:rsidR="000B2448" w:rsidRPr="4A60C318">
        <w:rPr>
          <w:rFonts w:ascii="Arial" w:eastAsia="Arial" w:hAnsi="Arial" w:cs="Arial"/>
          <w:sz w:val="24"/>
          <w:szCs w:val="24"/>
        </w:rPr>
        <w:t>I</w:t>
      </w:r>
      <w:r w:rsidR="0EA30DA6" w:rsidRPr="4A60C318">
        <w:rPr>
          <w:rFonts w:ascii="Arial" w:eastAsia="Arial" w:hAnsi="Arial" w:cs="Arial"/>
          <w:sz w:val="24"/>
          <w:szCs w:val="24"/>
        </w:rPr>
        <w:t xml:space="preserve">nfantil </w:t>
      </w:r>
      <w:r w:rsidR="760E830B" w:rsidRPr="4A60C318">
        <w:rPr>
          <w:rFonts w:ascii="Arial" w:eastAsia="Arial" w:hAnsi="Arial" w:cs="Arial"/>
          <w:color w:val="333333"/>
          <w:sz w:val="24"/>
          <w:szCs w:val="24"/>
        </w:rPr>
        <w:t xml:space="preserve">dos definidos para o </w:t>
      </w:r>
      <w:r w:rsidR="00167C1C">
        <w:rPr>
          <w:rFonts w:ascii="Arial" w:eastAsia="Arial" w:hAnsi="Arial" w:cs="Arial"/>
          <w:color w:val="333333"/>
          <w:sz w:val="24"/>
          <w:szCs w:val="24"/>
        </w:rPr>
        <w:t>E</w:t>
      </w:r>
      <w:r w:rsidR="760E830B" w:rsidRPr="4A60C318">
        <w:rPr>
          <w:rFonts w:ascii="Arial" w:eastAsia="Arial" w:hAnsi="Arial" w:cs="Arial"/>
          <w:color w:val="333333"/>
          <w:sz w:val="24"/>
          <w:szCs w:val="24"/>
        </w:rPr>
        <w:t xml:space="preserve">nsino </w:t>
      </w:r>
      <w:r w:rsidR="00167C1C">
        <w:rPr>
          <w:rFonts w:ascii="Arial" w:eastAsia="Arial" w:hAnsi="Arial" w:cs="Arial"/>
          <w:color w:val="333333"/>
          <w:sz w:val="24"/>
          <w:szCs w:val="24"/>
        </w:rPr>
        <w:t>F</w:t>
      </w:r>
      <w:r w:rsidR="760E830B" w:rsidRPr="4A60C318">
        <w:rPr>
          <w:rFonts w:ascii="Arial" w:eastAsia="Arial" w:hAnsi="Arial" w:cs="Arial"/>
          <w:color w:val="333333"/>
          <w:sz w:val="24"/>
          <w:szCs w:val="24"/>
        </w:rPr>
        <w:t>undamental</w:t>
      </w:r>
      <w:r w:rsidR="760E830B" w:rsidRPr="4A60C318">
        <w:rPr>
          <w:rFonts w:ascii="Arial" w:eastAsia="Arial" w:hAnsi="Arial" w:cs="Arial"/>
          <w:sz w:val="24"/>
          <w:szCs w:val="24"/>
        </w:rPr>
        <w:t xml:space="preserve"> </w:t>
      </w:r>
      <w:r w:rsidR="0EA30DA6" w:rsidRPr="4A60C318">
        <w:rPr>
          <w:rFonts w:ascii="Arial" w:eastAsia="Arial" w:hAnsi="Arial" w:cs="Arial"/>
          <w:sz w:val="24"/>
          <w:szCs w:val="24"/>
        </w:rPr>
        <w:t xml:space="preserve">e etapas posteriores, </w:t>
      </w:r>
      <w:r w:rsidR="00167C1C">
        <w:rPr>
          <w:rFonts w:ascii="Arial" w:eastAsia="Arial" w:hAnsi="Arial" w:cs="Arial"/>
          <w:sz w:val="24"/>
          <w:szCs w:val="24"/>
        </w:rPr>
        <w:t>em que</w:t>
      </w:r>
      <w:r w:rsidR="00167C1C" w:rsidRPr="4A60C318">
        <w:rPr>
          <w:rFonts w:ascii="Arial" w:eastAsia="Arial" w:hAnsi="Arial" w:cs="Arial"/>
          <w:sz w:val="24"/>
          <w:szCs w:val="24"/>
        </w:rPr>
        <w:t xml:space="preserve"> </w:t>
      </w:r>
      <w:r w:rsidR="0EA30DA6" w:rsidRPr="4A60C318">
        <w:rPr>
          <w:rFonts w:ascii="Arial" w:eastAsia="Arial" w:hAnsi="Arial" w:cs="Arial"/>
          <w:sz w:val="24"/>
          <w:szCs w:val="24"/>
        </w:rPr>
        <w:t>o sujeito pode alcançar níve</w:t>
      </w:r>
      <w:r w:rsidR="00F6C807" w:rsidRPr="4A60C318">
        <w:rPr>
          <w:rFonts w:ascii="Arial" w:eastAsia="Arial" w:hAnsi="Arial" w:cs="Arial"/>
          <w:sz w:val="24"/>
          <w:szCs w:val="24"/>
        </w:rPr>
        <w:t>is</w:t>
      </w:r>
      <w:r w:rsidR="0EA30DA6" w:rsidRPr="4A60C318">
        <w:rPr>
          <w:rFonts w:ascii="Arial" w:eastAsia="Arial" w:hAnsi="Arial" w:cs="Arial"/>
          <w:sz w:val="24"/>
          <w:szCs w:val="24"/>
        </w:rPr>
        <w:t xml:space="preserve"> de aprendizagem de forma </w:t>
      </w:r>
      <w:r w:rsidR="14271EAE" w:rsidRPr="4A60C318">
        <w:rPr>
          <w:rFonts w:ascii="Arial" w:eastAsia="Arial" w:hAnsi="Arial" w:cs="Arial"/>
          <w:sz w:val="24"/>
          <w:szCs w:val="24"/>
        </w:rPr>
        <w:t xml:space="preserve">mais </w:t>
      </w:r>
      <w:r w:rsidR="0EA30DA6" w:rsidRPr="4A60C318">
        <w:rPr>
          <w:rFonts w:ascii="Arial" w:eastAsia="Arial" w:hAnsi="Arial" w:cs="Arial"/>
          <w:sz w:val="24"/>
          <w:szCs w:val="24"/>
        </w:rPr>
        <w:t>autônoma</w:t>
      </w:r>
      <w:r w:rsidR="70CBFBCD" w:rsidRPr="4A60C318">
        <w:rPr>
          <w:rFonts w:ascii="Arial" w:eastAsia="Arial" w:hAnsi="Arial" w:cs="Arial"/>
          <w:sz w:val="24"/>
          <w:szCs w:val="24"/>
        </w:rPr>
        <w:t>.</w:t>
      </w:r>
    </w:p>
    <w:p w14:paraId="74D7B9ED" w14:textId="77777777" w:rsidR="00630B9F" w:rsidRPr="003025FD" w:rsidRDefault="3D95FED3" w:rsidP="00630B9F">
      <w:pPr>
        <w:shd w:val="clear" w:color="auto" w:fill="FFFFFF" w:themeFill="background1"/>
        <w:spacing w:after="0" w:line="276" w:lineRule="auto"/>
        <w:ind w:firstLine="720"/>
        <w:jc w:val="both"/>
        <w:rPr>
          <w:rFonts w:ascii="Arial" w:eastAsia="Arial" w:hAnsi="Arial" w:cs="Arial"/>
          <w:sz w:val="24"/>
          <w:szCs w:val="24"/>
          <w:highlight w:val="yellow"/>
        </w:rPr>
      </w:pPr>
      <w:r w:rsidRPr="513968DD">
        <w:rPr>
          <w:rFonts w:ascii="Arial" w:eastAsia="Arial" w:hAnsi="Arial" w:cs="Arial"/>
          <w:sz w:val="24"/>
          <w:szCs w:val="24"/>
        </w:rPr>
        <w:t xml:space="preserve">De acordo com a BNCC </w:t>
      </w:r>
      <w:r w:rsidR="00630B9F" w:rsidRPr="513968DD">
        <w:rPr>
          <w:rFonts w:ascii="Arial" w:eastAsia="Arial" w:hAnsi="Arial" w:cs="Arial"/>
          <w:sz w:val="24"/>
          <w:szCs w:val="24"/>
        </w:rPr>
        <w:t>(2017</w:t>
      </w:r>
      <w:r w:rsidR="00630B9F">
        <w:rPr>
          <w:rFonts w:ascii="Arial" w:eastAsia="Arial" w:hAnsi="Arial" w:cs="Arial"/>
          <w:sz w:val="24"/>
          <w:szCs w:val="24"/>
        </w:rPr>
        <w:t>, p. 42)</w:t>
      </w:r>
    </w:p>
    <w:p w14:paraId="65E38468" w14:textId="185D9804" w:rsidR="4D4C1997" w:rsidRPr="003025FD" w:rsidRDefault="4D4C1997" w:rsidP="4D4C1997">
      <w:pPr>
        <w:shd w:val="clear" w:color="auto" w:fill="FFFFFF" w:themeFill="background1"/>
        <w:spacing w:after="0" w:line="276" w:lineRule="auto"/>
        <w:ind w:firstLine="720"/>
        <w:jc w:val="both"/>
        <w:rPr>
          <w:rFonts w:ascii="Arial" w:eastAsia="Arial" w:hAnsi="Arial" w:cs="Arial"/>
          <w:sz w:val="20"/>
          <w:szCs w:val="20"/>
        </w:rPr>
      </w:pPr>
    </w:p>
    <w:p w14:paraId="1F678849" w14:textId="4F15A854" w:rsidR="0725A4EE" w:rsidRPr="003025FD" w:rsidRDefault="00167C1C" w:rsidP="001C21BA">
      <w:pPr>
        <w:pStyle w:val="Citao"/>
      </w:pPr>
      <w:r>
        <w:t>n</w:t>
      </w:r>
      <w:r w:rsidR="0725A4EE" w:rsidRPr="34C52967">
        <w:t xml:space="preserve">a Educação Infantil, as aprendizagens essenciais compreendem tanto comportamentos, habilidades e conhecimentos quanto vivências que promovem aprendizagem e desenvolvimento nos diversos </w:t>
      </w:r>
      <w:r w:rsidR="6387C051" w:rsidRPr="34C52967">
        <w:t>campos de experiências</w:t>
      </w:r>
      <w:r w:rsidR="0725A4EE" w:rsidRPr="34C52967">
        <w:t xml:space="preserve">, sempre tomando as interações e a brincadeira como eixos estruturantes. Essas aprendizagens, portanto, constituem-se como </w:t>
      </w:r>
      <w:r w:rsidR="0725A4EE" w:rsidRPr="34C52967">
        <w:rPr>
          <w:b/>
          <w:bCs/>
        </w:rPr>
        <w:t>objetivos de aprendizagem e desenvolvimento</w:t>
      </w:r>
      <w:r w:rsidR="0725A4EE" w:rsidRPr="34C52967">
        <w:t>.</w:t>
      </w:r>
    </w:p>
    <w:p w14:paraId="62C585C2" w14:textId="3CAD9739" w:rsidR="4D4C1997" w:rsidRPr="003025FD" w:rsidRDefault="4D4C1997" w:rsidP="4D4C1997">
      <w:pPr>
        <w:spacing w:after="0" w:line="276" w:lineRule="auto"/>
        <w:ind w:firstLine="720"/>
        <w:jc w:val="both"/>
        <w:rPr>
          <w:rFonts w:ascii="Arial" w:eastAsia="Arial" w:hAnsi="Arial" w:cs="Arial"/>
          <w:sz w:val="24"/>
          <w:szCs w:val="24"/>
        </w:rPr>
      </w:pPr>
    </w:p>
    <w:p w14:paraId="5322B8B3" w14:textId="036A215C" w:rsidR="78BDC5C2" w:rsidRPr="003025FD" w:rsidRDefault="17BF7563" w:rsidP="4D4C1997">
      <w:pPr>
        <w:spacing w:after="0" w:line="276" w:lineRule="auto"/>
        <w:ind w:firstLine="720"/>
        <w:jc w:val="both"/>
        <w:rPr>
          <w:rFonts w:ascii="Arial" w:eastAsia="Arial" w:hAnsi="Arial" w:cs="Arial"/>
          <w:sz w:val="24"/>
          <w:szCs w:val="24"/>
        </w:rPr>
      </w:pPr>
      <w:r w:rsidRPr="003025FD">
        <w:rPr>
          <w:rFonts w:ascii="Arial" w:eastAsia="Arial" w:hAnsi="Arial" w:cs="Arial"/>
          <w:sz w:val="24"/>
          <w:szCs w:val="24"/>
        </w:rPr>
        <w:t>Já o conceito de competência,</w:t>
      </w:r>
      <w:r w:rsidR="455F7B4D" w:rsidRPr="003025FD">
        <w:rPr>
          <w:rFonts w:ascii="Arial" w:eastAsia="Arial" w:hAnsi="Arial" w:cs="Arial"/>
          <w:sz w:val="24"/>
          <w:szCs w:val="24"/>
        </w:rPr>
        <w:t xml:space="preserve"> adotado a partir do ensino fundamental:</w:t>
      </w:r>
    </w:p>
    <w:p w14:paraId="6922D544" w14:textId="036A215C" w:rsidR="4D4C1997" w:rsidRPr="003025FD" w:rsidRDefault="4D4C1997" w:rsidP="4D4C1997">
      <w:pPr>
        <w:spacing w:after="0" w:line="276" w:lineRule="auto"/>
        <w:ind w:firstLine="720"/>
        <w:jc w:val="both"/>
        <w:rPr>
          <w:rFonts w:ascii="Arial" w:eastAsia="Arial" w:hAnsi="Arial" w:cs="Arial"/>
          <w:sz w:val="24"/>
          <w:szCs w:val="24"/>
        </w:rPr>
      </w:pPr>
    </w:p>
    <w:p w14:paraId="59501F8F" w14:textId="77777777" w:rsidR="00630B9F" w:rsidRPr="003025FD" w:rsidRDefault="00630B9F" w:rsidP="00630B9F">
      <w:pPr>
        <w:pStyle w:val="Citao"/>
      </w:pPr>
      <w:r w:rsidRPr="003025FD">
        <w:t xml:space="preserve">Na BNCC, </w:t>
      </w:r>
      <w:r w:rsidRPr="003025FD">
        <w:rPr>
          <w:b/>
          <w:bCs/>
        </w:rPr>
        <w:t>competência</w:t>
      </w:r>
      <w:r w:rsidRPr="003025FD">
        <w:t xml:space="preserve"> é definida como a mobilização de conhecimentos (conceitos e procedimentos), habilidades (práticas, cognitivas e socioemocionais), atitudes e valores para resolver demandas complexas da vida cotidiana, do pleno exercício da cidadania e do mundo do trabalho</w:t>
      </w:r>
      <w:r>
        <w:t xml:space="preserve"> (BRASIL, 2017, p. 08)</w:t>
      </w:r>
    </w:p>
    <w:p w14:paraId="7F2C96E7" w14:textId="5EB07713" w:rsidR="4D4C1997" w:rsidRPr="003025FD" w:rsidRDefault="4D4C1997" w:rsidP="4D4C1997">
      <w:pPr>
        <w:pStyle w:val="PargrafodaLista"/>
        <w:spacing w:after="0"/>
        <w:jc w:val="both"/>
        <w:rPr>
          <w:rFonts w:ascii="Arial" w:hAnsi="Arial" w:cs="Arial"/>
          <w:sz w:val="24"/>
          <w:szCs w:val="24"/>
        </w:rPr>
      </w:pPr>
    </w:p>
    <w:p w14:paraId="15887286" w14:textId="57CE995D" w:rsidR="040DCE86" w:rsidRPr="003025FD" w:rsidRDefault="4494A0BE" w:rsidP="4D4C1997">
      <w:pPr>
        <w:spacing w:after="0" w:line="360" w:lineRule="auto"/>
        <w:ind w:firstLine="720"/>
        <w:jc w:val="both"/>
        <w:rPr>
          <w:rFonts w:ascii="Arial" w:hAnsi="Arial" w:cs="Arial"/>
          <w:sz w:val="24"/>
          <w:szCs w:val="24"/>
        </w:rPr>
      </w:pPr>
      <w:r w:rsidRPr="34C52967">
        <w:rPr>
          <w:rFonts w:ascii="Arial" w:hAnsi="Arial" w:cs="Arial"/>
          <w:sz w:val="24"/>
          <w:szCs w:val="24"/>
        </w:rPr>
        <w:t xml:space="preserve">Portanto, o SESI corrobora com a </w:t>
      </w:r>
      <w:r w:rsidR="394B1394" w:rsidRPr="34C52967">
        <w:rPr>
          <w:rFonts w:ascii="Arial" w:hAnsi="Arial" w:cs="Arial"/>
          <w:sz w:val="24"/>
          <w:szCs w:val="24"/>
        </w:rPr>
        <w:t xml:space="preserve">coerência de organizar seu currículo para a </w:t>
      </w:r>
      <w:r w:rsidR="394B1394" w:rsidRPr="34C52967">
        <w:rPr>
          <w:rFonts w:ascii="Arial" w:eastAsia="Arial" w:hAnsi="Arial" w:cs="Arial"/>
          <w:sz w:val="24"/>
          <w:szCs w:val="24"/>
        </w:rPr>
        <w:t>Educação</w:t>
      </w:r>
      <w:r w:rsidR="394B1394" w:rsidRPr="34C52967">
        <w:rPr>
          <w:rFonts w:ascii="Arial" w:hAnsi="Arial" w:cs="Arial"/>
          <w:sz w:val="24"/>
          <w:szCs w:val="24"/>
        </w:rPr>
        <w:t xml:space="preserve"> Infantil em </w:t>
      </w:r>
      <w:r w:rsidR="7B8FDDB6" w:rsidRPr="34C52967">
        <w:rPr>
          <w:rFonts w:ascii="Arial" w:hAnsi="Arial" w:cs="Arial"/>
          <w:sz w:val="24"/>
          <w:szCs w:val="24"/>
        </w:rPr>
        <w:t>c</w:t>
      </w:r>
      <w:r w:rsidR="394B1394" w:rsidRPr="34C52967">
        <w:rPr>
          <w:rFonts w:ascii="Arial" w:hAnsi="Arial" w:cs="Arial"/>
          <w:sz w:val="24"/>
          <w:szCs w:val="24"/>
        </w:rPr>
        <w:t xml:space="preserve">ampos de </w:t>
      </w:r>
      <w:r w:rsidR="3852FA27" w:rsidRPr="34C52967">
        <w:rPr>
          <w:rFonts w:ascii="Arial" w:hAnsi="Arial" w:cs="Arial"/>
          <w:sz w:val="24"/>
          <w:szCs w:val="24"/>
        </w:rPr>
        <w:t>e</w:t>
      </w:r>
      <w:r w:rsidR="394B1394" w:rsidRPr="34C52967">
        <w:rPr>
          <w:rFonts w:ascii="Arial" w:hAnsi="Arial" w:cs="Arial"/>
          <w:sz w:val="24"/>
          <w:szCs w:val="24"/>
        </w:rPr>
        <w:t>xperiência</w:t>
      </w:r>
      <w:r w:rsidR="4CF4FA6A" w:rsidRPr="34C52967">
        <w:rPr>
          <w:rFonts w:ascii="Arial" w:hAnsi="Arial" w:cs="Arial"/>
          <w:sz w:val="24"/>
          <w:szCs w:val="24"/>
        </w:rPr>
        <w:t xml:space="preserve"> e seus respectivos </w:t>
      </w:r>
      <w:r w:rsidR="394B1394" w:rsidRPr="34C52967">
        <w:rPr>
          <w:rFonts w:ascii="Arial" w:hAnsi="Arial" w:cs="Arial"/>
          <w:sz w:val="24"/>
          <w:szCs w:val="24"/>
        </w:rPr>
        <w:t xml:space="preserve">Objetivos de </w:t>
      </w:r>
      <w:r w:rsidR="11CF12C8" w:rsidRPr="34C52967">
        <w:rPr>
          <w:rFonts w:ascii="Arial" w:hAnsi="Arial" w:cs="Arial"/>
          <w:sz w:val="24"/>
          <w:szCs w:val="24"/>
        </w:rPr>
        <w:t xml:space="preserve">Desenvolvimento e </w:t>
      </w:r>
      <w:r w:rsidR="394B1394" w:rsidRPr="34C52967">
        <w:rPr>
          <w:rFonts w:ascii="Arial" w:hAnsi="Arial" w:cs="Arial"/>
          <w:sz w:val="24"/>
          <w:szCs w:val="24"/>
        </w:rPr>
        <w:t>Aprendiz</w:t>
      </w:r>
      <w:r w:rsidR="322524B4" w:rsidRPr="34C52967">
        <w:rPr>
          <w:rFonts w:ascii="Arial" w:hAnsi="Arial" w:cs="Arial"/>
          <w:sz w:val="24"/>
          <w:szCs w:val="24"/>
        </w:rPr>
        <w:t>agem, assumindo</w:t>
      </w:r>
      <w:r w:rsidR="00167C1C">
        <w:rPr>
          <w:rFonts w:ascii="Arial" w:hAnsi="Arial" w:cs="Arial"/>
          <w:sz w:val="24"/>
          <w:szCs w:val="24"/>
        </w:rPr>
        <w:t>,</w:t>
      </w:r>
      <w:r w:rsidR="322524B4" w:rsidRPr="34C52967">
        <w:rPr>
          <w:rFonts w:ascii="Arial" w:hAnsi="Arial" w:cs="Arial"/>
          <w:sz w:val="24"/>
          <w:szCs w:val="24"/>
        </w:rPr>
        <w:t xml:space="preserve"> a partir do Ensino Fundamental</w:t>
      </w:r>
      <w:r w:rsidR="00167C1C">
        <w:rPr>
          <w:rFonts w:ascii="Arial" w:hAnsi="Arial" w:cs="Arial"/>
          <w:sz w:val="24"/>
          <w:szCs w:val="24"/>
        </w:rPr>
        <w:t>,</w:t>
      </w:r>
      <w:r w:rsidR="322524B4" w:rsidRPr="34C52967">
        <w:rPr>
          <w:rFonts w:ascii="Arial" w:hAnsi="Arial" w:cs="Arial"/>
          <w:sz w:val="24"/>
          <w:szCs w:val="24"/>
        </w:rPr>
        <w:t xml:space="preserve"> a organização em </w:t>
      </w:r>
      <w:r w:rsidR="322524B4" w:rsidRPr="001C21BA">
        <w:rPr>
          <w:rFonts w:ascii="Arial" w:hAnsi="Arial" w:cs="Arial"/>
          <w:b/>
          <w:bCs/>
          <w:sz w:val="24"/>
          <w:szCs w:val="24"/>
        </w:rPr>
        <w:t xml:space="preserve">Áreas de Conhecimento e </w:t>
      </w:r>
      <w:r w:rsidR="322524B4" w:rsidRPr="00630B9F">
        <w:rPr>
          <w:rFonts w:ascii="Arial" w:hAnsi="Arial" w:cs="Arial"/>
          <w:sz w:val="24"/>
          <w:szCs w:val="24"/>
        </w:rPr>
        <w:t>respectivas</w:t>
      </w:r>
      <w:r w:rsidR="322524B4" w:rsidRPr="34C52967">
        <w:rPr>
          <w:rFonts w:ascii="Arial" w:hAnsi="Arial" w:cs="Arial"/>
          <w:sz w:val="24"/>
          <w:szCs w:val="24"/>
        </w:rPr>
        <w:t xml:space="preserve"> </w:t>
      </w:r>
      <w:r w:rsidR="322524B4" w:rsidRPr="001C21BA">
        <w:rPr>
          <w:rFonts w:ascii="Arial" w:hAnsi="Arial" w:cs="Arial"/>
          <w:b/>
          <w:bCs/>
          <w:sz w:val="24"/>
          <w:szCs w:val="24"/>
        </w:rPr>
        <w:t>Competências e Habilidades</w:t>
      </w:r>
      <w:r w:rsidR="05F4FD0A" w:rsidRPr="34C52967">
        <w:rPr>
          <w:rFonts w:ascii="Arial" w:hAnsi="Arial" w:cs="Arial"/>
          <w:sz w:val="24"/>
          <w:szCs w:val="24"/>
        </w:rPr>
        <w:t>.</w:t>
      </w:r>
    </w:p>
    <w:p w14:paraId="7D1A997B" w14:textId="79B8576C" w:rsidR="7656527E" w:rsidRPr="003025FD" w:rsidRDefault="7FA525A9" w:rsidP="001C21BA">
      <w:pPr>
        <w:pStyle w:val="Ttulo2"/>
        <w:rPr>
          <w:rFonts w:eastAsia="Times New Roman"/>
          <w:color w:val="000000"/>
        </w:rPr>
      </w:pPr>
      <w:bookmarkStart w:id="22" w:name="_Toc51939473"/>
      <w:r w:rsidRPr="003025FD">
        <w:rPr>
          <w:rFonts w:eastAsia="Times New Roman"/>
        </w:rPr>
        <w:t>3.3 Educar e cuidar</w:t>
      </w:r>
      <w:bookmarkEnd w:id="22"/>
    </w:p>
    <w:p w14:paraId="12F15DA3" w14:textId="0F42F1F2" w:rsidR="003B634F" w:rsidRPr="003025FD" w:rsidRDefault="003B634F" w:rsidP="4D4C1997">
      <w:pPr>
        <w:spacing w:line="360" w:lineRule="auto"/>
        <w:ind w:firstLine="720"/>
        <w:jc w:val="both"/>
        <w:rPr>
          <w:rFonts w:ascii="Arial" w:eastAsia="Times New Roman" w:hAnsi="Arial" w:cs="Arial"/>
          <w:sz w:val="24"/>
          <w:szCs w:val="24"/>
        </w:rPr>
      </w:pPr>
      <w:r w:rsidRPr="003025FD">
        <w:rPr>
          <w:rFonts w:ascii="Arial" w:eastAsia="Times New Roman" w:hAnsi="Arial" w:cs="Arial"/>
          <w:color w:val="000000" w:themeColor="text1"/>
          <w:sz w:val="24"/>
          <w:szCs w:val="24"/>
        </w:rPr>
        <w:t>Historicamente</w:t>
      </w:r>
      <w:r w:rsidR="00242AB7">
        <w:rPr>
          <w:rFonts w:ascii="Arial" w:eastAsia="Times New Roman" w:hAnsi="Arial" w:cs="Arial"/>
          <w:color w:val="000000" w:themeColor="text1"/>
          <w:sz w:val="24"/>
          <w:szCs w:val="24"/>
        </w:rPr>
        <w:t>,</w:t>
      </w:r>
      <w:r w:rsidRPr="003025FD">
        <w:rPr>
          <w:rFonts w:ascii="Arial" w:eastAsia="Times New Roman" w:hAnsi="Arial" w:cs="Arial"/>
          <w:color w:val="000000" w:themeColor="text1"/>
          <w:sz w:val="24"/>
          <w:szCs w:val="24"/>
        </w:rPr>
        <w:t xml:space="preserve"> a Educação Infantil era uma etapa do ensino que tinha como objetivo assistir </w:t>
      </w:r>
      <w:r w:rsidR="00242AB7">
        <w:rPr>
          <w:rFonts w:ascii="Arial" w:eastAsia="Times New Roman" w:hAnsi="Arial" w:cs="Arial"/>
          <w:color w:val="000000" w:themeColor="text1"/>
          <w:sz w:val="24"/>
          <w:szCs w:val="24"/>
        </w:rPr>
        <w:t>à</w:t>
      </w:r>
      <w:r w:rsidRPr="003025FD">
        <w:rPr>
          <w:rFonts w:ascii="Arial" w:eastAsia="Times New Roman" w:hAnsi="Arial" w:cs="Arial"/>
          <w:color w:val="000000" w:themeColor="text1"/>
          <w:sz w:val="24"/>
          <w:szCs w:val="24"/>
        </w:rPr>
        <w:t xml:space="preserve">s famílias que necessitavam de um local para deixar seus filhos enquanto estivessem trabalhando. As creches eram espaços institucionais que tinham como ações principais a higiene, a alimentação e o bem-estar da criança, sendo que a ação de educar caberia somente </w:t>
      </w:r>
      <w:r w:rsidR="00FB4307">
        <w:rPr>
          <w:rFonts w:ascii="Arial" w:eastAsia="Times New Roman" w:hAnsi="Arial" w:cs="Arial"/>
          <w:color w:val="000000" w:themeColor="text1"/>
          <w:sz w:val="24"/>
          <w:szCs w:val="24"/>
        </w:rPr>
        <w:t>à</w:t>
      </w:r>
      <w:r w:rsidRPr="003025FD">
        <w:rPr>
          <w:rFonts w:ascii="Arial" w:eastAsia="Times New Roman" w:hAnsi="Arial" w:cs="Arial"/>
          <w:color w:val="000000" w:themeColor="text1"/>
          <w:sz w:val="24"/>
          <w:szCs w:val="24"/>
        </w:rPr>
        <w:t xml:space="preserve"> família. </w:t>
      </w:r>
    </w:p>
    <w:p w14:paraId="50A1E438" w14:textId="553BC3A4" w:rsidR="003B634F" w:rsidRPr="003025FD" w:rsidRDefault="72DF1E4F" w:rsidP="4A60C318">
      <w:pPr>
        <w:spacing w:line="360" w:lineRule="auto"/>
        <w:ind w:firstLine="720"/>
        <w:jc w:val="both"/>
        <w:rPr>
          <w:rFonts w:ascii="Arial" w:eastAsia="Times New Roman" w:hAnsi="Arial" w:cs="Arial"/>
          <w:sz w:val="24"/>
          <w:szCs w:val="24"/>
        </w:rPr>
      </w:pPr>
      <w:r w:rsidRPr="4FD16B59">
        <w:rPr>
          <w:rFonts w:ascii="Arial" w:eastAsia="Times New Roman" w:hAnsi="Arial" w:cs="Arial"/>
          <w:color w:val="000000" w:themeColor="text1"/>
          <w:sz w:val="24"/>
          <w:szCs w:val="24"/>
        </w:rPr>
        <w:t xml:space="preserve">Em 20 de dezembro de 1996, foi sancionada a LDB </w:t>
      </w:r>
      <w:r w:rsidR="00FB4307">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Lei de Diretrizes e Bases</w:t>
      </w:r>
      <w:r w:rsidR="00FB4307">
        <w:rPr>
          <w:rFonts w:ascii="Arial" w:eastAsia="Times New Roman" w:hAnsi="Arial" w:cs="Arial"/>
          <w:color w:val="000000" w:themeColor="text1"/>
          <w:sz w:val="24"/>
          <w:szCs w:val="24"/>
        </w:rPr>
        <w:t>,</w:t>
      </w:r>
      <w:r w:rsidR="5CE64816" w:rsidRPr="4FD16B59">
        <w:rPr>
          <w:rFonts w:ascii="Arial" w:eastAsia="Times New Roman" w:hAnsi="Arial" w:cs="Arial"/>
          <w:color w:val="000000" w:themeColor="text1"/>
          <w:sz w:val="24"/>
          <w:szCs w:val="24"/>
        </w:rPr>
        <w:t xml:space="preserve"> </w:t>
      </w:r>
      <w:r w:rsidRPr="4FD16B59">
        <w:rPr>
          <w:rFonts w:ascii="Arial" w:eastAsia="Times New Roman" w:hAnsi="Arial" w:cs="Arial"/>
          <w:color w:val="000000" w:themeColor="text1"/>
          <w:sz w:val="24"/>
          <w:szCs w:val="24"/>
        </w:rPr>
        <w:t xml:space="preserve">que assegurava o atendimento gratuito em creches e pré-escolas às crianças de </w:t>
      </w:r>
      <w:r w:rsidR="00FB4307">
        <w:rPr>
          <w:rFonts w:ascii="Arial" w:eastAsia="Times New Roman" w:hAnsi="Arial" w:cs="Arial"/>
          <w:color w:val="000000" w:themeColor="text1"/>
          <w:sz w:val="24"/>
          <w:szCs w:val="24"/>
        </w:rPr>
        <w:t>0</w:t>
      </w:r>
      <w:r w:rsidRPr="4FD16B59">
        <w:rPr>
          <w:rFonts w:ascii="Arial" w:eastAsia="Times New Roman" w:hAnsi="Arial" w:cs="Arial"/>
          <w:color w:val="000000" w:themeColor="text1"/>
          <w:sz w:val="24"/>
          <w:szCs w:val="24"/>
        </w:rPr>
        <w:t xml:space="preserve"> a </w:t>
      </w:r>
      <w:r w:rsidR="00FB4307">
        <w:rPr>
          <w:rFonts w:ascii="Arial" w:eastAsia="Times New Roman" w:hAnsi="Arial" w:cs="Arial"/>
          <w:color w:val="000000" w:themeColor="text1"/>
          <w:sz w:val="24"/>
          <w:szCs w:val="24"/>
        </w:rPr>
        <w:t>6</w:t>
      </w:r>
      <w:r w:rsidRPr="4FD16B59">
        <w:rPr>
          <w:rFonts w:ascii="Arial" w:eastAsia="Times New Roman" w:hAnsi="Arial" w:cs="Arial"/>
          <w:color w:val="000000" w:themeColor="text1"/>
          <w:sz w:val="24"/>
          <w:szCs w:val="24"/>
        </w:rPr>
        <w:t xml:space="preserve"> anos de idade. Em seu art. 29</w:t>
      </w:r>
      <w:r w:rsidR="24232BDF" w:rsidRPr="4FD16B59">
        <w:rPr>
          <w:rFonts w:ascii="Arial" w:eastAsia="Times New Roman" w:hAnsi="Arial" w:cs="Arial"/>
          <w:color w:val="000000" w:themeColor="text1"/>
          <w:sz w:val="24"/>
          <w:szCs w:val="24"/>
        </w:rPr>
        <w:t>; a</w:t>
      </w:r>
      <w:r w:rsidRPr="4FD16B59">
        <w:rPr>
          <w:rFonts w:ascii="Arial" w:eastAsia="Times New Roman" w:hAnsi="Arial" w:cs="Arial"/>
          <w:color w:val="000000" w:themeColor="text1"/>
          <w:sz w:val="24"/>
          <w:szCs w:val="24"/>
        </w:rPr>
        <w:t xml:space="preserve"> </w:t>
      </w:r>
      <w:r w:rsidR="00A209B3">
        <w:rPr>
          <w:rFonts w:ascii="Arial" w:eastAsia="Times New Roman" w:hAnsi="Arial" w:cs="Arial"/>
          <w:color w:val="000000" w:themeColor="text1"/>
          <w:sz w:val="24"/>
          <w:szCs w:val="24"/>
        </w:rPr>
        <w:t>Educação Infantil</w:t>
      </w:r>
      <w:r w:rsidRPr="4FD16B59">
        <w:rPr>
          <w:rFonts w:ascii="Arial" w:eastAsia="Times New Roman" w:hAnsi="Arial" w:cs="Arial"/>
          <w:color w:val="000000" w:themeColor="text1"/>
          <w:sz w:val="24"/>
          <w:szCs w:val="24"/>
        </w:rPr>
        <w:t xml:space="preserve"> é considerada como “a primeira etapa da </w:t>
      </w:r>
      <w:r w:rsidR="00A209B3">
        <w:rPr>
          <w:rFonts w:ascii="Arial" w:eastAsia="Times New Roman" w:hAnsi="Arial" w:cs="Arial"/>
          <w:color w:val="000000" w:themeColor="text1"/>
          <w:sz w:val="24"/>
          <w:szCs w:val="24"/>
        </w:rPr>
        <w:t>Educação Básica</w:t>
      </w:r>
      <w:r w:rsidRPr="4FD16B59">
        <w:rPr>
          <w:rFonts w:ascii="Arial" w:eastAsia="Times New Roman" w:hAnsi="Arial" w:cs="Arial"/>
          <w:color w:val="000000" w:themeColor="text1"/>
          <w:sz w:val="24"/>
          <w:szCs w:val="24"/>
        </w:rPr>
        <w:t xml:space="preserve">, tem como finalidade o desenvolvimento integral da criança até seis anos de idade, em seus aspectos físico, psicológico, intelectual e social, completando a ação da família e da comunidade.” Em </w:t>
      </w:r>
      <w:r w:rsidR="5D4D2697" w:rsidRPr="4FD16B59">
        <w:rPr>
          <w:rFonts w:ascii="Arial" w:eastAsia="Times New Roman" w:hAnsi="Arial" w:cs="Arial"/>
          <w:color w:val="000000" w:themeColor="text1"/>
          <w:sz w:val="24"/>
          <w:szCs w:val="24"/>
        </w:rPr>
        <w:t>fevereiro de</w:t>
      </w:r>
      <w:r w:rsidRPr="4FD16B59">
        <w:rPr>
          <w:rFonts w:ascii="Arial" w:eastAsia="Times New Roman" w:hAnsi="Arial" w:cs="Arial"/>
          <w:color w:val="000000" w:themeColor="text1"/>
          <w:sz w:val="24"/>
          <w:szCs w:val="24"/>
        </w:rPr>
        <w:t xml:space="preserve"> 200</w:t>
      </w:r>
      <w:r w:rsidR="18879989" w:rsidRPr="4FD16B59">
        <w:rPr>
          <w:rFonts w:ascii="Arial" w:eastAsia="Times New Roman" w:hAnsi="Arial" w:cs="Arial"/>
          <w:color w:val="000000" w:themeColor="text1"/>
          <w:sz w:val="24"/>
          <w:szCs w:val="24"/>
        </w:rPr>
        <w:t>6</w:t>
      </w:r>
      <w:r w:rsidRPr="4FD16B59">
        <w:rPr>
          <w:rFonts w:ascii="Arial" w:eastAsia="Times New Roman" w:hAnsi="Arial" w:cs="Arial"/>
          <w:color w:val="000000" w:themeColor="text1"/>
          <w:sz w:val="24"/>
          <w:szCs w:val="24"/>
        </w:rPr>
        <w:t>, a Lei de nº 11.</w:t>
      </w:r>
      <w:r w:rsidR="74171384" w:rsidRPr="4FD16B59">
        <w:rPr>
          <w:rFonts w:ascii="Arial" w:eastAsia="Times New Roman" w:hAnsi="Arial" w:cs="Arial"/>
          <w:color w:val="000000" w:themeColor="text1"/>
          <w:sz w:val="24"/>
          <w:szCs w:val="24"/>
        </w:rPr>
        <w:t>27</w:t>
      </w:r>
      <w:r w:rsidRPr="4FD16B59">
        <w:rPr>
          <w:rFonts w:ascii="Arial" w:eastAsia="Times New Roman" w:hAnsi="Arial" w:cs="Arial"/>
          <w:color w:val="000000" w:themeColor="text1"/>
          <w:sz w:val="24"/>
          <w:szCs w:val="24"/>
        </w:rPr>
        <w:t>4</w:t>
      </w:r>
      <w:r w:rsidR="04AFA087" w:rsidRPr="4FD16B59">
        <w:rPr>
          <w:rFonts w:ascii="Arial" w:eastAsia="Times New Roman" w:hAnsi="Arial" w:cs="Arial"/>
          <w:color w:val="000000" w:themeColor="text1"/>
          <w:sz w:val="24"/>
          <w:szCs w:val="24"/>
        </w:rPr>
        <w:t xml:space="preserve"> </w:t>
      </w:r>
      <w:r w:rsidRPr="4FD16B59">
        <w:rPr>
          <w:rFonts w:ascii="Arial" w:eastAsia="Times New Roman" w:hAnsi="Arial" w:cs="Arial"/>
          <w:color w:val="000000" w:themeColor="text1"/>
          <w:sz w:val="24"/>
          <w:szCs w:val="24"/>
        </w:rPr>
        <w:t xml:space="preserve">torna obrigatória a matrícula das crianças de </w:t>
      </w:r>
      <w:r w:rsidR="00FB4307">
        <w:rPr>
          <w:rFonts w:ascii="Arial" w:eastAsia="Times New Roman" w:hAnsi="Arial" w:cs="Arial"/>
          <w:color w:val="000000" w:themeColor="text1"/>
          <w:sz w:val="24"/>
          <w:szCs w:val="24"/>
        </w:rPr>
        <w:t>6</w:t>
      </w:r>
      <w:r w:rsidRPr="4FD16B59">
        <w:rPr>
          <w:rFonts w:ascii="Arial" w:eastAsia="Times New Roman" w:hAnsi="Arial" w:cs="Arial"/>
          <w:color w:val="000000" w:themeColor="text1"/>
          <w:sz w:val="24"/>
          <w:szCs w:val="24"/>
        </w:rPr>
        <w:t xml:space="preserve"> anos no </w:t>
      </w:r>
      <w:r w:rsidR="00FB4307">
        <w:rPr>
          <w:rFonts w:ascii="Arial" w:eastAsia="Times New Roman" w:hAnsi="Arial" w:cs="Arial"/>
          <w:color w:val="000000" w:themeColor="text1"/>
          <w:sz w:val="24"/>
          <w:szCs w:val="24"/>
        </w:rPr>
        <w:t>E</w:t>
      </w:r>
      <w:r w:rsidRPr="4FD16B59">
        <w:rPr>
          <w:rFonts w:ascii="Arial" w:eastAsia="Times New Roman" w:hAnsi="Arial" w:cs="Arial"/>
          <w:color w:val="000000" w:themeColor="text1"/>
          <w:sz w:val="24"/>
          <w:szCs w:val="24"/>
        </w:rPr>
        <w:t xml:space="preserve">nsino </w:t>
      </w:r>
      <w:r w:rsidR="00FB4307">
        <w:rPr>
          <w:rFonts w:ascii="Arial" w:eastAsia="Times New Roman" w:hAnsi="Arial" w:cs="Arial"/>
          <w:color w:val="000000" w:themeColor="text1"/>
          <w:sz w:val="24"/>
          <w:szCs w:val="24"/>
        </w:rPr>
        <w:t>F</w:t>
      </w:r>
      <w:r w:rsidRPr="4FD16B59">
        <w:rPr>
          <w:rFonts w:ascii="Arial" w:eastAsia="Times New Roman" w:hAnsi="Arial" w:cs="Arial"/>
          <w:color w:val="000000" w:themeColor="text1"/>
          <w:sz w:val="24"/>
          <w:szCs w:val="24"/>
        </w:rPr>
        <w:t xml:space="preserve">undamental </w:t>
      </w:r>
      <w:r w:rsidR="6A382276" w:rsidRPr="4FD16B59">
        <w:rPr>
          <w:rFonts w:ascii="Arial" w:eastAsia="Times New Roman" w:hAnsi="Arial" w:cs="Arial"/>
          <w:color w:val="000000" w:themeColor="text1"/>
          <w:sz w:val="24"/>
          <w:szCs w:val="24"/>
        </w:rPr>
        <w:t xml:space="preserve">que passa a ser de </w:t>
      </w:r>
      <w:r w:rsidRPr="4FD16B59">
        <w:rPr>
          <w:rFonts w:ascii="Arial" w:eastAsia="Times New Roman" w:hAnsi="Arial" w:cs="Arial"/>
          <w:color w:val="000000" w:themeColor="text1"/>
          <w:sz w:val="24"/>
          <w:szCs w:val="24"/>
        </w:rPr>
        <w:t xml:space="preserve">9 anos, então a </w:t>
      </w:r>
      <w:r w:rsidR="3B771D7C" w:rsidRPr="4FD16B59">
        <w:rPr>
          <w:rFonts w:ascii="Arial" w:eastAsia="Times New Roman" w:hAnsi="Arial" w:cs="Arial"/>
          <w:color w:val="000000" w:themeColor="text1"/>
          <w:sz w:val="24"/>
          <w:szCs w:val="24"/>
        </w:rPr>
        <w:t>E</w:t>
      </w:r>
      <w:r w:rsidRPr="4FD16B59">
        <w:rPr>
          <w:rFonts w:ascii="Arial" w:eastAsia="Times New Roman" w:hAnsi="Arial" w:cs="Arial"/>
          <w:color w:val="000000" w:themeColor="text1"/>
          <w:sz w:val="24"/>
          <w:szCs w:val="24"/>
        </w:rPr>
        <w:t xml:space="preserve">ducação </w:t>
      </w:r>
      <w:r w:rsidR="095FCDCB" w:rsidRPr="4FD16B59">
        <w:rPr>
          <w:rFonts w:ascii="Arial" w:eastAsia="Times New Roman" w:hAnsi="Arial" w:cs="Arial"/>
          <w:color w:val="000000" w:themeColor="text1"/>
          <w:sz w:val="24"/>
          <w:szCs w:val="24"/>
        </w:rPr>
        <w:t>I</w:t>
      </w:r>
      <w:r w:rsidRPr="4FD16B59">
        <w:rPr>
          <w:rFonts w:ascii="Arial" w:eastAsia="Times New Roman" w:hAnsi="Arial" w:cs="Arial"/>
          <w:color w:val="000000" w:themeColor="text1"/>
          <w:sz w:val="24"/>
          <w:szCs w:val="24"/>
        </w:rPr>
        <w:t xml:space="preserve">nfantil passa a atender somente </w:t>
      </w:r>
      <w:r w:rsidR="00FB4307">
        <w:rPr>
          <w:rFonts w:ascii="Arial" w:eastAsia="Times New Roman" w:hAnsi="Arial" w:cs="Arial"/>
          <w:color w:val="000000" w:themeColor="text1"/>
          <w:sz w:val="24"/>
          <w:szCs w:val="24"/>
        </w:rPr>
        <w:t>à</w:t>
      </w:r>
      <w:r w:rsidRPr="4FD16B59">
        <w:rPr>
          <w:rFonts w:ascii="Arial" w:eastAsia="Times New Roman" w:hAnsi="Arial" w:cs="Arial"/>
          <w:color w:val="000000" w:themeColor="text1"/>
          <w:sz w:val="24"/>
          <w:szCs w:val="24"/>
        </w:rPr>
        <w:t xml:space="preserve">s crianças de </w:t>
      </w:r>
      <w:r w:rsidR="00FB4307">
        <w:rPr>
          <w:rFonts w:ascii="Arial" w:eastAsia="Times New Roman" w:hAnsi="Arial" w:cs="Arial"/>
          <w:color w:val="000000" w:themeColor="text1"/>
          <w:sz w:val="24"/>
          <w:szCs w:val="24"/>
        </w:rPr>
        <w:t>0</w:t>
      </w:r>
      <w:r w:rsidRPr="4FD16B59">
        <w:rPr>
          <w:rFonts w:ascii="Arial" w:eastAsia="Times New Roman" w:hAnsi="Arial" w:cs="Arial"/>
          <w:color w:val="000000" w:themeColor="text1"/>
          <w:sz w:val="24"/>
          <w:szCs w:val="24"/>
        </w:rPr>
        <w:t xml:space="preserve"> a </w:t>
      </w:r>
      <w:r w:rsidR="00FB4307">
        <w:rPr>
          <w:rFonts w:ascii="Arial" w:eastAsia="Times New Roman" w:hAnsi="Arial" w:cs="Arial"/>
          <w:color w:val="000000" w:themeColor="text1"/>
          <w:sz w:val="24"/>
          <w:szCs w:val="24"/>
        </w:rPr>
        <w:t>5</w:t>
      </w:r>
      <w:r w:rsidRPr="4FD16B59">
        <w:rPr>
          <w:rFonts w:ascii="Arial" w:eastAsia="Times New Roman" w:hAnsi="Arial" w:cs="Arial"/>
          <w:color w:val="000000" w:themeColor="text1"/>
          <w:sz w:val="24"/>
          <w:szCs w:val="24"/>
        </w:rPr>
        <w:t xml:space="preserve"> anos e </w:t>
      </w:r>
      <w:r w:rsidR="00FB4307">
        <w:rPr>
          <w:rFonts w:ascii="Arial" w:eastAsia="Times New Roman" w:hAnsi="Arial" w:cs="Arial"/>
          <w:color w:val="000000" w:themeColor="text1"/>
          <w:sz w:val="24"/>
          <w:szCs w:val="24"/>
        </w:rPr>
        <w:t>11</w:t>
      </w:r>
      <w:r w:rsidRPr="4FD16B59">
        <w:rPr>
          <w:rFonts w:ascii="Arial" w:eastAsia="Times New Roman" w:hAnsi="Arial" w:cs="Arial"/>
          <w:color w:val="000000" w:themeColor="text1"/>
          <w:sz w:val="24"/>
          <w:szCs w:val="24"/>
        </w:rPr>
        <w:t xml:space="preserve"> meses. A partir dessa conquista, </w:t>
      </w:r>
      <w:r w:rsidR="3C8C934D" w:rsidRPr="4FD16B59">
        <w:rPr>
          <w:rFonts w:ascii="Arial" w:eastAsia="Times New Roman" w:hAnsi="Arial" w:cs="Arial"/>
          <w:color w:val="000000" w:themeColor="text1"/>
          <w:sz w:val="24"/>
          <w:szCs w:val="24"/>
        </w:rPr>
        <w:t>a visão assistencialista desses espaços institucionais foi</w:t>
      </w:r>
      <w:r w:rsidRPr="4FD16B59">
        <w:rPr>
          <w:rFonts w:ascii="Arial" w:eastAsia="Times New Roman" w:hAnsi="Arial" w:cs="Arial"/>
          <w:color w:val="000000" w:themeColor="text1"/>
          <w:sz w:val="24"/>
          <w:szCs w:val="24"/>
        </w:rPr>
        <w:t xml:space="preserve"> </w:t>
      </w:r>
      <w:r w:rsidR="6CB9D2F2" w:rsidRPr="4FD16B59">
        <w:rPr>
          <w:rFonts w:ascii="Arial" w:eastAsia="Times New Roman" w:hAnsi="Arial" w:cs="Arial"/>
          <w:color w:val="000000" w:themeColor="text1"/>
          <w:sz w:val="24"/>
          <w:szCs w:val="24"/>
        </w:rPr>
        <w:t>tomada</w:t>
      </w:r>
      <w:r w:rsidRPr="4FD16B59">
        <w:rPr>
          <w:rFonts w:ascii="Arial" w:eastAsia="Times New Roman" w:hAnsi="Arial" w:cs="Arial"/>
          <w:color w:val="000000" w:themeColor="text1"/>
          <w:sz w:val="24"/>
          <w:szCs w:val="24"/>
        </w:rPr>
        <w:t xml:space="preserve"> por um movimento de mudança, que deveriam propor uma nova postura</w:t>
      </w:r>
      <w:r w:rsidR="5B433C5F" w:rsidRPr="4FD16B59">
        <w:rPr>
          <w:rFonts w:ascii="Arial" w:eastAsia="Times New Roman" w:hAnsi="Arial" w:cs="Arial"/>
          <w:sz w:val="24"/>
          <w:szCs w:val="24"/>
        </w:rPr>
        <w:t xml:space="preserve">; </w:t>
      </w:r>
      <w:r w:rsidR="5B433C5F" w:rsidRPr="4FD16B59">
        <w:rPr>
          <w:rFonts w:ascii="Arial" w:eastAsia="Arial" w:hAnsi="Arial" w:cs="Arial"/>
          <w:sz w:val="24"/>
          <w:szCs w:val="24"/>
        </w:rPr>
        <w:t>retirando o assistencialismo e promovendo outras formas de educar</w:t>
      </w:r>
      <w:r w:rsidRPr="4FD16B59">
        <w:rPr>
          <w:rFonts w:ascii="Arial" w:eastAsia="Times New Roman" w:hAnsi="Arial" w:cs="Arial"/>
          <w:color w:val="000000" w:themeColor="text1"/>
          <w:sz w:val="24"/>
          <w:szCs w:val="24"/>
        </w:rPr>
        <w:t xml:space="preserve"> e cuidar que pudessem contribuir para o desenvolvimento </w:t>
      </w:r>
      <w:r w:rsidRPr="4FD16B59">
        <w:rPr>
          <w:rFonts w:ascii="Arial" w:eastAsia="Times New Roman" w:hAnsi="Arial" w:cs="Arial"/>
          <w:color w:val="000000" w:themeColor="text1"/>
          <w:sz w:val="24"/>
          <w:szCs w:val="24"/>
        </w:rPr>
        <w:lastRenderedPageBreak/>
        <w:t xml:space="preserve">amplo dos sujeitos e </w:t>
      </w:r>
      <w:r w:rsidR="00FB4307">
        <w:rPr>
          <w:rFonts w:ascii="Arial" w:eastAsia="Times New Roman" w:hAnsi="Arial" w:cs="Arial"/>
          <w:color w:val="000000" w:themeColor="text1"/>
          <w:sz w:val="24"/>
          <w:szCs w:val="24"/>
        </w:rPr>
        <w:t xml:space="preserve">das </w:t>
      </w:r>
      <w:r w:rsidRPr="4FD16B59">
        <w:rPr>
          <w:rFonts w:ascii="Arial" w:eastAsia="Times New Roman" w:hAnsi="Arial" w:cs="Arial"/>
          <w:color w:val="000000" w:themeColor="text1"/>
          <w:sz w:val="24"/>
          <w:szCs w:val="24"/>
        </w:rPr>
        <w:t>novas ações que contemplassem a sua formação integral.</w:t>
      </w:r>
    </w:p>
    <w:p w14:paraId="6DBD2669" w14:textId="41B55CED" w:rsidR="003B634F" w:rsidRPr="003025FD" w:rsidRDefault="003B634F" w:rsidP="4D4C1997">
      <w:pPr>
        <w:spacing w:line="360" w:lineRule="auto"/>
        <w:ind w:firstLine="720"/>
        <w:jc w:val="both"/>
        <w:rPr>
          <w:rFonts w:ascii="Arial" w:eastAsia="Times New Roman" w:hAnsi="Arial" w:cs="Arial"/>
          <w:sz w:val="24"/>
          <w:szCs w:val="24"/>
        </w:rPr>
      </w:pPr>
      <w:r w:rsidRPr="003025FD">
        <w:rPr>
          <w:rFonts w:ascii="Arial" w:eastAsia="Times New Roman" w:hAnsi="Arial" w:cs="Arial"/>
          <w:color w:val="000000" w:themeColor="text1"/>
          <w:sz w:val="24"/>
          <w:szCs w:val="24"/>
        </w:rPr>
        <w:t>Nos dias atuais</w:t>
      </w:r>
      <w:r w:rsidR="00FB4307">
        <w:rPr>
          <w:rFonts w:ascii="Arial" w:eastAsia="Times New Roman" w:hAnsi="Arial" w:cs="Arial"/>
          <w:color w:val="000000" w:themeColor="text1"/>
          <w:sz w:val="24"/>
          <w:szCs w:val="24"/>
        </w:rPr>
        <w:t>,</w:t>
      </w:r>
      <w:r w:rsidRPr="003025FD">
        <w:rPr>
          <w:rFonts w:ascii="Arial" w:eastAsia="Times New Roman" w:hAnsi="Arial" w:cs="Arial"/>
          <w:color w:val="000000" w:themeColor="text1"/>
          <w:sz w:val="24"/>
          <w:szCs w:val="24"/>
        </w:rPr>
        <w:t xml:space="preserve"> a primeira infância tem recebido muita atenção, pois constitui o primeiro momento da criança longe de seu grupo familiar e o início de seu percurso no processo educacional. Trabalhar com essa etapa de ensino requer observações diárias que possam garantir o direito à aprendizagem e ações que promovam a socialização, a interação, a educação e o cuidado.</w:t>
      </w:r>
    </w:p>
    <w:p w14:paraId="0C7783D5" w14:textId="4AD70152" w:rsidR="003B634F" w:rsidRPr="003025FD" w:rsidRDefault="72DF1E4F" w:rsidP="513968DD">
      <w:pPr>
        <w:spacing w:line="360" w:lineRule="auto"/>
        <w:ind w:firstLine="720"/>
        <w:jc w:val="both"/>
        <w:rPr>
          <w:rFonts w:ascii="Arial" w:eastAsia="Arial" w:hAnsi="Arial" w:cs="Arial"/>
          <w:color w:val="800000"/>
          <w:sz w:val="19"/>
          <w:szCs w:val="19"/>
        </w:rPr>
      </w:pPr>
      <w:r w:rsidRPr="513968DD">
        <w:rPr>
          <w:rFonts w:ascii="Arial" w:eastAsia="Times New Roman" w:hAnsi="Arial" w:cs="Arial"/>
          <w:color w:val="000000" w:themeColor="text1"/>
          <w:sz w:val="24"/>
          <w:szCs w:val="24"/>
        </w:rPr>
        <w:t>O educar e cuidar são ações que não se separam, estando em todas as atuações e planejamentos diários do educador. Ao planejar, faz-se necessário também, incluir as experiências que as crianças trazem de casa, suas ideias, suas vivências e os conhecimentos construídos em seu grupo familiar, como afirma a BNCC:</w:t>
      </w:r>
      <w:r w:rsidR="0CCB38A2" w:rsidRPr="513968DD">
        <w:rPr>
          <w:rFonts w:ascii="Arial" w:eastAsia="Arial" w:hAnsi="Arial" w:cs="Arial"/>
          <w:color w:val="800000"/>
          <w:sz w:val="19"/>
          <w:szCs w:val="19"/>
        </w:rPr>
        <w:t xml:space="preserve"> </w:t>
      </w:r>
    </w:p>
    <w:p w14:paraId="5C4CE543" w14:textId="11AC01AC" w:rsidR="003B634F" w:rsidRPr="00453D65" w:rsidRDefault="72DF1E4F" w:rsidP="001C21BA">
      <w:pPr>
        <w:shd w:val="clear" w:color="auto" w:fill="FFFFFF"/>
        <w:spacing w:after="0" w:line="240" w:lineRule="auto"/>
        <w:ind w:left="2268"/>
        <w:jc w:val="both"/>
      </w:pPr>
      <w:r w:rsidRPr="00453D65">
        <w:t>Nas últimas décadas, vem se consolidando, na Educação Infantil, a concepção que vincula educar e cuidar, entendendo o cuidado como algo indissociável do processo educativo. Nesse contexto, as creches e pré-escolas, ao acolher as vivências e os conhecimentos construídos pelas crianças no ambiente da família e no contexto de sua comunidade, e articulá-los em suas propostas pedagógicas, têm o objetivo de ampliar o universo de experiências, conhecimentos e habilidades dessas crianças, diversificando e consolidando novas aprendizagens, atuando de maneira complementar à educação familiar – especialmente quando se trata da educação dos bebês e das crianças bem pequenas, que envolve aprendizagens muito próximas aos dois contextos (familiar e escolar), como a socialização, a autonomia e a comunicação. Nessa direção, e para potencializar as aprendizagens e o desenvolvimento das crianças, a prática do diálogo e o compartilhamento de responsabilidades entre a instituição de Educação Infantil e a família são essenciais. Além disso, a instituição precisa conhecer e trabalhar com as culturas plurais, dialogando com a riqueza/diversidade cultural das famílias e da comunidade </w:t>
      </w:r>
      <w:hyperlink r:id="rId10">
        <w:r w:rsidRPr="00453D65">
          <w:t>(B</w:t>
        </w:r>
        <w:r w:rsidR="1A36666A" w:rsidRPr="00453D65">
          <w:t>RASIL</w:t>
        </w:r>
        <w:r w:rsidRPr="00453D65">
          <w:t>, 201</w:t>
        </w:r>
        <w:r w:rsidR="426D98D0" w:rsidRPr="00453D65">
          <w:t>7</w:t>
        </w:r>
        <w:r w:rsidRPr="00453D65">
          <w:t>, p.</w:t>
        </w:r>
        <w:r w:rsidR="00FB4307">
          <w:t xml:space="preserve"> </w:t>
        </w:r>
        <w:r w:rsidRPr="00453D65">
          <w:t>36)</w:t>
        </w:r>
      </w:hyperlink>
      <w:r w:rsidR="007E1F1E">
        <w:t>.</w:t>
      </w:r>
    </w:p>
    <w:p w14:paraId="0D0435B4" w14:textId="0EC8CC06" w:rsidR="003B634F" w:rsidRPr="003025FD" w:rsidRDefault="003B634F" w:rsidP="4D4C1997">
      <w:pPr>
        <w:shd w:val="clear" w:color="auto" w:fill="FFFFFF" w:themeFill="background1"/>
        <w:spacing w:line="240" w:lineRule="auto"/>
        <w:ind w:left="2268"/>
        <w:jc w:val="both"/>
        <w:rPr>
          <w:rFonts w:ascii="Arial" w:eastAsia="Times New Roman" w:hAnsi="Arial" w:cs="Arial"/>
          <w:sz w:val="20"/>
          <w:szCs w:val="20"/>
        </w:rPr>
      </w:pPr>
    </w:p>
    <w:p w14:paraId="51B898B1" w14:textId="5B45E0CD" w:rsidR="00FB4307" w:rsidRDefault="19F4A6D6" w:rsidP="4D4C1997">
      <w:pPr>
        <w:spacing w:line="360" w:lineRule="auto"/>
        <w:ind w:firstLine="720"/>
        <w:jc w:val="both"/>
        <w:rPr>
          <w:rFonts w:ascii="Arial" w:eastAsia="Times New Roman" w:hAnsi="Arial" w:cs="Arial"/>
          <w:color w:val="000000" w:themeColor="text1"/>
          <w:sz w:val="24"/>
          <w:szCs w:val="24"/>
        </w:rPr>
      </w:pPr>
      <w:r w:rsidRPr="513968DD">
        <w:rPr>
          <w:rFonts w:ascii="Arial" w:eastAsia="Times New Roman" w:hAnsi="Arial" w:cs="Arial"/>
          <w:color w:val="000000" w:themeColor="text1"/>
          <w:sz w:val="24"/>
          <w:szCs w:val="24"/>
        </w:rPr>
        <w:t xml:space="preserve">Apesar de termos </w:t>
      </w:r>
      <w:r w:rsidR="369E5C83" w:rsidRPr="513968DD">
        <w:rPr>
          <w:rFonts w:ascii="Arial" w:eastAsia="Times New Roman" w:hAnsi="Arial" w:cs="Arial"/>
          <w:color w:val="000000" w:themeColor="text1"/>
          <w:sz w:val="24"/>
          <w:szCs w:val="24"/>
        </w:rPr>
        <w:t xml:space="preserve">diretrizes e </w:t>
      </w:r>
      <w:r w:rsidRPr="513968DD">
        <w:rPr>
          <w:rFonts w:ascii="Arial" w:eastAsia="Times New Roman" w:hAnsi="Arial" w:cs="Arial"/>
          <w:color w:val="000000" w:themeColor="text1"/>
          <w:sz w:val="24"/>
          <w:szCs w:val="24"/>
        </w:rPr>
        <w:t xml:space="preserve">documentos oficiais mais recentes, </w:t>
      </w:r>
      <w:r w:rsidRPr="00FB4307">
        <w:rPr>
          <w:rFonts w:ascii="Arial" w:eastAsia="Times New Roman" w:hAnsi="Arial" w:cs="Arial"/>
          <w:color w:val="000000" w:themeColor="text1"/>
          <w:sz w:val="24"/>
          <w:szCs w:val="24"/>
        </w:rPr>
        <w:t xml:space="preserve">resgatamos </w:t>
      </w:r>
      <w:r w:rsidR="339D45ED" w:rsidRPr="00FB4307">
        <w:rPr>
          <w:rFonts w:ascii="Arial" w:eastAsia="Times New Roman" w:hAnsi="Arial" w:cs="Arial"/>
          <w:color w:val="000000" w:themeColor="text1"/>
          <w:sz w:val="24"/>
          <w:szCs w:val="24"/>
        </w:rPr>
        <w:t xml:space="preserve">o </w:t>
      </w:r>
      <w:r w:rsidR="00FB4307" w:rsidRPr="00FB4307">
        <w:rPr>
          <w:rFonts w:ascii="Arial" w:eastAsia="Times New Roman" w:hAnsi="Arial" w:cs="Arial"/>
          <w:color w:val="000000" w:themeColor="text1"/>
          <w:sz w:val="24"/>
          <w:szCs w:val="24"/>
        </w:rPr>
        <w:t>R</w:t>
      </w:r>
      <w:r w:rsidR="00FB4307" w:rsidRPr="001C21BA">
        <w:rPr>
          <w:rFonts w:ascii="Arial" w:hAnsi="Arial" w:cs="Arial"/>
          <w:color w:val="202124"/>
          <w:sz w:val="24"/>
          <w:szCs w:val="24"/>
          <w:shd w:val="clear" w:color="auto" w:fill="FFFFFF"/>
        </w:rPr>
        <w:t xml:space="preserve">eferencial Curricular Nacional para a Educação Infantil – </w:t>
      </w:r>
      <w:r w:rsidR="72DF1E4F" w:rsidRPr="00FB4307">
        <w:rPr>
          <w:rFonts w:ascii="Arial" w:eastAsia="Times New Roman" w:hAnsi="Arial" w:cs="Arial"/>
          <w:color w:val="000000" w:themeColor="text1"/>
          <w:sz w:val="24"/>
          <w:szCs w:val="24"/>
        </w:rPr>
        <w:t>RCNEI</w:t>
      </w:r>
      <w:r w:rsidR="0402BE2D" w:rsidRPr="00FB4307">
        <w:rPr>
          <w:rFonts w:ascii="Arial" w:eastAsia="Times New Roman" w:hAnsi="Arial" w:cs="Arial"/>
          <w:color w:val="000000" w:themeColor="text1"/>
          <w:sz w:val="24"/>
          <w:szCs w:val="24"/>
        </w:rPr>
        <w:t xml:space="preserve"> </w:t>
      </w:r>
      <w:r w:rsidR="72DF1E4F" w:rsidRPr="00FB4307">
        <w:rPr>
          <w:rFonts w:ascii="Arial" w:eastAsia="Times New Roman" w:hAnsi="Arial" w:cs="Arial"/>
          <w:color w:val="000000" w:themeColor="text1"/>
          <w:sz w:val="24"/>
          <w:szCs w:val="24"/>
        </w:rPr>
        <w:t>(1998</w:t>
      </w:r>
      <w:r w:rsidR="1B902F1A" w:rsidRPr="00FB4307">
        <w:rPr>
          <w:rFonts w:ascii="Arial" w:eastAsia="Times New Roman" w:hAnsi="Arial" w:cs="Arial"/>
          <w:color w:val="000000" w:themeColor="text1"/>
          <w:sz w:val="24"/>
          <w:szCs w:val="24"/>
        </w:rPr>
        <w:t>,</w:t>
      </w:r>
      <w:r w:rsidR="3CB36766" w:rsidRPr="00FB4307">
        <w:rPr>
          <w:rFonts w:ascii="Arial" w:eastAsia="Times New Roman" w:hAnsi="Arial" w:cs="Arial"/>
          <w:color w:val="000000" w:themeColor="text1"/>
          <w:sz w:val="24"/>
          <w:szCs w:val="24"/>
        </w:rPr>
        <w:t xml:space="preserve"> </w:t>
      </w:r>
      <w:r w:rsidR="72DF1E4F" w:rsidRPr="00FB4307">
        <w:rPr>
          <w:rFonts w:ascii="Arial" w:eastAsia="Times New Roman" w:hAnsi="Arial" w:cs="Arial"/>
          <w:color w:val="000000" w:themeColor="text1"/>
          <w:sz w:val="24"/>
          <w:szCs w:val="24"/>
        </w:rPr>
        <w:t>p.</w:t>
      </w:r>
      <w:r w:rsidR="00FB4307" w:rsidRPr="00FB4307">
        <w:rPr>
          <w:rFonts w:ascii="Arial" w:eastAsia="Times New Roman" w:hAnsi="Arial" w:cs="Arial"/>
          <w:color w:val="000000" w:themeColor="text1"/>
          <w:sz w:val="24"/>
          <w:szCs w:val="24"/>
        </w:rPr>
        <w:t xml:space="preserve"> </w:t>
      </w:r>
      <w:r w:rsidR="72DF1E4F" w:rsidRPr="00FB4307">
        <w:rPr>
          <w:rFonts w:ascii="Arial" w:eastAsia="Times New Roman" w:hAnsi="Arial" w:cs="Arial"/>
          <w:color w:val="000000" w:themeColor="text1"/>
          <w:sz w:val="24"/>
          <w:szCs w:val="24"/>
        </w:rPr>
        <w:t>23</w:t>
      </w:r>
      <w:r w:rsidR="6517ED14" w:rsidRPr="00FB4307">
        <w:rPr>
          <w:rFonts w:ascii="Arial" w:eastAsia="Times New Roman" w:hAnsi="Arial" w:cs="Arial"/>
          <w:color w:val="000000" w:themeColor="text1"/>
          <w:sz w:val="24"/>
          <w:szCs w:val="24"/>
        </w:rPr>
        <w:t>-</w:t>
      </w:r>
      <w:r w:rsidR="72DF1E4F" w:rsidRPr="00FB4307">
        <w:rPr>
          <w:rFonts w:ascii="Arial" w:eastAsia="Times New Roman" w:hAnsi="Arial" w:cs="Arial"/>
          <w:color w:val="000000" w:themeColor="text1"/>
          <w:sz w:val="24"/>
          <w:szCs w:val="24"/>
        </w:rPr>
        <w:t>24</w:t>
      </w:r>
      <w:r w:rsidR="68C3A086" w:rsidRPr="00FB4307">
        <w:rPr>
          <w:rFonts w:ascii="Arial" w:eastAsia="Times New Roman" w:hAnsi="Arial" w:cs="Arial"/>
          <w:color w:val="000000" w:themeColor="text1"/>
          <w:sz w:val="24"/>
          <w:szCs w:val="24"/>
        </w:rPr>
        <w:t>)</w:t>
      </w:r>
      <w:r w:rsidR="72DF1E4F" w:rsidRPr="00FB4307">
        <w:rPr>
          <w:rFonts w:ascii="Arial" w:eastAsia="Times New Roman" w:hAnsi="Arial" w:cs="Arial"/>
          <w:color w:val="000000" w:themeColor="text1"/>
          <w:sz w:val="24"/>
          <w:szCs w:val="24"/>
        </w:rPr>
        <w:t>,</w:t>
      </w:r>
      <w:r w:rsidR="00F23E51">
        <w:rPr>
          <w:rFonts w:ascii="Arial" w:eastAsia="Times New Roman" w:hAnsi="Arial" w:cs="Arial"/>
          <w:color w:val="000000" w:themeColor="text1"/>
          <w:sz w:val="24"/>
          <w:szCs w:val="24"/>
        </w:rPr>
        <w:t xml:space="preserve"> </w:t>
      </w:r>
      <w:r w:rsidR="00FB4307">
        <w:rPr>
          <w:rFonts w:ascii="Arial" w:eastAsia="Times New Roman" w:hAnsi="Arial" w:cs="Arial"/>
          <w:color w:val="000000" w:themeColor="text1"/>
          <w:sz w:val="24"/>
          <w:szCs w:val="24"/>
        </w:rPr>
        <w:t>em que</w:t>
      </w:r>
      <w:r w:rsidR="00FB4307" w:rsidRPr="513968DD">
        <w:rPr>
          <w:rFonts w:ascii="Arial" w:eastAsia="Times New Roman" w:hAnsi="Arial" w:cs="Arial"/>
          <w:color w:val="000000" w:themeColor="text1"/>
          <w:sz w:val="24"/>
          <w:szCs w:val="24"/>
        </w:rPr>
        <w:t xml:space="preserve"> </w:t>
      </w:r>
      <w:r w:rsidR="72DF1E4F" w:rsidRPr="513968DD">
        <w:rPr>
          <w:rFonts w:ascii="Arial" w:eastAsia="Times New Roman" w:hAnsi="Arial" w:cs="Arial"/>
          <w:color w:val="000000" w:themeColor="text1"/>
          <w:sz w:val="24"/>
          <w:szCs w:val="24"/>
        </w:rPr>
        <w:t>educar e cuidar possuem descrições</w:t>
      </w:r>
      <w:r w:rsidR="00F23E51">
        <w:rPr>
          <w:rFonts w:ascii="Arial" w:eastAsia="Times New Roman" w:hAnsi="Arial" w:cs="Arial"/>
          <w:color w:val="000000" w:themeColor="text1"/>
          <w:sz w:val="24"/>
          <w:szCs w:val="24"/>
        </w:rPr>
        <w:t xml:space="preserve"> </w:t>
      </w:r>
      <w:r w:rsidR="72DF1E4F" w:rsidRPr="513968DD">
        <w:rPr>
          <w:rFonts w:ascii="Arial" w:eastAsia="Times New Roman" w:hAnsi="Arial" w:cs="Arial"/>
          <w:color w:val="000000" w:themeColor="text1"/>
          <w:sz w:val="24"/>
          <w:szCs w:val="24"/>
        </w:rPr>
        <w:t xml:space="preserve">bem definidas, são elas: </w:t>
      </w:r>
    </w:p>
    <w:p w14:paraId="758CDF41" w14:textId="6D88BD61" w:rsidR="003B634F" w:rsidRPr="003025FD" w:rsidRDefault="72DF1E4F" w:rsidP="001C21BA">
      <w:pPr>
        <w:pStyle w:val="Citao"/>
      </w:pPr>
      <w:r w:rsidRPr="513968DD">
        <w:t xml:space="preserve">educar significa, portanto, propiciar situações de cuidados, brincadeiras e aprendizagens orientadas de forma integrada e que possam contribuir para o desenvolvimento das capacidades infantis de </w:t>
      </w:r>
      <w:r w:rsidRPr="513968DD">
        <w:lastRenderedPageBreak/>
        <w:t xml:space="preserve">relação interpessoal, de ser e estar com os outros em uma atitude básica de aceitação, respeito e confiança, e o acesso, pelas crianças, aos conhecimentos mais amplos da realidade social e cultural </w:t>
      </w:r>
      <w:r w:rsidR="00FB4307">
        <w:t>[</w:t>
      </w:r>
      <w:r w:rsidRPr="513968DD">
        <w:t>e</w:t>
      </w:r>
      <w:r w:rsidR="00FB4307">
        <w:t>]</w:t>
      </w:r>
      <w:r w:rsidRPr="513968DD">
        <w:t xml:space="preserve"> cuidar significa valorizar e ajudar a desenvolver capacidades, </w:t>
      </w:r>
      <w:r w:rsidR="00FB4307">
        <w:t>[</w:t>
      </w:r>
      <w:r w:rsidRPr="513968DD">
        <w:t>sendo que</w:t>
      </w:r>
      <w:r w:rsidR="00FB4307">
        <w:t>]</w:t>
      </w:r>
      <w:r w:rsidRPr="513968DD">
        <w:t xml:space="preserve"> o cuidado é um em relação ao outro e a si próprio que possui uma dimensão expressiva e implica em procedimentos específicos</w:t>
      </w:r>
      <w:r w:rsidR="0AAA541E" w:rsidRPr="513968DD">
        <w:t>.</w:t>
      </w:r>
    </w:p>
    <w:p w14:paraId="385DA88A" w14:textId="5DB7F030" w:rsidR="003B634F" w:rsidRPr="003025FD" w:rsidRDefault="72DF1E4F" w:rsidP="4D4C1997">
      <w:pPr>
        <w:spacing w:line="360" w:lineRule="auto"/>
        <w:ind w:firstLine="720"/>
        <w:jc w:val="both"/>
        <w:rPr>
          <w:rFonts w:ascii="Arial" w:eastAsia="Times New Roman" w:hAnsi="Arial" w:cs="Arial"/>
          <w:sz w:val="24"/>
          <w:szCs w:val="24"/>
        </w:rPr>
      </w:pPr>
      <w:r w:rsidRPr="4A60C318">
        <w:rPr>
          <w:rFonts w:ascii="Arial" w:eastAsia="Times New Roman" w:hAnsi="Arial" w:cs="Arial"/>
          <w:color w:val="000000" w:themeColor="text1"/>
          <w:sz w:val="24"/>
          <w:szCs w:val="24"/>
        </w:rPr>
        <w:t>A Rede SESI de Educação, nesta proposta pedagógica</w:t>
      </w:r>
      <w:r w:rsidR="00FB4307">
        <w:rPr>
          <w:rFonts w:ascii="Arial" w:eastAsia="Times New Roman" w:hAnsi="Arial" w:cs="Arial"/>
          <w:color w:val="000000" w:themeColor="text1"/>
          <w:sz w:val="24"/>
          <w:szCs w:val="24"/>
        </w:rPr>
        <w:t>,</w:t>
      </w:r>
      <w:r w:rsidRPr="4A60C318">
        <w:rPr>
          <w:rFonts w:ascii="Arial" w:eastAsia="Times New Roman" w:hAnsi="Arial" w:cs="Arial"/>
          <w:color w:val="000000" w:themeColor="text1"/>
          <w:sz w:val="24"/>
          <w:szCs w:val="24"/>
        </w:rPr>
        <w:t xml:space="preserve"> está atenta </w:t>
      </w:r>
      <w:r w:rsidR="5A24C275" w:rsidRPr="4A60C318">
        <w:rPr>
          <w:rFonts w:ascii="Arial" w:eastAsia="Times New Roman" w:hAnsi="Arial" w:cs="Arial"/>
          <w:color w:val="000000" w:themeColor="text1"/>
          <w:sz w:val="24"/>
          <w:szCs w:val="24"/>
        </w:rPr>
        <w:t xml:space="preserve">à </w:t>
      </w:r>
      <w:r w:rsidRPr="4A60C318">
        <w:rPr>
          <w:rFonts w:ascii="Arial" w:eastAsia="Times New Roman" w:hAnsi="Arial" w:cs="Arial"/>
          <w:color w:val="000000" w:themeColor="text1"/>
          <w:sz w:val="24"/>
          <w:szCs w:val="24"/>
        </w:rPr>
        <w:t xml:space="preserve">BNCC, </w:t>
      </w:r>
      <w:r w:rsidR="00FB4307">
        <w:rPr>
          <w:rFonts w:ascii="Arial" w:eastAsia="Times New Roman" w:hAnsi="Arial" w:cs="Arial"/>
          <w:color w:val="000000" w:themeColor="text1"/>
          <w:sz w:val="24"/>
          <w:szCs w:val="24"/>
        </w:rPr>
        <w:t>às</w:t>
      </w:r>
      <w:r w:rsidRPr="4A60C318">
        <w:rPr>
          <w:rFonts w:ascii="Arial" w:eastAsia="Times New Roman" w:hAnsi="Arial" w:cs="Arial"/>
          <w:color w:val="000000" w:themeColor="text1"/>
          <w:sz w:val="24"/>
          <w:szCs w:val="24"/>
        </w:rPr>
        <w:t xml:space="preserve"> DCNEI</w:t>
      </w:r>
      <w:r w:rsidR="6C392495" w:rsidRPr="4A60C318">
        <w:rPr>
          <w:rFonts w:ascii="Arial" w:eastAsia="Times New Roman" w:hAnsi="Arial" w:cs="Arial"/>
          <w:color w:val="000000" w:themeColor="text1"/>
          <w:sz w:val="24"/>
          <w:szCs w:val="24"/>
        </w:rPr>
        <w:t xml:space="preserve">, </w:t>
      </w:r>
      <w:r w:rsidRPr="4A60C318">
        <w:rPr>
          <w:rFonts w:ascii="Arial" w:eastAsia="Times New Roman" w:hAnsi="Arial" w:cs="Arial"/>
          <w:color w:val="000000" w:themeColor="text1"/>
          <w:sz w:val="24"/>
          <w:szCs w:val="24"/>
        </w:rPr>
        <w:t xml:space="preserve">aos demais documentos </w:t>
      </w:r>
      <w:r w:rsidRPr="000D1EBC">
        <w:rPr>
          <w:rFonts w:ascii="Arial" w:eastAsia="Times New Roman" w:hAnsi="Arial" w:cs="Arial"/>
          <w:color w:val="000000" w:themeColor="text1"/>
          <w:sz w:val="24"/>
          <w:szCs w:val="24"/>
        </w:rPr>
        <w:t>normativos e que possu</w:t>
      </w:r>
      <w:r w:rsidR="783AA41B" w:rsidRPr="000D1EBC">
        <w:rPr>
          <w:rFonts w:ascii="Arial" w:eastAsia="Times New Roman" w:hAnsi="Arial" w:cs="Arial"/>
          <w:color w:val="000000" w:themeColor="text1"/>
          <w:sz w:val="24"/>
          <w:szCs w:val="24"/>
        </w:rPr>
        <w:t>em</w:t>
      </w:r>
      <w:r w:rsidRPr="000D1EBC">
        <w:rPr>
          <w:rFonts w:ascii="Arial" w:eastAsia="Times New Roman" w:hAnsi="Arial" w:cs="Arial"/>
          <w:color w:val="000000" w:themeColor="text1"/>
          <w:sz w:val="24"/>
          <w:szCs w:val="24"/>
        </w:rPr>
        <w:t xml:space="preserve"> como princípios o </w:t>
      </w:r>
      <w:r w:rsidRPr="000D1EBC">
        <w:rPr>
          <w:rFonts w:ascii="Arial" w:eastAsia="Times New Roman" w:hAnsi="Arial" w:cs="Arial"/>
          <w:b/>
          <w:bCs/>
          <w:color w:val="000000" w:themeColor="text1"/>
          <w:sz w:val="24"/>
          <w:szCs w:val="24"/>
        </w:rPr>
        <w:t xml:space="preserve">educar </w:t>
      </w:r>
      <w:r w:rsidRPr="001C21BA">
        <w:rPr>
          <w:rFonts w:ascii="Arial" w:eastAsia="Times New Roman" w:hAnsi="Arial" w:cs="Arial"/>
          <w:color w:val="000000" w:themeColor="text1"/>
          <w:sz w:val="24"/>
          <w:szCs w:val="24"/>
        </w:rPr>
        <w:t>e o</w:t>
      </w:r>
      <w:r w:rsidRPr="000D1EBC">
        <w:rPr>
          <w:rFonts w:ascii="Arial" w:eastAsia="Times New Roman" w:hAnsi="Arial" w:cs="Arial"/>
          <w:b/>
          <w:bCs/>
          <w:color w:val="000000" w:themeColor="text1"/>
          <w:sz w:val="24"/>
          <w:szCs w:val="24"/>
        </w:rPr>
        <w:t xml:space="preserve"> cuidar</w:t>
      </w:r>
      <w:r w:rsidRPr="000D1EBC">
        <w:rPr>
          <w:rFonts w:ascii="Arial" w:eastAsia="Times New Roman" w:hAnsi="Arial" w:cs="Arial"/>
          <w:color w:val="000000" w:themeColor="text1"/>
          <w:sz w:val="24"/>
          <w:szCs w:val="24"/>
        </w:rPr>
        <w:t xml:space="preserve"> como elementos indissociáveis</w:t>
      </w:r>
      <w:r w:rsidRPr="4A60C318">
        <w:rPr>
          <w:rFonts w:ascii="Arial" w:eastAsia="Times New Roman" w:hAnsi="Arial" w:cs="Arial"/>
          <w:color w:val="000000" w:themeColor="text1"/>
          <w:sz w:val="24"/>
          <w:szCs w:val="24"/>
        </w:rPr>
        <w:t xml:space="preserve"> do processo educativo, </w:t>
      </w:r>
      <w:r w:rsidR="00FB4307">
        <w:rPr>
          <w:rFonts w:ascii="Arial" w:eastAsia="Times New Roman" w:hAnsi="Arial" w:cs="Arial"/>
          <w:color w:val="000000" w:themeColor="text1"/>
          <w:sz w:val="24"/>
          <w:szCs w:val="24"/>
        </w:rPr>
        <w:t xml:space="preserve">para </w:t>
      </w:r>
      <w:r w:rsidRPr="4A60C318">
        <w:rPr>
          <w:rFonts w:ascii="Arial" w:eastAsia="Times New Roman" w:hAnsi="Arial" w:cs="Arial"/>
          <w:color w:val="000000" w:themeColor="text1"/>
          <w:sz w:val="24"/>
          <w:szCs w:val="24"/>
        </w:rPr>
        <w:t xml:space="preserve">garantir o acesso aos objetivos de aprendizagem e desenvolvimento, respeitando e contribuindo para formação de uma criança protagonista, criativa, autônoma e que construa valores </w:t>
      </w:r>
      <w:r w:rsidR="5A4B482B" w:rsidRPr="4A60C318">
        <w:rPr>
          <w:rFonts w:ascii="Arial" w:eastAsia="Times New Roman" w:hAnsi="Arial" w:cs="Arial"/>
          <w:color w:val="000000" w:themeColor="text1"/>
          <w:sz w:val="24"/>
          <w:szCs w:val="24"/>
        </w:rPr>
        <w:t xml:space="preserve">sendo </w:t>
      </w:r>
      <w:r w:rsidRPr="4A60C318">
        <w:rPr>
          <w:rFonts w:ascii="Arial" w:eastAsia="Times New Roman" w:hAnsi="Arial" w:cs="Arial"/>
          <w:color w:val="000000" w:themeColor="text1"/>
          <w:sz w:val="24"/>
          <w:szCs w:val="24"/>
        </w:rPr>
        <w:t xml:space="preserve">o educador </w:t>
      </w:r>
      <w:r w:rsidR="75EFF3D2" w:rsidRPr="4A60C318">
        <w:rPr>
          <w:rFonts w:ascii="Arial" w:eastAsia="Times New Roman" w:hAnsi="Arial" w:cs="Arial"/>
          <w:color w:val="000000" w:themeColor="text1"/>
          <w:sz w:val="24"/>
          <w:szCs w:val="24"/>
        </w:rPr>
        <w:t xml:space="preserve">um </w:t>
      </w:r>
      <w:r w:rsidRPr="4A60C318">
        <w:rPr>
          <w:rFonts w:ascii="Arial" w:eastAsia="Times New Roman" w:hAnsi="Arial" w:cs="Arial"/>
          <w:color w:val="000000" w:themeColor="text1"/>
          <w:sz w:val="24"/>
          <w:szCs w:val="24"/>
        </w:rPr>
        <w:t>mediador das experiências de aprendizagens.</w:t>
      </w:r>
    </w:p>
    <w:p w14:paraId="3548993F" w14:textId="47545F8C" w:rsidR="003B634F" w:rsidRPr="003025FD" w:rsidRDefault="003B634F" w:rsidP="4D4C1997">
      <w:pPr>
        <w:spacing w:line="360" w:lineRule="auto"/>
        <w:ind w:firstLine="720"/>
        <w:jc w:val="both"/>
        <w:rPr>
          <w:rFonts w:ascii="Arial" w:eastAsia="Times New Roman" w:hAnsi="Arial" w:cs="Arial"/>
          <w:sz w:val="24"/>
          <w:szCs w:val="24"/>
        </w:rPr>
      </w:pPr>
      <w:r w:rsidRPr="4FD16B59">
        <w:rPr>
          <w:rFonts w:ascii="Arial" w:eastAsia="Times New Roman" w:hAnsi="Arial" w:cs="Arial"/>
          <w:color w:val="000000" w:themeColor="text1"/>
          <w:sz w:val="24"/>
          <w:szCs w:val="24"/>
        </w:rPr>
        <w:t xml:space="preserve">Quando nos propomos a trabalhar com as crianças de </w:t>
      </w:r>
      <w:r w:rsidR="00FB4307">
        <w:rPr>
          <w:rFonts w:ascii="Arial" w:eastAsia="Times New Roman" w:hAnsi="Arial" w:cs="Arial"/>
          <w:color w:val="000000" w:themeColor="text1"/>
          <w:sz w:val="24"/>
          <w:szCs w:val="24"/>
        </w:rPr>
        <w:t>0</w:t>
      </w:r>
      <w:r w:rsidRPr="4FD16B59">
        <w:rPr>
          <w:rFonts w:ascii="Arial" w:eastAsia="Times New Roman" w:hAnsi="Arial" w:cs="Arial"/>
          <w:color w:val="000000" w:themeColor="text1"/>
          <w:sz w:val="24"/>
          <w:szCs w:val="24"/>
        </w:rPr>
        <w:t xml:space="preserve"> a </w:t>
      </w:r>
      <w:r w:rsidR="00FB4307">
        <w:rPr>
          <w:rFonts w:ascii="Arial" w:eastAsia="Times New Roman" w:hAnsi="Arial" w:cs="Arial"/>
          <w:color w:val="000000" w:themeColor="text1"/>
          <w:sz w:val="24"/>
          <w:szCs w:val="24"/>
        </w:rPr>
        <w:t>5</w:t>
      </w:r>
      <w:r w:rsidRPr="4FD16B59">
        <w:rPr>
          <w:rFonts w:ascii="Arial" w:eastAsia="Times New Roman" w:hAnsi="Arial" w:cs="Arial"/>
          <w:color w:val="000000" w:themeColor="text1"/>
          <w:sz w:val="24"/>
          <w:szCs w:val="24"/>
        </w:rPr>
        <w:t xml:space="preserve"> anos e </w:t>
      </w:r>
      <w:r w:rsidR="00FB4307">
        <w:rPr>
          <w:rFonts w:ascii="Arial" w:eastAsia="Times New Roman" w:hAnsi="Arial" w:cs="Arial"/>
          <w:color w:val="000000" w:themeColor="text1"/>
          <w:sz w:val="24"/>
          <w:szCs w:val="24"/>
        </w:rPr>
        <w:t>11</w:t>
      </w:r>
      <w:r w:rsidRPr="4FD16B59">
        <w:rPr>
          <w:rFonts w:ascii="Arial" w:eastAsia="Times New Roman" w:hAnsi="Arial" w:cs="Arial"/>
          <w:color w:val="000000" w:themeColor="text1"/>
          <w:sz w:val="24"/>
          <w:szCs w:val="24"/>
        </w:rPr>
        <w:t xml:space="preserve"> meses, devemos ampliar nossos olhares para sujeitos em formação que possuem necessidades e interesses, que devem ser respeitadas e ouvidas. Estreitar os laços afetivos entre os sujeitos que estão dentro das unidades escolares </w:t>
      </w:r>
      <w:r w:rsidR="4F9FA531" w:rsidRPr="4FD16B59">
        <w:rPr>
          <w:rFonts w:ascii="Arial" w:eastAsia="Times New Roman" w:hAnsi="Arial" w:cs="Arial"/>
          <w:color w:val="000000" w:themeColor="text1"/>
          <w:sz w:val="24"/>
          <w:szCs w:val="24"/>
        </w:rPr>
        <w:t xml:space="preserve">é necessário </w:t>
      </w:r>
      <w:r w:rsidR="00FB4307">
        <w:rPr>
          <w:rFonts w:ascii="Arial" w:eastAsia="Times New Roman" w:hAnsi="Arial" w:cs="Arial"/>
          <w:color w:val="000000" w:themeColor="text1"/>
          <w:sz w:val="24"/>
          <w:szCs w:val="24"/>
        </w:rPr>
        <w:t xml:space="preserve">para </w:t>
      </w:r>
      <w:r w:rsidR="4F9FA531" w:rsidRPr="4FD16B59">
        <w:rPr>
          <w:rFonts w:ascii="Arial" w:eastAsia="Times New Roman" w:hAnsi="Arial" w:cs="Arial"/>
          <w:color w:val="000000" w:themeColor="text1"/>
          <w:sz w:val="24"/>
          <w:szCs w:val="24"/>
        </w:rPr>
        <w:t>que</w:t>
      </w:r>
      <w:r w:rsidRPr="4FD16B59">
        <w:rPr>
          <w:rFonts w:ascii="Arial" w:eastAsia="Times New Roman" w:hAnsi="Arial" w:cs="Arial"/>
          <w:color w:val="000000" w:themeColor="text1"/>
          <w:sz w:val="24"/>
          <w:szCs w:val="24"/>
        </w:rPr>
        <w:t xml:space="preserve"> o atendimento seja adequado, contínuo e que contribua para o desenvolvimento e crescimento de todos, sempre observando a singularidade de cada um. Além disso, </w:t>
      </w:r>
      <w:r w:rsidR="774289A2" w:rsidRPr="4FD16B59">
        <w:rPr>
          <w:rFonts w:ascii="Arial" w:eastAsia="Times New Roman" w:hAnsi="Arial" w:cs="Arial"/>
          <w:color w:val="000000" w:themeColor="text1"/>
          <w:sz w:val="24"/>
          <w:szCs w:val="24"/>
        </w:rPr>
        <w:t>os</w:t>
      </w:r>
      <w:r w:rsidRPr="4FD16B59">
        <w:rPr>
          <w:rFonts w:ascii="Arial" w:eastAsia="Times New Roman" w:hAnsi="Arial" w:cs="Arial"/>
          <w:color w:val="000000" w:themeColor="text1"/>
          <w:sz w:val="24"/>
          <w:szCs w:val="24"/>
        </w:rPr>
        <w:t xml:space="preserve"> educadores necessitam atentar-se para</w:t>
      </w:r>
      <w:r w:rsidR="15F1056B" w:rsidRPr="4FD16B59">
        <w:rPr>
          <w:rFonts w:ascii="Arial" w:eastAsia="Times New Roman" w:hAnsi="Arial" w:cs="Arial"/>
          <w:color w:val="000000" w:themeColor="text1"/>
          <w:sz w:val="24"/>
          <w:szCs w:val="24"/>
        </w:rPr>
        <w:t xml:space="preserve"> os sentimentos, </w:t>
      </w:r>
      <w:r w:rsidR="009D6051">
        <w:rPr>
          <w:rFonts w:ascii="Arial" w:eastAsia="Times New Roman" w:hAnsi="Arial" w:cs="Arial"/>
          <w:color w:val="000000" w:themeColor="text1"/>
          <w:sz w:val="24"/>
          <w:szCs w:val="24"/>
        </w:rPr>
        <w:t xml:space="preserve">os </w:t>
      </w:r>
      <w:r w:rsidR="15F1056B" w:rsidRPr="4FD16B59">
        <w:rPr>
          <w:rFonts w:ascii="Arial" w:eastAsia="Times New Roman" w:hAnsi="Arial" w:cs="Arial"/>
          <w:color w:val="000000" w:themeColor="text1"/>
          <w:sz w:val="24"/>
          <w:szCs w:val="24"/>
        </w:rPr>
        <w:t xml:space="preserve">pensamentos, o que </w:t>
      </w:r>
      <w:r w:rsidR="57F81E2F" w:rsidRPr="4FD16B59">
        <w:rPr>
          <w:rFonts w:ascii="Arial" w:eastAsia="Times New Roman" w:hAnsi="Arial" w:cs="Arial"/>
          <w:color w:val="000000" w:themeColor="text1"/>
          <w:sz w:val="24"/>
          <w:szCs w:val="24"/>
        </w:rPr>
        <w:t xml:space="preserve">a criança </w:t>
      </w:r>
      <w:r w:rsidR="15F1056B" w:rsidRPr="4FD16B59">
        <w:rPr>
          <w:rFonts w:ascii="Arial" w:eastAsia="Times New Roman" w:hAnsi="Arial" w:cs="Arial"/>
          <w:color w:val="000000" w:themeColor="text1"/>
          <w:sz w:val="24"/>
          <w:szCs w:val="24"/>
        </w:rPr>
        <w:t xml:space="preserve">sabe sobre si e sobre o mundo, </w:t>
      </w:r>
      <w:r w:rsidR="349B8308" w:rsidRPr="4FD16B59">
        <w:rPr>
          <w:rFonts w:ascii="Arial" w:eastAsia="Times New Roman" w:hAnsi="Arial" w:cs="Arial"/>
          <w:color w:val="000000" w:themeColor="text1"/>
          <w:sz w:val="24"/>
          <w:szCs w:val="24"/>
        </w:rPr>
        <w:t>tendo como objetivo a ampliação dos objetivos de aprendizagem e desenvolvimento</w:t>
      </w:r>
      <w:r w:rsidR="43DF1E5B" w:rsidRPr="4FD16B59">
        <w:rPr>
          <w:rFonts w:ascii="Arial" w:eastAsia="Times New Roman" w:hAnsi="Arial" w:cs="Arial"/>
          <w:color w:val="000000" w:themeColor="text1"/>
          <w:sz w:val="24"/>
          <w:szCs w:val="24"/>
        </w:rPr>
        <w:t xml:space="preserve"> SESI, tornando-os mais autônomos e protagonistas de suas conquistas.</w:t>
      </w:r>
      <w:r w:rsidR="00F23E51">
        <w:rPr>
          <w:rFonts w:ascii="Arial" w:eastAsia="Times New Roman" w:hAnsi="Arial" w:cs="Arial"/>
          <w:color w:val="000000" w:themeColor="text1"/>
          <w:sz w:val="24"/>
          <w:szCs w:val="24"/>
        </w:rPr>
        <w:t xml:space="preserve"> </w:t>
      </w:r>
    </w:p>
    <w:p w14:paraId="28993007" w14:textId="2617D90D" w:rsidR="003B634F" w:rsidRPr="003025FD" w:rsidRDefault="003B634F" w:rsidP="001C21BA">
      <w:pPr>
        <w:spacing w:line="360" w:lineRule="auto"/>
        <w:ind w:firstLine="720"/>
        <w:jc w:val="both"/>
        <w:rPr>
          <w:rFonts w:ascii="Arial" w:eastAsia="Times New Roman" w:hAnsi="Arial" w:cs="Arial"/>
          <w:sz w:val="24"/>
          <w:szCs w:val="24"/>
        </w:rPr>
      </w:pPr>
      <w:r w:rsidRPr="003025FD">
        <w:rPr>
          <w:rFonts w:ascii="Arial" w:eastAsia="Times New Roman" w:hAnsi="Arial" w:cs="Arial"/>
          <w:color w:val="000000" w:themeColor="text1"/>
          <w:sz w:val="24"/>
          <w:szCs w:val="24"/>
        </w:rPr>
        <w:t>Observar o desenvolvimento da criança, suas interações com diferentes grupos sociais, a construção de sua identidade vai exigir do educador um olhar e um planejar consciente para ofertar aprendizagens significativas e que são próprias da infância.</w:t>
      </w:r>
    </w:p>
    <w:p w14:paraId="17D44CB8" w14:textId="7D789AB9" w:rsidR="003B634F" w:rsidRPr="003025FD" w:rsidRDefault="04FE3538" w:rsidP="001C21BA">
      <w:pPr>
        <w:pStyle w:val="Ttulo2"/>
        <w:rPr>
          <w:rFonts w:eastAsia="Times New Roman"/>
        </w:rPr>
      </w:pPr>
      <w:bookmarkStart w:id="23" w:name="_Toc51939474"/>
      <w:r w:rsidRPr="003025FD">
        <w:rPr>
          <w:rFonts w:eastAsia="Times New Roman"/>
          <w:b w:val="0"/>
        </w:rPr>
        <w:t xml:space="preserve">3.4 </w:t>
      </w:r>
      <w:r w:rsidR="002D7DFC" w:rsidRPr="003025FD">
        <w:rPr>
          <w:rFonts w:eastAsia="Times New Roman"/>
          <w:b w:val="0"/>
        </w:rPr>
        <w:t>As interações e</w:t>
      </w:r>
      <w:r w:rsidR="009D6051">
        <w:rPr>
          <w:rFonts w:eastAsia="Times New Roman"/>
          <w:b w:val="0"/>
        </w:rPr>
        <w:t xml:space="preserve"> as</w:t>
      </w:r>
      <w:r w:rsidR="002D7DFC" w:rsidRPr="003025FD">
        <w:rPr>
          <w:rFonts w:eastAsia="Times New Roman"/>
          <w:b w:val="0"/>
        </w:rPr>
        <w:t xml:space="preserve"> brincadeiras como princípios para a ação pedagógica</w:t>
      </w:r>
      <w:bookmarkEnd w:id="23"/>
    </w:p>
    <w:p w14:paraId="5B9464FA" w14:textId="35B8F6FE" w:rsidR="7656527E" w:rsidRPr="003025FD" w:rsidRDefault="7656527E" w:rsidP="7656527E">
      <w:pPr>
        <w:spacing w:line="240" w:lineRule="auto"/>
        <w:jc w:val="both"/>
        <w:rPr>
          <w:rFonts w:ascii="Arial" w:eastAsia="Times New Roman" w:hAnsi="Arial" w:cs="Arial"/>
          <w:b/>
          <w:bCs/>
          <w:color w:val="000000" w:themeColor="text1"/>
          <w:sz w:val="24"/>
          <w:szCs w:val="24"/>
        </w:rPr>
      </w:pPr>
    </w:p>
    <w:p w14:paraId="468FEFF5" w14:textId="7BEE7CD8" w:rsidR="003B634F" w:rsidRPr="003025FD" w:rsidRDefault="003B634F" w:rsidP="513968DD">
      <w:pPr>
        <w:shd w:val="clear" w:color="auto" w:fill="FFFFFF" w:themeFill="background1"/>
        <w:spacing w:after="0" w:line="360" w:lineRule="auto"/>
        <w:jc w:val="both"/>
        <w:rPr>
          <w:rFonts w:ascii="Arial" w:eastAsia="Times New Roman" w:hAnsi="Arial" w:cs="Arial"/>
          <w:color w:val="2E2D2E"/>
          <w:sz w:val="24"/>
          <w:szCs w:val="24"/>
        </w:rPr>
      </w:pPr>
      <w:r w:rsidRPr="003025FD">
        <w:rPr>
          <w:rFonts w:ascii="Arial" w:eastAsia="Times New Roman" w:hAnsi="Arial" w:cs="Arial"/>
          <w:b/>
          <w:bCs/>
          <w:color w:val="2E2D2E"/>
          <w:sz w:val="24"/>
          <w:szCs w:val="24"/>
        </w:rPr>
        <w:lastRenderedPageBreak/>
        <w:tab/>
      </w:r>
      <w:r w:rsidR="32B2FEF9" w:rsidRPr="003025FD">
        <w:rPr>
          <w:rFonts w:ascii="Arial" w:eastAsia="Times New Roman" w:hAnsi="Arial" w:cs="Arial"/>
          <w:color w:val="2E2D2E"/>
          <w:sz w:val="24"/>
          <w:szCs w:val="24"/>
        </w:rPr>
        <w:t>A</w:t>
      </w:r>
      <w:r w:rsidR="72DF1E4F" w:rsidRPr="003025FD">
        <w:rPr>
          <w:rFonts w:ascii="Arial" w:eastAsia="Times New Roman" w:hAnsi="Arial" w:cs="Arial"/>
          <w:color w:val="2E2D2E"/>
          <w:sz w:val="24"/>
          <w:szCs w:val="24"/>
        </w:rPr>
        <w:t xml:space="preserve"> Rede SESI de Educação</w:t>
      </w:r>
      <w:r w:rsidR="10CF9461" w:rsidRPr="003025FD">
        <w:rPr>
          <w:rFonts w:ascii="Arial" w:eastAsia="Times New Roman" w:hAnsi="Arial" w:cs="Arial"/>
          <w:color w:val="2E2D2E"/>
          <w:sz w:val="24"/>
          <w:szCs w:val="24"/>
        </w:rPr>
        <w:t xml:space="preserve"> Infantil </w:t>
      </w:r>
      <w:r w:rsidR="745E3A96" w:rsidRPr="003025FD">
        <w:rPr>
          <w:rFonts w:ascii="Arial" w:eastAsia="Times New Roman" w:hAnsi="Arial" w:cs="Arial"/>
          <w:color w:val="2E2D2E"/>
          <w:sz w:val="24"/>
          <w:szCs w:val="24"/>
        </w:rPr>
        <w:t>em consonância com</w:t>
      </w:r>
      <w:r w:rsidR="40DCEE92" w:rsidRPr="003025FD">
        <w:rPr>
          <w:rFonts w:ascii="Arial" w:eastAsia="Times New Roman" w:hAnsi="Arial" w:cs="Arial"/>
          <w:color w:val="2E2D2E"/>
          <w:sz w:val="24"/>
          <w:szCs w:val="24"/>
        </w:rPr>
        <w:t xml:space="preserve"> </w:t>
      </w:r>
      <w:r w:rsidR="745E3A96" w:rsidRPr="003025FD">
        <w:rPr>
          <w:rFonts w:ascii="Arial" w:eastAsia="Times New Roman" w:hAnsi="Arial" w:cs="Arial"/>
          <w:color w:val="2E2D2E"/>
          <w:sz w:val="24"/>
          <w:szCs w:val="24"/>
        </w:rPr>
        <w:t xml:space="preserve">a BNCC </w:t>
      </w:r>
      <w:r w:rsidR="540972DE" w:rsidRPr="003025FD">
        <w:rPr>
          <w:rFonts w:ascii="Arial" w:eastAsia="Times New Roman" w:hAnsi="Arial" w:cs="Arial"/>
          <w:color w:val="2E2D2E"/>
          <w:sz w:val="24"/>
          <w:szCs w:val="24"/>
        </w:rPr>
        <w:t xml:space="preserve">considera </w:t>
      </w:r>
      <w:r w:rsidR="72DF1E4F" w:rsidRPr="003025FD">
        <w:rPr>
          <w:rFonts w:ascii="Arial" w:eastAsia="Times New Roman" w:hAnsi="Arial" w:cs="Arial"/>
          <w:color w:val="2E2D2E"/>
          <w:sz w:val="24"/>
          <w:szCs w:val="24"/>
        </w:rPr>
        <w:t xml:space="preserve">as </w:t>
      </w:r>
      <w:r w:rsidR="72DF1E4F" w:rsidRPr="003025FD">
        <w:rPr>
          <w:rFonts w:ascii="Arial" w:eastAsia="Times New Roman" w:hAnsi="Arial" w:cs="Arial"/>
          <w:b/>
          <w:bCs/>
          <w:color w:val="2E2D2E"/>
          <w:sz w:val="24"/>
          <w:szCs w:val="24"/>
        </w:rPr>
        <w:t>interações e brincadeiras</w:t>
      </w:r>
      <w:r w:rsidR="7F8F42A4" w:rsidRPr="003025FD">
        <w:rPr>
          <w:rFonts w:ascii="Arial" w:eastAsia="Times New Roman" w:hAnsi="Arial" w:cs="Arial"/>
          <w:color w:val="2E2D2E"/>
          <w:sz w:val="24"/>
          <w:szCs w:val="24"/>
        </w:rPr>
        <w:t xml:space="preserve"> </w:t>
      </w:r>
      <w:r w:rsidR="5F08A8D0" w:rsidRPr="003025FD">
        <w:rPr>
          <w:rFonts w:ascii="Arial" w:eastAsia="Times New Roman" w:hAnsi="Arial" w:cs="Arial"/>
          <w:color w:val="2E2D2E"/>
          <w:sz w:val="24"/>
          <w:szCs w:val="24"/>
        </w:rPr>
        <w:t>como princípios norteadores</w:t>
      </w:r>
      <w:r w:rsidR="3F4C222C" w:rsidRPr="003025FD">
        <w:rPr>
          <w:rFonts w:ascii="Arial" w:eastAsia="Times New Roman" w:hAnsi="Arial" w:cs="Arial"/>
          <w:color w:val="2E2D2E"/>
          <w:sz w:val="24"/>
          <w:szCs w:val="24"/>
        </w:rPr>
        <w:t xml:space="preserve"> </w:t>
      </w:r>
      <w:r w:rsidR="5195238D" w:rsidRPr="003025FD">
        <w:rPr>
          <w:rFonts w:ascii="Arial" w:eastAsia="Times New Roman" w:hAnsi="Arial" w:cs="Arial"/>
          <w:color w:val="2E2D2E"/>
          <w:sz w:val="24"/>
          <w:szCs w:val="24"/>
        </w:rPr>
        <w:t>das explorações infanti</w:t>
      </w:r>
      <w:r w:rsidR="3F4C222C" w:rsidRPr="003025FD">
        <w:rPr>
          <w:rFonts w:ascii="Arial" w:eastAsia="Times New Roman" w:hAnsi="Arial" w:cs="Arial"/>
          <w:color w:val="2E2D2E"/>
          <w:sz w:val="24"/>
          <w:szCs w:val="24"/>
        </w:rPr>
        <w:t>s</w:t>
      </w:r>
      <w:r w:rsidR="72DF1E4F" w:rsidRPr="003025FD">
        <w:rPr>
          <w:rFonts w:ascii="Arial" w:eastAsia="Times New Roman" w:hAnsi="Arial" w:cs="Arial"/>
          <w:color w:val="2E2D2E"/>
          <w:sz w:val="24"/>
          <w:szCs w:val="24"/>
        </w:rPr>
        <w:t>.</w:t>
      </w:r>
    </w:p>
    <w:p w14:paraId="12B286F8" w14:textId="69D844AE" w:rsidR="008E1699" w:rsidRPr="003025FD" w:rsidRDefault="003B634F" w:rsidP="4D4C1997">
      <w:pPr>
        <w:shd w:val="clear" w:color="auto" w:fill="FFFFFF" w:themeFill="background1"/>
        <w:spacing w:after="0" w:line="360" w:lineRule="auto"/>
        <w:ind w:firstLine="720"/>
        <w:jc w:val="both"/>
        <w:rPr>
          <w:rFonts w:ascii="Arial" w:eastAsia="Times New Roman" w:hAnsi="Arial" w:cs="Arial"/>
          <w:color w:val="000000" w:themeColor="text1"/>
          <w:sz w:val="24"/>
          <w:szCs w:val="24"/>
        </w:rPr>
      </w:pPr>
      <w:r w:rsidRPr="34C52967">
        <w:rPr>
          <w:rFonts w:ascii="Arial" w:eastAsia="Times New Roman" w:hAnsi="Arial" w:cs="Arial"/>
          <w:color w:val="000000" w:themeColor="text1"/>
          <w:sz w:val="24"/>
          <w:szCs w:val="24"/>
        </w:rPr>
        <w:t>As interações e as brincadeiras são experiências p</w:t>
      </w:r>
      <w:r w:rsidR="50217927" w:rsidRPr="34C52967">
        <w:rPr>
          <w:rFonts w:ascii="Arial" w:eastAsia="Times New Roman" w:hAnsi="Arial" w:cs="Arial"/>
          <w:color w:val="000000" w:themeColor="text1"/>
          <w:sz w:val="24"/>
          <w:szCs w:val="24"/>
        </w:rPr>
        <w:t>or meio</w:t>
      </w:r>
      <w:r w:rsidRPr="34C52967">
        <w:rPr>
          <w:rFonts w:ascii="Arial" w:eastAsia="Times New Roman" w:hAnsi="Arial" w:cs="Arial"/>
          <w:color w:val="000000" w:themeColor="text1"/>
          <w:sz w:val="24"/>
          <w:szCs w:val="24"/>
        </w:rPr>
        <w:t xml:space="preserve"> </w:t>
      </w:r>
      <w:r w:rsidR="35132BAF" w:rsidRPr="34C52967">
        <w:rPr>
          <w:rFonts w:ascii="Arial" w:eastAsia="Times New Roman" w:hAnsi="Arial" w:cs="Arial"/>
          <w:color w:val="000000" w:themeColor="text1"/>
          <w:sz w:val="24"/>
          <w:szCs w:val="24"/>
        </w:rPr>
        <w:t>d</w:t>
      </w:r>
      <w:r w:rsidRPr="34C52967">
        <w:rPr>
          <w:rFonts w:ascii="Arial" w:eastAsia="Times New Roman" w:hAnsi="Arial" w:cs="Arial"/>
          <w:color w:val="000000" w:themeColor="text1"/>
          <w:sz w:val="24"/>
          <w:szCs w:val="24"/>
        </w:rPr>
        <w:t>as</w:t>
      </w:r>
      <w:r w:rsidR="36381164" w:rsidRPr="34C52967">
        <w:rPr>
          <w:rFonts w:ascii="Arial" w:eastAsia="Times New Roman" w:hAnsi="Arial" w:cs="Arial"/>
          <w:color w:val="000000" w:themeColor="text1"/>
          <w:sz w:val="24"/>
          <w:szCs w:val="24"/>
        </w:rPr>
        <w:t xml:space="preserve"> quais</w:t>
      </w:r>
      <w:r w:rsidRPr="34C52967">
        <w:rPr>
          <w:rFonts w:ascii="Arial" w:eastAsia="Times New Roman" w:hAnsi="Arial" w:cs="Arial"/>
          <w:color w:val="000000" w:themeColor="text1"/>
          <w:sz w:val="24"/>
          <w:szCs w:val="24"/>
        </w:rPr>
        <w:t xml:space="preserve"> podem construir e apropriar-se de conhecimentos por meio de suas ações e interações com seus pares e com os adultos, o que possibilita aprendizagens, desenvolvimento e socialização. </w:t>
      </w:r>
    </w:p>
    <w:p w14:paraId="1AF55DED" w14:textId="5C5F687E" w:rsidR="003B634F" w:rsidRPr="003025FD" w:rsidRDefault="72DF1E4F" w:rsidP="4D4C1997">
      <w:pPr>
        <w:shd w:val="clear" w:color="auto" w:fill="FFFFFF" w:themeFill="background1"/>
        <w:spacing w:after="0" w:line="360" w:lineRule="auto"/>
        <w:ind w:firstLine="720"/>
        <w:jc w:val="both"/>
        <w:rPr>
          <w:rFonts w:ascii="Arial" w:eastAsia="Times New Roman" w:hAnsi="Arial" w:cs="Arial"/>
          <w:sz w:val="24"/>
          <w:szCs w:val="24"/>
        </w:rPr>
      </w:pPr>
      <w:r w:rsidRPr="513968DD">
        <w:rPr>
          <w:rFonts w:ascii="Arial" w:eastAsia="Times New Roman" w:hAnsi="Arial" w:cs="Arial"/>
          <w:color w:val="000000" w:themeColor="text1"/>
          <w:sz w:val="24"/>
          <w:szCs w:val="24"/>
        </w:rPr>
        <w:t>A interação durante o brincar caracteriza o cotidiano da infância, trazendo consigo muitas aprendizagens e potenciais para o desenvolvimento integral das crianças. Ao observar as interações e as brincadeiras entre as crianças e delas com os adultos, é possível identificar, por exemplo, a expressão dos afetos, a mediação das frustrações, a resolução de conflitos e a regulação das emoções.</w:t>
      </w:r>
      <w:r w:rsidR="46378A1D" w:rsidRPr="513968DD">
        <w:rPr>
          <w:rFonts w:ascii="Arial" w:eastAsia="Times New Roman" w:hAnsi="Arial" w:cs="Arial"/>
          <w:color w:val="000000" w:themeColor="text1"/>
          <w:sz w:val="24"/>
          <w:szCs w:val="24"/>
        </w:rPr>
        <w:t xml:space="preserve"> </w:t>
      </w:r>
    </w:p>
    <w:p w14:paraId="531F90A0" w14:textId="0738625C" w:rsidR="003B634F" w:rsidRPr="003025FD" w:rsidRDefault="003B634F" w:rsidP="4D4C1997">
      <w:pPr>
        <w:shd w:val="clear" w:color="auto" w:fill="FFFFFF" w:themeFill="background1"/>
        <w:spacing w:after="0" w:line="360" w:lineRule="auto"/>
        <w:jc w:val="both"/>
        <w:rPr>
          <w:rFonts w:ascii="Arial" w:eastAsia="Times New Roman" w:hAnsi="Arial" w:cs="Arial"/>
          <w:color w:val="000000" w:themeColor="text1"/>
          <w:sz w:val="24"/>
          <w:szCs w:val="24"/>
        </w:rPr>
      </w:pPr>
      <w:r w:rsidRPr="003025FD">
        <w:rPr>
          <w:rFonts w:ascii="Arial" w:eastAsia="Times New Roman" w:hAnsi="Arial" w:cs="Arial"/>
          <w:b/>
          <w:bCs/>
          <w:color w:val="000000"/>
          <w:sz w:val="24"/>
          <w:szCs w:val="24"/>
        </w:rPr>
        <w:tab/>
      </w:r>
      <w:r w:rsidR="72DF1E4F" w:rsidRPr="003025FD">
        <w:rPr>
          <w:rFonts w:ascii="Arial" w:eastAsia="Times New Roman" w:hAnsi="Arial" w:cs="Arial"/>
          <w:color w:val="000000"/>
          <w:sz w:val="24"/>
          <w:szCs w:val="24"/>
        </w:rPr>
        <w:t xml:space="preserve">Quando </w:t>
      </w:r>
      <w:r w:rsidR="009D6051">
        <w:rPr>
          <w:rFonts w:ascii="Arial" w:eastAsia="Times New Roman" w:hAnsi="Arial" w:cs="Arial"/>
          <w:color w:val="000000"/>
          <w:sz w:val="24"/>
          <w:szCs w:val="24"/>
        </w:rPr>
        <w:t xml:space="preserve">se </w:t>
      </w:r>
      <w:r w:rsidR="72DF1E4F" w:rsidRPr="003025FD">
        <w:rPr>
          <w:rFonts w:ascii="Arial" w:eastAsia="Times New Roman" w:hAnsi="Arial" w:cs="Arial"/>
          <w:color w:val="000000"/>
          <w:sz w:val="24"/>
          <w:szCs w:val="24"/>
        </w:rPr>
        <w:t xml:space="preserve">considera as particularidades da Educação Infantil e como são desenvolvidas as aprendizagens, as ações pedagógicas devem ser direcionadas para a construção de conhecimentos, respeitando a diversidade dos sujeitos e explorando as brincadeiras como </w:t>
      </w:r>
      <w:r w:rsidR="32602D9C" w:rsidRPr="003025FD">
        <w:rPr>
          <w:rFonts w:ascii="Arial" w:eastAsia="Times New Roman" w:hAnsi="Arial" w:cs="Arial"/>
          <w:color w:val="000000"/>
          <w:sz w:val="24"/>
          <w:szCs w:val="24"/>
        </w:rPr>
        <w:t>linguagem própria</w:t>
      </w:r>
      <w:r w:rsidR="72DF1E4F" w:rsidRPr="003025FD">
        <w:rPr>
          <w:rFonts w:ascii="Arial" w:eastAsia="Times New Roman" w:hAnsi="Arial" w:cs="Arial"/>
          <w:color w:val="000000"/>
          <w:sz w:val="24"/>
          <w:szCs w:val="24"/>
        </w:rPr>
        <w:t xml:space="preserve"> </w:t>
      </w:r>
      <w:r w:rsidR="27CD19B7" w:rsidRPr="003025FD">
        <w:rPr>
          <w:rFonts w:ascii="Arial" w:eastAsia="Times New Roman" w:hAnsi="Arial" w:cs="Arial"/>
          <w:color w:val="000000"/>
          <w:sz w:val="24"/>
          <w:szCs w:val="24"/>
        </w:rPr>
        <w:t xml:space="preserve">da infância. </w:t>
      </w:r>
      <w:proofErr w:type="spellStart"/>
      <w:r w:rsidR="72DF1E4F" w:rsidRPr="003025FD">
        <w:rPr>
          <w:rFonts w:ascii="Arial" w:eastAsia="Times New Roman" w:hAnsi="Arial" w:cs="Arial"/>
          <w:color w:val="000000"/>
          <w:sz w:val="24"/>
          <w:szCs w:val="24"/>
        </w:rPr>
        <w:t>Friedmann</w:t>
      </w:r>
      <w:proofErr w:type="spellEnd"/>
      <w:r w:rsidR="72DF1E4F" w:rsidRPr="003025FD">
        <w:rPr>
          <w:rFonts w:ascii="Arial" w:eastAsia="Times New Roman" w:hAnsi="Arial" w:cs="Arial"/>
          <w:color w:val="000000"/>
          <w:sz w:val="24"/>
          <w:szCs w:val="24"/>
        </w:rPr>
        <w:t xml:space="preserve"> (2012, p.</w:t>
      </w:r>
      <w:r w:rsidR="00000584">
        <w:rPr>
          <w:rFonts w:ascii="Arial" w:eastAsia="Times New Roman" w:hAnsi="Arial" w:cs="Arial"/>
          <w:color w:val="000000"/>
          <w:sz w:val="24"/>
          <w:szCs w:val="24"/>
        </w:rPr>
        <w:t xml:space="preserve"> </w:t>
      </w:r>
      <w:r w:rsidR="72DF1E4F" w:rsidRPr="003025FD">
        <w:rPr>
          <w:rFonts w:ascii="Arial" w:eastAsia="Times New Roman" w:hAnsi="Arial" w:cs="Arial"/>
          <w:color w:val="000000"/>
          <w:sz w:val="24"/>
          <w:szCs w:val="24"/>
        </w:rPr>
        <w:t>1) considera que o brincar é “patrimônio cultural dos diversos grupos infantis”, pois são nas brincadeiras infantis que</w:t>
      </w:r>
      <w:r w:rsidR="73D8BB14" w:rsidRPr="003025FD">
        <w:rPr>
          <w:rFonts w:ascii="Arial" w:eastAsia="Times New Roman" w:hAnsi="Arial" w:cs="Arial"/>
          <w:color w:val="000000"/>
          <w:sz w:val="24"/>
          <w:szCs w:val="24"/>
        </w:rPr>
        <w:t xml:space="preserve"> a capacidade de reprodução</w:t>
      </w:r>
      <w:r w:rsidR="7A5D616D" w:rsidRPr="003025FD">
        <w:rPr>
          <w:rFonts w:ascii="Arial" w:eastAsia="Times New Roman" w:hAnsi="Arial" w:cs="Arial"/>
          <w:color w:val="000000"/>
          <w:sz w:val="24"/>
          <w:szCs w:val="24"/>
        </w:rPr>
        <w:t>,</w:t>
      </w:r>
      <w:r w:rsidR="73D8BB14" w:rsidRPr="003025FD">
        <w:rPr>
          <w:rFonts w:ascii="Arial" w:eastAsia="Times New Roman" w:hAnsi="Arial" w:cs="Arial"/>
          <w:color w:val="000000"/>
          <w:sz w:val="24"/>
          <w:szCs w:val="24"/>
        </w:rPr>
        <w:t xml:space="preserve"> das observações realizadas do mundo adulto</w:t>
      </w:r>
      <w:r w:rsidR="4865C0C9" w:rsidRPr="003025FD">
        <w:rPr>
          <w:rFonts w:ascii="Arial" w:eastAsia="Times New Roman" w:hAnsi="Arial" w:cs="Arial"/>
          <w:color w:val="000000"/>
          <w:sz w:val="24"/>
          <w:szCs w:val="24"/>
        </w:rPr>
        <w:t xml:space="preserve"> </w:t>
      </w:r>
      <w:r w:rsidR="72DF1E4F" w:rsidRPr="003025FD">
        <w:rPr>
          <w:rFonts w:ascii="Arial" w:eastAsia="Times New Roman" w:hAnsi="Arial" w:cs="Arial"/>
          <w:color w:val="000000"/>
          <w:sz w:val="24"/>
          <w:szCs w:val="24"/>
        </w:rPr>
        <w:t>são</w:t>
      </w:r>
      <w:r w:rsidR="72DF1E4F" w:rsidRPr="513968DD">
        <w:rPr>
          <w:rFonts w:ascii="Arial" w:eastAsia="Times New Roman" w:hAnsi="Arial" w:cs="Arial"/>
          <w:color w:val="000000" w:themeColor="text1"/>
          <w:sz w:val="24"/>
          <w:szCs w:val="24"/>
        </w:rPr>
        <w:t xml:space="preserve"> </w:t>
      </w:r>
      <w:r w:rsidR="3D4158E5" w:rsidRPr="003025FD">
        <w:rPr>
          <w:rFonts w:ascii="Arial" w:eastAsia="Times New Roman" w:hAnsi="Arial" w:cs="Arial"/>
          <w:color w:val="000000"/>
          <w:sz w:val="24"/>
          <w:szCs w:val="24"/>
        </w:rPr>
        <w:t>imitadas</w:t>
      </w:r>
      <w:r w:rsidR="72DF1E4F" w:rsidRPr="003025FD">
        <w:rPr>
          <w:rFonts w:ascii="Arial" w:eastAsia="Times New Roman" w:hAnsi="Arial" w:cs="Arial"/>
          <w:color w:val="000000"/>
          <w:sz w:val="24"/>
          <w:szCs w:val="24"/>
        </w:rPr>
        <w:t>.</w:t>
      </w:r>
      <w:r w:rsidR="6571CACD" w:rsidRPr="003025FD">
        <w:rPr>
          <w:rFonts w:ascii="Arial" w:eastAsia="Times New Roman" w:hAnsi="Arial" w:cs="Arial"/>
          <w:color w:val="000000"/>
          <w:sz w:val="24"/>
          <w:szCs w:val="24"/>
        </w:rPr>
        <w:t xml:space="preserve"> </w:t>
      </w:r>
    </w:p>
    <w:p w14:paraId="6793C576" w14:textId="16FA8D1F" w:rsidR="003B634F" w:rsidRPr="003025FD" w:rsidRDefault="63ACE09A" w:rsidP="4D4C1997">
      <w:pPr>
        <w:shd w:val="clear" w:color="auto" w:fill="FFFFFF" w:themeFill="background1"/>
        <w:spacing w:after="0" w:line="360" w:lineRule="auto"/>
        <w:ind w:firstLine="720"/>
        <w:jc w:val="both"/>
        <w:rPr>
          <w:rFonts w:ascii="Arial" w:eastAsia="Times New Roman" w:hAnsi="Arial" w:cs="Arial"/>
          <w:color w:val="000000" w:themeColor="text1"/>
          <w:sz w:val="24"/>
          <w:szCs w:val="24"/>
        </w:rPr>
      </w:pPr>
      <w:r w:rsidRPr="513968DD">
        <w:rPr>
          <w:rFonts w:ascii="Arial" w:eastAsia="Times New Roman" w:hAnsi="Arial" w:cs="Arial"/>
          <w:color w:val="000000" w:themeColor="text1"/>
          <w:sz w:val="24"/>
          <w:szCs w:val="24"/>
        </w:rPr>
        <w:t>Na E</w:t>
      </w:r>
      <w:r w:rsidR="28A90ACA" w:rsidRPr="513968DD">
        <w:rPr>
          <w:rFonts w:ascii="Arial" w:eastAsia="Times New Roman" w:hAnsi="Arial" w:cs="Arial"/>
          <w:color w:val="000000" w:themeColor="text1"/>
          <w:sz w:val="24"/>
          <w:szCs w:val="24"/>
        </w:rPr>
        <w:t>ducação Infantil</w:t>
      </w:r>
      <w:r w:rsidR="0596F3AC" w:rsidRPr="513968DD">
        <w:rPr>
          <w:rFonts w:ascii="Arial" w:eastAsia="Times New Roman" w:hAnsi="Arial" w:cs="Arial"/>
          <w:color w:val="000000" w:themeColor="text1"/>
          <w:sz w:val="24"/>
          <w:szCs w:val="24"/>
        </w:rPr>
        <w:t xml:space="preserve">, </w:t>
      </w:r>
      <w:r w:rsidR="4534B0E5" w:rsidRPr="513968DD">
        <w:rPr>
          <w:rFonts w:ascii="Arial" w:eastAsia="Times New Roman" w:hAnsi="Arial" w:cs="Arial"/>
          <w:color w:val="000000" w:themeColor="text1"/>
          <w:sz w:val="24"/>
          <w:szCs w:val="24"/>
        </w:rPr>
        <w:t>o brincar</w:t>
      </w:r>
      <w:r w:rsidR="6BF67122" w:rsidRPr="513968DD">
        <w:rPr>
          <w:rFonts w:ascii="Arial" w:eastAsia="Times New Roman" w:hAnsi="Arial" w:cs="Arial"/>
          <w:color w:val="000000" w:themeColor="text1"/>
          <w:sz w:val="24"/>
          <w:szCs w:val="24"/>
        </w:rPr>
        <w:t xml:space="preserve"> </w:t>
      </w:r>
      <w:r w:rsidR="4534B0E5" w:rsidRPr="513968DD">
        <w:rPr>
          <w:rFonts w:ascii="Arial" w:eastAsia="Times New Roman" w:hAnsi="Arial" w:cs="Arial"/>
          <w:color w:val="000000" w:themeColor="text1"/>
          <w:sz w:val="24"/>
          <w:szCs w:val="24"/>
        </w:rPr>
        <w:t xml:space="preserve">é uma ação que </w:t>
      </w:r>
      <w:r w:rsidR="41E47E70" w:rsidRPr="513968DD">
        <w:rPr>
          <w:rFonts w:ascii="Arial" w:eastAsia="Times New Roman" w:hAnsi="Arial" w:cs="Arial"/>
          <w:color w:val="000000" w:themeColor="text1"/>
          <w:sz w:val="24"/>
          <w:szCs w:val="24"/>
        </w:rPr>
        <w:t xml:space="preserve">amplia a imaginação no campo da </w:t>
      </w:r>
      <w:r w:rsidR="78D69072" w:rsidRPr="513968DD">
        <w:rPr>
          <w:rFonts w:ascii="Arial" w:eastAsia="Times New Roman" w:hAnsi="Arial" w:cs="Arial"/>
          <w:color w:val="000000" w:themeColor="text1"/>
          <w:sz w:val="24"/>
          <w:szCs w:val="24"/>
        </w:rPr>
        <w:t>linguagem simbólica</w:t>
      </w:r>
      <w:r w:rsidR="4C392199" w:rsidRPr="513968DD">
        <w:rPr>
          <w:rFonts w:ascii="Arial" w:eastAsia="Times New Roman" w:hAnsi="Arial" w:cs="Arial"/>
          <w:color w:val="000000" w:themeColor="text1"/>
          <w:sz w:val="24"/>
          <w:szCs w:val="24"/>
        </w:rPr>
        <w:t>. Apresenta</w:t>
      </w:r>
      <w:r w:rsidR="0E059425" w:rsidRPr="513968DD">
        <w:rPr>
          <w:rFonts w:ascii="Arial" w:eastAsia="Times New Roman" w:hAnsi="Arial" w:cs="Arial"/>
          <w:color w:val="000000" w:themeColor="text1"/>
          <w:sz w:val="24"/>
          <w:szCs w:val="24"/>
        </w:rPr>
        <w:t xml:space="preserve"> benefícios ao sentimento de prazer, despertando </w:t>
      </w:r>
      <w:r w:rsidR="6E4713D6" w:rsidRPr="513968DD">
        <w:rPr>
          <w:rFonts w:ascii="Arial" w:eastAsia="Times New Roman" w:hAnsi="Arial" w:cs="Arial"/>
          <w:color w:val="000000" w:themeColor="text1"/>
          <w:sz w:val="24"/>
          <w:szCs w:val="24"/>
        </w:rPr>
        <w:t>sensações, angústias e emoções</w:t>
      </w:r>
      <w:r w:rsidR="0DC863A6" w:rsidRPr="513968DD">
        <w:rPr>
          <w:rFonts w:ascii="Arial" w:eastAsia="Times New Roman" w:hAnsi="Arial" w:cs="Arial"/>
          <w:color w:val="000000" w:themeColor="text1"/>
          <w:sz w:val="24"/>
          <w:szCs w:val="24"/>
        </w:rPr>
        <w:t>,</w:t>
      </w:r>
      <w:r w:rsidR="6E4713D6" w:rsidRPr="513968DD">
        <w:rPr>
          <w:rFonts w:ascii="Arial" w:eastAsia="Times New Roman" w:hAnsi="Arial" w:cs="Arial"/>
          <w:color w:val="000000" w:themeColor="text1"/>
          <w:sz w:val="24"/>
          <w:szCs w:val="24"/>
        </w:rPr>
        <w:t xml:space="preserve"> </w:t>
      </w:r>
      <w:r w:rsidR="7B5F5B18" w:rsidRPr="513968DD">
        <w:rPr>
          <w:rFonts w:ascii="Arial" w:eastAsia="Times New Roman" w:hAnsi="Arial" w:cs="Arial"/>
          <w:color w:val="000000" w:themeColor="text1"/>
          <w:sz w:val="24"/>
          <w:szCs w:val="24"/>
        </w:rPr>
        <w:t>favorecendo</w:t>
      </w:r>
      <w:r w:rsidR="00000584">
        <w:rPr>
          <w:rFonts w:ascii="Arial" w:eastAsia="Times New Roman" w:hAnsi="Arial" w:cs="Arial"/>
          <w:color w:val="000000" w:themeColor="text1"/>
          <w:sz w:val="24"/>
          <w:szCs w:val="24"/>
        </w:rPr>
        <w:t>,</w:t>
      </w:r>
      <w:r w:rsidR="7B5F5B18" w:rsidRPr="513968DD">
        <w:rPr>
          <w:rFonts w:ascii="Arial" w:eastAsia="Times New Roman" w:hAnsi="Arial" w:cs="Arial"/>
          <w:color w:val="000000" w:themeColor="text1"/>
          <w:sz w:val="24"/>
          <w:szCs w:val="24"/>
        </w:rPr>
        <w:t xml:space="preserve"> de forma</w:t>
      </w:r>
      <w:r w:rsidR="78D69072" w:rsidRPr="513968DD">
        <w:rPr>
          <w:rFonts w:ascii="Arial" w:eastAsia="Times New Roman" w:hAnsi="Arial" w:cs="Arial"/>
          <w:color w:val="000000" w:themeColor="text1"/>
          <w:sz w:val="24"/>
          <w:szCs w:val="24"/>
        </w:rPr>
        <w:t xml:space="preserve"> significativa</w:t>
      </w:r>
      <w:r w:rsidR="00000584">
        <w:rPr>
          <w:rFonts w:ascii="Arial" w:eastAsia="Times New Roman" w:hAnsi="Arial" w:cs="Arial"/>
          <w:color w:val="000000" w:themeColor="text1"/>
          <w:sz w:val="24"/>
          <w:szCs w:val="24"/>
        </w:rPr>
        <w:t>,</w:t>
      </w:r>
      <w:r w:rsidR="78D69072" w:rsidRPr="513968DD">
        <w:rPr>
          <w:rFonts w:ascii="Arial" w:eastAsia="Times New Roman" w:hAnsi="Arial" w:cs="Arial"/>
          <w:color w:val="000000" w:themeColor="text1"/>
          <w:sz w:val="24"/>
          <w:szCs w:val="24"/>
        </w:rPr>
        <w:t xml:space="preserve"> </w:t>
      </w:r>
      <w:r w:rsidR="604D2312" w:rsidRPr="513968DD">
        <w:rPr>
          <w:rFonts w:ascii="Arial" w:eastAsia="Times New Roman" w:hAnsi="Arial" w:cs="Arial"/>
          <w:color w:val="000000" w:themeColor="text1"/>
          <w:sz w:val="24"/>
          <w:szCs w:val="24"/>
        </w:rPr>
        <w:t xml:space="preserve">a autoestima e </w:t>
      </w:r>
      <w:r w:rsidR="78D69072" w:rsidRPr="513968DD">
        <w:rPr>
          <w:rFonts w:ascii="Arial" w:eastAsia="Times New Roman" w:hAnsi="Arial" w:cs="Arial"/>
          <w:color w:val="000000" w:themeColor="text1"/>
          <w:sz w:val="24"/>
          <w:szCs w:val="24"/>
        </w:rPr>
        <w:t>o desenvolvimento infantil</w:t>
      </w:r>
      <w:r w:rsidR="29371D19" w:rsidRPr="513968DD">
        <w:rPr>
          <w:rFonts w:ascii="Arial" w:eastAsia="Times New Roman" w:hAnsi="Arial" w:cs="Arial"/>
          <w:color w:val="000000" w:themeColor="text1"/>
          <w:sz w:val="24"/>
          <w:szCs w:val="24"/>
        </w:rPr>
        <w:t>.</w:t>
      </w:r>
    </w:p>
    <w:p w14:paraId="7C6F9471" w14:textId="738A4114" w:rsidR="003B634F" w:rsidRPr="003025FD" w:rsidRDefault="4EF1FD5E" w:rsidP="4D4C1997">
      <w:pPr>
        <w:shd w:val="clear" w:color="auto" w:fill="FFFFFF" w:themeFill="background1"/>
        <w:spacing w:after="0" w:line="360" w:lineRule="auto"/>
        <w:ind w:firstLine="720"/>
        <w:jc w:val="both"/>
        <w:rPr>
          <w:rFonts w:ascii="Arial" w:eastAsia="Arial" w:hAnsi="Arial" w:cs="Arial"/>
          <w:sz w:val="24"/>
          <w:szCs w:val="24"/>
        </w:rPr>
      </w:pPr>
      <w:r w:rsidRPr="513968DD">
        <w:rPr>
          <w:rFonts w:ascii="Arial" w:eastAsia="Times New Roman" w:hAnsi="Arial" w:cs="Arial"/>
          <w:color w:val="000000" w:themeColor="text1"/>
          <w:sz w:val="24"/>
          <w:szCs w:val="24"/>
        </w:rPr>
        <w:t xml:space="preserve">Para </w:t>
      </w:r>
      <w:r w:rsidR="00000584" w:rsidRPr="513968DD">
        <w:rPr>
          <w:rFonts w:ascii="Arial" w:eastAsia="Times New Roman" w:hAnsi="Arial" w:cs="Arial"/>
          <w:color w:val="000000" w:themeColor="text1"/>
          <w:sz w:val="24"/>
          <w:szCs w:val="24"/>
        </w:rPr>
        <w:t xml:space="preserve">Kishimoto </w:t>
      </w:r>
      <w:r w:rsidR="603388BB" w:rsidRPr="513968DD">
        <w:rPr>
          <w:rFonts w:ascii="Arial" w:eastAsia="Times New Roman" w:hAnsi="Arial" w:cs="Arial"/>
          <w:color w:val="000000" w:themeColor="text1"/>
          <w:sz w:val="24"/>
          <w:szCs w:val="24"/>
        </w:rPr>
        <w:t>(2010, p.</w:t>
      </w:r>
      <w:r w:rsidR="00000584">
        <w:rPr>
          <w:rFonts w:ascii="Arial" w:eastAsia="Times New Roman" w:hAnsi="Arial" w:cs="Arial"/>
          <w:color w:val="000000" w:themeColor="text1"/>
          <w:sz w:val="24"/>
          <w:szCs w:val="24"/>
        </w:rPr>
        <w:t xml:space="preserve"> </w:t>
      </w:r>
      <w:r w:rsidR="603388BB" w:rsidRPr="513968DD">
        <w:rPr>
          <w:rFonts w:ascii="Arial" w:eastAsia="Times New Roman" w:hAnsi="Arial" w:cs="Arial"/>
          <w:color w:val="000000" w:themeColor="text1"/>
          <w:sz w:val="24"/>
          <w:szCs w:val="24"/>
        </w:rPr>
        <w:t>1)</w:t>
      </w:r>
      <w:r w:rsidR="4FE382E4" w:rsidRPr="513968DD">
        <w:rPr>
          <w:rFonts w:ascii="Arial" w:eastAsia="Times New Roman" w:hAnsi="Arial" w:cs="Arial"/>
          <w:color w:val="000000" w:themeColor="text1"/>
          <w:sz w:val="24"/>
          <w:szCs w:val="24"/>
        </w:rPr>
        <w:t>:</w:t>
      </w:r>
    </w:p>
    <w:p w14:paraId="583DBBE6" w14:textId="19220884" w:rsidR="003B634F" w:rsidRPr="00453D65" w:rsidRDefault="5B207568" w:rsidP="001C21BA">
      <w:pPr>
        <w:pStyle w:val="Citao"/>
      </w:pPr>
      <w:r w:rsidRPr="00453D65">
        <w:t>O brincar é a atividade principal do dia a dia. É importante porque dá o poder à</w:t>
      </w:r>
      <w:r w:rsidR="7EAFDBB9" w:rsidRPr="00453D65">
        <w:t xml:space="preserve"> </w:t>
      </w:r>
      <w:r w:rsidRPr="00453D65">
        <w:t>criança para tomar decisões, expressar sentimentos e valores, conhecer a si, os outros e o</w:t>
      </w:r>
      <w:r w:rsidR="2AF32D4E" w:rsidRPr="00453D65">
        <w:t xml:space="preserve"> </w:t>
      </w:r>
      <w:r w:rsidRPr="00453D65">
        <w:t>mundo, repetir ações prazerosas, partilhar brincadeiras com o outro, expressar sua</w:t>
      </w:r>
      <w:r w:rsidR="03FD8E39" w:rsidRPr="00453D65">
        <w:t xml:space="preserve"> </w:t>
      </w:r>
      <w:r w:rsidRPr="00453D65">
        <w:t>individualidade e identidade, explorar o mundo dos objetos, das pessoas, da natureza e da</w:t>
      </w:r>
      <w:r w:rsidR="4786BF31" w:rsidRPr="00453D65">
        <w:t xml:space="preserve"> </w:t>
      </w:r>
      <w:r w:rsidRPr="00453D65">
        <w:t>cultura para compreendê-lo, usar o corpo, os sentidos, os movimentos, as várias linguagens</w:t>
      </w:r>
      <w:r w:rsidR="00F23E51">
        <w:t xml:space="preserve"> </w:t>
      </w:r>
      <w:r w:rsidRPr="00453D65">
        <w:t>para experimentar situações que lhe chamam a atenção, solucionar problemas e criar. Mas</w:t>
      </w:r>
      <w:r w:rsidR="13FDEFE6" w:rsidRPr="00453D65">
        <w:t xml:space="preserve"> </w:t>
      </w:r>
      <w:r w:rsidRPr="00453D65">
        <w:t>é no plano da imaginação que o brincar se destaca pela mobilização dos significados.</w:t>
      </w:r>
      <w:r w:rsidR="7AA9476B" w:rsidRPr="00453D65">
        <w:t xml:space="preserve"> </w:t>
      </w:r>
      <w:r w:rsidRPr="00453D65">
        <w:t>Enfim, sua importância se relaciona com a cultura da infância que coloca a brincadeira</w:t>
      </w:r>
      <w:r w:rsidR="01C48066" w:rsidRPr="00453D65">
        <w:t xml:space="preserve"> </w:t>
      </w:r>
      <w:r w:rsidRPr="00453D65">
        <w:t>como a ferramenta para a criança se expressar, aprender e se desenvolver.</w:t>
      </w:r>
    </w:p>
    <w:p w14:paraId="0CC7B205" w14:textId="49AD600F" w:rsidR="003B634F" w:rsidRPr="003025FD" w:rsidRDefault="6930A2C5" w:rsidP="4D4C1997">
      <w:pPr>
        <w:spacing w:after="0" w:line="360" w:lineRule="auto"/>
        <w:ind w:firstLine="720"/>
        <w:jc w:val="both"/>
        <w:rPr>
          <w:rFonts w:ascii="Arial" w:eastAsia="Arial" w:hAnsi="Arial" w:cs="Arial"/>
          <w:sz w:val="24"/>
          <w:szCs w:val="24"/>
        </w:rPr>
      </w:pPr>
      <w:r w:rsidRPr="513968DD">
        <w:rPr>
          <w:rFonts w:ascii="Arial" w:eastAsia="Arial" w:hAnsi="Arial" w:cs="Arial"/>
          <w:sz w:val="24"/>
          <w:szCs w:val="24"/>
        </w:rPr>
        <w:lastRenderedPageBreak/>
        <w:t xml:space="preserve">Por meio </w:t>
      </w:r>
      <w:r w:rsidR="1783A0C3" w:rsidRPr="513968DD">
        <w:rPr>
          <w:rFonts w:ascii="Arial" w:eastAsia="Arial" w:hAnsi="Arial" w:cs="Arial"/>
          <w:sz w:val="24"/>
          <w:szCs w:val="24"/>
        </w:rPr>
        <w:t>da interação com os adultos</w:t>
      </w:r>
      <w:r w:rsidR="0C29836D" w:rsidRPr="513968DD">
        <w:rPr>
          <w:rFonts w:ascii="Arial" w:eastAsia="Arial" w:hAnsi="Arial" w:cs="Arial"/>
          <w:sz w:val="24"/>
          <w:szCs w:val="24"/>
        </w:rPr>
        <w:t xml:space="preserve">, </w:t>
      </w:r>
      <w:r w:rsidR="7CEDA0D5" w:rsidRPr="513968DD">
        <w:rPr>
          <w:rFonts w:ascii="Arial" w:eastAsia="Arial" w:hAnsi="Arial" w:cs="Arial"/>
          <w:sz w:val="24"/>
          <w:szCs w:val="24"/>
        </w:rPr>
        <w:t>outros grupos sociais</w:t>
      </w:r>
      <w:r w:rsidR="00B02F1D" w:rsidRPr="513968DD">
        <w:rPr>
          <w:rFonts w:ascii="Arial" w:eastAsia="Arial" w:hAnsi="Arial" w:cs="Arial"/>
          <w:sz w:val="24"/>
          <w:szCs w:val="24"/>
        </w:rPr>
        <w:t xml:space="preserve"> e </w:t>
      </w:r>
      <w:r w:rsidR="00000584">
        <w:rPr>
          <w:rFonts w:ascii="Arial" w:eastAsia="Arial" w:hAnsi="Arial" w:cs="Arial"/>
          <w:sz w:val="24"/>
          <w:szCs w:val="24"/>
        </w:rPr>
        <w:t xml:space="preserve">com </w:t>
      </w:r>
      <w:r w:rsidR="00B02F1D" w:rsidRPr="513968DD">
        <w:rPr>
          <w:rFonts w:ascii="Arial" w:eastAsia="Arial" w:hAnsi="Arial" w:cs="Arial"/>
          <w:sz w:val="24"/>
          <w:szCs w:val="24"/>
        </w:rPr>
        <w:t>seus pares</w:t>
      </w:r>
      <w:r w:rsidR="7CEDA0D5" w:rsidRPr="513968DD">
        <w:rPr>
          <w:rFonts w:ascii="Arial" w:eastAsia="Arial" w:hAnsi="Arial" w:cs="Arial"/>
          <w:sz w:val="24"/>
          <w:szCs w:val="24"/>
        </w:rPr>
        <w:t xml:space="preserve">, a criança </w:t>
      </w:r>
      <w:r w:rsidR="44251CB6" w:rsidRPr="513968DD">
        <w:rPr>
          <w:rFonts w:ascii="Arial" w:eastAsia="Arial" w:hAnsi="Arial" w:cs="Arial"/>
          <w:sz w:val="24"/>
          <w:szCs w:val="24"/>
        </w:rPr>
        <w:t xml:space="preserve">explora e </w:t>
      </w:r>
      <w:r w:rsidR="7CEDA0D5" w:rsidRPr="513968DD">
        <w:rPr>
          <w:rFonts w:ascii="Arial" w:eastAsia="Arial" w:hAnsi="Arial" w:cs="Arial"/>
          <w:sz w:val="24"/>
          <w:szCs w:val="24"/>
        </w:rPr>
        <w:t>aprende a brincar</w:t>
      </w:r>
      <w:r w:rsidR="05BD3643" w:rsidRPr="513968DD">
        <w:rPr>
          <w:rFonts w:ascii="Arial" w:eastAsia="Arial" w:hAnsi="Arial" w:cs="Arial"/>
          <w:sz w:val="24"/>
          <w:szCs w:val="24"/>
        </w:rPr>
        <w:t xml:space="preserve">. </w:t>
      </w:r>
      <w:r w:rsidR="61BF7CED" w:rsidRPr="513968DD">
        <w:rPr>
          <w:rFonts w:ascii="Arial" w:eastAsia="Arial" w:hAnsi="Arial" w:cs="Arial"/>
          <w:sz w:val="24"/>
          <w:szCs w:val="24"/>
        </w:rPr>
        <w:t>A</w:t>
      </w:r>
      <w:r w:rsidR="34DBF276" w:rsidRPr="513968DD">
        <w:rPr>
          <w:rFonts w:ascii="Arial" w:eastAsia="Arial" w:hAnsi="Arial" w:cs="Arial"/>
          <w:sz w:val="24"/>
          <w:szCs w:val="24"/>
        </w:rPr>
        <w:t xml:space="preserve">s intervenções do </w:t>
      </w:r>
      <w:r w:rsidR="66171D8E" w:rsidRPr="513968DD">
        <w:rPr>
          <w:rFonts w:ascii="Arial" w:eastAsia="Arial" w:hAnsi="Arial" w:cs="Arial"/>
          <w:sz w:val="24"/>
          <w:szCs w:val="24"/>
        </w:rPr>
        <w:t>educador</w:t>
      </w:r>
      <w:r w:rsidR="2D0923ED" w:rsidRPr="513968DD">
        <w:rPr>
          <w:rFonts w:ascii="Arial" w:eastAsia="Arial" w:hAnsi="Arial" w:cs="Arial"/>
          <w:sz w:val="24"/>
          <w:szCs w:val="24"/>
        </w:rPr>
        <w:t xml:space="preserve"> promoverão ampliações </w:t>
      </w:r>
      <w:r w:rsidR="6CE61B76" w:rsidRPr="513968DD">
        <w:rPr>
          <w:rFonts w:ascii="Arial" w:eastAsia="Arial" w:hAnsi="Arial" w:cs="Arial"/>
          <w:sz w:val="24"/>
          <w:szCs w:val="24"/>
        </w:rPr>
        <w:t xml:space="preserve">significativas </w:t>
      </w:r>
      <w:r w:rsidR="2D0923ED" w:rsidRPr="513968DD">
        <w:rPr>
          <w:rFonts w:ascii="Arial" w:eastAsia="Arial" w:hAnsi="Arial" w:cs="Arial"/>
          <w:sz w:val="24"/>
          <w:szCs w:val="24"/>
        </w:rPr>
        <w:t xml:space="preserve">que possibilitarão </w:t>
      </w:r>
      <w:r w:rsidR="122CF002" w:rsidRPr="513968DD">
        <w:rPr>
          <w:rFonts w:ascii="Arial" w:eastAsia="Arial" w:hAnsi="Arial" w:cs="Arial"/>
          <w:sz w:val="24"/>
          <w:szCs w:val="24"/>
        </w:rPr>
        <w:t xml:space="preserve">a construção de outras </w:t>
      </w:r>
      <w:r w:rsidR="217C2E25" w:rsidRPr="513968DD">
        <w:rPr>
          <w:rFonts w:ascii="Arial" w:eastAsia="Arial" w:hAnsi="Arial" w:cs="Arial"/>
          <w:sz w:val="24"/>
          <w:szCs w:val="24"/>
        </w:rPr>
        <w:t>hipóteses relacionadas ao brincar</w:t>
      </w:r>
      <w:r w:rsidR="6BA97F98" w:rsidRPr="513968DD">
        <w:rPr>
          <w:rFonts w:ascii="Arial" w:eastAsia="Arial" w:hAnsi="Arial" w:cs="Arial"/>
          <w:sz w:val="24"/>
          <w:szCs w:val="24"/>
        </w:rPr>
        <w:t>.</w:t>
      </w:r>
    </w:p>
    <w:p w14:paraId="07E17DF7" w14:textId="2411372A" w:rsidR="003B634F" w:rsidRPr="003025FD" w:rsidRDefault="67093A1B" w:rsidP="4D4C1997">
      <w:pPr>
        <w:shd w:val="clear" w:color="auto" w:fill="FFFFFF" w:themeFill="background1"/>
        <w:spacing w:after="0" w:line="360" w:lineRule="auto"/>
        <w:ind w:firstLine="720"/>
        <w:jc w:val="both"/>
        <w:rPr>
          <w:rFonts w:ascii="Arial" w:eastAsia="Times New Roman" w:hAnsi="Arial" w:cs="Arial"/>
          <w:color w:val="000000" w:themeColor="text1"/>
          <w:sz w:val="24"/>
          <w:szCs w:val="24"/>
        </w:rPr>
      </w:pPr>
      <w:r w:rsidRPr="4A60C318">
        <w:rPr>
          <w:rFonts w:ascii="Arial" w:eastAsia="Times New Roman" w:hAnsi="Arial" w:cs="Arial"/>
          <w:color w:val="000000" w:themeColor="text1"/>
          <w:sz w:val="24"/>
          <w:szCs w:val="24"/>
        </w:rPr>
        <w:t>Ao resgatar o RCNEI</w:t>
      </w:r>
      <w:r w:rsidR="6DED305F" w:rsidRPr="4A60C318">
        <w:rPr>
          <w:rFonts w:ascii="Arial" w:eastAsia="Times New Roman" w:hAnsi="Arial" w:cs="Arial"/>
          <w:color w:val="000000" w:themeColor="text1"/>
          <w:sz w:val="24"/>
          <w:szCs w:val="24"/>
        </w:rPr>
        <w:t xml:space="preserve"> (1998)</w:t>
      </w:r>
      <w:r w:rsidR="25870F85" w:rsidRPr="4A60C318">
        <w:rPr>
          <w:rFonts w:ascii="Arial" w:eastAsia="Times New Roman" w:hAnsi="Arial" w:cs="Arial"/>
          <w:color w:val="000000" w:themeColor="text1"/>
          <w:sz w:val="24"/>
          <w:szCs w:val="24"/>
        </w:rPr>
        <w:t xml:space="preserve"> </w:t>
      </w:r>
      <w:r w:rsidR="6DED305F" w:rsidRPr="4A60C318">
        <w:rPr>
          <w:rFonts w:ascii="Arial" w:eastAsia="Times New Roman" w:hAnsi="Arial" w:cs="Arial"/>
          <w:color w:val="000000" w:themeColor="text1"/>
          <w:sz w:val="24"/>
          <w:szCs w:val="24"/>
        </w:rPr>
        <w:t>sobre a ação que ocorre no plano da imaginação</w:t>
      </w:r>
      <w:r w:rsidR="1BAE0CF2" w:rsidRPr="4A60C318">
        <w:rPr>
          <w:rFonts w:ascii="Arial" w:eastAsia="Times New Roman" w:hAnsi="Arial" w:cs="Arial"/>
          <w:color w:val="000000" w:themeColor="text1"/>
          <w:sz w:val="24"/>
          <w:szCs w:val="24"/>
        </w:rPr>
        <w:t xml:space="preserve"> e </w:t>
      </w:r>
      <w:r w:rsidR="00000584">
        <w:rPr>
          <w:rFonts w:ascii="Arial" w:eastAsia="Times New Roman" w:hAnsi="Arial" w:cs="Arial"/>
          <w:color w:val="000000" w:themeColor="text1"/>
          <w:sz w:val="24"/>
          <w:szCs w:val="24"/>
        </w:rPr>
        <w:t>n</w:t>
      </w:r>
      <w:r w:rsidR="1BAE0CF2" w:rsidRPr="4A60C318">
        <w:rPr>
          <w:rFonts w:ascii="Arial" w:eastAsia="Times New Roman" w:hAnsi="Arial" w:cs="Arial"/>
          <w:color w:val="000000" w:themeColor="text1"/>
          <w:sz w:val="24"/>
          <w:szCs w:val="24"/>
        </w:rPr>
        <w:t>o domínio da linguagem simbólica</w:t>
      </w:r>
      <w:r w:rsidR="0C78D135" w:rsidRPr="4A60C318">
        <w:rPr>
          <w:rFonts w:ascii="Arial" w:eastAsia="Times New Roman" w:hAnsi="Arial" w:cs="Arial"/>
          <w:color w:val="000000" w:themeColor="text1"/>
          <w:sz w:val="24"/>
          <w:szCs w:val="24"/>
        </w:rPr>
        <w:t>, destaca</w:t>
      </w:r>
      <w:r w:rsidR="00000584">
        <w:rPr>
          <w:rFonts w:ascii="Arial" w:eastAsia="Times New Roman" w:hAnsi="Arial" w:cs="Arial"/>
          <w:color w:val="000000" w:themeColor="text1"/>
          <w:sz w:val="24"/>
          <w:szCs w:val="24"/>
        </w:rPr>
        <w:t>-se</w:t>
      </w:r>
      <w:r w:rsidR="0C78D135" w:rsidRPr="4A60C318">
        <w:rPr>
          <w:rFonts w:ascii="Arial" w:eastAsia="Times New Roman" w:hAnsi="Arial" w:cs="Arial"/>
          <w:color w:val="000000" w:themeColor="text1"/>
          <w:sz w:val="24"/>
          <w:szCs w:val="24"/>
        </w:rPr>
        <w:t xml:space="preserve"> que</w:t>
      </w:r>
      <w:r w:rsidR="1BAE0CF2" w:rsidRPr="4A60C318">
        <w:rPr>
          <w:rFonts w:ascii="Arial" w:eastAsia="Times New Roman" w:hAnsi="Arial" w:cs="Arial"/>
          <w:color w:val="000000" w:themeColor="text1"/>
          <w:sz w:val="24"/>
          <w:szCs w:val="24"/>
        </w:rPr>
        <w:t>:</w:t>
      </w:r>
    </w:p>
    <w:p w14:paraId="032DA948" w14:textId="437E03A0" w:rsidR="003B634F" w:rsidRPr="00453D65" w:rsidRDefault="1890CCFB" w:rsidP="001C21BA">
      <w:pPr>
        <w:pStyle w:val="Citao"/>
      </w:pPr>
      <w:r w:rsidRPr="00453D65">
        <w:t>[...] é preciso haver consciência da diferença existente entre a brincadeira e a realidade imediata que lhe forneceu</w:t>
      </w:r>
      <w:r w:rsidR="303598E5" w:rsidRPr="00453D65">
        <w:t xml:space="preserve"> conteúdo para realizar-se. Nesse sentido, para brincar é preciso apropriar-se de elementos da realidade imediata de tal forma a atribuir</w:t>
      </w:r>
      <w:r w:rsidR="1721EA2C" w:rsidRPr="00453D65">
        <w:t>-lhes novos significados. Essa peculiaridade</w:t>
      </w:r>
      <w:r w:rsidR="5C3840EC" w:rsidRPr="00453D65">
        <w:t xml:space="preserve"> </w:t>
      </w:r>
      <w:r w:rsidR="1721EA2C" w:rsidRPr="00453D65">
        <w:t>da brincadeira ocorre por meio</w:t>
      </w:r>
      <w:r w:rsidR="58C17CD8" w:rsidRPr="00453D65">
        <w:t xml:space="preserve"> da articulação entre a imaginação e a imitação da realidade. </w:t>
      </w:r>
      <w:r w:rsidR="303FF05E" w:rsidRPr="00453D65">
        <w:t>Toda brincadeira é uma imitação transformada, no plano das emoções e das ideias, de uma realidade anteriormente vivenciada</w:t>
      </w:r>
      <w:r w:rsidR="00453D65" w:rsidRPr="00453D65">
        <w:t xml:space="preserve"> (</w:t>
      </w:r>
      <w:r w:rsidR="00453D65">
        <w:t>BRASIL,</w:t>
      </w:r>
      <w:r w:rsidR="00453D65" w:rsidRPr="00453D65">
        <w:t xml:space="preserve"> 1998, p.</w:t>
      </w:r>
      <w:r w:rsidR="00000584">
        <w:t xml:space="preserve"> </w:t>
      </w:r>
      <w:r w:rsidR="00453D65" w:rsidRPr="00453D65">
        <w:t>27)</w:t>
      </w:r>
      <w:r w:rsidR="00000584">
        <w:t>.</w:t>
      </w:r>
    </w:p>
    <w:p w14:paraId="705BF154" w14:textId="0A16E1E5" w:rsidR="003B634F" w:rsidRPr="003025FD" w:rsidRDefault="522652BD" w:rsidP="4FD16B59">
      <w:pPr>
        <w:spacing w:after="0" w:line="360" w:lineRule="auto"/>
        <w:ind w:firstLine="720"/>
        <w:jc w:val="both"/>
        <w:rPr>
          <w:rFonts w:ascii="Arial" w:eastAsia="Times New Roman" w:hAnsi="Arial" w:cs="Arial"/>
          <w:color w:val="000000" w:themeColor="text1"/>
          <w:sz w:val="24"/>
          <w:szCs w:val="24"/>
        </w:rPr>
      </w:pPr>
      <w:r w:rsidRPr="4FD16B59">
        <w:rPr>
          <w:rFonts w:ascii="Arial" w:eastAsia="Times New Roman" w:hAnsi="Arial" w:cs="Arial"/>
          <w:sz w:val="24"/>
          <w:szCs w:val="24"/>
        </w:rPr>
        <w:t xml:space="preserve"> </w:t>
      </w:r>
      <w:r w:rsidR="15A5FDF3" w:rsidRPr="4FD16B59">
        <w:rPr>
          <w:rFonts w:ascii="Arial" w:eastAsia="Arial" w:hAnsi="Arial" w:cs="Arial"/>
          <w:sz w:val="24"/>
          <w:szCs w:val="24"/>
        </w:rPr>
        <w:t>Nesses momentos, a criança faz uso da imaginação e pode ser</w:t>
      </w:r>
      <w:r w:rsidR="33EFAACD" w:rsidRPr="4FD16B59">
        <w:rPr>
          <w:rFonts w:ascii="Arial" w:eastAsia="Times New Roman" w:hAnsi="Arial" w:cs="Arial"/>
          <w:sz w:val="24"/>
          <w:szCs w:val="24"/>
        </w:rPr>
        <w:t xml:space="preserve"> o que</w:t>
      </w:r>
      <w:r w:rsidR="06CB8CBB" w:rsidRPr="4FD16B59">
        <w:rPr>
          <w:rFonts w:ascii="Arial" w:eastAsia="Times New Roman" w:hAnsi="Arial" w:cs="Arial"/>
          <w:sz w:val="24"/>
          <w:szCs w:val="24"/>
        </w:rPr>
        <w:t xml:space="preserve"> quiser</w:t>
      </w:r>
      <w:r w:rsidR="00000584">
        <w:rPr>
          <w:rFonts w:ascii="Arial" w:eastAsia="Times New Roman" w:hAnsi="Arial" w:cs="Arial"/>
          <w:sz w:val="24"/>
          <w:szCs w:val="24"/>
        </w:rPr>
        <w:t xml:space="preserve"> –</w:t>
      </w:r>
      <w:r w:rsidR="007A7A0B" w:rsidRPr="4FD16B59">
        <w:rPr>
          <w:rFonts w:ascii="Arial" w:eastAsia="Times New Roman" w:hAnsi="Arial" w:cs="Arial"/>
          <w:sz w:val="24"/>
          <w:szCs w:val="24"/>
        </w:rPr>
        <w:t xml:space="preserve"> </w:t>
      </w:r>
      <w:r w:rsidR="06CB8CBB" w:rsidRPr="4FD16B59">
        <w:rPr>
          <w:rFonts w:ascii="Arial" w:eastAsia="Times New Roman" w:hAnsi="Arial" w:cs="Arial"/>
          <w:sz w:val="24"/>
          <w:szCs w:val="24"/>
        </w:rPr>
        <w:t>um animal, um super-herói</w:t>
      </w:r>
      <w:r w:rsidR="3649BCA3" w:rsidRPr="4FD16B59">
        <w:rPr>
          <w:rFonts w:ascii="Arial" w:eastAsia="Times New Roman" w:hAnsi="Arial" w:cs="Arial"/>
          <w:sz w:val="24"/>
          <w:szCs w:val="24"/>
        </w:rPr>
        <w:t>, príncipes ou princesas</w:t>
      </w:r>
      <w:r w:rsidR="00000584">
        <w:rPr>
          <w:rFonts w:ascii="Arial" w:eastAsia="Times New Roman" w:hAnsi="Arial" w:cs="Arial"/>
          <w:sz w:val="24"/>
          <w:szCs w:val="24"/>
        </w:rPr>
        <w:t xml:space="preserve"> –</w:t>
      </w:r>
      <w:r w:rsidR="3649BCA3" w:rsidRPr="4FD16B59">
        <w:rPr>
          <w:rFonts w:ascii="Arial" w:eastAsia="Times New Roman" w:hAnsi="Arial" w:cs="Arial"/>
          <w:sz w:val="24"/>
          <w:szCs w:val="24"/>
        </w:rPr>
        <w:t xml:space="preserve"> </w:t>
      </w:r>
      <w:r w:rsidR="1F9868F5" w:rsidRPr="4FD16B59">
        <w:rPr>
          <w:rFonts w:ascii="Arial" w:eastAsia="Times New Roman" w:hAnsi="Arial" w:cs="Arial"/>
          <w:sz w:val="24"/>
          <w:szCs w:val="24"/>
        </w:rPr>
        <w:t>e assumir diferentes papéis.</w:t>
      </w:r>
      <w:r w:rsidR="5033A6F1" w:rsidRPr="4FD16B59">
        <w:rPr>
          <w:rFonts w:ascii="Arial" w:eastAsia="Times New Roman" w:hAnsi="Arial" w:cs="Arial"/>
          <w:sz w:val="24"/>
          <w:szCs w:val="24"/>
        </w:rPr>
        <w:t xml:space="preserve"> </w:t>
      </w:r>
      <w:r w:rsidR="0AAA541E" w:rsidRPr="4FD16B59">
        <w:rPr>
          <w:rFonts w:ascii="Arial" w:eastAsia="Times New Roman" w:hAnsi="Arial" w:cs="Arial"/>
          <w:sz w:val="24"/>
          <w:szCs w:val="24"/>
        </w:rPr>
        <w:t>Por meio</w:t>
      </w:r>
      <w:r w:rsidR="5033A6F1" w:rsidRPr="4FD16B59">
        <w:rPr>
          <w:rFonts w:ascii="Arial" w:eastAsia="Times New Roman" w:hAnsi="Arial" w:cs="Arial"/>
          <w:sz w:val="24"/>
          <w:szCs w:val="24"/>
        </w:rPr>
        <w:t xml:space="preserve"> </w:t>
      </w:r>
      <w:r w:rsidR="441CFB77" w:rsidRPr="4FD16B59">
        <w:rPr>
          <w:rFonts w:ascii="Arial" w:eastAsia="Times New Roman" w:hAnsi="Arial" w:cs="Arial"/>
          <w:sz w:val="24"/>
          <w:szCs w:val="24"/>
        </w:rPr>
        <w:t xml:space="preserve">dessas interações e brincadeiras de faz de conta, </w:t>
      </w:r>
      <w:r w:rsidR="5408A921" w:rsidRPr="4FD16B59">
        <w:rPr>
          <w:rFonts w:ascii="Arial" w:eastAsia="Times New Roman" w:hAnsi="Arial" w:cs="Arial"/>
          <w:sz w:val="24"/>
          <w:szCs w:val="24"/>
        </w:rPr>
        <w:t>a observação dos educadores irá</w:t>
      </w:r>
      <w:r w:rsidR="07BBA37B" w:rsidRPr="4FD16B59">
        <w:rPr>
          <w:rFonts w:ascii="Arial" w:eastAsia="Times New Roman" w:hAnsi="Arial" w:cs="Arial"/>
          <w:sz w:val="24"/>
          <w:szCs w:val="24"/>
        </w:rPr>
        <w:t xml:space="preserve"> contribuir </w:t>
      </w:r>
      <w:r w:rsidR="3E3D02DD" w:rsidRPr="4FD16B59">
        <w:rPr>
          <w:rFonts w:ascii="Arial" w:eastAsia="Times New Roman" w:hAnsi="Arial" w:cs="Arial"/>
          <w:sz w:val="24"/>
          <w:szCs w:val="24"/>
        </w:rPr>
        <w:t>para os processos de desenvolvimento</w:t>
      </w:r>
      <w:r w:rsidR="6AFA46AD" w:rsidRPr="4FD16B59">
        <w:rPr>
          <w:rFonts w:ascii="Arial" w:eastAsia="Times New Roman" w:hAnsi="Arial" w:cs="Arial"/>
          <w:sz w:val="24"/>
          <w:szCs w:val="24"/>
        </w:rPr>
        <w:t xml:space="preserve"> das relações sociais e ampliação d</w:t>
      </w:r>
      <w:r w:rsidR="27DD39D5" w:rsidRPr="4FD16B59">
        <w:rPr>
          <w:rFonts w:ascii="Arial" w:eastAsia="Times New Roman" w:hAnsi="Arial" w:cs="Arial"/>
          <w:sz w:val="24"/>
          <w:szCs w:val="24"/>
        </w:rPr>
        <w:t>o desenvolvimento socioemocional.</w:t>
      </w:r>
      <w:r w:rsidR="3EE6D56C" w:rsidRPr="4FD16B59">
        <w:rPr>
          <w:rFonts w:ascii="Arial" w:eastAsia="Times New Roman" w:hAnsi="Arial" w:cs="Arial"/>
          <w:sz w:val="24"/>
          <w:szCs w:val="24"/>
        </w:rPr>
        <w:t xml:space="preserve"> </w:t>
      </w:r>
      <w:r w:rsidR="4A69214E" w:rsidRPr="4FD16B59">
        <w:rPr>
          <w:rFonts w:ascii="Arial" w:eastAsia="Times New Roman" w:hAnsi="Arial" w:cs="Arial"/>
          <w:sz w:val="24"/>
          <w:szCs w:val="24"/>
        </w:rPr>
        <w:t>A</w:t>
      </w:r>
      <w:r w:rsidR="3EE6D56C" w:rsidRPr="4FD16B59">
        <w:rPr>
          <w:rFonts w:ascii="Arial" w:eastAsia="Times New Roman" w:hAnsi="Arial" w:cs="Arial"/>
          <w:sz w:val="24"/>
          <w:szCs w:val="24"/>
        </w:rPr>
        <w:t xml:space="preserve"> literatura infantil </w:t>
      </w:r>
      <w:r w:rsidR="45EAF7B6" w:rsidRPr="4FD16B59">
        <w:rPr>
          <w:rFonts w:ascii="Arial" w:eastAsia="Times New Roman" w:hAnsi="Arial" w:cs="Arial"/>
          <w:sz w:val="24"/>
          <w:szCs w:val="24"/>
        </w:rPr>
        <w:t xml:space="preserve">desempenha papel fundamental para </w:t>
      </w:r>
      <w:r w:rsidR="6A3825A4" w:rsidRPr="4FD16B59">
        <w:rPr>
          <w:rFonts w:ascii="Arial" w:eastAsia="Times New Roman" w:hAnsi="Arial" w:cs="Arial"/>
          <w:sz w:val="24"/>
          <w:szCs w:val="24"/>
        </w:rPr>
        <w:t>enriquecer o repertório imaginário infantil</w:t>
      </w:r>
      <w:r w:rsidR="38494CC0" w:rsidRPr="4FD16B59">
        <w:rPr>
          <w:rFonts w:ascii="Arial" w:eastAsia="Times New Roman" w:hAnsi="Arial" w:cs="Arial"/>
          <w:sz w:val="24"/>
          <w:szCs w:val="24"/>
        </w:rPr>
        <w:t xml:space="preserve"> </w:t>
      </w:r>
      <w:r w:rsidR="4EEB5E3E" w:rsidRPr="4FD16B59">
        <w:rPr>
          <w:rFonts w:ascii="Arial" w:eastAsia="Times New Roman" w:hAnsi="Arial" w:cs="Arial"/>
          <w:sz w:val="24"/>
          <w:szCs w:val="24"/>
        </w:rPr>
        <w:t xml:space="preserve">e </w:t>
      </w:r>
      <w:r w:rsidR="38494CC0" w:rsidRPr="4FD16B59">
        <w:rPr>
          <w:rFonts w:ascii="Arial" w:eastAsia="Times New Roman" w:hAnsi="Arial" w:cs="Arial"/>
          <w:sz w:val="24"/>
          <w:szCs w:val="24"/>
        </w:rPr>
        <w:t>favorece</w:t>
      </w:r>
      <w:r w:rsidR="444BD751" w:rsidRPr="4FD16B59">
        <w:rPr>
          <w:rFonts w:ascii="Arial" w:eastAsia="Times New Roman" w:hAnsi="Arial" w:cs="Arial"/>
          <w:sz w:val="24"/>
          <w:szCs w:val="24"/>
        </w:rPr>
        <w:t xml:space="preserve"> também</w:t>
      </w:r>
      <w:r w:rsidR="38494CC0" w:rsidRPr="4FD16B59">
        <w:rPr>
          <w:rFonts w:ascii="Arial" w:eastAsia="Times New Roman" w:hAnsi="Arial" w:cs="Arial"/>
          <w:sz w:val="24"/>
          <w:szCs w:val="24"/>
        </w:rPr>
        <w:t xml:space="preserve"> </w:t>
      </w:r>
      <w:r w:rsidR="0727FC66" w:rsidRPr="4FD16B59">
        <w:rPr>
          <w:rFonts w:ascii="Arial" w:eastAsia="Times New Roman" w:hAnsi="Arial" w:cs="Arial"/>
          <w:sz w:val="24"/>
          <w:szCs w:val="24"/>
        </w:rPr>
        <w:t xml:space="preserve">a </w:t>
      </w:r>
      <w:r w:rsidR="38494CC0" w:rsidRPr="4FD16B59">
        <w:rPr>
          <w:rFonts w:ascii="Arial" w:eastAsia="Times New Roman" w:hAnsi="Arial" w:cs="Arial"/>
          <w:sz w:val="24"/>
          <w:szCs w:val="24"/>
        </w:rPr>
        <w:t>aproximação</w:t>
      </w:r>
      <w:r w:rsidR="05F173B6" w:rsidRPr="4FD16B59">
        <w:rPr>
          <w:rFonts w:ascii="Arial" w:eastAsia="Times New Roman" w:hAnsi="Arial" w:cs="Arial"/>
          <w:sz w:val="24"/>
          <w:szCs w:val="24"/>
        </w:rPr>
        <w:t xml:space="preserve"> da criança</w:t>
      </w:r>
      <w:r w:rsidR="38494CC0" w:rsidRPr="4FD16B59">
        <w:rPr>
          <w:rFonts w:ascii="Arial" w:eastAsia="Times New Roman" w:hAnsi="Arial" w:cs="Arial"/>
          <w:sz w:val="24"/>
          <w:szCs w:val="24"/>
        </w:rPr>
        <w:t xml:space="preserve"> com a leitura de textos literários.</w:t>
      </w:r>
      <w:r w:rsidR="6A3825A4" w:rsidRPr="4FD16B59">
        <w:rPr>
          <w:rFonts w:ascii="Arial" w:eastAsia="Times New Roman" w:hAnsi="Arial" w:cs="Arial"/>
          <w:sz w:val="24"/>
          <w:szCs w:val="24"/>
        </w:rPr>
        <w:t xml:space="preserve"> </w:t>
      </w:r>
    </w:p>
    <w:p w14:paraId="3F732F9C" w14:textId="2AE4B7C7" w:rsidR="003B634F" w:rsidRPr="003025FD" w:rsidRDefault="38CC0E71" w:rsidP="513968DD">
      <w:pPr>
        <w:shd w:val="clear" w:color="auto" w:fill="FFFFFF" w:themeFill="background1"/>
        <w:spacing w:after="0" w:line="360" w:lineRule="auto"/>
        <w:ind w:firstLine="720"/>
        <w:jc w:val="both"/>
        <w:rPr>
          <w:rFonts w:ascii="Arial" w:eastAsia="Times New Roman" w:hAnsi="Arial" w:cs="Arial"/>
          <w:sz w:val="24"/>
          <w:szCs w:val="24"/>
        </w:rPr>
      </w:pPr>
      <w:r w:rsidRPr="4FD16B59">
        <w:rPr>
          <w:rFonts w:ascii="Arial" w:eastAsia="Times New Roman" w:hAnsi="Arial" w:cs="Arial"/>
          <w:sz w:val="24"/>
          <w:szCs w:val="24"/>
        </w:rPr>
        <w:t xml:space="preserve">O brincar contribui fundamentalmente para a construção da identidade e autonomia </w:t>
      </w:r>
      <w:r w:rsidR="5590792C" w:rsidRPr="4FD16B59">
        <w:rPr>
          <w:rFonts w:ascii="Arial" w:eastAsia="Times New Roman" w:hAnsi="Arial" w:cs="Arial"/>
          <w:sz w:val="24"/>
          <w:szCs w:val="24"/>
        </w:rPr>
        <w:t>e,</w:t>
      </w:r>
      <w:r w:rsidRPr="4FD16B59">
        <w:rPr>
          <w:rFonts w:ascii="Arial" w:eastAsia="Times New Roman" w:hAnsi="Arial" w:cs="Arial"/>
          <w:sz w:val="24"/>
          <w:szCs w:val="24"/>
        </w:rPr>
        <w:t xml:space="preserve"> portanto, cabe ao</w:t>
      </w:r>
      <w:r w:rsidR="3014FC17" w:rsidRPr="4FD16B59">
        <w:rPr>
          <w:rFonts w:ascii="Arial" w:eastAsia="Times New Roman" w:hAnsi="Arial" w:cs="Arial"/>
          <w:sz w:val="24"/>
          <w:szCs w:val="24"/>
        </w:rPr>
        <w:t xml:space="preserve"> educador</w:t>
      </w:r>
      <w:r w:rsidR="00000584">
        <w:rPr>
          <w:rFonts w:ascii="Arial" w:eastAsia="Times New Roman" w:hAnsi="Arial" w:cs="Arial"/>
          <w:sz w:val="24"/>
          <w:szCs w:val="24"/>
        </w:rPr>
        <w:t>,</w:t>
      </w:r>
      <w:r w:rsidR="3014FC17" w:rsidRPr="4FD16B59">
        <w:rPr>
          <w:rFonts w:ascii="Arial" w:eastAsia="Times New Roman" w:hAnsi="Arial" w:cs="Arial"/>
          <w:sz w:val="24"/>
          <w:szCs w:val="24"/>
        </w:rPr>
        <w:t xml:space="preserve"> ao planejar suas ações, realizar levantamentos que possam atender </w:t>
      </w:r>
      <w:r w:rsidR="00000584">
        <w:rPr>
          <w:rFonts w:ascii="Arial" w:eastAsia="Times New Roman" w:hAnsi="Arial" w:cs="Arial"/>
          <w:sz w:val="24"/>
          <w:szCs w:val="24"/>
        </w:rPr>
        <w:t>à</w:t>
      </w:r>
      <w:r w:rsidR="3014FC17" w:rsidRPr="4FD16B59">
        <w:rPr>
          <w:rFonts w:ascii="Arial" w:eastAsia="Times New Roman" w:hAnsi="Arial" w:cs="Arial"/>
          <w:sz w:val="24"/>
          <w:szCs w:val="24"/>
        </w:rPr>
        <w:t>s necessidades d</w:t>
      </w:r>
      <w:r w:rsidR="557DD4CD" w:rsidRPr="4FD16B59">
        <w:rPr>
          <w:rFonts w:ascii="Arial" w:eastAsia="Times New Roman" w:hAnsi="Arial" w:cs="Arial"/>
          <w:sz w:val="24"/>
          <w:szCs w:val="24"/>
        </w:rPr>
        <w:t>as crianças</w:t>
      </w:r>
      <w:r w:rsidR="3014FC17" w:rsidRPr="4FD16B59">
        <w:rPr>
          <w:rFonts w:ascii="Arial" w:eastAsia="Times New Roman" w:hAnsi="Arial" w:cs="Arial"/>
          <w:sz w:val="24"/>
          <w:szCs w:val="24"/>
        </w:rPr>
        <w:t>, respeitando e acolhendo as opiniões</w:t>
      </w:r>
      <w:r w:rsidR="1D3292FC" w:rsidRPr="4FD16B59">
        <w:rPr>
          <w:rFonts w:ascii="Arial" w:eastAsia="Times New Roman" w:hAnsi="Arial" w:cs="Arial"/>
          <w:sz w:val="24"/>
          <w:szCs w:val="24"/>
        </w:rPr>
        <w:t>,</w:t>
      </w:r>
      <w:r w:rsidR="3014FC17" w:rsidRPr="4FD16B59">
        <w:rPr>
          <w:rFonts w:ascii="Arial" w:eastAsia="Times New Roman" w:hAnsi="Arial" w:cs="Arial"/>
          <w:sz w:val="24"/>
          <w:szCs w:val="24"/>
        </w:rPr>
        <w:t xml:space="preserve"> utilizando as rodas de conversas para estabelecer quais caminhos serão seguidos. </w:t>
      </w:r>
    </w:p>
    <w:p w14:paraId="7717A650" w14:textId="236B1FDE" w:rsidR="003B634F" w:rsidRPr="003025FD" w:rsidRDefault="3014FC17" w:rsidP="513968DD">
      <w:pPr>
        <w:shd w:val="clear" w:color="auto" w:fill="FFFFFF" w:themeFill="background1"/>
        <w:spacing w:after="0" w:line="360" w:lineRule="auto"/>
        <w:ind w:firstLine="720"/>
        <w:jc w:val="both"/>
        <w:rPr>
          <w:rFonts w:ascii="Arial" w:eastAsia="Times New Roman" w:hAnsi="Arial" w:cs="Arial"/>
          <w:color w:val="000000" w:themeColor="text1"/>
          <w:sz w:val="24"/>
          <w:szCs w:val="24"/>
        </w:rPr>
      </w:pPr>
      <w:r w:rsidRPr="513968DD">
        <w:rPr>
          <w:rFonts w:ascii="Arial" w:eastAsia="Times New Roman" w:hAnsi="Arial" w:cs="Arial"/>
          <w:sz w:val="24"/>
          <w:szCs w:val="24"/>
        </w:rPr>
        <w:t xml:space="preserve">Organizar os espaços, objetos e disponibilizar acessos adequados a cada faixa etária são tarefas imprescindíveis para um bom andamento na construção de situações orientadas ou não </w:t>
      </w:r>
      <w:r w:rsidR="4F7275DA" w:rsidRPr="513968DD">
        <w:rPr>
          <w:rFonts w:ascii="Arial" w:eastAsia="Times New Roman" w:hAnsi="Arial" w:cs="Arial"/>
          <w:sz w:val="24"/>
          <w:szCs w:val="24"/>
        </w:rPr>
        <w:t xml:space="preserve">às crianças </w:t>
      </w:r>
      <w:r w:rsidRPr="513968DD">
        <w:rPr>
          <w:rFonts w:ascii="Arial" w:eastAsia="Times New Roman" w:hAnsi="Arial" w:cs="Arial"/>
          <w:sz w:val="24"/>
          <w:szCs w:val="24"/>
        </w:rPr>
        <w:t>atendid</w:t>
      </w:r>
      <w:r w:rsidR="787D6ECD" w:rsidRPr="513968DD">
        <w:rPr>
          <w:rFonts w:ascii="Arial" w:eastAsia="Times New Roman" w:hAnsi="Arial" w:cs="Arial"/>
          <w:sz w:val="24"/>
          <w:szCs w:val="24"/>
        </w:rPr>
        <w:t>a</w:t>
      </w:r>
      <w:r w:rsidRPr="513968DD">
        <w:rPr>
          <w:rFonts w:ascii="Arial" w:eastAsia="Times New Roman" w:hAnsi="Arial" w:cs="Arial"/>
          <w:sz w:val="24"/>
          <w:szCs w:val="24"/>
        </w:rPr>
        <w:t>s.</w:t>
      </w:r>
      <w:r w:rsidR="006BE55F" w:rsidRPr="513968DD">
        <w:rPr>
          <w:rFonts w:ascii="Arial" w:eastAsia="Times New Roman" w:hAnsi="Arial" w:cs="Arial"/>
          <w:sz w:val="24"/>
          <w:szCs w:val="24"/>
        </w:rPr>
        <w:t xml:space="preserve"> </w:t>
      </w:r>
      <w:r w:rsidR="72DF1E4F" w:rsidRPr="513968DD">
        <w:rPr>
          <w:rFonts w:ascii="Arial" w:eastAsia="Times New Roman" w:hAnsi="Arial" w:cs="Arial"/>
          <w:color w:val="000000" w:themeColor="text1"/>
          <w:sz w:val="24"/>
          <w:szCs w:val="24"/>
        </w:rPr>
        <w:t>Segundo Horn</w:t>
      </w:r>
      <w:r w:rsidR="110C448B" w:rsidRPr="513968DD">
        <w:rPr>
          <w:rFonts w:ascii="Arial" w:eastAsia="Times New Roman" w:hAnsi="Arial" w:cs="Arial"/>
          <w:color w:val="000000" w:themeColor="text1"/>
          <w:sz w:val="24"/>
          <w:szCs w:val="24"/>
        </w:rPr>
        <w:t xml:space="preserve"> (2004)</w:t>
      </w:r>
      <w:r w:rsidR="0714F778" w:rsidRPr="513968DD">
        <w:rPr>
          <w:rFonts w:ascii="Arial" w:eastAsia="Times New Roman" w:hAnsi="Arial" w:cs="Arial"/>
          <w:color w:val="000000" w:themeColor="text1"/>
          <w:sz w:val="24"/>
          <w:szCs w:val="24"/>
        </w:rPr>
        <w:t>:</w:t>
      </w:r>
      <w:r w:rsidR="262FB813" w:rsidRPr="513968DD">
        <w:rPr>
          <w:rFonts w:ascii="Arial" w:eastAsia="Times New Roman" w:hAnsi="Arial" w:cs="Arial"/>
          <w:color w:val="000000" w:themeColor="text1"/>
          <w:sz w:val="24"/>
          <w:szCs w:val="24"/>
        </w:rPr>
        <w:t xml:space="preserve"> </w:t>
      </w:r>
    </w:p>
    <w:p w14:paraId="766B88F7" w14:textId="548A412D" w:rsidR="003B634F" w:rsidRPr="00453D65" w:rsidRDefault="62ACD40C" w:rsidP="001C21BA">
      <w:pPr>
        <w:pStyle w:val="Citao"/>
      </w:pPr>
      <w:r w:rsidRPr="00453D65">
        <w:t xml:space="preserve">[...] </w:t>
      </w:r>
      <w:r w:rsidR="72DF1E4F" w:rsidRPr="00453D65">
        <w:t xml:space="preserve">é no espaço físico que a criança consegue estabelecer relações entre o mundo e as pessoas, transformando-o em um pano de fundo no qual se inserem emoções [...]. Nessa dimensão o espaço é entendido como algo conjugado ao ambiente e vice-versa. Todavia é importante esclarecer que essa relação não se constitui de forma linear. Assim sendo, em um mesmo espaço, podemos ter ambientes diferentes, pois a semelhança entre eles não significa que sejam iguais. </w:t>
      </w:r>
      <w:r w:rsidR="72DF1E4F" w:rsidRPr="00453D65">
        <w:lastRenderedPageBreak/>
        <w:t>Eles se definem com a relação que as pessoas constroem entre elas e o espaço organizado (HORN, 2004, p.</w:t>
      </w:r>
      <w:r w:rsidR="00000584">
        <w:t xml:space="preserve"> </w:t>
      </w:r>
      <w:r w:rsidR="72DF1E4F" w:rsidRPr="00453D65">
        <w:t>28)</w:t>
      </w:r>
      <w:r w:rsidR="00000584">
        <w:t>.</w:t>
      </w:r>
    </w:p>
    <w:p w14:paraId="4C7300EE" w14:textId="08CE7BF4" w:rsidR="003B634F" w:rsidRPr="003025FD" w:rsidRDefault="00630B9F" w:rsidP="513968DD">
      <w:pPr>
        <w:shd w:val="clear" w:color="auto" w:fill="FFFFFF" w:themeFill="background1"/>
        <w:spacing w:after="0" w:line="360" w:lineRule="auto"/>
        <w:jc w:val="both"/>
        <w:rPr>
          <w:rFonts w:ascii="Arial" w:eastAsia="Times New Roman" w:hAnsi="Arial" w:cs="Arial"/>
          <w:sz w:val="24"/>
          <w:szCs w:val="24"/>
        </w:rPr>
      </w:pPr>
      <w:r>
        <w:rPr>
          <w:rFonts w:ascii="Arial" w:eastAsia="Times New Roman" w:hAnsi="Arial" w:cs="Arial"/>
          <w:color w:val="000000"/>
          <w:sz w:val="24"/>
          <w:szCs w:val="24"/>
        </w:rPr>
        <w:t xml:space="preserve">          </w:t>
      </w:r>
      <w:r w:rsidR="1612FA38" w:rsidRPr="003025FD">
        <w:rPr>
          <w:rFonts w:ascii="Arial" w:eastAsia="Times New Roman" w:hAnsi="Arial" w:cs="Arial"/>
          <w:color w:val="000000"/>
          <w:sz w:val="24"/>
          <w:szCs w:val="24"/>
        </w:rPr>
        <w:t>N</w:t>
      </w:r>
      <w:r w:rsidR="2B87476F" w:rsidRPr="003025FD">
        <w:rPr>
          <w:rFonts w:ascii="Arial" w:eastAsia="Times New Roman" w:hAnsi="Arial" w:cs="Arial"/>
          <w:color w:val="000000"/>
          <w:sz w:val="24"/>
          <w:szCs w:val="24"/>
        </w:rPr>
        <w:t>as interações</w:t>
      </w:r>
      <w:r w:rsidR="1612FA38" w:rsidRPr="003025FD">
        <w:rPr>
          <w:rFonts w:ascii="Arial" w:eastAsia="Times New Roman" w:hAnsi="Arial" w:cs="Arial"/>
          <w:color w:val="000000"/>
          <w:sz w:val="24"/>
          <w:szCs w:val="24"/>
        </w:rPr>
        <w:t xml:space="preserve"> infantis</w:t>
      </w:r>
      <w:r w:rsidR="59D4EA56" w:rsidRPr="003025FD">
        <w:rPr>
          <w:rFonts w:ascii="Arial" w:eastAsia="Times New Roman" w:hAnsi="Arial" w:cs="Arial"/>
          <w:color w:val="000000"/>
          <w:sz w:val="24"/>
          <w:szCs w:val="24"/>
        </w:rPr>
        <w:t>,</w:t>
      </w:r>
      <w:r w:rsidR="1612FA38" w:rsidRPr="003025FD">
        <w:rPr>
          <w:rFonts w:ascii="Arial" w:eastAsia="Times New Roman" w:hAnsi="Arial" w:cs="Arial"/>
          <w:color w:val="000000"/>
          <w:sz w:val="24"/>
          <w:szCs w:val="24"/>
        </w:rPr>
        <w:t xml:space="preserve"> reconhecemos </w:t>
      </w:r>
      <w:r w:rsidR="6A5F2831" w:rsidRPr="003025FD">
        <w:rPr>
          <w:rFonts w:ascii="Arial" w:eastAsia="Times New Roman" w:hAnsi="Arial" w:cs="Arial"/>
          <w:color w:val="000000"/>
          <w:sz w:val="24"/>
          <w:szCs w:val="24"/>
        </w:rPr>
        <w:t xml:space="preserve">que </w:t>
      </w:r>
      <w:r w:rsidR="3E15BFC2" w:rsidRPr="003025FD">
        <w:rPr>
          <w:rFonts w:ascii="Arial" w:eastAsia="Times New Roman" w:hAnsi="Arial" w:cs="Arial"/>
          <w:color w:val="000000"/>
          <w:sz w:val="24"/>
          <w:szCs w:val="24"/>
        </w:rPr>
        <w:t xml:space="preserve">o </w:t>
      </w:r>
      <w:r w:rsidR="72DF1E4F" w:rsidRPr="003025FD">
        <w:rPr>
          <w:rFonts w:ascii="Arial" w:eastAsia="Times New Roman" w:hAnsi="Arial" w:cs="Arial"/>
          <w:color w:val="000000"/>
          <w:sz w:val="24"/>
          <w:szCs w:val="24"/>
        </w:rPr>
        <w:t xml:space="preserve">brincar </w:t>
      </w:r>
      <w:r w:rsidR="48DC1E85" w:rsidRPr="003025FD">
        <w:rPr>
          <w:rFonts w:ascii="Arial" w:eastAsia="Times New Roman" w:hAnsi="Arial" w:cs="Arial"/>
          <w:color w:val="000000"/>
          <w:sz w:val="24"/>
          <w:szCs w:val="24"/>
        </w:rPr>
        <w:t>f</w:t>
      </w:r>
      <w:r w:rsidR="1C75D43D" w:rsidRPr="003025FD">
        <w:rPr>
          <w:rFonts w:ascii="Arial" w:eastAsia="Times New Roman" w:hAnsi="Arial" w:cs="Arial"/>
          <w:color w:val="000000"/>
          <w:sz w:val="24"/>
          <w:szCs w:val="24"/>
        </w:rPr>
        <w:t>a</w:t>
      </w:r>
      <w:r w:rsidR="48DC1E85" w:rsidRPr="003025FD">
        <w:rPr>
          <w:rFonts w:ascii="Arial" w:eastAsia="Times New Roman" w:hAnsi="Arial" w:cs="Arial"/>
          <w:color w:val="000000"/>
          <w:sz w:val="24"/>
          <w:szCs w:val="24"/>
        </w:rPr>
        <w:t>vorece a construção de</w:t>
      </w:r>
      <w:r w:rsidR="72DF1E4F" w:rsidRPr="003025FD">
        <w:rPr>
          <w:rFonts w:ascii="Arial" w:eastAsia="Times New Roman" w:hAnsi="Arial" w:cs="Arial"/>
          <w:color w:val="000000"/>
          <w:sz w:val="24"/>
          <w:szCs w:val="24"/>
        </w:rPr>
        <w:t xml:space="preserve"> diferentes significados que irão subsidiar </w:t>
      </w:r>
      <w:r w:rsidR="77E64429" w:rsidRPr="003025FD">
        <w:rPr>
          <w:rFonts w:ascii="Arial" w:eastAsia="Times New Roman" w:hAnsi="Arial" w:cs="Arial"/>
          <w:color w:val="000000"/>
          <w:sz w:val="24"/>
          <w:szCs w:val="24"/>
        </w:rPr>
        <w:t xml:space="preserve">as relações </w:t>
      </w:r>
      <w:r w:rsidR="72DF1E4F" w:rsidRPr="003025FD">
        <w:rPr>
          <w:rFonts w:ascii="Arial" w:eastAsia="Times New Roman" w:hAnsi="Arial" w:cs="Arial"/>
          <w:color w:val="000000"/>
          <w:sz w:val="24"/>
          <w:szCs w:val="24"/>
        </w:rPr>
        <w:t>comunicativas, afetivas e emocionais</w:t>
      </w:r>
      <w:r w:rsidR="3C71EFC4" w:rsidRPr="003025FD">
        <w:rPr>
          <w:rFonts w:ascii="Arial" w:eastAsia="Times New Roman" w:hAnsi="Arial" w:cs="Arial"/>
          <w:color w:val="000000"/>
          <w:sz w:val="24"/>
          <w:szCs w:val="24"/>
        </w:rPr>
        <w:t>.</w:t>
      </w:r>
      <w:r w:rsidR="72DF1E4F" w:rsidRPr="003025FD">
        <w:rPr>
          <w:rFonts w:ascii="Arial" w:eastAsia="Times New Roman" w:hAnsi="Arial" w:cs="Arial"/>
          <w:color w:val="000000"/>
          <w:sz w:val="24"/>
          <w:szCs w:val="24"/>
        </w:rPr>
        <w:t xml:space="preserve"> </w:t>
      </w:r>
      <w:r w:rsidR="03B80618" w:rsidRPr="003025FD">
        <w:rPr>
          <w:rFonts w:ascii="Arial" w:eastAsia="Times New Roman" w:hAnsi="Arial" w:cs="Arial"/>
          <w:color w:val="000000"/>
          <w:sz w:val="24"/>
          <w:szCs w:val="24"/>
        </w:rPr>
        <w:t>Respeitamos que o brincar é uma linguagem própria da infância.</w:t>
      </w:r>
    </w:p>
    <w:p w14:paraId="3983E8A5" w14:textId="65069CDE" w:rsidR="53292A6F" w:rsidRPr="001C21BA" w:rsidRDefault="53292A6F" w:rsidP="001C21BA">
      <w:pPr>
        <w:pStyle w:val="Ttulo2"/>
        <w:rPr>
          <w:b w:val="0"/>
        </w:rPr>
      </w:pPr>
      <w:bookmarkStart w:id="24" w:name="_Toc51939475"/>
      <w:r w:rsidRPr="001C21BA">
        <w:t xml:space="preserve">3.5 </w:t>
      </w:r>
      <w:r w:rsidR="00031B17" w:rsidRPr="001C21BA">
        <w:t>Alfabetização e letramento na Educação Infantil</w:t>
      </w:r>
      <w:bookmarkEnd w:id="24"/>
    </w:p>
    <w:p w14:paraId="3C4EA73B" w14:textId="1263F7D0" w:rsidR="003B634F" w:rsidRPr="003025FD" w:rsidRDefault="00630B9F" w:rsidP="5746F3F5">
      <w:pPr>
        <w:spacing w:after="0" w:line="360" w:lineRule="auto"/>
        <w:jc w:val="both"/>
        <w:rPr>
          <w:rFonts w:ascii="Arial" w:eastAsia="Times New Roman" w:hAnsi="Arial" w:cs="Arial"/>
          <w:sz w:val="24"/>
          <w:szCs w:val="24"/>
        </w:rPr>
      </w:pPr>
      <w:r>
        <w:rPr>
          <w:rFonts w:ascii="Arial" w:eastAsia="Times New Roman" w:hAnsi="Arial" w:cs="Arial"/>
          <w:color w:val="000000"/>
          <w:sz w:val="24"/>
          <w:szCs w:val="24"/>
        </w:rPr>
        <w:t xml:space="preserve">         </w:t>
      </w:r>
      <w:r w:rsidR="72DF1E4F" w:rsidRPr="003025FD">
        <w:rPr>
          <w:rFonts w:ascii="Arial" w:eastAsia="Times New Roman" w:hAnsi="Arial" w:cs="Arial"/>
          <w:color w:val="000000"/>
          <w:sz w:val="24"/>
          <w:szCs w:val="24"/>
        </w:rPr>
        <w:t>As diferentes formas de perceber</w:t>
      </w:r>
      <w:r w:rsidR="397DF29F" w:rsidRPr="003025FD">
        <w:rPr>
          <w:rFonts w:ascii="Arial" w:eastAsia="Times New Roman" w:hAnsi="Arial" w:cs="Arial"/>
          <w:color w:val="000000"/>
          <w:sz w:val="24"/>
          <w:szCs w:val="24"/>
        </w:rPr>
        <w:t xml:space="preserve"> as linguagens n</w:t>
      </w:r>
      <w:r w:rsidR="72DF1E4F" w:rsidRPr="003025FD">
        <w:rPr>
          <w:rFonts w:ascii="Arial" w:eastAsia="Times New Roman" w:hAnsi="Arial" w:cs="Arial"/>
          <w:color w:val="000000"/>
          <w:sz w:val="24"/>
          <w:szCs w:val="24"/>
        </w:rPr>
        <w:t xml:space="preserve">o </w:t>
      </w:r>
      <w:r w:rsidR="40460FDA" w:rsidRPr="003025FD">
        <w:rPr>
          <w:rFonts w:ascii="Arial" w:eastAsia="Times New Roman" w:hAnsi="Arial" w:cs="Arial"/>
          <w:color w:val="000000"/>
          <w:sz w:val="24"/>
          <w:szCs w:val="24"/>
        </w:rPr>
        <w:t xml:space="preserve">contexto social </w:t>
      </w:r>
      <w:r w:rsidR="33175C3B" w:rsidRPr="003025FD">
        <w:rPr>
          <w:rFonts w:ascii="Arial" w:eastAsia="Times New Roman" w:hAnsi="Arial" w:cs="Arial"/>
          <w:color w:val="000000"/>
          <w:sz w:val="24"/>
          <w:szCs w:val="24"/>
        </w:rPr>
        <w:t>n</w:t>
      </w:r>
      <w:r w:rsidR="40460FDA" w:rsidRPr="003025FD">
        <w:rPr>
          <w:rFonts w:ascii="Arial" w:eastAsia="Times New Roman" w:hAnsi="Arial" w:cs="Arial"/>
          <w:color w:val="000000"/>
          <w:sz w:val="24"/>
          <w:szCs w:val="24"/>
        </w:rPr>
        <w:t>o qual e</w:t>
      </w:r>
      <w:r w:rsidR="27E58281" w:rsidRPr="003025FD">
        <w:rPr>
          <w:rFonts w:ascii="Arial" w:eastAsia="Times New Roman" w:hAnsi="Arial" w:cs="Arial"/>
          <w:color w:val="000000"/>
          <w:sz w:val="24"/>
          <w:szCs w:val="24"/>
        </w:rPr>
        <w:t xml:space="preserve">stão </w:t>
      </w:r>
      <w:r w:rsidR="40460FDA" w:rsidRPr="003025FD">
        <w:rPr>
          <w:rFonts w:ascii="Arial" w:eastAsia="Times New Roman" w:hAnsi="Arial" w:cs="Arial"/>
          <w:color w:val="000000"/>
          <w:sz w:val="24"/>
          <w:szCs w:val="24"/>
        </w:rPr>
        <w:t>inserida</w:t>
      </w:r>
      <w:r w:rsidR="7EBAD742" w:rsidRPr="003025FD">
        <w:rPr>
          <w:rFonts w:ascii="Arial" w:eastAsia="Times New Roman" w:hAnsi="Arial" w:cs="Arial"/>
          <w:color w:val="000000"/>
          <w:sz w:val="24"/>
          <w:szCs w:val="24"/>
        </w:rPr>
        <w:t>s</w:t>
      </w:r>
      <w:r w:rsidR="72DF1E4F" w:rsidRPr="003025FD">
        <w:rPr>
          <w:rFonts w:ascii="Arial" w:eastAsia="Times New Roman" w:hAnsi="Arial" w:cs="Arial"/>
          <w:color w:val="000000"/>
          <w:sz w:val="24"/>
          <w:szCs w:val="24"/>
        </w:rPr>
        <w:t xml:space="preserve"> faz com que as crianças possam interagir, analisar, contemplar, questionar e buscar soluções que ampliem </w:t>
      </w:r>
      <w:r w:rsidR="57BBA934" w:rsidRPr="003025FD">
        <w:rPr>
          <w:rFonts w:ascii="Arial" w:eastAsia="Times New Roman" w:hAnsi="Arial" w:cs="Arial"/>
          <w:color w:val="000000"/>
          <w:sz w:val="24"/>
          <w:szCs w:val="24"/>
        </w:rPr>
        <w:t>sua comunicação e seu</w:t>
      </w:r>
      <w:r w:rsidR="0D923AFD" w:rsidRPr="003025FD">
        <w:rPr>
          <w:rFonts w:ascii="Arial" w:eastAsia="Times New Roman" w:hAnsi="Arial" w:cs="Arial"/>
          <w:color w:val="000000"/>
          <w:sz w:val="24"/>
          <w:szCs w:val="24"/>
        </w:rPr>
        <w:t xml:space="preserve"> conhecimento de</w:t>
      </w:r>
      <w:r w:rsidR="34829FA1" w:rsidRPr="003025FD">
        <w:rPr>
          <w:rFonts w:ascii="Arial" w:eastAsia="Times New Roman" w:hAnsi="Arial" w:cs="Arial"/>
          <w:color w:val="000000"/>
          <w:sz w:val="24"/>
          <w:szCs w:val="24"/>
        </w:rPr>
        <w:t xml:space="preserve"> </w:t>
      </w:r>
      <w:r w:rsidR="0D923AFD" w:rsidRPr="003025FD">
        <w:rPr>
          <w:rFonts w:ascii="Arial" w:eastAsia="Times New Roman" w:hAnsi="Arial" w:cs="Arial"/>
          <w:color w:val="000000"/>
          <w:sz w:val="24"/>
          <w:szCs w:val="24"/>
        </w:rPr>
        <w:t>mundo.</w:t>
      </w:r>
      <w:r w:rsidR="72DF1E4F" w:rsidRPr="003025FD">
        <w:rPr>
          <w:rFonts w:ascii="Arial" w:eastAsia="Times New Roman" w:hAnsi="Arial" w:cs="Arial"/>
          <w:color w:val="000000"/>
          <w:sz w:val="24"/>
          <w:szCs w:val="24"/>
        </w:rPr>
        <w:t xml:space="preserve"> As construções nessa etapa de </w:t>
      </w:r>
      <w:r w:rsidR="4EBFFE8F" w:rsidRPr="003025FD">
        <w:rPr>
          <w:rFonts w:ascii="Arial" w:eastAsia="Times New Roman" w:hAnsi="Arial" w:cs="Arial"/>
          <w:color w:val="000000"/>
          <w:sz w:val="24"/>
          <w:szCs w:val="24"/>
        </w:rPr>
        <w:t xml:space="preserve">desenvolvimento infantil </w:t>
      </w:r>
      <w:r w:rsidR="72DF1E4F" w:rsidRPr="003025FD">
        <w:rPr>
          <w:rFonts w:ascii="Arial" w:eastAsia="Times New Roman" w:hAnsi="Arial" w:cs="Arial"/>
          <w:color w:val="000000"/>
          <w:sz w:val="24"/>
          <w:szCs w:val="24"/>
        </w:rPr>
        <w:t>estão baseadas nas experiências, nas descobertas, nas explorações, nas pesquisas, nas brincadeiras e interações presentes no cotidiano</w:t>
      </w:r>
      <w:r w:rsidR="288C494C" w:rsidRPr="003025FD">
        <w:rPr>
          <w:rFonts w:ascii="Arial" w:eastAsia="Times New Roman" w:hAnsi="Arial" w:cs="Arial"/>
          <w:color w:val="000000"/>
          <w:sz w:val="24"/>
          <w:szCs w:val="24"/>
        </w:rPr>
        <w:t>.</w:t>
      </w:r>
    </w:p>
    <w:p w14:paraId="341B4342" w14:textId="3C689154" w:rsidR="003B634F" w:rsidRPr="003025FD" w:rsidRDefault="13785326" w:rsidP="5746F3F5">
      <w:pPr>
        <w:spacing w:line="360" w:lineRule="auto"/>
        <w:ind w:firstLine="720"/>
        <w:jc w:val="both"/>
        <w:rPr>
          <w:rFonts w:ascii="Arial" w:eastAsia="Times New Roman" w:hAnsi="Arial" w:cs="Arial"/>
          <w:color w:val="000000" w:themeColor="text1"/>
          <w:sz w:val="24"/>
          <w:szCs w:val="24"/>
        </w:rPr>
      </w:pPr>
      <w:r w:rsidRPr="5746F3F5">
        <w:rPr>
          <w:rFonts w:ascii="Arial" w:eastAsia="Times New Roman" w:hAnsi="Arial" w:cs="Arial"/>
          <w:color w:val="000000" w:themeColor="text1"/>
          <w:sz w:val="24"/>
          <w:szCs w:val="24"/>
        </w:rPr>
        <w:t xml:space="preserve">É importante considerar que o desenvolvimento da leitura e da escrita parte de dois aspectos distintos: a </w:t>
      </w:r>
      <w:r w:rsidR="00D2623A">
        <w:rPr>
          <w:rFonts w:ascii="Arial" w:eastAsia="Times New Roman" w:hAnsi="Arial" w:cs="Arial"/>
          <w:color w:val="000000" w:themeColor="text1"/>
          <w:sz w:val="24"/>
          <w:szCs w:val="24"/>
        </w:rPr>
        <w:t>A</w:t>
      </w:r>
      <w:r w:rsidR="00000584" w:rsidRPr="5746F3F5">
        <w:rPr>
          <w:rFonts w:ascii="Arial" w:eastAsia="Times New Roman" w:hAnsi="Arial" w:cs="Arial"/>
          <w:color w:val="000000" w:themeColor="text1"/>
          <w:sz w:val="24"/>
          <w:szCs w:val="24"/>
        </w:rPr>
        <w:t xml:space="preserve">lfabetização e o </w:t>
      </w:r>
      <w:r w:rsidR="00D2623A">
        <w:rPr>
          <w:rFonts w:ascii="Arial" w:eastAsia="Times New Roman" w:hAnsi="Arial" w:cs="Arial"/>
          <w:color w:val="000000" w:themeColor="text1"/>
          <w:sz w:val="24"/>
          <w:szCs w:val="24"/>
        </w:rPr>
        <w:t>L</w:t>
      </w:r>
      <w:r w:rsidR="00000584" w:rsidRPr="5746F3F5">
        <w:rPr>
          <w:rFonts w:ascii="Arial" w:eastAsia="Times New Roman" w:hAnsi="Arial" w:cs="Arial"/>
          <w:color w:val="000000" w:themeColor="text1"/>
          <w:sz w:val="24"/>
          <w:szCs w:val="24"/>
        </w:rPr>
        <w:t>etramento</w:t>
      </w:r>
      <w:r w:rsidRPr="5746F3F5">
        <w:rPr>
          <w:rFonts w:ascii="Arial" w:eastAsia="Times New Roman" w:hAnsi="Arial" w:cs="Arial"/>
          <w:color w:val="000000" w:themeColor="text1"/>
          <w:sz w:val="24"/>
          <w:szCs w:val="24"/>
        </w:rPr>
        <w:t xml:space="preserve">. </w:t>
      </w:r>
    </w:p>
    <w:p w14:paraId="44B2BB07" w14:textId="1B11FE7F" w:rsidR="003B634F" w:rsidRPr="003025FD" w:rsidRDefault="13785326" w:rsidP="5746F3F5">
      <w:pPr>
        <w:spacing w:line="360" w:lineRule="auto"/>
        <w:ind w:firstLine="720"/>
        <w:jc w:val="both"/>
        <w:rPr>
          <w:rFonts w:ascii="Arial" w:eastAsia="Times New Roman" w:hAnsi="Arial" w:cs="Arial"/>
          <w:color w:val="000000" w:themeColor="text1"/>
          <w:sz w:val="24"/>
          <w:szCs w:val="24"/>
        </w:rPr>
      </w:pPr>
      <w:r w:rsidRPr="4FD16B59">
        <w:rPr>
          <w:rFonts w:ascii="Arial" w:eastAsia="Times New Roman" w:hAnsi="Arial" w:cs="Arial"/>
          <w:color w:val="000000" w:themeColor="text1"/>
          <w:sz w:val="24"/>
          <w:szCs w:val="24"/>
        </w:rPr>
        <w:t>A alfabetização, segundo Soares (1998), é a aquisição do código da leitura e da escrita, que se adquire pelo domínio das técnicas de reconhecer as letras, grafar, compreender o direcionamento da escrita (da esquerda para a direita), estabelecer relações entre fonemas e grafemas, sons e letras. Compreender, portanto, que o sistema de escrita é composto por letras, sílabas, palavras e orações.</w:t>
      </w:r>
    </w:p>
    <w:p w14:paraId="4232DDF9" w14:textId="1C5D0609" w:rsidR="003B634F" w:rsidRPr="00453D65" w:rsidRDefault="07B8A8E1" w:rsidP="001C21BA">
      <w:pPr>
        <w:pStyle w:val="Citao"/>
      </w:pPr>
      <w:r w:rsidRPr="00453D65">
        <w:t>[...] ter-se apropriado da escrita é diferente de ter aprendido a ler e a escrever: aprender a ler e escrever significa adquirir uma tecnologia, a de codificar em língua escrita e de decodificar a língua escrita; apropriar-se da escrita é tornar a escrita “própria”, ou seja, é assumi-la como sua “propriedade”</w:t>
      </w:r>
      <w:r w:rsidR="00000584">
        <w:t xml:space="preserve"> </w:t>
      </w:r>
      <w:r w:rsidRPr="00453D65">
        <w:t>(SOARES, 1998, p.</w:t>
      </w:r>
      <w:r w:rsidR="00000584">
        <w:t xml:space="preserve"> </w:t>
      </w:r>
      <w:r w:rsidRPr="00453D65">
        <w:t>33)</w:t>
      </w:r>
      <w:r w:rsidR="00000584">
        <w:t>.</w:t>
      </w:r>
    </w:p>
    <w:p w14:paraId="186BAC52" w14:textId="43ECE90E" w:rsidR="003B634F" w:rsidRPr="003025FD" w:rsidRDefault="13785326" w:rsidP="4A60C318">
      <w:pPr>
        <w:spacing w:after="0" w:line="360" w:lineRule="auto"/>
        <w:ind w:firstLine="720"/>
        <w:jc w:val="both"/>
        <w:rPr>
          <w:rFonts w:ascii="Arial" w:eastAsia="Times New Roman" w:hAnsi="Arial" w:cs="Arial"/>
          <w:color w:val="000000" w:themeColor="text1"/>
          <w:sz w:val="24"/>
          <w:szCs w:val="24"/>
        </w:rPr>
      </w:pPr>
      <w:r w:rsidRPr="4FD16B59">
        <w:rPr>
          <w:rFonts w:ascii="Arial" w:eastAsia="Times New Roman" w:hAnsi="Arial" w:cs="Arial"/>
          <w:color w:val="000000" w:themeColor="text1"/>
          <w:sz w:val="24"/>
          <w:szCs w:val="24"/>
        </w:rPr>
        <w:t xml:space="preserve">O letramento, por sua vez, </w:t>
      </w:r>
      <w:r w:rsidR="3E4A11D6" w:rsidRPr="4FD16B59">
        <w:rPr>
          <w:rFonts w:ascii="Arial" w:eastAsia="Times New Roman" w:hAnsi="Arial" w:cs="Arial"/>
          <w:color w:val="000000" w:themeColor="text1"/>
          <w:sz w:val="24"/>
          <w:szCs w:val="24"/>
        </w:rPr>
        <w:t>é apropriar</w:t>
      </w:r>
      <w:r w:rsidRPr="4FD16B59">
        <w:rPr>
          <w:rFonts w:ascii="Arial" w:eastAsia="Times New Roman" w:hAnsi="Arial" w:cs="Arial"/>
          <w:color w:val="000000" w:themeColor="text1"/>
          <w:sz w:val="24"/>
          <w:szCs w:val="24"/>
        </w:rPr>
        <w:t>-se d</w:t>
      </w:r>
      <w:r w:rsidR="287694A1" w:rsidRPr="4FD16B59">
        <w:rPr>
          <w:rFonts w:ascii="Arial" w:eastAsia="Times New Roman" w:hAnsi="Arial" w:cs="Arial"/>
          <w:color w:val="000000" w:themeColor="text1"/>
          <w:sz w:val="24"/>
          <w:szCs w:val="24"/>
        </w:rPr>
        <w:t>essa</w:t>
      </w:r>
      <w:r w:rsidRPr="4FD16B59">
        <w:rPr>
          <w:rFonts w:ascii="Arial" w:eastAsia="Times New Roman" w:hAnsi="Arial" w:cs="Arial"/>
          <w:color w:val="000000" w:themeColor="text1"/>
          <w:sz w:val="24"/>
          <w:szCs w:val="24"/>
        </w:rPr>
        <w:t xml:space="preserve"> tecnologia</w:t>
      </w:r>
      <w:r w:rsidR="0CA05CF3" w:rsidRPr="4FD16B59">
        <w:rPr>
          <w:rFonts w:ascii="Arial" w:eastAsia="Times New Roman" w:hAnsi="Arial" w:cs="Arial"/>
          <w:color w:val="000000" w:themeColor="text1"/>
          <w:sz w:val="24"/>
          <w:szCs w:val="24"/>
        </w:rPr>
        <w:t xml:space="preserve"> (codificar e decodificar a língua escrita)</w:t>
      </w:r>
      <w:r w:rsidRPr="4FD16B59">
        <w:rPr>
          <w:rFonts w:ascii="Arial" w:eastAsia="Times New Roman" w:hAnsi="Arial" w:cs="Arial"/>
          <w:color w:val="000000" w:themeColor="text1"/>
          <w:sz w:val="24"/>
          <w:szCs w:val="24"/>
        </w:rPr>
        <w:t xml:space="preserve"> considerando suas práticas sociais. </w:t>
      </w:r>
      <w:r w:rsidR="783D776F" w:rsidRPr="4FD16B59">
        <w:rPr>
          <w:rFonts w:ascii="Arial" w:eastAsia="Arial" w:hAnsi="Arial" w:cs="Arial"/>
          <w:sz w:val="24"/>
          <w:szCs w:val="24"/>
        </w:rPr>
        <w:t>Para Soares (1998), de nada adianta o conhecimento da técnica, sem a sua aplicação</w:t>
      </w:r>
      <w:r w:rsidR="783D776F" w:rsidRPr="4FD16B59">
        <w:rPr>
          <w:rFonts w:ascii="Arial" w:eastAsia="Arial" w:hAnsi="Arial" w:cs="Arial"/>
          <w:color w:val="333333"/>
          <w:sz w:val="24"/>
          <w:szCs w:val="24"/>
        </w:rPr>
        <w:t>.</w:t>
      </w:r>
      <w:r w:rsidRPr="4FD16B59">
        <w:rPr>
          <w:rFonts w:ascii="Arial" w:eastAsia="Times New Roman" w:hAnsi="Arial" w:cs="Arial"/>
          <w:color w:val="000000" w:themeColor="text1"/>
          <w:sz w:val="24"/>
          <w:szCs w:val="24"/>
        </w:rPr>
        <w:t xml:space="preserve"> Ou seja, não basta codifica</w:t>
      </w:r>
      <w:r w:rsidR="7F46F557" w:rsidRPr="4FD16B59">
        <w:rPr>
          <w:rFonts w:ascii="Arial" w:eastAsia="Times New Roman" w:hAnsi="Arial" w:cs="Arial"/>
          <w:color w:val="000000" w:themeColor="text1"/>
          <w:sz w:val="24"/>
          <w:szCs w:val="24"/>
        </w:rPr>
        <w:t>r</w:t>
      </w:r>
      <w:r w:rsidRPr="4FD16B59">
        <w:rPr>
          <w:rFonts w:ascii="Arial" w:eastAsia="Times New Roman" w:hAnsi="Arial" w:cs="Arial"/>
          <w:color w:val="000000" w:themeColor="text1"/>
          <w:sz w:val="24"/>
          <w:szCs w:val="24"/>
        </w:rPr>
        <w:t xml:space="preserve"> e decodificar o sistema de escrita, é necessário envolver-se nas práticas sociais de leitura e de escrita para que se torne letrado, </w:t>
      </w:r>
      <w:r w:rsidRPr="4FD16B59">
        <w:rPr>
          <w:rFonts w:ascii="Arial" w:eastAsia="Times New Roman" w:hAnsi="Arial" w:cs="Arial"/>
          <w:color w:val="000000" w:themeColor="text1"/>
          <w:sz w:val="24"/>
          <w:szCs w:val="24"/>
        </w:rPr>
        <w:lastRenderedPageBreak/>
        <w:t>passando, assim</w:t>
      </w:r>
      <w:r w:rsidR="1FD5B848" w:rsidRPr="4FD16B59">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a fazer parte de um grupo diferenciado nas dimensões cultural, social, política e linguística.</w:t>
      </w:r>
    </w:p>
    <w:p w14:paraId="2B5AE5B1" w14:textId="37BD4E14" w:rsidR="003B634F" w:rsidRPr="003025FD" w:rsidRDefault="13785326" w:rsidP="00453D65">
      <w:pPr>
        <w:spacing w:after="0" w:line="360" w:lineRule="auto"/>
        <w:ind w:firstLine="709"/>
        <w:jc w:val="both"/>
        <w:rPr>
          <w:rFonts w:ascii="Arial" w:eastAsia="Times New Roman" w:hAnsi="Arial" w:cs="Arial"/>
          <w:color w:val="000000" w:themeColor="text1"/>
          <w:sz w:val="24"/>
          <w:szCs w:val="24"/>
        </w:rPr>
      </w:pPr>
      <w:r w:rsidRPr="4FD16B59">
        <w:rPr>
          <w:rFonts w:ascii="Arial" w:eastAsia="Times New Roman" w:hAnsi="Arial" w:cs="Arial"/>
          <w:color w:val="000000" w:themeColor="text1"/>
          <w:sz w:val="24"/>
          <w:szCs w:val="24"/>
        </w:rPr>
        <w:t>Para Ferre</w:t>
      </w:r>
      <w:r w:rsidR="0EC14917" w:rsidRPr="4FD16B59">
        <w:rPr>
          <w:rFonts w:ascii="Arial" w:eastAsia="Times New Roman" w:hAnsi="Arial" w:cs="Arial"/>
          <w:color w:val="000000" w:themeColor="text1"/>
          <w:sz w:val="24"/>
          <w:szCs w:val="24"/>
        </w:rPr>
        <w:t>i</w:t>
      </w:r>
      <w:r w:rsidRPr="4FD16B59">
        <w:rPr>
          <w:rFonts w:ascii="Arial" w:eastAsia="Times New Roman" w:hAnsi="Arial" w:cs="Arial"/>
          <w:color w:val="000000" w:themeColor="text1"/>
          <w:sz w:val="24"/>
          <w:szCs w:val="24"/>
        </w:rPr>
        <w:t>ro</w:t>
      </w:r>
      <w:r w:rsidR="79010CA0" w:rsidRPr="4FD16B59">
        <w:rPr>
          <w:rFonts w:ascii="Arial" w:eastAsia="Times New Roman" w:hAnsi="Arial" w:cs="Arial"/>
          <w:color w:val="000000" w:themeColor="text1"/>
          <w:sz w:val="24"/>
          <w:szCs w:val="24"/>
        </w:rPr>
        <w:t xml:space="preserve"> (1985)</w:t>
      </w:r>
      <w:r w:rsidR="55D531D2" w:rsidRPr="4FD16B59">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a alfabetização não </w:t>
      </w:r>
      <w:r w:rsidR="3C0712B7" w:rsidRPr="4FD16B59">
        <w:rPr>
          <w:rFonts w:ascii="Arial" w:eastAsia="Times New Roman" w:hAnsi="Arial" w:cs="Arial"/>
          <w:color w:val="000000" w:themeColor="text1"/>
          <w:sz w:val="24"/>
          <w:szCs w:val="24"/>
        </w:rPr>
        <w:t xml:space="preserve">é </w:t>
      </w:r>
      <w:r w:rsidRPr="4FD16B59">
        <w:rPr>
          <w:rFonts w:ascii="Arial" w:eastAsia="Times New Roman" w:hAnsi="Arial" w:cs="Arial"/>
          <w:color w:val="000000" w:themeColor="text1"/>
          <w:sz w:val="24"/>
          <w:szCs w:val="24"/>
        </w:rPr>
        <w:t>um estado ou condição e</w:t>
      </w:r>
      <w:r w:rsidR="00000584">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sim, um processo que se inicia, mas que </w:t>
      </w:r>
      <w:r w:rsidR="30C0B802" w:rsidRPr="4FD16B59">
        <w:rPr>
          <w:rFonts w:ascii="Arial" w:eastAsia="Times New Roman" w:hAnsi="Arial" w:cs="Arial"/>
          <w:color w:val="000000" w:themeColor="text1"/>
          <w:sz w:val="24"/>
          <w:szCs w:val="24"/>
        </w:rPr>
        <w:t xml:space="preserve">não </w:t>
      </w:r>
      <w:r w:rsidRPr="4FD16B59">
        <w:rPr>
          <w:rFonts w:ascii="Arial" w:eastAsia="Times New Roman" w:hAnsi="Arial" w:cs="Arial"/>
          <w:color w:val="000000" w:themeColor="text1"/>
          <w:sz w:val="24"/>
          <w:szCs w:val="24"/>
        </w:rPr>
        <w:t>termina, ou seja, um processo contínuo.</w:t>
      </w:r>
    </w:p>
    <w:p w14:paraId="540C9AFD" w14:textId="12B859C2" w:rsidR="008E1699" w:rsidRPr="003025FD" w:rsidRDefault="174DF316" w:rsidP="00D2623A">
      <w:pPr>
        <w:spacing w:after="0" w:line="360" w:lineRule="auto"/>
        <w:ind w:firstLine="709"/>
        <w:jc w:val="both"/>
        <w:rPr>
          <w:rFonts w:ascii="Arial" w:eastAsia="Times New Roman" w:hAnsi="Arial" w:cs="Arial"/>
          <w:color w:val="000000" w:themeColor="text1"/>
          <w:sz w:val="24"/>
          <w:szCs w:val="24"/>
        </w:rPr>
      </w:pPr>
      <w:r w:rsidRPr="003025FD">
        <w:rPr>
          <w:rFonts w:ascii="Arial" w:eastAsia="Times New Roman" w:hAnsi="Arial" w:cs="Arial"/>
          <w:color w:val="000000"/>
          <w:sz w:val="24"/>
          <w:szCs w:val="24"/>
        </w:rPr>
        <w:t>Na</w:t>
      </w:r>
      <w:r w:rsidR="075FD75A" w:rsidRPr="003025FD">
        <w:rPr>
          <w:rFonts w:ascii="Arial" w:eastAsia="Times New Roman" w:hAnsi="Arial" w:cs="Arial"/>
          <w:color w:val="000000"/>
          <w:sz w:val="24"/>
          <w:szCs w:val="24"/>
        </w:rPr>
        <w:t xml:space="preserve"> Educação Infantil da Rede SESI</w:t>
      </w:r>
      <w:r w:rsidR="5DDFD3C9" w:rsidRPr="003025FD">
        <w:rPr>
          <w:rFonts w:ascii="Arial" w:eastAsia="Times New Roman" w:hAnsi="Arial" w:cs="Arial"/>
          <w:color w:val="000000"/>
          <w:sz w:val="24"/>
          <w:szCs w:val="24"/>
        </w:rPr>
        <w:t xml:space="preserve">, </w:t>
      </w:r>
      <w:r w:rsidR="29C247F5" w:rsidRPr="003025FD">
        <w:rPr>
          <w:rFonts w:ascii="Arial" w:eastAsia="Times New Roman" w:hAnsi="Arial" w:cs="Arial"/>
          <w:color w:val="000000"/>
          <w:sz w:val="24"/>
          <w:szCs w:val="24"/>
        </w:rPr>
        <w:t>alfabetização e letramento alicerçam</w:t>
      </w:r>
      <w:r w:rsidR="00000584">
        <w:rPr>
          <w:rFonts w:ascii="Arial" w:eastAsia="Times New Roman" w:hAnsi="Arial" w:cs="Arial"/>
          <w:color w:val="000000"/>
          <w:sz w:val="24"/>
          <w:szCs w:val="24"/>
        </w:rPr>
        <w:t>-se</w:t>
      </w:r>
      <w:r w:rsidR="29C247F5" w:rsidRPr="003025FD">
        <w:rPr>
          <w:rFonts w:ascii="Arial" w:eastAsia="Times New Roman" w:hAnsi="Arial" w:cs="Arial"/>
          <w:color w:val="000000"/>
          <w:sz w:val="24"/>
          <w:szCs w:val="24"/>
        </w:rPr>
        <w:t xml:space="preserve"> a partir da apropriação da</w:t>
      </w:r>
      <w:r w:rsidR="0521218E" w:rsidRPr="003025FD">
        <w:rPr>
          <w:rFonts w:ascii="Arial" w:eastAsia="Times New Roman" w:hAnsi="Arial" w:cs="Arial"/>
          <w:color w:val="000000"/>
          <w:sz w:val="24"/>
          <w:szCs w:val="24"/>
        </w:rPr>
        <w:t xml:space="preserve"> leitura e </w:t>
      </w:r>
      <w:r w:rsidR="691326CF" w:rsidRPr="003025FD">
        <w:rPr>
          <w:rFonts w:ascii="Arial" w:eastAsia="Times New Roman" w:hAnsi="Arial" w:cs="Arial"/>
          <w:color w:val="000000"/>
          <w:sz w:val="24"/>
          <w:szCs w:val="24"/>
        </w:rPr>
        <w:t>d</w:t>
      </w:r>
      <w:r w:rsidR="0521218E" w:rsidRPr="003025FD">
        <w:rPr>
          <w:rFonts w:ascii="Arial" w:eastAsia="Times New Roman" w:hAnsi="Arial" w:cs="Arial"/>
          <w:color w:val="000000"/>
          <w:sz w:val="24"/>
          <w:szCs w:val="24"/>
        </w:rPr>
        <w:t xml:space="preserve">a escrita </w:t>
      </w:r>
      <w:r w:rsidR="07A975BE" w:rsidRPr="003025FD">
        <w:rPr>
          <w:rFonts w:ascii="Arial" w:eastAsia="Times New Roman" w:hAnsi="Arial" w:cs="Arial"/>
          <w:color w:val="000000"/>
          <w:sz w:val="24"/>
          <w:szCs w:val="24"/>
        </w:rPr>
        <w:t xml:space="preserve">oportunizando as diferentes práticas </w:t>
      </w:r>
      <w:r w:rsidR="59D835F7" w:rsidRPr="003025FD">
        <w:rPr>
          <w:rFonts w:ascii="Arial" w:eastAsia="Times New Roman" w:hAnsi="Arial" w:cs="Arial"/>
          <w:color w:val="000000"/>
          <w:sz w:val="24"/>
          <w:szCs w:val="24"/>
        </w:rPr>
        <w:t>sociais</w:t>
      </w:r>
      <w:r w:rsidR="075FD75A" w:rsidRPr="003025FD">
        <w:rPr>
          <w:rFonts w:ascii="Arial" w:eastAsia="Times New Roman" w:hAnsi="Arial" w:cs="Arial"/>
          <w:color w:val="000000"/>
          <w:sz w:val="24"/>
          <w:szCs w:val="24"/>
        </w:rPr>
        <w:t xml:space="preserve"> </w:t>
      </w:r>
      <w:r w:rsidR="2412D8DE" w:rsidRPr="003025FD">
        <w:rPr>
          <w:rFonts w:ascii="Arial" w:eastAsia="Times New Roman" w:hAnsi="Arial" w:cs="Arial"/>
          <w:color w:val="000000"/>
          <w:sz w:val="24"/>
          <w:szCs w:val="24"/>
        </w:rPr>
        <w:t xml:space="preserve">em consonância com </w:t>
      </w:r>
      <w:r w:rsidR="52E0C16B" w:rsidRPr="003025FD">
        <w:rPr>
          <w:rFonts w:ascii="Arial" w:eastAsia="Times New Roman" w:hAnsi="Arial" w:cs="Arial"/>
          <w:color w:val="000000"/>
          <w:sz w:val="24"/>
          <w:szCs w:val="24"/>
        </w:rPr>
        <w:t>os</w:t>
      </w:r>
      <w:r w:rsidR="075FD75A" w:rsidRPr="003025FD">
        <w:rPr>
          <w:rFonts w:ascii="Arial" w:eastAsia="Times New Roman" w:hAnsi="Arial" w:cs="Arial"/>
          <w:color w:val="000000"/>
          <w:sz w:val="24"/>
          <w:szCs w:val="24"/>
        </w:rPr>
        <w:t xml:space="preserve"> </w:t>
      </w:r>
      <w:r w:rsidR="6387C051" w:rsidRPr="003025FD">
        <w:rPr>
          <w:rFonts w:ascii="Arial" w:eastAsia="Times New Roman" w:hAnsi="Arial" w:cs="Arial"/>
          <w:color w:val="000000"/>
          <w:sz w:val="24"/>
          <w:szCs w:val="24"/>
        </w:rPr>
        <w:t>campos de experiências</w:t>
      </w:r>
      <w:r w:rsidR="5F7BA621" w:rsidRPr="003025FD">
        <w:rPr>
          <w:rFonts w:ascii="Arial" w:eastAsia="Times New Roman" w:hAnsi="Arial" w:cs="Arial"/>
          <w:color w:val="000000"/>
          <w:sz w:val="24"/>
          <w:szCs w:val="24"/>
        </w:rPr>
        <w:t xml:space="preserve"> propostos na BNCC</w:t>
      </w:r>
      <w:r w:rsidR="3207E10E" w:rsidRPr="003025FD">
        <w:rPr>
          <w:rFonts w:ascii="Arial" w:eastAsia="Times New Roman" w:hAnsi="Arial" w:cs="Arial"/>
          <w:color w:val="000000"/>
          <w:sz w:val="24"/>
          <w:szCs w:val="24"/>
        </w:rPr>
        <w:t>,</w:t>
      </w:r>
      <w:r w:rsidR="1E3A6577" w:rsidRPr="003025FD">
        <w:rPr>
          <w:rFonts w:ascii="Arial" w:eastAsia="Times New Roman" w:hAnsi="Arial" w:cs="Arial"/>
          <w:color w:val="000000"/>
          <w:sz w:val="24"/>
          <w:szCs w:val="24"/>
        </w:rPr>
        <w:t xml:space="preserve"> </w:t>
      </w:r>
      <w:r w:rsidR="31CCC862" w:rsidRPr="003025FD">
        <w:rPr>
          <w:rFonts w:ascii="Arial" w:eastAsia="Times New Roman" w:hAnsi="Arial" w:cs="Arial"/>
          <w:color w:val="000000"/>
          <w:sz w:val="24"/>
          <w:szCs w:val="24"/>
        </w:rPr>
        <w:t>por meio d</w:t>
      </w:r>
      <w:r w:rsidR="38633135" w:rsidRPr="003025FD">
        <w:rPr>
          <w:rFonts w:ascii="Arial" w:eastAsia="Times New Roman" w:hAnsi="Arial" w:cs="Arial"/>
          <w:color w:val="000000"/>
          <w:sz w:val="24"/>
          <w:szCs w:val="24"/>
        </w:rPr>
        <w:t>a exploração dos diferentes g</w:t>
      </w:r>
      <w:r w:rsidR="1CB33302" w:rsidRPr="003025FD">
        <w:rPr>
          <w:rFonts w:ascii="Arial" w:eastAsia="Times New Roman" w:hAnsi="Arial" w:cs="Arial"/>
          <w:color w:val="000000"/>
          <w:sz w:val="24"/>
          <w:szCs w:val="24"/>
        </w:rPr>
        <w:t>ê</w:t>
      </w:r>
      <w:r w:rsidR="38633135" w:rsidRPr="003025FD">
        <w:rPr>
          <w:rFonts w:ascii="Arial" w:eastAsia="Times New Roman" w:hAnsi="Arial" w:cs="Arial"/>
          <w:color w:val="000000"/>
          <w:sz w:val="24"/>
          <w:szCs w:val="24"/>
        </w:rPr>
        <w:t>neros do discurso,</w:t>
      </w:r>
      <w:r w:rsidR="38E09A9E" w:rsidRPr="003025FD">
        <w:rPr>
          <w:rFonts w:ascii="Arial" w:eastAsia="Times New Roman" w:hAnsi="Arial" w:cs="Arial"/>
          <w:color w:val="000000"/>
          <w:sz w:val="24"/>
          <w:szCs w:val="24"/>
        </w:rPr>
        <w:t xml:space="preserve"> nos quais a comunicação se faça necessária</w:t>
      </w:r>
      <w:r w:rsidR="18E0FFB5" w:rsidRPr="003025FD">
        <w:rPr>
          <w:rFonts w:ascii="Arial" w:eastAsia="Times New Roman" w:hAnsi="Arial" w:cs="Arial"/>
          <w:color w:val="000000"/>
          <w:sz w:val="24"/>
          <w:szCs w:val="24"/>
        </w:rPr>
        <w:t xml:space="preserve"> para que assim, gradativamente</w:t>
      </w:r>
      <w:r w:rsidR="406BE464" w:rsidRPr="003025FD">
        <w:rPr>
          <w:rFonts w:ascii="Arial" w:eastAsia="Times New Roman" w:hAnsi="Arial" w:cs="Arial"/>
          <w:color w:val="000000"/>
          <w:sz w:val="24"/>
          <w:szCs w:val="24"/>
        </w:rPr>
        <w:t>,</w:t>
      </w:r>
      <w:r w:rsidR="18E0FFB5" w:rsidRPr="003025FD">
        <w:rPr>
          <w:rFonts w:ascii="Arial" w:eastAsia="Times New Roman" w:hAnsi="Arial" w:cs="Arial"/>
          <w:color w:val="000000"/>
          <w:sz w:val="24"/>
          <w:szCs w:val="24"/>
        </w:rPr>
        <w:t xml:space="preserve"> as crianças possam desenvolver as competências linguísticas.</w:t>
      </w:r>
    </w:p>
    <w:p w14:paraId="0E2E255F" w14:textId="40D781F8" w:rsidR="008E1699" w:rsidRPr="003025FD" w:rsidRDefault="00F23E51" w:rsidP="00453D65">
      <w:pPr>
        <w:spacing w:after="0" w:line="360" w:lineRule="auto"/>
        <w:ind w:firstLine="709"/>
        <w:jc w:val="both"/>
        <w:rPr>
          <w:rFonts w:ascii="Arial" w:eastAsia="Times New Roman" w:hAnsi="Arial" w:cs="Arial"/>
          <w:color w:val="000000"/>
          <w:sz w:val="24"/>
          <w:szCs w:val="24"/>
        </w:rPr>
      </w:pPr>
      <w:r>
        <w:rPr>
          <w:rFonts w:ascii="Arial" w:eastAsia="Times New Roman" w:hAnsi="Arial" w:cs="Arial"/>
          <w:color w:val="000000" w:themeColor="text1"/>
          <w:sz w:val="24"/>
          <w:szCs w:val="24"/>
        </w:rPr>
        <w:t xml:space="preserve"> </w:t>
      </w:r>
      <w:r w:rsidR="7BA6D9D9" w:rsidRPr="4FD16B59">
        <w:rPr>
          <w:rFonts w:ascii="Arial" w:eastAsia="Times New Roman" w:hAnsi="Arial" w:cs="Arial"/>
          <w:color w:val="000000" w:themeColor="text1"/>
          <w:sz w:val="24"/>
          <w:szCs w:val="24"/>
        </w:rPr>
        <w:t>As experiências planejadas pelo educador SESI promoverão</w:t>
      </w:r>
      <w:r w:rsidR="1F2909DC" w:rsidRPr="4FD16B59">
        <w:rPr>
          <w:rFonts w:ascii="Arial" w:eastAsia="Times New Roman" w:hAnsi="Arial" w:cs="Arial"/>
          <w:color w:val="000000" w:themeColor="text1"/>
          <w:sz w:val="24"/>
          <w:szCs w:val="24"/>
        </w:rPr>
        <w:t xml:space="preserve"> </w:t>
      </w:r>
      <w:r w:rsidR="0878C31B" w:rsidRPr="4FD16B59">
        <w:rPr>
          <w:rFonts w:ascii="Arial" w:eastAsia="Times New Roman" w:hAnsi="Arial" w:cs="Arial"/>
          <w:color w:val="000000" w:themeColor="text1"/>
          <w:sz w:val="24"/>
          <w:szCs w:val="24"/>
        </w:rPr>
        <w:t>uma aproximação da criança com</w:t>
      </w:r>
      <w:r w:rsidR="13253FBF" w:rsidRPr="4FD16B59">
        <w:rPr>
          <w:rFonts w:ascii="Arial" w:eastAsia="Times New Roman" w:hAnsi="Arial" w:cs="Arial"/>
          <w:color w:val="000000" w:themeColor="text1"/>
          <w:sz w:val="24"/>
          <w:szCs w:val="24"/>
        </w:rPr>
        <w:t xml:space="preserve"> as </w:t>
      </w:r>
      <w:r w:rsidR="0878C31B" w:rsidRPr="4FD16B59">
        <w:rPr>
          <w:rFonts w:ascii="Arial" w:eastAsia="Times New Roman" w:hAnsi="Arial" w:cs="Arial"/>
          <w:color w:val="000000" w:themeColor="text1"/>
          <w:sz w:val="24"/>
          <w:szCs w:val="24"/>
        </w:rPr>
        <w:t xml:space="preserve">práticas </w:t>
      </w:r>
      <w:r w:rsidR="08F74D25" w:rsidRPr="4FD16B59">
        <w:rPr>
          <w:rFonts w:ascii="Arial" w:eastAsia="Times New Roman" w:hAnsi="Arial" w:cs="Arial"/>
          <w:color w:val="000000" w:themeColor="text1"/>
          <w:sz w:val="24"/>
          <w:szCs w:val="24"/>
        </w:rPr>
        <w:t xml:space="preserve">sociais </w:t>
      </w:r>
      <w:r w:rsidR="0878C31B" w:rsidRPr="4FD16B59">
        <w:rPr>
          <w:rFonts w:ascii="Arial" w:eastAsia="Times New Roman" w:hAnsi="Arial" w:cs="Arial"/>
          <w:color w:val="000000" w:themeColor="text1"/>
          <w:sz w:val="24"/>
          <w:szCs w:val="24"/>
        </w:rPr>
        <w:t xml:space="preserve">de leitura e escrita, </w:t>
      </w:r>
      <w:r w:rsidR="657DDC14" w:rsidRPr="4FD16B59">
        <w:rPr>
          <w:rFonts w:ascii="Arial" w:eastAsia="Times New Roman" w:hAnsi="Arial" w:cs="Arial"/>
          <w:color w:val="000000" w:themeColor="text1"/>
          <w:sz w:val="24"/>
          <w:szCs w:val="24"/>
        </w:rPr>
        <w:t xml:space="preserve">de forma que </w:t>
      </w:r>
      <w:r w:rsidR="32B3E713" w:rsidRPr="4FD16B59">
        <w:rPr>
          <w:rFonts w:ascii="Arial" w:eastAsia="Times New Roman" w:hAnsi="Arial" w:cs="Arial"/>
          <w:color w:val="000000" w:themeColor="text1"/>
          <w:sz w:val="24"/>
          <w:szCs w:val="24"/>
        </w:rPr>
        <w:t xml:space="preserve">sua </w:t>
      </w:r>
      <w:r w:rsidR="657DDC14" w:rsidRPr="4FD16B59">
        <w:rPr>
          <w:rFonts w:ascii="Arial" w:eastAsia="Times New Roman" w:hAnsi="Arial" w:cs="Arial"/>
          <w:color w:val="000000" w:themeColor="text1"/>
          <w:sz w:val="24"/>
          <w:szCs w:val="24"/>
        </w:rPr>
        <w:t xml:space="preserve">mediação </w:t>
      </w:r>
      <w:r w:rsidR="380ECA8D" w:rsidRPr="4FD16B59">
        <w:rPr>
          <w:rFonts w:ascii="Arial" w:eastAsia="Times New Roman" w:hAnsi="Arial" w:cs="Arial"/>
          <w:color w:val="000000" w:themeColor="text1"/>
          <w:sz w:val="24"/>
          <w:szCs w:val="24"/>
        </w:rPr>
        <w:t xml:space="preserve">favoreça a exploração acerca do sistema de escrita, respeitando as </w:t>
      </w:r>
      <w:r w:rsidR="33C6F724" w:rsidRPr="4FD16B59">
        <w:rPr>
          <w:rFonts w:ascii="Arial" w:eastAsia="Times New Roman" w:hAnsi="Arial" w:cs="Arial"/>
          <w:color w:val="000000" w:themeColor="text1"/>
          <w:sz w:val="24"/>
          <w:szCs w:val="24"/>
        </w:rPr>
        <w:t>construções</w:t>
      </w:r>
      <w:r w:rsidR="380ECA8D" w:rsidRPr="4FD16B59">
        <w:rPr>
          <w:rFonts w:ascii="Arial" w:eastAsia="Times New Roman" w:hAnsi="Arial" w:cs="Arial"/>
          <w:color w:val="000000" w:themeColor="text1"/>
          <w:sz w:val="24"/>
          <w:szCs w:val="24"/>
        </w:rPr>
        <w:t xml:space="preserve"> </w:t>
      </w:r>
      <w:r w:rsidR="6F39F8C0" w:rsidRPr="4FD16B59">
        <w:rPr>
          <w:rFonts w:ascii="Arial" w:eastAsia="Times New Roman" w:hAnsi="Arial" w:cs="Arial"/>
          <w:color w:val="000000" w:themeColor="text1"/>
          <w:sz w:val="24"/>
          <w:szCs w:val="24"/>
        </w:rPr>
        <w:t xml:space="preserve">individuais </w:t>
      </w:r>
      <w:r w:rsidR="380ECA8D" w:rsidRPr="4FD16B59">
        <w:rPr>
          <w:rFonts w:ascii="Arial" w:eastAsia="Times New Roman" w:hAnsi="Arial" w:cs="Arial"/>
          <w:color w:val="000000" w:themeColor="text1"/>
          <w:sz w:val="24"/>
          <w:szCs w:val="24"/>
        </w:rPr>
        <w:t>e favorecendo a aquisição de novos conhecimento</w:t>
      </w:r>
      <w:r w:rsidR="7E2115BF" w:rsidRPr="4FD16B59">
        <w:rPr>
          <w:rFonts w:ascii="Arial" w:eastAsia="Times New Roman" w:hAnsi="Arial" w:cs="Arial"/>
          <w:color w:val="000000" w:themeColor="text1"/>
          <w:sz w:val="24"/>
          <w:szCs w:val="24"/>
        </w:rPr>
        <w:t>s</w:t>
      </w:r>
      <w:r w:rsidR="47D73575" w:rsidRPr="4FD16B59">
        <w:rPr>
          <w:rFonts w:ascii="Arial" w:eastAsia="Times New Roman" w:hAnsi="Arial" w:cs="Arial"/>
          <w:color w:val="000000" w:themeColor="text1"/>
          <w:sz w:val="24"/>
          <w:szCs w:val="24"/>
        </w:rPr>
        <w:t>,</w:t>
      </w:r>
      <w:r w:rsidR="7E2115BF" w:rsidRPr="4FD16B59">
        <w:rPr>
          <w:rFonts w:ascii="Arial" w:eastAsia="Times New Roman" w:hAnsi="Arial" w:cs="Arial"/>
          <w:color w:val="000000" w:themeColor="text1"/>
          <w:sz w:val="24"/>
          <w:szCs w:val="24"/>
        </w:rPr>
        <w:t xml:space="preserve"> desde que seja proveniente da curiosidade infantil.</w:t>
      </w:r>
      <w:r w:rsidR="00E099B2" w:rsidRPr="4FD16B59">
        <w:rPr>
          <w:rFonts w:ascii="Arial" w:eastAsia="Times New Roman" w:hAnsi="Arial" w:cs="Arial"/>
          <w:color w:val="000000" w:themeColor="text1"/>
          <w:sz w:val="24"/>
          <w:szCs w:val="24"/>
        </w:rPr>
        <w:t xml:space="preserve"> T</w:t>
      </w:r>
      <w:r w:rsidR="075FD75A" w:rsidRPr="4FD16B59">
        <w:rPr>
          <w:rFonts w:ascii="Arial" w:eastAsia="Times New Roman" w:hAnsi="Arial" w:cs="Arial"/>
          <w:color w:val="000000" w:themeColor="text1"/>
          <w:sz w:val="24"/>
          <w:szCs w:val="24"/>
        </w:rPr>
        <w:t xml:space="preserve">odavia </w:t>
      </w:r>
      <w:r w:rsidR="69E86F07" w:rsidRPr="4FD16B59">
        <w:rPr>
          <w:rFonts w:ascii="Arial" w:eastAsia="Times New Roman" w:hAnsi="Arial" w:cs="Arial"/>
          <w:color w:val="000000" w:themeColor="text1"/>
          <w:sz w:val="24"/>
          <w:szCs w:val="24"/>
        </w:rPr>
        <w:t xml:space="preserve">a </w:t>
      </w:r>
      <w:r w:rsidR="075FD75A" w:rsidRPr="4FD16B59">
        <w:rPr>
          <w:rFonts w:ascii="Arial" w:eastAsia="Times New Roman" w:hAnsi="Arial" w:cs="Arial"/>
          <w:color w:val="000000" w:themeColor="text1"/>
          <w:sz w:val="24"/>
          <w:szCs w:val="24"/>
        </w:rPr>
        <w:t xml:space="preserve">rede entende que </w:t>
      </w:r>
      <w:r w:rsidR="35571AAA" w:rsidRPr="4FD16B59">
        <w:rPr>
          <w:rFonts w:ascii="Arial" w:eastAsia="Times New Roman" w:hAnsi="Arial" w:cs="Arial"/>
          <w:color w:val="000000" w:themeColor="text1"/>
          <w:sz w:val="24"/>
          <w:szCs w:val="24"/>
        </w:rPr>
        <w:t>o processo de aquisição da leitura e escrita</w:t>
      </w:r>
      <w:r w:rsidR="075FD75A" w:rsidRPr="4FD16B59">
        <w:rPr>
          <w:rFonts w:ascii="Arial" w:eastAsia="Times New Roman" w:hAnsi="Arial" w:cs="Arial"/>
          <w:color w:val="000000" w:themeColor="text1"/>
          <w:sz w:val="24"/>
          <w:szCs w:val="24"/>
        </w:rPr>
        <w:t xml:space="preserve"> </w:t>
      </w:r>
      <w:r w:rsidR="39FE86C4" w:rsidRPr="4FD16B59">
        <w:rPr>
          <w:rFonts w:ascii="Arial" w:eastAsia="Times New Roman" w:hAnsi="Arial" w:cs="Arial"/>
          <w:color w:val="000000" w:themeColor="text1"/>
          <w:sz w:val="24"/>
          <w:szCs w:val="24"/>
        </w:rPr>
        <w:t xml:space="preserve">será </w:t>
      </w:r>
      <w:r w:rsidR="3EB5F173" w:rsidRPr="4FD16B59">
        <w:rPr>
          <w:rFonts w:ascii="Arial" w:eastAsia="Times New Roman" w:hAnsi="Arial" w:cs="Arial"/>
          <w:color w:val="000000" w:themeColor="text1"/>
          <w:sz w:val="24"/>
          <w:szCs w:val="24"/>
        </w:rPr>
        <w:t xml:space="preserve">consolidado </w:t>
      </w:r>
      <w:r w:rsidR="075FD75A" w:rsidRPr="4FD16B59">
        <w:rPr>
          <w:rFonts w:ascii="Arial" w:eastAsia="Times New Roman" w:hAnsi="Arial" w:cs="Arial"/>
          <w:color w:val="000000" w:themeColor="text1"/>
          <w:sz w:val="24"/>
          <w:szCs w:val="24"/>
        </w:rPr>
        <w:t xml:space="preserve">a partir do 1º ano do </w:t>
      </w:r>
      <w:r w:rsidR="503153AE" w:rsidRPr="4FD16B59">
        <w:rPr>
          <w:rFonts w:ascii="Arial" w:eastAsia="Times New Roman" w:hAnsi="Arial" w:cs="Arial"/>
          <w:color w:val="000000" w:themeColor="text1"/>
          <w:sz w:val="24"/>
          <w:szCs w:val="24"/>
        </w:rPr>
        <w:t>E</w:t>
      </w:r>
      <w:r w:rsidR="075FD75A" w:rsidRPr="4FD16B59">
        <w:rPr>
          <w:rFonts w:ascii="Arial" w:eastAsia="Times New Roman" w:hAnsi="Arial" w:cs="Arial"/>
          <w:color w:val="000000" w:themeColor="text1"/>
          <w:sz w:val="24"/>
          <w:szCs w:val="24"/>
        </w:rPr>
        <w:t xml:space="preserve">nsino </w:t>
      </w:r>
      <w:r w:rsidR="2DB9D2B9" w:rsidRPr="4FD16B59">
        <w:rPr>
          <w:rFonts w:ascii="Arial" w:eastAsia="Times New Roman" w:hAnsi="Arial" w:cs="Arial"/>
          <w:color w:val="000000" w:themeColor="text1"/>
          <w:sz w:val="24"/>
          <w:szCs w:val="24"/>
        </w:rPr>
        <w:t>F</w:t>
      </w:r>
      <w:r w:rsidR="075FD75A" w:rsidRPr="4FD16B59">
        <w:rPr>
          <w:rFonts w:ascii="Arial" w:eastAsia="Times New Roman" w:hAnsi="Arial" w:cs="Arial"/>
          <w:color w:val="000000" w:themeColor="text1"/>
          <w:sz w:val="24"/>
          <w:szCs w:val="24"/>
        </w:rPr>
        <w:t>undamental.</w:t>
      </w:r>
      <w:r w:rsidR="39FE86C4" w:rsidRPr="4FD16B59">
        <w:rPr>
          <w:rFonts w:ascii="Arial" w:eastAsia="Times New Roman" w:hAnsi="Arial" w:cs="Arial"/>
          <w:color w:val="000000" w:themeColor="text1"/>
          <w:sz w:val="24"/>
          <w:szCs w:val="24"/>
        </w:rPr>
        <w:t xml:space="preserve"> </w:t>
      </w:r>
    </w:p>
    <w:p w14:paraId="41559405" w14:textId="45583028" w:rsidR="003B634F" w:rsidRPr="003025FD" w:rsidRDefault="72DF1E4F" w:rsidP="00D2623A">
      <w:pPr>
        <w:spacing w:after="0" w:line="360" w:lineRule="auto"/>
        <w:ind w:firstLine="709"/>
        <w:jc w:val="both"/>
        <w:rPr>
          <w:rFonts w:ascii="Arial" w:eastAsia="Times New Roman" w:hAnsi="Arial" w:cs="Arial"/>
          <w:color w:val="000000" w:themeColor="text1"/>
          <w:sz w:val="24"/>
          <w:szCs w:val="24"/>
        </w:rPr>
      </w:pPr>
      <w:r w:rsidRPr="003025FD">
        <w:rPr>
          <w:rFonts w:ascii="Arial" w:eastAsia="Times New Roman" w:hAnsi="Arial" w:cs="Arial"/>
          <w:color w:val="000000"/>
          <w:sz w:val="24"/>
          <w:szCs w:val="24"/>
        </w:rPr>
        <w:t xml:space="preserve">A criança, </w:t>
      </w:r>
      <w:r w:rsidR="00453D65" w:rsidRPr="003025FD">
        <w:rPr>
          <w:rFonts w:ascii="Arial" w:eastAsia="Times New Roman" w:hAnsi="Arial" w:cs="Arial"/>
          <w:color w:val="000000"/>
          <w:sz w:val="24"/>
          <w:szCs w:val="24"/>
        </w:rPr>
        <w:t>atualmente</w:t>
      </w:r>
      <w:r w:rsidR="3B62D115" w:rsidRPr="003025FD">
        <w:rPr>
          <w:rFonts w:ascii="Arial" w:eastAsia="Times New Roman" w:hAnsi="Arial" w:cs="Arial"/>
          <w:color w:val="000000"/>
          <w:sz w:val="24"/>
          <w:szCs w:val="24"/>
        </w:rPr>
        <w:t>,</w:t>
      </w:r>
      <w:r w:rsidRPr="003025FD">
        <w:rPr>
          <w:rFonts w:ascii="Arial" w:eastAsia="Times New Roman" w:hAnsi="Arial" w:cs="Arial"/>
          <w:color w:val="000000"/>
          <w:sz w:val="24"/>
          <w:szCs w:val="24"/>
        </w:rPr>
        <w:t xml:space="preserve"> </w:t>
      </w:r>
      <w:r w:rsidR="1D2E6B8E" w:rsidRPr="003025FD">
        <w:rPr>
          <w:rFonts w:ascii="Arial" w:eastAsia="Times New Roman" w:hAnsi="Arial" w:cs="Arial"/>
          <w:color w:val="000000"/>
          <w:sz w:val="24"/>
          <w:szCs w:val="24"/>
        </w:rPr>
        <w:t xml:space="preserve">imersa em </w:t>
      </w:r>
      <w:r w:rsidRPr="003025FD">
        <w:rPr>
          <w:rFonts w:ascii="Arial" w:eastAsia="Times New Roman" w:hAnsi="Arial" w:cs="Arial"/>
          <w:color w:val="000000"/>
          <w:sz w:val="24"/>
          <w:szCs w:val="24"/>
        </w:rPr>
        <w:t>grande diversidade de informações</w:t>
      </w:r>
      <w:r w:rsidR="00000584">
        <w:rPr>
          <w:rFonts w:ascii="Arial" w:eastAsia="Times New Roman" w:hAnsi="Arial" w:cs="Arial"/>
          <w:color w:val="000000"/>
          <w:sz w:val="24"/>
          <w:szCs w:val="24"/>
        </w:rPr>
        <w:t>,</w:t>
      </w:r>
      <w:r w:rsidRPr="003025FD">
        <w:rPr>
          <w:rFonts w:ascii="Arial" w:eastAsia="Times New Roman" w:hAnsi="Arial" w:cs="Arial"/>
          <w:color w:val="000000"/>
          <w:sz w:val="24"/>
          <w:szCs w:val="24"/>
        </w:rPr>
        <w:t xml:space="preserve"> </w:t>
      </w:r>
      <w:r w:rsidR="5F1E9DB0" w:rsidRPr="003025FD">
        <w:rPr>
          <w:rFonts w:ascii="Arial" w:eastAsia="Times New Roman" w:hAnsi="Arial" w:cs="Arial"/>
          <w:color w:val="000000"/>
          <w:sz w:val="24"/>
          <w:szCs w:val="24"/>
        </w:rPr>
        <w:t>veiculadas</w:t>
      </w:r>
      <w:r w:rsidRPr="003025FD">
        <w:rPr>
          <w:rFonts w:ascii="Arial" w:eastAsia="Times New Roman" w:hAnsi="Arial" w:cs="Arial"/>
          <w:color w:val="000000"/>
          <w:sz w:val="24"/>
          <w:szCs w:val="24"/>
        </w:rPr>
        <w:t xml:space="preserve"> por diferentes meios e suportes de comunicação</w:t>
      </w:r>
      <w:r w:rsidR="4C4BA2EF" w:rsidRPr="003025FD">
        <w:rPr>
          <w:rFonts w:ascii="Arial" w:eastAsia="Times New Roman" w:hAnsi="Arial" w:cs="Arial"/>
          <w:color w:val="000000"/>
          <w:sz w:val="24"/>
          <w:szCs w:val="24"/>
        </w:rPr>
        <w:t>, interage, observa</w:t>
      </w:r>
      <w:r w:rsidR="6DCFEA89" w:rsidRPr="003025FD">
        <w:rPr>
          <w:rFonts w:ascii="Arial" w:eastAsia="Times New Roman" w:hAnsi="Arial" w:cs="Arial"/>
          <w:color w:val="000000"/>
          <w:sz w:val="24"/>
          <w:szCs w:val="24"/>
        </w:rPr>
        <w:t xml:space="preserve"> e </w:t>
      </w:r>
      <w:r w:rsidR="4C4BA2EF" w:rsidRPr="003025FD">
        <w:rPr>
          <w:rFonts w:ascii="Arial" w:eastAsia="Times New Roman" w:hAnsi="Arial" w:cs="Arial"/>
          <w:color w:val="000000"/>
          <w:sz w:val="24"/>
          <w:szCs w:val="24"/>
        </w:rPr>
        <w:t>analisa</w:t>
      </w:r>
      <w:r w:rsidR="3EFE2EDA" w:rsidRPr="003025FD">
        <w:rPr>
          <w:rFonts w:ascii="Arial" w:eastAsia="Times New Roman" w:hAnsi="Arial" w:cs="Arial"/>
          <w:color w:val="000000"/>
          <w:sz w:val="24"/>
          <w:szCs w:val="24"/>
        </w:rPr>
        <w:t xml:space="preserve"> diferentes linguagens presentes na comunicação</w:t>
      </w:r>
      <w:r w:rsidR="55C42917" w:rsidRPr="003025FD">
        <w:rPr>
          <w:rFonts w:ascii="Arial" w:eastAsia="Times New Roman" w:hAnsi="Arial" w:cs="Arial"/>
          <w:color w:val="000000"/>
          <w:sz w:val="24"/>
          <w:szCs w:val="24"/>
        </w:rPr>
        <w:t>.</w:t>
      </w:r>
      <w:r w:rsidR="3EFE2EDA" w:rsidRPr="003025FD">
        <w:rPr>
          <w:rFonts w:ascii="Arial" w:eastAsia="Times New Roman" w:hAnsi="Arial" w:cs="Arial"/>
          <w:color w:val="000000"/>
          <w:sz w:val="24"/>
          <w:szCs w:val="24"/>
        </w:rPr>
        <w:t xml:space="preserve"> </w:t>
      </w:r>
      <w:r w:rsidR="5C2C3BD3" w:rsidRPr="003025FD">
        <w:rPr>
          <w:rFonts w:ascii="Arial" w:eastAsia="Times New Roman" w:hAnsi="Arial" w:cs="Arial"/>
          <w:color w:val="000000"/>
          <w:sz w:val="24"/>
          <w:szCs w:val="24"/>
        </w:rPr>
        <w:t>E</w:t>
      </w:r>
      <w:r w:rsidR="3EFE2EDA" w:rsidRPr="003025FD">
        <w:rPr>
          <w:rFonts w:ascii="Arial" w:eastAsia="Times New Roman" w:hAnsi="Arial" w:cs="Arial"/>
          <w:color w:val="000000"/>
          <w:sz w:val="24"/>
          <w:szCs w:val="24"/>
        </w:rPr>
        <w:t>ssa exploração possibilita a ampli</w:t>
      </w:r>
      <w:r w:rsidR="209F3EC4" w:rsidRPr="003025FD">
        <w:rPr>
          <w:rFonts w:ascii="Arial" w:eastAsia="Times New Roman" w:hAnsi="Arial" w:cs="Arial"/>
          <w:color w:val="000000"/>
          <w:sz w:val="24"/>
          <w:szCs w:val="24"/>
        </w:rPr>
        <w:t>ação de seu repertório linguístico</w:t>
      </w:r>
      <w:r w:rsidR="2979AECF" w:rsidRPr="003025FD">
        <w:rPr>
          <w:rFonts w:ascii="Arial" w:eastAsia="Times New Roman" w:hAnsi="Arial" w:cs="Arial"/>
          <w:color w:val="000000"/>
          <w:sz w:val="24"/>
          <w:szCs w:val="24"/>
        </w:rPr>
        <w:t>, tornando-a capaz de enriquecer sua com</w:t>
      </w:r>
      <w:r w:rsidR="31AE429C" w:rsidRPr="003025FD">
        <w:rPr>
          <w:rFonts w:ascii="Arial" w:eastAsia="Times New Roman" w:hAnsi="Arial" w:cs="Arial"/>
          <w:color w:val="000000"/>
          <w:sz w:val="24"/>
          <w:szCs w:val="24"/>
        </w:rPr>
        <w:t>u</w:t>
      </w:r>
      <w:r w:rsidR="2979AECF" w:rsidRPr="003025FD">
        <w:rPr>
          <w:rFonts w:ascii="Arial" w:eastAsia="Times New Roman" w:hAnsi="Arial" w:cs="Arial"/>
          <w:color w:val="000000"/>
          <w:sz w:val="24"/>
          <w:szCs w:val="24"/>
        </w:rPr>
        <w:t>nicação por meio das diferentes linguagens</w:t>
      </w:r>
      <w:r w:rsidR="2335A313" w:rsidRPr="003025FD">
        <w:rPr>
          <w:rFonts w:ascii="Arial" w:eastAsia="Times New Roman" w:hAnsi="Arial" w:cs="Arial"/>
          <w:color w:val="000000"/>
          <w:sz w:val="24"/>
          <w:szCs w:val="24"/>
        </w:rPr>
        <w:t>,</w:t>
      </w:r>
      <w:r w:rsidRPr="003025FD">
        <w:rPr>
          <w:rFonts w:ascii="Arial" w:eastAsia="Times New Roman" w:hAnsi="Arial" w:cs="Arial"/>
          <w:color w:val="000000"/>
          <w:sz w:val="24"/>
          <w:szCs w:val="24"/>
        </w:rPr>
        <w:t xml:space="preserve"> ampliando sua oralidade e adquirindo as construções necessárias </w:t>
      </w:r>
      <w:r w:rsidR="376E3401" w:rsidRPr="003025FD">
        <w:rPr>
          <w:rFonts w:ascii="Arial" w:eastAsia="Times New Roman" w:hAnsi="Arial" w:cs="Arial"/>
          <w:color w:val="000000"/>
          <w:sz w:val="24"/>
          <w:szCs w:val="24"/>
        </w:rPr>
        <w:t xml:space="preserve">que favorecerão futuramente a </w:t>
      </w:r>
      <w:r w:rsidRPr="003025FD">
        <w:rPr>
          <w:rFonts w:ascii="Arial" w:eastAsia="Times New Roman" w:hAnsi="Arial" w:cs="Arial"/>
          <w:color w:val="000000"/>
          <w:sz w:val="24"/>
          <w:szCs w:val="24"/>
        </w:rPr>
        <w:t>aquisição da leitura e da escrita. </w:t>
      </w:r>
    </w:p>
    <w:p w14:paraId="0B1C52CB" w14:textId="7414C598" w:rsidR="003B634F" w:rsidRPr="003025FD" w:rsidRDefault="72DF1E4F" w:rsidP="513968DD">
      <w:pPr>
        <w:spacing w:after="0" w:line="360" w:lineRule="auto"/>
        <w:ind w:firstLine="720"/>
        <w:jc w:val="both"/>
        <w:rPr>
          <w:rFonts w:ascii="Arial" w:eastAsia="Times New Roman" w:hAnsi="Arial" w:cs="Arial"/>
          <w:color w:val="000000" w:themeColor="text1"/>
          <w:sz w:val="24"/>
          <w:szCs w:val="24"/>
        </w:rPr>
      </w:pPr>
      <w:r w:rsidRPr="348CD16B">
        <w:rPr>
          <w:rFonts w:ascii="Arial" w:eastAsia="Times New Roman" w:hAnsi="Arial" w:cs="Arial"/>
          <w:color w:val="000000" w:themeColor="text1"/>
          <w:sz w:val="24"/>
          <w:szCs w:val="24"/>
        </w:rPr>
        <w:t xml:space="preserve">É importante ressaltar que cabe ao educador da </w:t>
      </w:r>
      <w:r w:rsidR="4B0356E0" w:rsidRPr="348CD16B">
        <w:rPr>
          <w:rFonts w:ascii="Arial" w:eastAsia="Times New Roman" w:hAnsi="Arial" w:cs="Arial"/>
          <w:color w:val="000000" w:themeColor="text1"/>
          <w:sz w:val="24"/>
          <w:szCs w:val="24"/>
        </w:rPr>
        <w:t>E</w:t>
      </w:r>
      <w:r w:rsidRPr="348CD16B">
        <w:rPr>
          <w:rFonts w:ascii="Arial" w:eastAsia="Times New Roman" w:hAnsi="Arial" w:cs="Arial"/>
          <w:color w:val="000000" w:themeColor="text1"/>
          <w:sz w:val="24"/>
          <w:szCs w:val="24"/>
        </w:rPr>
        <w:t xml:space="preserve">ducação </w:t>
      </w:r>
      <w:r w:rsidR="2AAC46ED" w:rsidRPr="348CD16B">
        <w:rPr>
          <w:rFonts w:ascii="Arial" w:eastAsia="Times New Roman" w:hAnsi="Arial" w:cs="Arial"/>
          <w:color w:val="000000" w:themeColor="text1"/>
          <w:sz w:val="24"/>
          <w:szCs w:val="24"/>
        </w:rPr>
        <w:t>I</w:t>
      </w:r>
      <w:r w:rsidRPr="348CD16B">
        <w:rPr>
          <w:rFonts w:ascii="Arial" w:eastAsia="Times New Roman" w:hAnsi="Arial" w:cs="Arial"/>
          <w:color w:val="000000" w:themeColor="text1"/>
          <w:sz w:val="24"/>
          <w:szCs w:val="24"/>
        </w:rPr>
        <w:t>nfantil fornecer</w:t>
      </w:r>
      <w:r w:rsidR="120D3910" w:rsidRPr="348CD16B">
        <w:rPr>
          <w:rFonts w:ascii="Arial" w:eastAsia="Times New Roman" w:hAnsi="Arial" w:cs="Arial"/>
          <w:color w:val="000000" w:themeColor="text1"/>
          <w:sz w:val="24"/>
          <w:szCs w:val="24"/>
        </w:rPr>
        <w:t>,</w:t>
      </w:r>
      <w:r w:rsidRPr="348CD16B">
        <w:rPr>
          <w:rFonts w:ascii="Arial" w:eastAsia="Times New Roman" w:hAnsi="Arial" w:cs="Arial"/>
          <w:color w:val="000000" w:themeColor="text1"/>
          <w:sz w:val="24"/>
          <w:szCs w:val="24"/>
        </w:rPr>
        <w:t xml:space="preserve"> diariamente, </w:t>
      </w:r>
      <w:r w:rsidR="3603B37C" w:rsidRPr="348CD16B">
        <w:rPr>
          <w:rFonts w:ascii="Arial" w:eastAsia="Times New Roman" w:hAnsi="Arial" w:cs="Arial"/>
          <w:color w:val="000000" w:themeColor="text1"/>
          <w:sz w:val="24"/>
          <w:szCs w:val="24"/>
        </w:rPr>
        <w:t xml:space="preserve">experiências </w:t>
      </w:r>
      <w:r w:rsidRPr="348CD16B">
        <w:rPr>
          <w:rFonts w:ascii="Arial" w:eastAsia="Times New Roman" w:hAnsi="Arial" w:cs="Arial"/>
          <w:color w:val="000000" w:themeColor="text1"/>
          <w:sz w:val="24"/>
          <w:szCs w:val="24"/>
        </w:rPr>
        <w:t>que</w:t>
      </w:r>
      <w:r w:rsidR="00000584">
        <w:rPr>
          <w:rFonts w:ascii="Arial" w:eastAsia="Times New Roman" w:hAnsi="Arial" w:cs="Arial"/>
          <w:color w:val="000000" w:themeColor="text1"/>
          <w:sz w:val="24"/>
          <w:szCs w:val="24"/>
        </w:rPr>
        <w:t>,</w:t>
      </w:r>
      <w:r w:rsidRPr="348CD16B">
        <w:rPr>
          <w:rFonts w:ascii="Arial" w:eastAsia="Times New Roman" w:hAnsi="Arial" w:cs="Arial"/>
          <w:color w:val="000000" w:themeColor="text1"/>
          <w:sz w:val="24"/>
          <w:szCs w:val="24"/>
        </w:rPr>
        <w:t xml:space="preserve"> “por meio da oralidade, as crianças partici</w:t>
      </w:r>
      <w:r w:rsidR="752F9118" w:rsidRPr="348CD16B">
        <w:rPr>
          <w:rFonts w:ascii="Arial" w:eastAsia="Times New Roman" w:hAnsi="Arial" w:cs="Arial"/>
          <w:color w:val="000000" w:themeColor="text1"/>
          <w:sz w:val="24"/>
          <w:szCs w:val="24"/>
        </w:rPr>
        <w:t>pe</w:t>
      </w:r>
      <w:r w:rsidRPr="348CD16B">
        <w:rPr>
          <w:rFonts w:ascii="Arial" w:eastAsia="Times New Roman" w:hAnsi="Arial" w:cs="Arial"/>
          <w:color w:val="000000" w:themeColor="text1"/>
          <w:sz w:val="24"/>
          <w:szCs w:val="24"/>
        </w:rPr>
        <w:t xml:space="preserve">m de diferentes situações de interação social </w:t>
      </w:r>
      <w:r w:rsidR="369A509A" w:rsidRPr="348CD16B">
        <w:rPr>
          <w:rFonts w:ascii="Arial" w:eastAsia="Times New Roman" w:hAnsi="Arial" w:cs="Arial"/>
          <w:color w:val="000000" w:themeColor="text1"/>
          <w:sz w:val="24"/>
          <w:szCs w:val="24"/>
        </w:rPr>
        <w:t>e</w:t>
      </w:r>
      <w:r w:rsidRPr="348CD16B">
        <w:rPr>
          <w:rFonts w:ascii="Arial" w:eastAsia="Times New Roman" w:hAnsi="Arial" w:cs="Arial"/>
          <w:color w:val="000000" w:themeColor="text1"/>
          <w:sz w:val="24"/>
          <w:szCs w:val="24"/>
        </w:rPr>
        <w:t xml:space="preserve"> aprend</w:t>
      </w:r>
      <w:r w:rsidR="3AB40A50" w:rsidRPr="348CD16B">
        <w:rPr>
          <w:rFonts w:ascii="Arial" w:eastAsia="Times New Roman" w:hAnsi="Arial" w:cs="Arial"/>
          <w:color w:val="000000" w:themeColor="text1"/>
          <w:sz w:val="24"/>
          <w:szCs w:val="24"/>
        </w:rPr>
        <w:t>a</w:t>
      </w:r>
      <w:r w:rsidRPr="348CD16B">
        <w:rPr>
          <w:rFonts w:ascii="Arial" w:eastAsia="Times New Roman" w:hAnsi="Arial" w:cs="Arial"/>
          <w:color w:val="000000" w:themeColor="text1"/>
          <w:sz w:val="24"/>
          <w:szCs w:val="24"/>
        </w:rPr>
        <w:t xml:space="preserve">m sobre elas próprias, sobre a natureza e sobre a </w:t>
      </w:r>
      <w:r w:rsidRPr="00CF106B">
        <w:rPr>
          <w:rFonts w:ascii="Arial" w:eastAsia="Times New Roman" w:hAnsi="Arial" w:cs="Arial"/>
          <w:color w:val="000000" w:themeColor="text1"/>
          <w:sz w:val="24"/>
          <w:szCs w:val="24"/>
        </w:rPr>
        <w:t>sociedade”</w:t>
      </w:r>
      <w:r w:rsidR="200EEAA4" w:rsidRPr="00CF106B">
        <w:rPr>
          <w:rFonts w:ascii="Arial" w:eastAsia="Times New Roman" w:hAnsi="Arial" w:cs="Arial"/>
          <w:color w:val="000000" w:themeColor="text1"/>
          <w:sz w:val="24"/>
          <w:szCs w:val="24"/>
        </w:rPr>
        <w:t xml:space="preserve"> </w:t>
      </w:r>
      <w:r w:rsidR="00CF106B" w:rsidRPr="00CF106B">
        <w:rPr>
          <w:rFonts w:ascii="Arial" w:eastAsia="Times New Roman" w:hAnsi="Arial" w:cs="Arial"/>
          <w:color w:val="000000" w:themeColor="text1"/>
          <w:sz w:val="24"/>
          <w:szCs w:val="24"/>
        </w:rPr>
        <w:t>(</w:t>
      </w:r>
      <w:r w:rsidR="00CF106B" w:rsidRPr="001C21BA">
        <w:rPr>
          <w:rFonts w:ascii="Arial" w:eastAsia="Times New Roman" w:hAnsi="Arial" w:cs="Arial"/>
          <w:color w:val="000000" w:themeColor="text1"/>
          <w:sz w:val="24"/>
          <w:szCs w:val="24"/>
        </w:rPr>
        <w:t>LEAL; ALBUQUERQUE; MORAIS,</w:t>
      </w:r>
      <w:r w:rsidR="054C276C" w:rsidRPr="00CF106B">
        <w:rPr>
          <w:rFonts w:ascii="Arial" w:eastAsia="Times New Roman" w:hAnsi="Arial" w:cs="Arial"/>
          <w:color w:val="000000" w:themeColor="text1"/>
          <w:sz w:val="24"/>
          <w:szCs w:val="24"/>
        </w:rPr>
        <w:t xml:space="preserve"> 200</w:t>
      </w:r>
      <w:r w:rsidR="7F7C8072" w:rsidRPr="00CF106B">
        <w:rPr>
          <w:rFonts w:ascii="Arial" w:eastAsia="Times New Roman" w:hAnsi="Arial" w:cs="Arial"/>
          <w:color w:val="000000" w:themeColor="text1"/>
          <w:sz w:val="24"/>
          <w:szCs w:val="24"/>
        </w:rPr>
        <w:t>7</w:t>
      </w:r>
      <w:r w:rsidR="054C276C" w:rsidRPr="00CF106B">
        <w:rPr>
          <w:rFonts w:ascii="Arial" w:eastAsia="Times New Roman" w:hAnsi="Arial" w:cs="Arial"/>
          <w:color w:val="000000" w:themeColor="text1"/>
          <w:sz w:val="24"/>
          <w:szCs w:val="24"/>
        </w:rPr>
        <w:t>, p.</w:t>
      </w:r>
      <w:r w:rsidR="00000584" w:rsidRPr="00CF106B">
        <w:rPr>
          <w:rFonts w:ascii="Arial" w:eastAsia="Times New Roman" w:hAnsi="Arial" w:cs="Arial"/>
          <w:color w:val="000000" w:themeColor="text1"/>
          <w:sz w:val="24"/>
          <w:szCs w:val="24"/>
        </w:rPr>
        <w:t xml:space="preserve"> </w:t>
      </w:r>
      <w:r w:rsidR="054C276C" w:rsidRPr="00CF106B">
        <w:rPr>
          <w:rFonts w:ascii="Arial" w:eastAsia="Times New Roman" w:hAnsi="Arial" w:cs="Arial"/>
          <w:color w:val="000000" w:themeColor="text1"/>
          <w:sz w:val="24"/>
          <w:szCs w:val="24"/>
        </w:rPr>
        <w:t>70)</w:t>
      </w:r>
      <w:r w:rsidR="00000584" w:rsidRPr="00CF106B">
        <w:rPr>
          <w:rFonts w:ascii="Arial" w:eastAsia="Times New Roman" w:hAnsi="Arial" w:cs="Arial"/>
          <w:color w:val="000000" w:themeColor="text1"/>
          <w:sz w:val="24"/>
          <w:szCs w:val="24"/>
        </w:rPr>
        <w:t>.</w:t>
      </w:r>
    </w:p>
    <w:p w14:paraId="57E35070" w14:textId="5BED3EB9" w:rsidR="003B634F" w:rsidRPr="003025FD" w:rsidRDefault="72DF1E4F" w:rsidP="513968DD">
      <w:pPr>
        <w:spacing w:after="0" w:line="360" w:lineRule="auto"/>
        <w:ind w:firstLine="720"/>
        <w:jc w:val="both"/>
        <w:rPr>
          <w:rFonts w:ascii="Arial" w:eastAsia="Times New Roman" w:hAnsi="Arial" w:cs="Arial"/>
          <w:color w:val="000000" w:themeColor="text1"/>
          <w:sz w:val="24"/>
          <w:szCs w:val="24"/>
        </w:rPr>
      </w:pPr>
      <w:r w:rsidRPr="348CD16B">
        <w:rPr>
          <w:rFonts w:ascii="Arial" w:eastAsia="Times New Roman" w:hAnsi="Arial" w:cs="Arial"/>
          <w:color w:val="000000" w:themeColor="text1"/>
          <w:sz w:val="24"/>
          <w:szCs w:val="24"/>
        </w:rPr>
        <w:t xml:space="preserve">Além disso, ao observarmos a estrutura e os </w:t>
      </w:r>
      <w:r w:rsidR="588F194D" w:rsidRPr="348CD16B">
        <w:rPr>
          <w:rFonts w:ascii="Arial" w:eastAsia="Times New Roman" w:hAnsi="Arial" w:cs="Arial"/>
          <w:color w:val="000000" w:themeColor="text1"/>
          <w:sz w:val="24"/>
          <w:szCs w:val="24"/>
        </w:rPr>
        <w:t>o</w:t>
      </w:r>
      <w:r w:rsidRPr="348CD16B">
        <w:rPr>
          <w:rFonts w:ascii="Arial" w:eastAsia="Times New Roman" w:hAnsi="Arial" w:cs="Arial"/>
          <w:color w:val="000000" w:themeColor="text1"/>
          <w:sz w:val="24"/>
          <w:szCs w:val="24"/>
        </w:rPr>
        <w:t xml:space="preserve">bjetivos de aprendizagem e desenvolvimento SESI e suas progressões, principalmente no </w:t>
      </w:r>
      <w:r w:rsidR="3411B30D" w:rsidRPr="348CD16B">
        <w:rPr>
          <w:rFonts w:ascii="Arial" w:eastAsia="Times New Roman" w:hAnsi="Arial" w:cs="Arial"/>
          <w:color w:val="000000" w:themeColor="text1"/>
          <w:sz w:val="24"/>
          <w:szCs w:val="24"/>
        </w:rPr>
        <w:t>c</w:t>
      </w:r>
      <w:r w:rsidRPr="348CD16B">
        <w:rPr>
          <w:rFonts w:ascii="Arial" w:eastAsia="Times New Roman" w:hAnsi="Arial" w:cs="Arial"/>
          <w:color w:val="000000" w:themeColor="text1"/>
          <w:sz w:val="24"/>
          <w:szCs w:val="24"/>
        </w:rPr>
        <w:t xml:space="preserve">ampo de </w:t>
      </w:r>
      <w:r w:rsidR="0A62DFED" w:rsidRPr="348CD16B">
        <w:rPr>
          <w:rFonts w:ascii="Arial" w:eastAsia="Times New Roman" w:hAnsi="Arial" w:cs="Arial"/>
          <w:color w:val="000000" w:themeColor="text1"/>
          <w:sz w:val="24"/>
          <w:szCs w:val="24"/>
        </w:rPr>
        <w:t>e</w:t>
      </w:r>
      <w:r w:rsidRPr="348CD16B">
        <w:rPr>
          <w:rFonts w:ascii="Arial" w:eastAsia="Times New Roman" w:hAnsi="Arial" w:cs="Arial"/>
          <w:color w:val="000000" w:themeColor="text1"/>
          <w:sz w:val="24"/>
          <w:szCs w:val="24"/>
        </w:rPr>
        <w:t>xperiência</w:t>
      </w:r>
      <w:r w:rsidR="710D5889" w:rsidRPr="348CD16B">
        <w:rPr>
          <w:rFonts w:ascii="Arial" w:eastAsia="Times New Roman" w:hAnsi="Arial" w:cs="Arial"/>
          <w:color w:val="000000" w:themeColor="text1"/>
          <w:sz w:val="24"/>
          <w:szCs w:val="24"/>
        </w:rPr>
        <w:t>:</w:t>
      </w:r>
      <w:r w:rsidRPr="348CD16B">
        <w:rPr>
          <w:rFonts w:ascii="Arial" w:eastAsia="Times New Roman" w:hAnsi="Arial" w:cs="Arial"/>
          <w:color w:val="000000" w:themeColor="text1"/>
          <w:sz w:val="24"/>
          <w:szCs w:val="24"/>
        </w:rPr>
        <w:t xml:space="preserve"> </w:t>
      </w:r>
      <w:r w:rsidR="00CF106B">
        <w:rPr>
          <w:rFonts w:ascii="Arial" w:eastAsia="Times New Roman" w:hAnsi="Arial" w:cs="Arial"/>
          <w:color w:val="000000" w:themeColor="text1"/>
          <w:sz w:val="24"/>
          <w:szCs w:val="24"/>
        </w:rPr>
        <w:t>e</w:t>
      </w:r>
      <w:r w:rsidRPr="348CD16B">
        <w:rPr>
          <w:rFonts w:ascii="Arial" w:eastAsia="Times New Roman" w:hAnsi="Arial" w:cs="Arial"/>
          <w:color w:val="000000" w:themeColor="text1"/>
          <w:sz w:val="24"/>
          <w:szCs w:val="24"/>
        </w:rPr>
        <w:t xml:space="preserve">scuta, fala, pensamento e imaginação, </w:t>
      </w:r>
      <w:r w:rsidR="4E93DA15" w:rsidRPr="348CD16B">
        <w:rPr>
          <w:rFonts w:ascii="Arial" w:eastAsia="Times New Roman" w:hAnsi="Arial" w:cs="Arial"/>
          <w:color w:val="000000" w:themeColor="text1"/>
          <w:sz w:val="24"/>
          <w:szCs w:val="24"/>
        </w:rPr>
        <w:t>destacamos</w:t>
      </w:r>
      <w:r w:rsidRPr="348CD16B">
        <w:rPr>
          <w:rFonts w:ascii="Arial" w:eastAsia="Times New Roman" w:hAnsi="Arial" w:cs="Arial"/>
          <w:color w:val="000000" w:themeColor="text1"/>
          <w:sz w:val="24"/>
          <w:szCs w:val="24"/>
        </w:rPr>
        <w:t xml:space="preserve"> que as diferentes linguagens serão trabalhadas no decorrer do processo de mediação </w:t>
      </w:r>
      <w:r w:rsidRPr="348CD16B">
        <w:rPr>
          <w:rFonts w:ascii="Arial" w:eastAsia="Times New Roman" w:hAnsi="Arial" w:cs="Arial"/>
          <w:color w:val="000000" w:themeColor="text1"/>
          <w:sz w:val="24"/>
          <w:szCs w:val="24"/>
        </w:rPr>
        <w:lastRenderedPageBreak/>
        <w:t xml:space="preserve">das aprendizagens. </w:t>
      </w:r>
      <w:r w:rsidR="3424A479" w:rsidRPr="348CD16B">
        <w:rPr>
          <w:rFonts w:ascii="Arial" w:eastAsia="Times New Roman" w:hAnsi="Arial" w:cs="Arial"/>
          <w:color w:val="000000" w:themeColor="text1"/>
          <w:sz w:val="24"/>
          <w:szCs w:val="24"/>
        </w:rPr>
        <w:t xml:space="preserve">Nesse </w:t>
      </w:r>
      <w:r w:rsidRPr="348CD16B">
        <w:rPr>
          <w:rFonts w:ascii="Arial" w:eastAsia="Times New Roman" w:hAnsi="Arial" w:cs="Arial"/>
          <w:color w:val="000000" w:themeColor="text1"/>
          <w:sz w:val="24"/>
          <w:szCs w:val="24"/>
        </w:rPr>
        <w:t xml:space="preserve">campo, foram </w:t>
      </w:r>
      <w:r w:rsidR="5496D4AE" w:rsidRPr="348CD16B">
        <w:rPr>
          <w:rFonts w:ascii="Arial" w:eastAsia="Times New Roman" w:hAnsi="Arial" w:cs="Arial"/>
          <w:color w:val="000000" w:themeColor="text1"/>
          <w:sz w:val="24"/>
          <w:szCs w:val="24"/>
        </w:rPr>
        <w:t>utilizadas</w:t>
      </w:r>
      <w:r w:rsidRPr="348CD16B">
        <w:rPr>
          <w:rFonts w:ascii="Arial" w:eastAsia="Times New Roman" w:hAnsi="Arial" w:cs="Arial"/>
          <w:color w:val="000000" w:themeColor="text1"/>
          <w:sz w:val="24"/>
          <w:szCs w:val="24"/>
        </w:rPr>
        <w:t xml:space="preserve"> diferentes </w:t>
      </w:r>
      <w:r w:rsidR="6F0841A8" w:rsidRPr="348CD16B">
        <w:rPr>
          <w:rFonts w:ascii="Arial" w:eastAsia="Times New Roman" w:hAnsi="Arial" w:cs="Arial"/>
          <w:color w:val="000000" w:themeColor="text1"/>
          <w:sz w:val="24"/>
          <w:szCs w:val="24"/>
        </w:rPr>
        <w:t>abordagen</w:t>
      </w:r>
      <w:r w:rsidRPr="348CD16B">
        <w:rPr>
          <w:rFonts w:ascii="Arial" w:eastAsia="Times New Roman" w:hAnsi="Arial" w:cs="Arial"/>
          <w:color w:val="000000" w:themeColor="text1"/>
          <w:sz w:val="24"/>
          <w:szCs w:val="24"/>
        </w:rPr>
        <w:t xml:space="preserve">s que irão ampliar </w:t>
      </w:r>
      <w:r w:rsidR="50671DA6" w:rsidRPr="348CD16B">
        <w:rPr>
          <w:rFonts w:ascii="Arial" w:eastAsia="Times New Roman" w:hAnsi="Arial" w:cs="Arial"/>
          <w:color w:val="000000" w:themeColor="text1"/>
          <w:sz w:val="24"/>
          <w:szCs w:val="24"/>
        </w:rPr>
        <w:t>o conh</w:t>
      </w:r>
      <w:r w:rsidR="2BD12F27" w:rsidRPr="348CD16B">
        <w:rPr>
          <w:rFonts w:ascii="Arial" w:eastAsia="Times New Roman" w:hAnsi="Arial" w:cs="Arial"/>
          <w:color w:val="000000" w:themeColor="text1"/>
          <w:sz w:val="24"/>
          <w:szCs w:val="24"/>
        </w:rPr>
        <w:t>ec</w:t>
      </w:r>
      <w:r w:rsidR="50671DA6" w:rsidRPr="348CD16B">
        <w:rPr>
          <w:rFonts w:ascii="Arial" w:eastAsia="Times New Roman" w:hAnsi="Arial" w:cs="Arial"/>
          <w:color w:val="000000" w:themeColor="text1"/>
          <w:sz w:val="24"/>
          <w:szCs w:val="24"/>
        </w:rPr>
        <w:t>imento das crianças sobre a linguagem oral</w:t>
      </w:r>
      <w:r w:rsidR="37929F76" w:rsidRPr="348CD16B">
        <w:rPr>
          <w:rFonts w:ascii="Arial" w:eastAsia="Times New Roman" w:hAnsi="Arial" w:cs="Arial"/>
          <w:color w:val="000000" w:themeColor="text1"/>
          <w:sz w:val="24"/>
          <w:szCs w:val="24"/>
        </w:rPr>
        <w:t>,</w:t>
      </w:r>
      <w:r w:rsidR="50671DA6" w:rsidRPr="348CD16B">
        <w:rPr>
          <w:rFonts w:ascii="Arial" w:eastAsia="Times New Roman" w:hAnsi="Arial" w:cs="Arial"/>
          <w:color w:val="000000" w:themeColor="text1"/>
          <w:sz w:val="24"/>
          <w:szCs w:val="24"/>
        </w:rPr>
        <w:t xml:space="preserve"> escrita</w:t>
      </w:r>
      <w:r w:rsidR="5BC37AC9" w:rsidRPr="348CD16B">
        <w:rPr>
          <w:rFonts w:ascii="Arial" w:eastAsia="Times New Roman" w:hAnsi="Arial" w:cs="Arial"/>
          <w:color w:val="000000" w:themeColor="text1"/>
          <w:sz w:val="24"/>
          <w:szCs w:val="24"/>
        </w:rPr>
        <w:t xml:space="preserve"> </w:t>
      </w:r>
      <w:r w:rsidR="5543885B" w:rsidRPr="348CD16B">
        <w:rPr>
          <w:rFonts w:ascii="Arial" w:eastAsia="Times New Roman" w:hAnsi="Arial" w:cs="Arial"/>
          <w:color w:val="000000" w:themeColor="text1"/>
          <w:sz w:val="24"/>
          <w:szCs w:val="24"/>
        </w:rPr>
        <w:t>e multimodal</w:t>
      </w:r>
      <w:r w:rsidR="5C38D60A" w:rsidRPr="348CD16B">
        <w:rPr>
          <w:rFonts w:ascii="Arial" w:eastAsia="Times New Roman" w:hAnsi="Arial" w:cs="Arial"/>
          <w:color w:val="000000" w:themeColor="text1"/>
          <w:sz w:val="24"/>
          <w:szCs w:val="24"/>
        </w:rPr>
        <w:t>,</w:t>
      </w:r>
      <w:r w:rsidR="5543885B" w:rsidRPr="348CD16B">
        <w:rPr>
          <w:rFonts w:ascii="Arial" w:eastAsia="Times New Roman" w:hAnsi="Arial" w:cs="Arial"/>
          <w:color w:val="000000" w:themeColor="text1"/>
          <w:sz w:val="24"/>
          <w:szCs w:val="24"/>
        </w:rPr>
        <w:t xml:space="preserve"> favorecendo </w:t>
      </w:r>
      <w:r w:rsidR="4C1CF83B" w:rsidRPr="348CD16B">
        <w:rPr>
          <w:rFonts w:ascii="Arial" w:eastAsia="Times New Roman" w:hAnsi="Arial" w:cs="Arial"/>
          <w:color w:val="000000" w:themeColor="text1"/>
          <w:sz w:val="24"/>
          <w:szCs w:val="24"/>
        </w:rPr>
        <w:t xml:space="preserve">o levantamento </w:t>
      </w:r>
      <w:r w:rsidR="5543885B" w:rsidRPr="348CD16B">
        <w:rPr>
          <w:rFonts w:ascii="Arial" w:eastAsia="Times New Roman" w:hAnsi="Arial" w:cs="Arial"/>
          <w:color w:val="000000" w:themeColor="text1"/>
          <w:sz w:val="24"/>
          <w:szCs w:val="24"/>
        </w:rPr>
        <w:t xml:space="preserve">de hipóteses da escrita, referente ao sistema </w:t>
      </w:r>
      <w:r w:rsidR="77DB3965" w:rsidRPr="348CD16B">
        <w:rPr>
          <w:rFonts w:ascii="Arial" w:eastAsia="Times New Roman" w:hAnsi="Arial" w:cs="Arial"/>
          <w:color w:val="000000" w:themeColor="text1"/>
          <w:sz w:val="24"/>
          <w:szCs w:val="24"/>
        </w:rPr>
        <w:t>alfabético.</w:t>
      </w:r>
    </w:p>
    <w:p w14:paraId="32B523A3" w14:textId="378C1C58" w:rsidR="003B634F" w:rsidRPr="003025FD" w:rsidRDefault="72DF1E4F" w:rsidP="4D4C1997">
      <w:pPr>
        <w:spacing w:after="0" w:line="360" w:lineRule="auto"/>
        <w:ind w:firstLine="720"/>
        <w:jc w:val="both"/>
        <w:rPr>
          <w:rFonts w:ascii="Arial" w:eastAsia="Times New Roman" w:hAnsi="Arial" w:cs="Arial"/>
          <w:sz w:val="24"/>
          <w:szCs w:val="24"/>
        </w:rPr>
      </w:pPr>
      <w:r w:rsidRPr="4FD16B59">
        <w:rPr>
          <w:rFonts w:ascii="Arial" w:eastAsia="Times New Roman" w:hAnsi="Arial" w:cs="Arial"/>
          <w:color w:val="000000" w:themeColor="text1"/>
          <w:sz w:val="24"/>
          <w:szCs w:val="24"/>
        </w:rPr>
        <w:t xml:space="preserve"> Estimular momentos de interação</w:t>
      </w:r>
      <w:r w:rsidR="2F4D4DD1" w:rsidRPr="4FD16B59">
        <w:rPr>
          <w:rFonts w:ascii="Arial" w:eastAsia="Times New Roman" w:hAnsi="Arial" w:cs="Arial"/>
          <w:color w:val="000000" w:themeColor="text1"/>
          <w:sz w:val="24"/>
          <w:szCs w:val="24"/>
        </w:rPr>
        <w:t xml:space="preserve"> das crianças</w:t>
      </w:r>
      <w:r w:rsidR="384449CD" w:rsidRPr="4FD16B59">
        <w:rPr>
          <w:rFonts w:ascii="Arial" w:eastAsia="Times New Roman" w:hAnsi="Arial" w:cs="Arial"/>
          <w:color w:val="000000" w:themeColor="text1"/>
          <w:sz w:val="24"/>
          <w:szCs w:val="24"/>
        </w:rPr>
        <w:t xml:space="preserve"> </w:t>
      </w:r>
      <w:r w:rsidR="244165FB" w:rsidRPr="4FD16B59">
        <w:rPr>
          <w:rFonts w:ascii="Arial" w:eastAsia="Times New Roman" w:hAnsi="Arial" w:cs="Arial"/>
          <w:color w:val="000000" w:themeColor="text1"/>
          <w:sz w:val="24"/>
          <w:szCs w:val="24"/>
        </w:rPr>
        <w:t>a partir d</w:t>
      </w:r>
      <w:r w:rsidR="2F4D4DD1" w:rsidRPr="4FD16B59">
        <w:rPr>
          <w:rFonts w:ascii="Arial" w:eastAsia="Times New Roman" w:hAnsi="Arial" w:cs="Arial"/>
          <w:color w:val="000000" w:themeColor="text1"/>
          <w:sz w:val="24"/>
          <w:szCs w:val="24"/>
        </w:rPr>
        <w:t>as diferentes linguagens</w:t>
      </w:r>
      <w:r w:rsidRPr="4FD16B59">
        <w:rPr>
          <w:rFonts w:ascii="Arial" w:eastAsia="Times New Roman" w:hAnsi="Arial" w:cs="Arial"/>
          <w:color w:val="000000" w:themeColor="text1"/>
          <w:sz w:val="24"/>
          <w:szCs w:val="24"/>
        </w:rPr>
        <w:t xml:space="preserve">, </w:t>
      </w:r>
      <w:r w:rsidR="7F835F29" w:rsidRPr="4FD16B59">
        <w:rPr>
          <w:rFonts w:ascii="Arial" w:eastAsia="Times New Roman" w:hAnsi="Arial" w:cs="Arial"/>
          <w:color w:val="000000" w:themeColor="text1"/>
          <w:sz w:val="24"/>
          <w:szCs w:val="24"/>
        </w:rPr>
        <w:t xml:space="preserve">desde o </w:t>
      </w:r>
      <w:r w:rsidRPr="4FD16B59">
        <w:rPr>
          <w:rFonts w:ascii="Arial" w:eastAsia="Times New Roman" w:hAnsi="Arial" w:cs="Arial"/>
          <w:color w:val="000000" w:themeColor="text1"/>
          <w:sz w:val="24"/>
          <w:szCs w:val="24"/>
        </w:rPr>
        <w:t xml:space="preserve">manuseio de </w:t>
      </w:r>
      <w:r w:rsidR="46BAB161" w:rsidRPr="4FD16B59">
        <w:rPr>
          <w:rFonts w:ascii="Arial" w:eastAsia="Times New Roman" w:hAnsi="Arial" w:cs="Arial"/>
          <w:color w:val="000000" w:themeColor="text1"/>
          <w:sz w:val="24"/>
          <w:szCs w:val="24"/>
        </w:rPr>
        <w:t>textos da</w:t>
      </w:r>
      <w:r w:rsidRPr="4FD16B59">
        <w:rPr>
          <w:rFonts w:ascii="Arial" w:eastAsia="Times New Roman" w:hAnsi="Arial" w:cs="Arial"/>
          <w:color w:val="000000" w:themeColor="text1"/>
          <w:sz w:val="24"/>
          <w:szCs w:val="24"/>
        </w:rPr>
        <w:t xml:space="preserve"> cultura escrita, tais como:</w:t>
      </w:r>
      <w:r w:rsidR="00F23E51">
        <w:rPr>
          <w:rFonts w:ascii="Arial" w:eastAsia="Times New Roman" w:hAnsi="Arial" w:cs="Arial"/>
          <w:color w:val="000000" w:themeColor="text1"/>
          <w:sz w:val="24"/>
          <w:szCs w:val="24"/>
        </w:rPr>
        <w:t xml:space="preserve"> </w:t>
      </w:r>
      <w:r w:rsidR="52B32B28" w:rsidRPr="4FD16B59">
        <w:rPr>
          <w:rFonts w:ascii="Arial" w:eastAsia="Times New Roman" w:hAnsi="Arial" w:cs="Arial"/>
          <w:color w:val="000000" w:themeColor="text1"/>
          <w:sz w:val="24"/>
          <w:szCs w:val="24"/>
        </w:rPr>
        <w:t xml:space="preserve">textos da </w:t>
      </w:r>
      <w:r w:rsidRPr="4FD16B59">
        <w:rPr>
          <w:rFonts w:ascii="Arial" w:eastAsia="Times New Roman" w:hAnsi="Arial" w:cs="Arial"/>
          <w:color w:val="000000" w:themeColor="text1"/>
          <w:sz w:val="24"/>
          <w:szCs w:val="24"/>
        </w:rPr>
        <w:t>literatura infantil, livros</w:t>
      </w:r>
      <w:r w:rsidR="0D92C2E1" w:rsidRPr="4FD16B59">
        <w:rPr>
          <w:rFonts w:ascii="Arial" w:eastAsia="Times New Roman" w:hAnsi="Arial" w:cs="Arial"/>
          <w:color w:val="000000" w:themeColor="text1"/>
          <w:sz w:val="24"/>
          <w:szCs w:val="24"/>
        </w:rPr>
        <w:t xml:space="preserve"> diversos</w:t>
      </w:r>
      <w:r w:rsidRPr="4FD16B59">
        <w:rPr>
          <w:rFonts w:ascii="Arial" w:eastAsia="Times New Roman" w:hAnsi="Arial" w:cs="Arial"/>
          <w:color w:val="000000" w:themeColor="text1"/>
          <w:sz w:val="24"/>
          <w:szCs w:val="24"/>
        </w:rPr>
        <w:t>, revistas, jornais, diferentes gêneros textuais</w:t>
      </w:r>
      <w:r w:rsidR="0D2BDF64" w:rsidRPr="4FD16B59">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entre outros</w:t>
      </w:r>
      <w:r w:rsidR="1D061F46" w:rsidRPr="4FD16B59">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ir</w:t>
      </w:r>
      <w:r w:rsidR="6C7E9B12" w:rsidRPr="4FD16B59">
        <w:rPr>
          <w:rFonts w:ascii="Arial" w:eastAsia="Times New Roman" w:hAnsi="Arial" w:cs="Arial"/>
          <w:color w:val="000000" w:themeColor="text1"/>
          <w:sz w:val="24"/>
          <w:szCs w:val="24"/>
        </w:rPr>
        <w:t xml:space="preserve">á </w:t>
      </w:r>
      <w:r w:rsidRPr="4FD16B59">
        <w:rPr>
          <w:rFonts w:ascii="Arial" w:eastAsia="Times New Roman" w:hAnsi="Arial" w:cs="Arial"/>
          <w:color w:val="000000" w:themeColor="text1"/>
          <w:sz w:val="24"/>
          <w:szCs w:val="24"/>
        </w:rPr>
        <w:t>contribuir</w:t>
      </w:r>
      <w:r w:rsidR="2B6AE59B" w:rsidRPr="4FD16B59">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para inserir a criança </w:t>
      </w:r>
      <w:r w:rsidR="39C4C5D0" w:rsidRPr="4FD16B59">
        <w:rPr>
          <w:rFonts w:ascii="Arial" w:eastAsia="Times New Roman" w:hAnsi="Arial" w:cs="Arial"/>
          <w:color w:val="000000" w:themeColor="text1"/>
          <w:sz w:val="24"/>
          <w:szCs w:val="24"/>
        </w:rPr>
        <w:t xml:space="preserve">nas </w:t>
      </w:r>
      <w:r w:rsidR="7CF612E3" w:rsidRPr="4FD16B59">
        <w:rPr>
          <w:rFonts w:ascii="Arial" w:eastAsia="Times New Roman" w:hAnsi="Arial" w:cs="Arial"/>
          <w:color w:val="000000" w:themeColor="text1"/>
          <w:sz w:val="24"/>
          <w:szCs w:val="24"/>
        </w:rPr>
        <w:t>práticas</w:t>
      </w:r>
      <w:r w:rsidRPr="4FD16B59">
        <w:rPr>
          <w:rFonts w:ascii="Arial" w:eastAsia="Times New Roman" w:hAnsi="Arial" w:cs="Arial"/>
          <w:color w:val="000000" w:themeColor="text1"/>
          <w:sz w:val="24"/>
          <w:szCs w:val="24"/>
        </w:rPr>
        <w:t xml:space="preserve"> </w:t>
      </w:r>
      <w:r w:rsidR="208237E6" w:rsidRPr="4FD16B59">
        <w:rPr>
          <w:rFonts w:ascii="Arial" w:eastAsia="Times New Roman" w:hAnsi="Arial" w:cs="Arial"/>
          <w:color w:val="000000" w:themeColor="text1"/>
          <w:sz w:val="24"/>
          <w:szCs w:val="24"/>
        </w:rPr>
        <w:t>sociais de</w:t>
      </w:r>
      <w:r w:rsidRPr="4FD16B59">
        <w:rPr>
          <w:rFonts w:ascii="Arial" w:eastAsia="Times New Roman" w:hAnsi="Arial" w:cs="Arial"/>
          <w:color w:val="000000" w:themeColor="text1"/>
          <w:sz w:val="24"/>
          <w:szCs w:val="24"/>
        </w:rPr>
        <w:t xml:space="preserve"> leitura e d</w:t>
      </w:r>
      <w:r w:rsidR="0F937CC8" w:rsidRPr="4FD16B59">
        <w:rPr>
          <w:rFonts w:ascii="Arial" w:eastAsia="Times New Roman" w:hAnsi="Arial" w:cs="Arial"/>
          <w:color w:val="000000" w:themeColor="text1"/>
          <w:sz w:val="24"/>
          <w:szCs w:val="24"/>
        </w:rPr>
        <w:t>e</w:t>
      </w:r>
      <w:r w:rsidRPr="4FD16B59">
        <w:rPr>
          <w:rFonts w:ascii="Arial" w:eastAsia="Times New Roman" w:hAnsi="Arial" w:cs="Arial"/>
          <w:color w:val="000000" w:themeColor="text1"/>
          <w:sz w:val="24"/>
          <w:szCs w:val="24"/>
        </w:rPr>
        <w:t xml:space="preserve"> escrita</w:t>
      </w:r>
      <w:r w:rsidR="522BEA1D" w:rsidRPr="4FD16B59">
        <w:rPr>
          <w:rFonts w:ascii="Arial" w:eastAsia="Times New Roman" w:hAnsi="Arial" w:cs="Arial"/>
          <w:color w:val="000000" w:themeColor="text1"/>
          <w:sz w:val="24"/>
          <w:szCs w:val="24"/>
        </w:rPr>
        <w:t>.</w:t>
      </w:r>
      <w:r w:rsidR="7BA99C38" w:rsidRPr="4FD16B59">
        <w:rPr>
          <w:rFonts w:ascii="Arial" w:eastAsia="Times New Roman" w:hAnsi="Arial" w:cs="Arial"/>
          <w:color w:val="000000" w:themeColor="text1"/>
          <w:sz w:val="24"/>
          <w:szCs w:val="24"/>
        </w:rPr>
        <w:t xml:space="preserve"> </w:t>
      </w:r>
      <w:r w:rsidRPr="4FD16B59">
        <w:rPr>
          <w:rFonts w:ascii="Arial" w:eastAsia="Times New Roman" w:hAnsi="Arial" w:cs="Arial"/>
          <w:color w:val="000000" w:themeColor="text1"/>
          <w:sz w:val="24"/>
          <w:szCs w:val="24"/>
        </w:rPr>
        <w:t xml:space="preserve">Proporcionar esses momentos diferenciados levarão as crianças a levantar hipóteses, vivenciar </w:t>
      </w:r>
      <w:r w:rsidR="69397D6B" w:rsidRPr="4FD16B59">
        <w:rPr>
          <w:rFonts w:ascii="Arial" w:eastAsia="Times New Roman" w:hAnsi="Arial" w:cs="Arial"/>
          <w:color w:val="000000" w:themeColor="text1"/>
          <w:sz w:val="24"/>
          <w:szCs w:val="24"/>
        </w:rPr>
        <w:t xml:space="preserve">diferentes </w:t>
      </w:r>
      <w:r w:rsidRPr="4FD16B59">
        <w:rPr>
          <w:rFonts w:ascii="Arial" w:eastAsia="Times New Roman" w:hAnsi="Arial" w:cs="Arial"/>
          <w:color w:val="000000" w:themeColor="text1"/>
          <w:sz w:val="24"/>
          <w:szCs w:val="24"/>
        </w:rPr>
        <w:t>situações</w:t>
      </w:r>
      <w:r w:rsidR="5ECEBF4C" w:rsidRPr="4FD16B59">
        <w:rPr>
          <w:rFonts w:ascii="Arial" w:eastAsia="Times New Roman" w:hAnsi="Arial" w:cs="Arial"/>
          <w:color w:val="000000" w:themeColor="text1"/>
          <w:sz w:val="24"/>
          <w:szCs w:val="24"/>
        </w:rPr>
        <w:t xml:space="preserve"> comunicativas,</w:t>
      </w:r>
      <w:r w:rsidRPr="4FD16B59">
        <w:rPr>
          <w:rFonts w:ascii="Arial" w:eastAsia="Times New Roman" w:hAnsi="Arial" w:cs="Arial"/>
          <w:color w:val="000000" w:themeColor="text1"/>
          <w:sz w:val="24"/>
          <w:szCs w:val="24"/>
        </w:rPr>
        <w:t xml:space="preserve"> superar desafios, realizar experiências</w:t>
      </w:r>
      <w:r w:rsidR="4AC7FDEC" w:rsidRPr="4FD16B59">
        <w:rPr>
          <w:rFonts w:ascii="Arial" w:eastAsia="Times New Roman" w:hAnsi="Arial" w:cs="Arial"/>
          <w:color w:val="000000" w:themeColor="text1"/>
          <w:sz w:val="24"/>
          <w:szCs w:val="24"/>
        </w:rPr>
        <w:t xml:space="preserve"> e </w:t>
      </w:r>
      <w:r w:rsidRPr="4FD16B59">
        <w:rPr>
          <w:rFonts w:ascii="Arial" w:eastAsia="Times New Roman" w:hAnsi="Arial" w:cs="Arial"/>
          <w:color w:val="000000" w:themeColor="text1"/>
          <w:sz w:val="24"/>
          <w:szCs w:val="24"/>
        </w:rPr>
        <w:t>experimentos</w:t>
      </w:r>
      <w:r w:rsidR="79254E8D" w:rsidRPr="4FD16B59">
        <w:rPr>
          <w:rFonts w:ascii="Arial" w:eastAsia="Times New Roman" w:hAnsi="Arial" w:cs="Arial"/>
          <w:color w:val="000000" w:themeColor="text1"/>
          <w:sz w:val="24"/>
          <w:szCs w:val="24"/>
        </w:rPr>
        <w:t>, tornando-se</w:t>
      </w:r>
      <w:r w:rsidR="66C4F26F" w:rsidRPr="4FD16B59">
        <w:rPr>
          <w:rFonts w:ascii="Arial" w:eastAsia="Times New Roman" w:hAnsi="Arial" w:cs="Arial"/>
          <w:color w:val="000000" w:themeColor="text1"/>
          <w:sz w:val="24"/>
          <w:szCs w:val="24"/>
        </w:rPr>
        <w:t>,</w:t>
      </w:r>
      <w:r w:rsidR="79254E8D" w:rsidRPr="4FD16B59">
        <w:rPr>
          <w:rFonts w:ascii="Arial" w:eastAsia="Times New Roman" w:hAnsi="Arial" w:cs="Arial"/>
          <w:color w:val="000000" w:themeColor="text1"/>
          <w:sz w:val="24"/>
          <w:szCs w:val="24"/>
        </w:rPr>
        <w:t xml:space="preserve"> assim,</w:t>
      </w:r>
      <w:r w:rsidRPr="4FD16B59">
        <w:rPr>
          <w:rFonts w:ascii="Arial" w:eastAsia="Times New Roman" w:hAnsi="Arial" w:cs="Arial"/>
          <w:color w:val="000000" w:themeColor="text1"/>
          <w:sz w:val="24"/>
          <w:szCs w:val="24"/>
        </w:rPr>
        <w:t xml:space="preserve"> protagonistas de sua aprendizagem.</w:t>
      </w:r>
    </w:p>
    <w:p w14:paraId="61D43743" w14:textId="1F7E6E3A" w:rsidR="007E1F1E" w:rsidRDefault="007E1F1E" w:rsidP="5746F3F5">
      <w:pPr>
        <w:pStyle w:val="PargrafodaLista"/>
        <w:spacing w:before="300" w:after="300"/>
        <w:ind w:left="1360"/>
        <w:jc w:val="both"/>
        <w:rPr>
          <w:rFonts w:ascii="Arial" w:eastAsia="Arial" w:hAnsi="Arial" w:cs="Arial"/>
          <w:b/>
          <w:bCs/>
          <w:sz w:val="24"/>
          <w:szCs w:val="24"/>
        </w:rPr>
      </w:pPr>
      <w:r>
        <w:rPr>
          <w:rFonts w:ascii="Arial" w:eastAsia="Arial" w:hAnsi="Arial" w:cs="Arial"/>
          <w:b/>
          <w:bCs/>
          <w:sz w:val="24"/>
          <w:szCs w:val="24"/>
        </w:rPr>
        <w:br w:type="page"/>
      </w:r>
    </w:p>
    <w:p w14:paraId="44AD1676" w14:textId="7EAF1E75" w:rsidR="00243A94" w:rsidRPr="003025FD" w:rsidRDefault="007E1F1E" w:rsidP="001C21BA">
      <w:pPr>
        <w:pStyle w:val="Ttulo1"/>
      </w:pPr>
      <w:bookmarkStart w:id="25" w:name="_Toc51939476"/>
      <w:r>
        <w:lastRenderedPageBreak/>
        <w:t xml:space="preserve">4 </w:t>
      </w:r>
      <w:r w:rsidR="00243A94" w:rsidRPr="003025FD">
        <w:t>A Escola SESI – Educação Infantil</w:t>
      </w:r>
      <w:bookmarkEnd w:id="25"/>
    </w:p>
    <w:p w14:paraId="1E0D6880" w14:textId="080855CA" w:rsidR="003B634F" w:rsidRPr="003025FD" w:rsidRDefault="72DF1E4F" w:rsidP="00243A94">
      <w:pPr>
        <w:spacing w:after="0" w:line="360" w:lineRule="auto"/>
        <w:ind w:right="-330" w:firstLine="709"/>
        <w:jc w:val="both"/>
        <w:rPr>
          <w:rFonts w:ascii="Arial" w:hAnsi="Arial" w:cs="Arial"/>
          <w:sz w:val="24"/>
          <w:szCs w:val="24"/>
        </w:rPr>
      </w:pPr>
      <w:r w:rsidRPr="4FD16B59">
        <w:rPr>
          <w:rFonts w:ascii="Arial" w:eastAsia="Arial" w:hAnsi="Arial" w:cs="Arial"/>
          <w:sz w:val="24"/>
          <w:szCs w:val="24"/>
        </w:rPr>
        <w:t xml:space="preserve">A Rede SESI de Educação </w:t>
      </w:r>
      <w:r w:rsidRPr="4FD16B59">
        <w:rPr>
          <w:rFonts w:ascii="Arial" w:hAnsi="Arial" w:cs="Arial"/>
          <w:sz w:val="24"/>
          <w:szCs w:val="24"/>
        </w:rPr>
        <w:t>forma cidadãos em sua totalidade</w:t>
      </w:r>
      <w:r w:rsidR="72CC5689" w:rsidRPr="4FD16B59">
        <w:rPr>
          <w:rFonts w:ascii="Arial" w:hAnsi="Arial" w:cs="Arial"/>
          <w:sz w:val="24"/>
          <w:szCs w:val="24"/>
        </w:rPr>
        <w:t>,</w:t>
      </w:r>
      <w:r w:rsidRPr="4FD16B59">
        <w:rPr>
          <w:rFonts w:ascii="Arial" w:hAnsi="Arial" w:cs="Arial"/>
          <w:sz w:val="24"/>
          <w:szCs w:val="24"/>
        </w:rPr>
        <w:t xml:space="preserve"> críticos e preparados para a vida social, profissional, ambiental e tecnológica, ou seja,</w:t>
      </w:r>
      <w:r w:rsidR="00F23E51">
        <w:rPr>
          <w:rFonts w:ascii="Arial" w:hAnsi="Arial" w:cs="Arial"/>
          <w:sz w:val="24"/>
          <w:szCs w:val="24"/>
        </w:rPr>
        <w:t xml:space="preserve"> </w:t>
      </w:r>
      <w:r w:rsidRPr="4FD16B59">
        <w:rPr>
          <w:rFonts w:ascii="Arial" w:hAnsi="Arial" w:cs="Arial"/>
          <w:sz w:val="24"/>
          <w:szCs w:val="24"/>
        </w:rPr>
        <w:t>forma</w:t>
      </w:r>
      <w:r w:rsidR="4FE52776" w:rsidRPr="4FD16B59">
        <w:rPr>
          <w:rFonts w:ascii="Arial" w:hAnsi="Arial" w:cs="Arial"/>
          <w:sz w:val="24"/>
          <w:szCs w:val="24"/>
        </w:rPr>
        <w:t>r</w:t>
      </w:r>
      <w:r w:rsidRPr="4FD16B59">
        <w:rPr>
          <w:rFonts w:ascii="Arial" w:hAnsi="Arial" w:cs="Arial"/>
          <w:sz w:val="24"/>
          <w:szCs w:val="24"/>
        </w:rPr>
        <w:t xml:space="preserve"> </w:t>
      </w:r>
      <w:r w:rsidRPr="4FD16B59">
        <w:rPr>
          <w:rFonts w:ascii="Arial" w:eastAsia="Arial" w:hAnsi="Arial" w:cs="Arial"/>
          <w:sz w:val="24"/>
          <w:szCs w:val="24"/>
        </w:rPr>
        <w:t>pessoas para agirem em um mundo confuso, incerto e repleto de desafios para que sejam capazes de transformá-lo em um lugar mais justo e sustentável para si, para sua comunidade e para o seu planeta. Portanto:</w:t>
      </w:r>
    </w:p>
    <w:p w14:paraId="036EA7BB" w14:textId="4160467C" w:rsidR="003B634F" w:rsidRPr="00453D65" w:rsidRDefault="72DF1E4F" w:rsidP="001C21BA">
      <w:pPr>
        <w:pStyle w:val="Citao"/>
        <w:rPr>
          <w:vertAlign w:val="superscript"/>
        </w:rPr>
      </w:pPr>
      <w:r w:rsidRPr="00453D65">
        <w:t xml:space="preserve">O objetivo estratégico fundamental da Rede SESI de Educação é promover educação básica de qualidade que desenvolva no trabalhador e seus dependentes a capacidade de criação e inovação, a cultura empreendedora, a visão da </w:t>
      </w:r>
      <w:proofErr w:type="spellStart"/>
      <w:r w:rsidRPr="00453D65">
        <w:t>ecossustentabilidade</w:t>
      </w:r>
      <w:proofErr w:type="spellEnd"/>
      <w:r w:rsidRPr="00453D65">
        <w:t xml:space="preserve"> e a responsabilidade social. Por sua vez, a educação básica de qualidade constitui fundamento para o fortalecimento da educação profissional e a qualidade da educação superior. Essa cadeia de educação de qualidade – básica, profissional e superior – contribui para o aumento da capacidade de competitividade da indústria brasileira e do desenvolvimento sustentável do País</w:t>
      </w:r>
      <w:r w:rsidR="00F72589">
        <w:t xml:space="preserve"> (SESI-DN, 2007, p.</w:t>
      </w:r>
      <w:r w:rsidR="00CF106B">
        <w:t xml:space="preserve"> </w:t>
      </w:r>
      <w:r w:rsidR="00F72589">
        <w:t>11)</w:t>
      </w:r>
      <w:r w:rsidR="00CF106B">
        <w:t>.</w:t>
      </w:r>
    </w:p>
    <w:p w14:paraId="68B1DF14" w14:textId="42ED99BB" w:rsidR="003B634F" w:rsidRPr="003025FD" w:rsidRDefault="72DF1E4F" w:rsidP="4D4C1997">
      <w:pPr>
        <w:spacing w:after="0" w:line="360" w:lineRule="auto"/>
        <w:ind w:right="-330" w:firstLine="720"/>
        <w:jc w:val="both"/>
        <w:rPr>
          <w:rFonts w:ascii="Arial" w:eastAsia="Arial" w:hAnsi="Arial" w:cs="Arial"/>
          <w:sz w:val="24"/>
          <w:szCs w:val="24"/>
        </w:rPr>
      </w:pPr>
      <w:bookmarkStart w:id="26" w:name="_Hlk46217346"/>
      <w:r w:rsidRPr="4FD16B59">
        <w:rPr>
          <w:rFonts w:ascii="Arial" w:eastAsia="Arial" w:hAnsi="Arial" w:cs="Arial"/>
          <w:sz w:val="24"/>
          <w:szCs w:val="24"/>
        </w:rPr>
        <w:t>Merece destaque a atuação desta instituição e o esforço que tem despendido, junto a milhares de estudantes, anualmente, para melhorar a qualidade da Educação Básica brasileira</w:t>
      </w:r>
      <w:r w:rsidR="00453D65" w:rsidRPr="4FD16B59">
        <w:rPr>
          <w:rFonts w:ascii="Arial" w:eastAsia="Arial" w:hAnsi="Arial" w:cs="Arial"/>
          <w:sz w:val="24"/>
          <w:szCs w:val="24"/>
        </w:rPr>
        <w:t xml:space="preserve">: </w:t>
      </w:r>
      <w:r w:rsidR="10542CAF" w:rsidRPr="4FD16B59">
        <w:rPr>
          <w:rFonts w:ascii="Arial" w:eastAsia="Arial" w:hAnsi="Arial" w:cs="Arial"/>
          <w:sz w:val="24"/>
          <w:szCs w:val="24"/>
        </w:rPr>
        <w:t>E</w:t>
      </w:r>
      <w:r w:rsidRPr="4FD16B59">
        <w:rPr>
          <w:rFonts w:ascii="Arial" w:eastAsia="Arial" w:hAnsi="Arial" w:cs="Arial"/>
          <w:sz w:val="24"/>
          <w:szCs w:val="24"/>
        </w:rPr>
        <w:t>ducação Infantil, Ensino Fundamental e Ensino Médio</w:t>
      </w:r>
      <w:r w:rsidR="638D6CDB" w:rsidRPr="4FD16B59">
        <w:rPr>
          <w:rFonts w:ascii="Arial" w:eastAsia="Arial" w:hAnsi="Arial" w:cs="Arial"/>
          <w:sz w:val="24"/>
          <w:szCs w:val="24"/>
        </w:rPr>
        <w:t>;</w:t>
      </w:r>
      <w:r w:rsidRPr="4FD16B59">
        <w:rPr>
          <w:rFonts w:ascii="Arial" w:eastAsia="Arial" w:hAnsi="Arial" w:cs="Arial"/>
          <w:sz w:val="24"/>
          <w:szCs w:val="24"/>
        </w:rPr>
        <w:t xml:space="preserve"> </w:t>
      </w:r>
      <w:r w:rsidR="41369994" w:rsidRPr="4FD16B59">
        <w:rPr>
          <w:rFonts w:ascii="Arial" w:eastAsia="Arial" w:hAnsi="Arial" w:cs="Arial"/>
          <w:sz w:val="24"/>
          <w:szCs w:val="24"/>
        </w:rPr>
        <w:t>b</w:t>
      </w:r>
      <w:r w:rsidRPr="4FD16B59">
        <w:rPr>
          <w:rFonts w:ascii="Arial" w:eastAsia="Arial" w:hAnsi="Arial" w:cs="Arial"/>
          <w:sz w:val="24"/>
          <w:szCs w:val="24"/>
        </w:rPr>
        <w:t>em como elevar a escolaridade e o aprimoramento da formação integral d</w:t>
      </w:r>
      <w:r w:rsidR="00CF106B">
        <w:rPr>
          <w:rFonts w:ascii="Arial" w:eastAsia="Arial" w:hAnsi="Arial" w:cs="Arial"/>
          <w:sz w:val="24"/>
          <w:szCs w:val="24"/>
        </w:rPr>
        <w:t>e</w:t>
      </w:r>
      <w:r w:rsidRPr="4FD16B59">
        <w:rPr>
          <w:rFonts w:ascii="Arial" w:eastAsia="Arial" w:hAnsi="Arial" w:cs="Arial"/>
          <w:sz w:val="24"/>
          <w:szCs w:val="24"/>
        </w:rPr>
        <w:t xml:space="preserve"> crianças, adolescentes, jovens e adultos de sua rede. Esse sistema de ensino consiste numa rede de unidades espalhadas pelo Brasil, cada uma atuando em prol da excelência no desempenho de suas funções</w:t>
      </w:r>
      <w:r w:rsidR="687AC5A8" w:rsidRPr="4FD16B59">
        <w:rPr>
          <w:rFonts w:ascii="Arial" w:eastAsia="Arial" w:hAnsi="Arial" w:cs="Arial"/>
          <w:sz w:val="24"/>
          <w:szCs w:val="24"/>
        </w:rPr>
        <w:t>,</w:t>
      </w:r>
      <w:r w:rsidRPr="4FD16B59">
        <w:rPr>
          <w:rFonts w:ascii="Arial" w:eastAsia="Arial" w:hAnsi="Arial" w:cs="Arial"/>
          <w:sz w:val="24"/>
          <w:szCs w:val="24"/>
        </w:rPr>
        <w:t xml:space="preserve"> pois entende seu lugar estratégico no desenvolvimento nacional, como observado que “[...] a melhoria da educação formal brasileira foi percebida e apontada pelos empresários como uma meta prioritária, sendo incluída no </w:t>
      </w:r>
      <w:r w:rsidR="51781760" w:rsidRPr="4FD16B59">
        <w:rPr>
          <w:rFonts w:ascii="Arial" w:eastAsia="Arial" w:hAnsi="Arial" w:cs="Arial"/>
          <w:sz w:val="24"/>
          <w:szCs w:val="24"/>
        </w:rPr>
        <w:t xml:space="preserve">Mapa Estratégico da Indústria (2013-2022) </w:t>
      </w:r>
      <w:r w:rsidRPr="4FD16B59">
        <w:rPr>
          <w:rFonts w:ascii="Arial" w:eastAsia="Arial" w:hAnsi="Arial" w:cs="Arial"/>
          <w:sz w:val="24"/>
          <w:szCs w:val="24"/>
        </w:rPr>
        <w:t>como fator-chave para a competitividade da indústria nacional”</w:t>
      </w:r>
      <w:bookmarkEnd w:id="26"/>
      <w:r w:rsidR="00CF106B">
        <w:rPr>
          <w:rFonts w:ascii="Arial" w:eastAsia="Arial" w:hAnsi="Arial" w:cs="Arial"/>
          <w:sz w:val="24"/>
          <w:szCs w:val="24"/>
        </w:rPr>
        <w:t>.</w:t>
      </w:r>
    </w:p>
    <w:p w14:paraId="4212FDA8" w14:textId="16F0DA45" w:rsidR="003B634F" w:rsidRPr="003025FD" w:rsidRDefault="72DF1E4F" w:rsidP="513968DD">
      <w:pPr>
        <w:spacing w:after="0" w:line="360" w:lineRule="auto"/>
        <w:ind w:right="-329" w:firstLine="720"/>
        <w:jc w:val="both"/>
        <w:rPr>
          <w:rFonts w:ascii="Arial" w:eastAsia="Arial" w:hAnsi="Arial" w:cs="Arial"/>
          <w:sz w:val="24"/>
          <w:szCs w:val="24"/>
        </w:rPr>
      </w:pPr>
      <w:r w:rsidRPr="513968DD">
        <w:rPr>
          <w:rFonts w:ascii="Arial" w:eastAsia="Arial" w:hAnsi="Arial" w:cs="Arial"/>
          <w:sz w:val="24"/>
          <w:szCs w:val="24"/>
        </w:rPr>
        <w:t xml:space="preserve">Para o alcance da meta estabelecida no </w:t>
      </w:r>
      <w:bookmarkStart w:id="27" w:name="_Hlk50806904"/>
      <w:r w:rsidRPr="001C21BA">
        <w:rPr>
          <w:rFonts w:ascii="Arial" w:eastAsia="Arial" w:hAnsi="Arial" w:cs="Arial"/>
          <w:b/>
          <w:bCs/>
          <w:sz w:val="24"/>
          <w:szCs w:val="24"/>
        </w:rPr>
        <w:t>Mapa Estratégico da Indústria</w:t>
      </w:r>
      <w:bookmarkEnd w:id="27"/>
      <w:r w:rsidRPr="513968DD">
        <w:rPr>
          <w:rFonts w:ascii="Arial" w:eastAsia="Arial" w:hAnsi="Arial" w:cs="Arial"/>
          <w:sz w:val="24"/>
          <w:szCs w:val="24"/>
        </w:rPr>
        <w:t>, torna-se necessário repensar a Educação Básica, incluindo novos fundamentos e gerando ações que favoreçam o alcance de melhor desempenho dos estudantes. Essa preocupação está presente, desde 2013, quando o SESI</w:t>
      </w:r>
      <w:r w:rsidR="767E2A7A" w:rsidRPr="513968DD">
        <w:rPr>
          <w:rFonts w:ascii="Arial" w:eastAsia="Arial" w:hAnsi="Arial" w:cs="Arial"/>
          <w:sz w:val="24"/>
          <w:szCs w:val="24"/>
        </w:rPr>
        <w:t xml:space="preserve"> </w:t>
      </w:r>
      <w:r w:rsidRPr="513968DD">
        <w:rPr>
          <w:rFonts w:ascii="Arial" w:eastAsia="Arial" w:hAnsi="Arial" w:cs="Arial"/>
          <w:sz w:val="24"/>
          <w:szCs w:val="24"/>
        </w:rPr>
        <w:t>propôs a criação de um programa que incluía em suas propostas a definição de parâmetros – de ordem curricular, de gestão da escola e dos processos de ensino-aprendizagem e avaliação com a finalidade de estabelecer uma referência de qualidade para a Rede SESI de Educação.</w:t>
      </w:r>
    </w:p>
    <w:p w14:paraId="3F4322E4" w14:textId="3074CA1D" w:rsidR="003B634F" w:rsidRPr="003025FD" w:rsidRDefault="5946AF4D" w:rsidP="4A60C318">
      <w:pPr>
        <w:spacing w:after="0" w:line="360" w:lineRule="auto"/>
        <w:ind w:right="-284" w:firstLine="720"/>
        <w:jc w:val="both"/>
        <w:rPr>
          <w:rFonts w:ascii="Arial" w:eastAsia="Arial" w:hAnsi="Arial" w:cs="Arial"/>
          <w:sz w:val="24"/>
          <w:szCs w:val="24"/>
        </w:rPr>
      </w:pPr>
      <w:r w:rsidRPr="4A60C318">
        <w:rPr>
          <w:rFonts w:ascii="Arial" w:eastAsia="Arial" w:hAnsi="Arial" w:cs="Arial"/>
          <w:sz w:val="24"/>
          <w:szCs w:val="24"/>
        </w:rPr>
        <w:lastRenderedPageBreak/>
        <w:t>A Educação Infantil, etapa inicial da Educação Básica, d</w:t>
      </w:r>
      <w:r w:rsidR="24D32B2F" w:rsidRPr="4A60C318">
        <w:rPr>
          <w:rFonts w:ascii="Arial" w:eastAsia="Arial" w:hAnsi="Arial" w:cs="Arial"/>
          <w:sz w:val="24"/>
          <w:szCs w:val="24"/>
        </w:rPr>
        <w:t>eve</w:t>
      </w:r>
      <w:r w:rsidR="72DF1E4F" w:rsidRPr="4A60C318">
        <w:rPr>
          <w:rFonts w:ascii="Arial" w:eastAsia="Arial" w:hAnsi="Arial" w:cs="Arial"/>
          <w:sz w:val="24"/>
          <w:szCs w:val="24"/>
        </w:rPr>
        <w:t xml:space="preserve"> assegurar às crianças um desenvolvimento integral articulado ao cuidado, às interações e às brincadeiras, promovendo experiências que possibilitem diversas socializações e diferentes aprendizagens. </w:t>
      </w:r>
      <w:r w:rsidR="4751A0D6" w:rsidRPr="4A60C318">
        <w:rPr>
          <w:rFonts w:ascii="Arial" w:eastAsia="Arial" w:hAnsi="Arial" w:cs="Arial"/>
          <w:sz w:val="24"/>
          <w:szCs w:val="24"/>
        </w:rPr>
        <w:t xml:space="preserve">Portanto, </w:t>
      </w:r>
      <w:r w:rsidR="00CF106B">
        <w:rPr>
          <w:rFonts w:ascii="Arial" w:eastAsia="Arial" w:hAnsi="Arial" w:cs="Arial"/>
          <w:sz w:val="24"/>
          <w:szCs w:val="24"/>
        </w:rPr>
        <w:t xml:space="preserve">ao </w:t>
      </w:r>
      <w:r w:rsidR="4751A0D6" w:rsidRPr="4A60C318">
        <w:rPr>
          <w:rFonts w:ascii="Arial" w:eastAsia="Arial" w:hAnsi="Arial" w:cs="Arial"/>
          <w:sz w:val="24"/>
          <w:szCs w:val="24"/>
        </w:rPr>
        <w:t>consider</w:t>
      </w:r>
      <w:r w:rsidR="00FF1CDA">
        <w:rPr>
          <w:rFonts w:ascii="Arial" w:eastAsia="Arial" w:hAnsi="Arial" w:cs="Arial"/>
          <w:sz w:val="24"/>
          <w:szCs w:val="24"/>
        </w:rPr>
        <w:t>ar</w:t>
      </w:r>
      <w:r w:rsidR="4751A0D6" w:rsidRPr="4A60C318">
        <w:rPr>
          <w:rFonts w:ascii="Arial" w:eastAsia="Arial" w:hAnsi="Arial" w:cs="Arial"/>
          <w:sz w:val="24"/>
          <w:szCs w:val="24"/>
        </w:rPr>
        <w:t xml:space="preserve"> as funções sociopolíticas e pedagógicas desta etapa da Educação Básica e a premência de suscitar o almejado salto na qualidade de seu ensino, o SESI propõe uma organização curricular para es</w:t>
      </w:r>
      <w:r w:rsidR="00CF106B">
        <w:rPr>
          <w:rFonts w:ascii="Arial" w:eastAsia="Arial" w:hAnsi="Arial" w:cs="Arial"/>
          <w:sz w:val="24"/>
          <w:szCs w:val="24"/>
        </w:rPr>
        <w:t>s</w:t>
      </w:r>
      <w:r w:rsidR="4751A0D6" w:rsidRPr="4A60C318">
        <w:rPr>
          <w:rFonts w:ascii="Arial" w:eastAsia="Arial" w:hAnsi="Arial" w:cs="Arial"/>
          <w:sz w:val="24"/>
          <w:szCs w:val="24"/>
        </w:rPr>
        <w:t>a etapa, possibilitando progressão para a etapa posterior.</w:t>
      </w:r>
    </w:p>
    <w:p w14:paraId="6BC9B722" w14:textId="48F78A18" w:rsidR="003B634F" w:rsidRPr="003025FD" w:rsidRDefault="41DD9D8E" w:rsidP="4A60C318">
      <w:pPr>
        <w:spacing w:after="0" w:line="360" w:lineRule="auto"/>
        <w:ind w:right="-284" w:firstLine="720"/>
        <w:jc w:val="both"/>
        <w:rPr>
          <w:rFonts w:ascii="Arial" w:eastAsia="Arial" w:hAnsi="Arial" w:cs="Arial"/>
          <w:sz w:val="24"/>
          <w:szCs w:val="24"/>
        </w:rPr>
      </w:pPr>
      <w:r w:rsidRPr="348CD16B">
        <w:rPr>
          <w:rFonts w:ascii="Arial" w:eastAsia="Arial" w:hAnsi="Arial" w:cs="Arial"/>
          <w:sz w:val="24"/>
          <w:szCs w:val="24"/>
        </w:rPr>
        <w:t xml:space="preserve">Assim, o SESI, em cumprimento ao Plano Nacional da Educação (PNE), aprovado pela Lei nº 13.005, de 25 de junho de </w:t>
      </w:r>
      <w:r w:rsidRPr="00CB502A">
        <w:rPr>
          <w:rFonts w:ascii="Arial" w:eastAsia="Arial" w:hAnsi="Arial" w:cs="Arial"/>
          <w:sz w:val="24"/>
          <w:szCs w:val="24"/>
        </w:rPr>
        <w:t>2014</w:t>
      </w:r>
      <w:r w:rsidRPr="348CD16B">
        <w:rPr>
          <w:rFonts w:ascii="Arial" w:eastAsia="Arial" w:hAnsi="Arial" w:cs="Arial"/>
          <w:sz w:val="24"/>
          <w:szCs w:val="24"/>
        </w:rPr>
        <w:t>,</w:t>
      </w:r>
      <w:r w:rsidR="00F23E51">
        <w:rPr>
          <w:rFonts w:ascii="Arial" w:eastAsia="Arial" w:hAnsi="Arial" w:cs="Arial"/>
          <w:sz w:val="24"/>
          <w:szCs w:val="24"/>
        </w:rPr>
        <w:t xml:space="preserve"> </w:t>
      </w:r>
      <w:r w:rsidRPr="348CD16B">
        <w:rPr>
          <w:rFonts w:ascii="Arial" w:eastAsia="Arial" w:hAnsi="Arial" w:cs="Arial"/>
          <w:sz w:val="24"/>
          <w:szCs w:val="24"/>
        </w:rPr>
        <w:t>em consonância com os preceitos legais e os fundamentos pedagógicos estruturantes da BNCC, instituída por meio da Resolução nº 2, de 22 de dezembro de 2017, a ser respeitada, obrigatoriamente, ao longo das etapas e respectivas modalidades no âmbito da Educação Básica, reuniu professores da Rede SESI de Educação e especialistas, prestadores de assessoria à instituição, c</w:t>
      </w:r>
      <w:r w:rsidR="7B0F36D9" w:rsidRPr="348CD16B">
        <w:rPr>
          <w:rFonts w:ascii="Arial" w:eastAsia="Arial" w:hAnsi="Arial" w:cs="Arial"/>
          <w:sz w:val="24"/>
          <w:szCs w:val="24"/>
        </w:rPr>
        <w:t xml:space="preserve">om o </w:t>
      </w:r>
      <w:r w:rsidRPr="348CD16B">
        <w:rPr>
          <w:rFonts w:ascii="Arial" w:eastAsia="Arial" w:hAnsi="Arial" w:cs="Arial"/>
          <w:sz w:val="24"/>
          <w:szCs w:val="24"/>
        </w:rPr>
        <w:t xml:space="preserve">objetivo de formular a </w:t>
      </w:r>
      <w:r w:rsidRPr="348CD16B">
        <w:rPr>
          <w:rFonts w:ascii="Arial" w:eastAsia="Arial" w:hAnsi="Arial" w:cs="Arial"/>
          <w:b/>
          <w:bCs/>
          <w:sz w:val="24"/>
          <w:szCs w:val="24"/>
        </w:rPr>
        <w:t xml:space="preserve">Proposta Pedagógica </w:t>
      </w:r>
      <w:r w:rsidR="001C21BA">
        <w:rPr>
          <w:rFonts w:ascii="Arial" w:eastAsia="Arial" w:hAnsi="Arial" w:cs="Arial"/>
          <w:b/>
          <w:bCs/>
          <w:sz w:val="24"/>
          <w:szCs w:val="24"/>
        </w:rPr>
        <w:t>da</w:t>
      </w:r>
      <w:r w:rsidRPr="348CD16B">
        <w:rPr>
          <w:rFonts w:ascii="Arial" w:eastAsia="Arial" w:hAnsi="Arial" w:cs="Arial"/>
          <w:b/>
          <w:bCs/>
          <w:sz w:val="24"/>
          <w:szCs w:val="24"/>
        </w:rPr>
        <w:t xml:space="preserve"> Educação Infantil</w:t>
      </w:r>
      <w:r w:rsidRPr="348CD16B">
        <w:rPr>
          <w:rFonts w:ascii="Arial" w:eastAsia="Arial" w:hAnsi="Arial" w:cs="Arial"/>
          <w:sz w:val="24"/>
          <w:szCs w:val="24"/>
        </w:rPr>
        <w:t xml:space="preserve">, voltada para a formação integral, o desenvolvimento humano e para as questões relacionadas </w:t>
      </w:r>
      <w:r w:rsidR="1E7A2A3C" w:rsidRPr="348CD16B">
        <w:rPr>
          <w:rFonts w:ascii="Arial" w:eastAsia="Arial" w:hAnsi="Arial" w:cs="Arial"/>
          <w:sz w:val="24"/>
          <w:szCs w:val="24"/>
        </w:rPr>
        <w:t xml:space="preserve">à </w:t>
      </w:r>
      <w:r w:rsidR="00CF106B">
        <w:rPr>
          <w:rFonts w:ascii="Arial" w:eastAsia="Arial" w:hAnsi="Arial" w:cs="Arial"/>
          <w:sz w:val="24"/>
          <w:szCs w:val="24"/>
        </w:rPr>
        <w:t>C</w:t>
      </w:r>
      <w:r w:rsidRPr="348CD16B">
        <w:rPr>
          <w:rFonts w:ascii="Arial" w:eastAsia="Arial" w:hAnsi="Arial" w:cs="Arial"/>
          <w:sz w:val="24"/>
          <w:szCs w:val="24"/>
        </w:rPr>
        <w:t xml:space="preserve">iência, </w:t>
      </w:r>
      <w:r w:rsidR="3401E4AE" w:rsidRPr="348CD16B">
        <w:rPr>
          <w:rFonts w:ascii="Arial" w:eastAsia="Arial" w:hAnsi="Arial" w:cs="Arial"/>
          <w:sz w:val="24"/>
          <w:szCs w:val="24"/>
        </w:rPr>
        <w:t>à</w:t>
      </w:r>
      <w:r w:rsidR="1B5A2FD3" w:rsidRPr="348CD16B">
        <w:rPr>
          <w:rFonts w:ascii="Arial" w:eastAsia="Arial" w:hAnsi="Arial" w:cs="Arial"/>
          <w:sz w:val="24"/>
          <w:szCs w:val="24"/>
        </w:rPr>
        <w:t xml:space="preserve"> </w:t>
      </w:r>
      <w:r w:rsidR="07C66453" w:rsidRPr="348CD16B">
        <w:rPr>
          <w:rFonts w:ascii="Arial" w:eastAsia="Arial" w:hAnsi="Arial" w:cs="Arial"/>
          <w:sz w:val="24"/>
          <w:szCs w:val="24"/>
        </w:rPr>
        <w:t>S</w:t>
      </w:r>
      <w:r w:rsidRPr="348CD16B">
        <w:rPr>
          <w:rFonts w:ascii="Arial" w:eastAsia="Arial" w:hAnsi="Arial" w:cs="Arial"/>
          <w:sz w:val="24"/>
          <w:szCs w:val="24"/>
        </w:rPr>
        <w:t>ustentabilidade</w:t>
      </w:r>
      <w:r w:rsidR="7F3D903E" w:rsidRPr="348CD16B">
        <w:rPr>
          <w:rFonts w:ascii="Arial" w:eastAsia="Arial" w:hAnsi="Arial" w:cs="Arial"/>
          <w:sz w:val="24"/>
          <w:szCs w:val="24"/>
        </w:rPr>
        <w:t>/</w:t>
      </w:r>
      <w:r w:rsidR="1F045125" w:rsidRPr="348CD16B">
        <w:rPr>
          <w:rFonts w:ascii="Arial" w:eastAsia="Arial" w:hAnsi="Arial" w:cs="Arial"/>
          <w:sz w:val="24"/>
          <w:szCs w:val="24"/>
        </w:rPr>
        <w:t>S</w:t>
      </w:r>
      <w:r w:rsidR="7F3D903E" w:rsidRPr="348CD16B">
        <w:rPr>
          <w:rFonts w:ascii="Arial" w:eastAsia="Arial" w:hAnsi="Arial" w:cs="Arial"/>
          <w:sz w:val="24"/>
          <w:szCs w:val="24"/>
        </w:rPr>
        <w:t xml:space="preserve">olidariedade e </w:t>
      </w:r>
      <w:r w:rsidR="3EED455E" w:rsidRPr="348CD16B">
        <w:rPr>
          <w:rFonts w:ascii="Arial" w:eastAsia="Arial" w:hAnsi="Arial" w:cs="Arial"/>
          <w:sz w:val="24"/>
          <w:szCs w:val="24"/>
        </w:rPr>
        <w:t>M</w:t>
      </w:r>
      <w:r w:rsidR="7F3D903E" w:rsidRPr="348CD16B">
        <w:rPr>
          <w:rFonts w:ascii="Arial" w:eastAsia="Arial" w:hAnsi="Arial" w:cs="Arial"/>
          <w:sz w:val="24"/>
          <w:szCs w:val="24"/>
        </w:rPr>
        <w:t xml:space="preserve">eio </w:t>
      </w:r>
      <w:r w:rsidR="48B77A83" w:rsidRPr="348CD16B">
        <w:rPr>
          <w:rFonts w:ascii="Arial" w:eastAsia="Arial" w:hAnsi="Arial" w:cs="Arial"/>
          <w:sz w:val="24"/>
          <w:szCs w:val="24"/>
        </w:rPr>
        <w:t>A</w:t>
      </w:r>
      <w:r w:rsidR="7F3D903E" w:rsidRPr="348CD16B">
        <w:rPr>
          <w:rFonts w:ascii="Arial" w:eastAsia="Arial" w:hAnsi="Arial" w:cs="Arial"/>
          <w:sz w:val="24"/>
          <w:szCs w:val="24"/>
        </w:rPr>
        <w:t>mbiente</w:t>
      </w:r>
      <w:r w:rsidRPr="348CD16B">
        <w:rPr>
          <w:rFonts w:ascii="Arial" w:eastAsia="Arial" w:hAnsi="Arial" w:cs="Arial"/>
          <w:sz w:val="24"/>
          <w:szCs w:val="24"/>
        </w:rPr>
        <w:t xml:space="preserve">, a </w:t>
      </w:r>
      <w:r w:rsidR="0B1D2A01" w:rsidRPr="348CD16B">
        <w:rPr>
          <w:rFonts w:ascii="Arial" w:eastAsia="Arial" w:hAnsi="Arial" w:cs="Arial"/>
          <w:sz w:val="24"/>
          <w:szCs w:val="24"/>
        </w:rPr>
        <w:t>T</w:t>
      </w:r>
      <w:r w:rsidRPr="348CD16B">
        <w:rPr>
          <w:rFonts w:ascii="Arial" w:eastAsia="Arial" w:hAnsi="Arial" w:cs="Arial"/>
          <w:sz w:val="24"/>
          <w:szCs w:val="24"/>
        </w:rPr>
        <w:t>ecnologia</w:t>
      </w:r>
      <w:r w:rsidR="15ABCA03" w:rsidRPr="348CD16B">
        <w:rPr>
          <w:rFonts w:ascii="Arial" w:eastAsia="Arial" w:hAnsi="Arial" w:cs="Arial"/>
          <w:sz w:val="24"/>
          <w:szCs w:val="24"/>
        </w:rPr>
        <w:t>s</w:t>
      </w:r>
      <w:r w:rsidR="28352FB4" w:rsidRPr="348CD16B">
        <w:rPr>
          <w:rFonts w:ascii="Arial" w:eastAsia="Arial" w:hAnsi="Arial" w:cs="Arial"/>
          <w:sz w:val="24"/>
          <w:szCs w:val="24"/>
        </w:rPr>
        <w:t>/</w:t>
      </w:r>
      <w:r w:rsidR="01CBE20E" w:rsidRPr="348CD16B">
        <w:rPr>
          <w:rFonts w:ascii="Arial" w:eastAsia="Arial" w:hAnsi="Arial" w:cs="Arial"/>
          <w:sz w:val="24"/>
          <w:szCs w:val="24"/>
        </w:rPr>
        <w:t>C</w:t>
      </w:r>
      <w:r w:rsidR="28352FB4" w:rsidRPr="348CD16B">
        <w:rPr>
          <w:rFonts w:ascii="Arial" w:eastAsia="Arial" w:hAnsi="Arial" w:cs="Arial"/>
          <w:sz w:val="24"/>
          <w:szCs w:val="24"/>
        </w:rPr>
        <w:t xml:space="preserve">ompartilhando </w:t>
      </w:r>
      <w:r w:rsidR="2335081B" w:rsidRPr="348CD16B">
        <w:rPr>
          <w:rFonts w:ascii="Arial" w:eastAsia="Arial" w:hAnsi="Arial" w:cs="Arial"/>
          <w:sz w:val="24"/>
          <w:szCs w:val="24"/>
        </w:rPr>
        <w:t>I</w:t>
      </w:r>
      <w:r w:rsidR="28352FB4" w:rsidRPr="348CD16B">
        <w:rPr>
          <w:rFonts w:ascii="Arial" w:eastAsia="Arial" w:hAnsi="Arial" w:cs="Arial"/>
          <w:sz w:val="24"/>
          <w:szCs w:val="24"/>
        </w:rPr>
        <w:t>novações</w:t>
      </w:r>
      <w:r w:rsidRPr="348CD16B">
        <w:rPr>
          <w:rFonts w:ascii="Arial" w:eastAsia="Arial" w:hAnsi="Arial" w:cs="Arial"/>
          <w:sz w:val="24"/>
          <w:szCs w:val="24"/>
        </w:rPr>
        <w:t xml:space="preserve"> e ao </w:t>
      </w:r>
      <w:r w:rsidR="5DE06938" w:rsidRPr="348CD16B">
        <w:rPr>
          <w:rFonts w:ascii="Arial" w:eastAsia="Arial" w:hAnsi="Arial" w:cs="Arial"/>
          <w:sz w:val="24"/>
          <w:szCs w:val="24"/>
        </w:rPr>
        <w:t>M</w:t>
      </w:r>
      <w:r w:rsidRPr="348CD16B">
        <w:rPr>
          <w:rFonts w:ascii="Arial" w:eastAsia="Arial" w:hAnsi="Arial" w:cs="Arial"/>
          <w:sz w:val="24"/>
          <w:szCs w:val="24"/>
        </w:rPr>
        <w:t xml:space="preserve">undo do </w:t>
      </w:r>
      <w:r w:rsidR="32A3214A" w:rsidRPr="348CD16B">
        <w:rPr>
          <w:rFonts w:ascii="Arial" w:eastAsia="Arial" w:hAnsi="Arial" w:cs="Arial"/>
          <w:sz w:val="24"/>
          <w:szCs w:val="24"/>
        </w:rPr>
        <w:t>T</w:t>
      </w:r>
      <w:r w:rsidRPr="348CD16B">
        <w:rPr>
          <w:rFonts w:ascii="Arial" w:eastAsia="Arial" w:hAnsi="Arial" w:cs="Arial"/>
          <w:sz w:val="24"/>
          <w:szCs w:val="24"/>
        </w:rPr>
        <w:t>rabalho</w:t>
      </w:r>
      <w:r w:rsidR="5A527761" w:rsidRPr="348CD16B">
        <w:rPr>
          <w:rFonts w:ascii="Arial" w:eastAsia="Arial" w:hAnsi="Arial" w:cs="Arial"/>
          <w:sz w:val="24"/>
          <w:szCs w:val="24"/>
        </w:rPr>
        <w:t>/</w:t>
      </w:r>
      <w:r w:rsidR="3A19F2E6" w:rsidRPr="348CD16B">
        <w:rPr>
          <w:rFonts w:ascii="Arial" w:eastAsia="Arial" w:hAnsi="Arial" w:cs="Arial"/>
          <w:sz w:val="24"/>
          <w:szCs w:val="24"/>
        </w:rPr>
        <w:t>S</w:t>
      </w:r>
      <w:r w:rsidR="5A527761" w:rsidRPr="348CD16B">
        <w:rPr>
          <w:rFonts w:ascii="Arial" w:eastAsia="Arial" w:hAnsi="Arial" w:cs="Arial"/>
          <w:sz w:val="24"/>
          <w:szCs w:val="24"/>
        </w:rPr>
        <w:t xml:space="preserve">ociedade em </w:t>
      </w:r>
      <w:r w:rsidR="4D115548" w:rsidRPr="348CD16B">
        <w:rPr>
          <w:rFonts w:ascii="Arial" w:eastAsia="Arial" w:hAnsi="Arial" w:cs="Arial"/>
          <w:sz w:val="24"/>
          <w:szCs w:val="24"/>
        </w:rPr>
        <w:t>A</w:t>
      </w:r>
      <w:r w:rsidR="5A527761" w:rsidRPr="348CD16B">
        <w:rPr>
          <w:rFonts w:ascii="Arial" w:eastAsia="Arial" w:hAnsi="Arial" w:cs="Arial"/>
          <w:sz w:val="24"/>
          <w:szCs w:val="24"/>
        </w:rPr>
        <w:t>ção</w:t>
      </w:r>
      <w:r w:rsidRPr="348CD16B">
        <w:rPr>
          <w:rFonts w:ascii="Arial" w:eastAsia="Arial" w:hAnsi="Arial" w:cs="Arial"/>
          <w:sz w:val="24"/>
          <w:szCs w:val="24"/>
        </w:rPr>
        <w:t xml:space="preserve">, </w:t>
      </w:r>
      <w:r w:rsidR="449FA418" w:rsidRPr="348CD16B">
        <w:rPr>
          <w:rFonts w:ascii="Arial" w:eastAsia="Arial" w:hAnsi="Arial" w:cs="Arial"/>
          <w:sz w:val="24"/>
          <w:szCs w:val="24"/>
        </w:rPr>
        <w:t xml:space="preserve">que constituem os pilares curriculares do SESI, </w:t>
      </w:r>
      <w:r w:rsidR="5A8675EB" w:rsidRPr="348CD16B">
        <w:rPr>
          <w:rFonts w:ascii="Arial" w:eastAsia="Arial" w:hAnsi="Arial" w:cs="Arial"/>
          <w:sz w:val="24"/>
          <w:szCs w:val="24"/>
        </w:rPr>
        <w:t>atendendo, assim, ao caráter normativo da BNCC no que diz respeito ao conjunto orgânico e progressivo de aprendizagens</w:t>
      </w:r>
      <w:r w:rsidRPr="348CD16B">
        <w:rPr>
          <w:rFonts w:ascii="Arial" w:eastAsia="Arial" w:hAnsi="Arial" w:cs="Arial"/>
          <w:sz w:val="24"/>
          <w:szCs w:val="24"/>
        </w:rPr>
        <w:t xml:space="preserve"> essenciais como direito das crianças, jovens e adultos no âmbito da Educação Básica escolar,</w:t>
      </w:r>
      <w:r w:rsidR="00CF106B">
        <w:rPr>
          <w:rFonts w:ascii="Arial" w:eastAsia="Arial" w:hAnsi="Arial" w:cs="Arial"/>
          <w:sz w:val="24"/>
          <w:szCs w:val="24"/>
        </w:rPr>
        <w:t xml:space="preserve"> [</w:t>
      </w:r>
      <w:r w:rsidRPr="348CD16B">
        <w:rPr>
          <w:rFonts w:ascii="Arial" w:eastAsia="Arial" w:hAnsi="Arial" w:cs="Arial"/>
          <w:sz w:val="24"/>
          <w:szCs w:val="24"/>
        </w:rPr>
        <w:t>...</w:t>
      </w:r>
      <w:r w:rsidR="00CF106B">
        <w:rPr>
          <w:rFonts w:ascii="Arial" w:eastAsia="Arial" w:hAnsi="Arial" w:cs="Arial"/>
          <w:sz w:val="24"/>
          <w:szCs w:val="24"/>
        </w:rPr>
        <w:t>]</w:t>
      </w:r>
      <w:r w:rsidRPr="348CD16B">
        <w:rPr>
          <w:rFonts w:ascii="Arial" w:eastAsia="Arial" w:hAnsi="Arial" w:cs="Arial"/>
          <w:sz w:val="24"/>
          <w:szCs w:val="24"/>
        </w:rPr>
        <w:t xml:space="preserve">, </w:t>
      </w:r>
      <w:r w:rsidR="00CF106B">
        <w:rPr>
          <w:rFonts w:ascii="Arial" w:eastAsia="Arial" w:hAnsi="Arial" w:cs="Arial"/>
          <w:sz w:val="24"/>
          <w:szCs w:val="24"/>
        </w:rPr>
        <w:t>a</w:t>
      </w:r>
      <w:r w:rsidRPr="348CD16B">
        <w:rPr>
          <w:rFonts w:ascii="Arial" w:eastAsia="Arial" w:hAnsi="Arial" w:cs="Arial"/>
          <w:sz w:val="24"/>
          <w:szCs w:val="24"/>
        </w:rPr>
        <w:t>rt</w:t>
      </w:r>
      <w:r w:rsidR="000316DF">
        <w:rPr>
          <w:rFonts w:ascii="Arial" w:eastAsia="Arial" w:hAnsi="Arial" w:cs="Arial"/>
          <w:sz w:val="24"/>
          <w:szCs w:val="24"/>
        </w:rPr>
        <w:t>.</w:t>
      </w:r>
      <w:r w:rsidRPr="348CD16B">
        <w:rPr>
          <w:rFonts w:ascii="Arial" w:eastAsia="Arial" w:hAnsi="Arial" w:cs="Arial"/>
          <w:sz w:val="24"/>
          <w:szCs w:val="24"/>
        </w:rPr>
        <w:t xml:space="preserve"> 1º, Resolução CNE/CP nº 2/2017. </w:t>
      </w:r>
    </w:p>
    <w:p w14:paraId="12DF8EB3" w14:textId="04DF8564" w:rsidR="003B634F" w:rsidRPr="003025FD" w:rsidRDefault="72DF1E4F" w:rsidP="513968DD">
      <w:pPr>
        <w:spacing w:after="0" w:line="360" w:lineRule="auto"/>
        <w:ind w:right="-284" w:firstLine="720"/>
        <w:jc w:val="both"/>
        <w:rPr>
          <w:rFonts w:ascii="Arial" w:eastAsia="Arial" w:hAnsi="Arial" w:cs="Arial"/>
          <w:sz w:val="24"/>
          <w:szCs w:val="24"/>
        </w:rPr>
      </w:pPr>
      <w:r w:rsidRPr="348CD16B">
        <w:rPr>
          <w:rFonts w:ascii="Arial" w:eastAsia="Arial" w:hAnsi="Arial" w:cs="Arial"/>
          <w:sz w:val="24"/>
          <w:szCs w:val="24"/>
        </w:rPr>
        <w:t>Logo, est</w:t>
      </w:r>
      <w:r w:rsidR="217C25C6" w:rsidRPr="348CD16B">
        <w:rPr>
          <w:rFonts w:ascii="Arial" w:eastAsia="Arial" w:hAnsi="Arial" w:cs="Arial"/>
          <w:sz w:val="24"/>
          <w:szCs w:val="24"/>
        </w:rPr>
        <w:t>e</w:t>
      </w:r>
      <w:r w:rsidRPr="348CD16B">
        <w:rPr>
          <w:rFonts w:ascii="Arial" w:eastAsia="Arial" w:hAnsi="Arial" w:cs="Arial"/>
          <w:sz w:val="24"/>
          <w:szCs w:val="24"/>
        </w:rPr>
        <w:t xml:space="preserve"> é um documento que expressa </w:t>
      </w:r>
      <w:r w:rsidR="43C9E6A6" w:rsidRPr="348CD16B">
        <w:rPr>
          <w:rFonts w:ascii="Arial" w:eastAsia="Arial" w:hAnsi="Arial" w:cs="Arial"/>
          <w:sz w:val="24"/>
          <w:szCs w:val="24"/>
        </w:rPr>
        <w:t xml:space="preserve">uma proposta de </w:t>
      </w:r>
      <w:r w:rsidRPr="348CD16B">
        <w:rPr>
          <w:rFonts w:ascii="Arial" w:eastAsia="Arial" w:hAnsi="Arial" w:cs="Arial"/>
          <w:sz w:val="24"/>
          <w:szCs w:val="24"/>
        </w:rPr>
        <w:t>concepção curricular para a Educação Infantil da Rede SESI de Educação, a qual tem por finalidade fundamentar o desenvolvimento do currículo na instituição para esta etapa d</w:t>
      </w:r>
      <w:r w:rsidR="49A80579" w:rsidRPr="348CD16B">
        <w:rPr>
          <w:rFonts w:ascii="Arial" w:eastAsia="Arial" w:hAnsi="Arial" w:cs="Arial"/>
          <w:sz w:val="24"/>
          <w:szCs w:val="24"/>
        </w:rPr>
        <w:t>a Educação Básica</w:t>
      </w:r>
      <w:r w:rsidRPr="348CD16B">
        <w:rPr>
          <w:rFonts w:ascii="Arial" w:eastAsia="Arial" w:hAnsi="Arial" w:cs="Arial"/>
          <w:sz w:val="24"/>
          <w:szCs w:val="24"/>
        </w:rPr>
        <w:t xml:space="preserve">, respeitando os princípios </w:t>
      </w:r>
      <w:r w:rsidR="006839BF" w:rsidRPr="348CD16B">
        <w:rPr>
          <w:rFonts w:ascii="Arial" w:eastAsia="Arial" w:hAnsi="Arial" w:cs="Arial"/>
          <w:sz w:val="24"/>
          <w:szCs w:val="24"/>
        </w:rPr>
        <w:t xml:space="preserve">sociais, </w:t>
      </w:r>
      <w:r w:rsidRPr="348CD16B">
        <w:rPr>
          <w:rFonts w:ascii="Arial" w:eastAsia="Arial" w:hAnsi="Arial" w:cs="Arial"/>
          <w:sz w:val="24"/>
          <w:szCs w:val="24"/>
        </w:rPr>
        <w:t>éticos, políticos e estéticos.</w:t>
      </w:r>
    </w:p>
    <w:p w14:paraId="2067C04D" w14:textId="3349B4A5" w:rsidR="003D0FF1" w:rsidRPr="003025FD" w:rsidRDefault="003D0FF1" w:rsidP="001C21BA">
      <w:pPr>
        <w:pStyle w:val="Ttulo2"/>
        <w:rPr>
          <w:rFonts w:eastAsia="Arial"/>
        </w:rPr>
      </w:pPr>
      <w:bookmarkStart w:id="28" w:name="_Toc51939477"/>
      <w:r w:rsidRPr="4A60C318">
        <w:rPr>
          <w:rFonts w:eastAsia="Arial"/>
        </w:rPr>
        <w:t>4.1 Currículo SESI</w:t>
      </w:r>
      <w:bookmarkEnd w:id="28"/>
    </w:p>
    <w:p w14:paraId="57910DF2" w14:textId="10BE3822" w:rsidR="6DA5C8A8" w:rsidRDefault="6DA5C8A8" w:rsidP="4A60C318">
      <w:pPr>
        <w:spacing w:line="360" w:lineRule="auto"/>
        <w:jc w:val="both"/>
        <w:rPr>
          <w:rFonts w:ascii="Arial" w:eastAsia="Arial" w:hAnsi="Arial" w:cs="Arial"/>
          <w:sz w:val="24"/>
          <w:szCs w:val="24"/>
        </w:rPr>
      </w:pPr>
      <w:r w:rsidRPr="348CD16B">
        <w:rPr>
          <w:rFonts w:ascii="Arial" w:eastAsia="Arial" w:hAnsi="Arial" w:cs="Arial"/>
          <w:sz w:val="24"/>
          <w:szCs w:val="24"/>
        </w:rPr>
        <w:t xml:space="preserve">No Brasil nem sempre foi aceita a ideia de haver um currículo para a Educação Infantil, termo em geral associado à escolarização tal como vivida no Ensino </w:t>
      </w:r>
      <w:r w:rsidRPr="348CD16B">
        <w:rPr>
          <w:rFonts w:ascii="Arial" w:eastAsia="Arial" w:hAnsi="Arial" w:cs="Arial"/>
          <w:sz w:val="24"/>
          <w:szCs w:val="24"/>
        </w:rPr>
        <w:lastRenderedPageBreak/>
        <w:t>Fundamental e Médio, sendo preferidas as expressões</w:t>
      </w:r>
      <w:r w:rsidR="1DEBC99B" w:rsidRPr="348CD16B">
        <w:rPr>
          <w:rFonts w:ascii="Arial" w:eastAsia="Arial" w:hAnsi="Arial" w:cs="Arial"/>
          <w:sz w:val="24"/>
          <w:szCs w:val="24"/>
        </w:rPr>
        <w:t>:</w:t>
      </w:r>
      <w:r w:rsidRPr="348CD16B">
        <w:rPr>
          <w:rFonts w:ascii="Arial" w:eastAsia="Arial" w:hAnsi="Arial" w:cs="Arial"/>
          <w:sz w:val="24"/>
          <w:szCs w:val="24"/>
        </w:rPr>
        <w:t xml:space="preserve"> projeto pedagógico ou proposta pedagógica (</w:t>
      </w:r>
      <w:r w:rsidR="317155AF" w:rsidRPr="348CD16B">
        <w:rPr>
          <w:rFonts w:ascii="Arial" w:eastAsia="Arial" w:hAnsi="Arial" w:cs="Arial"/>
          <w:sz w:val="24"/>
          <w:szCs w:val="24"/>
        </w:rPr>
        <w:t>P</w:t>
      </w:r>
      <w:r w:rsidRPr="348CD16B">
        <w:rPr>
          <w:rFonts w:ascii="Arial" w:eastAsia="Arial" w:hAnsi="Arial" w:cs="Arial"/>
          <w:sz w:val="24"/>
          <w:szCs w:val="24"/>
        </w:rPr>
        <w:t xml:space="preserve">arecer </w:t>
      </w:r>
      <w:r w:rsidR="007E1F1E">
        <w:rPr>
          <w:rFonts w:ascii="Arial" w:eastAsia="Arial" w:hAnsi="Arial" w:cs="Arial"/>
          <w:sz w:val="24"/>
          <w:szCs w:val="24"/>
        </w:rPr>
        <w:t xml:space="preserve">nº </w:t>
      </w:r>
      <w:r w:rsidRPr="348CD16B">
        <w:rPr>
          <w:rFonts w:ascii="Arial" w:eastAsia="Arial" w:hAnsi="Arial" w:cs="Arial"/>
          <w:sz w:val="24"/>
          <w:szCs w:val="24"/>
        </w:rPr>
        <w:t>20/2009).</w:t>
      </w:r>
    </w:p>
    <w:p w14:paraId="637EC3FF" w14:textId="4237E415" w:rsidR="6DA5C8A8" w:rsidRDefault="6DA5C8A8" w:rsidP="4A60C318">
      <w:pPr>
        <w:spacing w:line="360" w:lineRule="auto"/>
        <w:jc w:val="both"/>
        <w:rPr>
          <w:rFonts w:ascii="Arial" w:eastAsia="Arial" w:hAnsi="Arial" w:cs="Arial"/>
          <w:sz w:val="24"/>
          <w:szCs w:val="24"/>
        </w:rPr>
      </w:pPr>
      <w:r w:rsidRPr="348CD16B">
        <w:rPr>
          <w:rFonts w:ascii="Arial" w:eastAsia="Arial" w:hAnsi="Arial" w:cs="Arial"/>
          <w:sz w:val="24"/>
          <w:szCs w:val="24"/>
        </w:rPr>
        <w:t>Contudo, apesar da resistência, a inclusão da Educação Infantil na Educação Básica trouxe novos ares aos debates sobre o tema. A necessidade de se manter a organicidade e sequencialidade entre as etapas que compõem a Educação Básica gerou novos procedimentos de natureza curricular, entre eles, o fato de se utilizar, também, os conceitos de projeto pedagógico ou proposta curricular para o nível intermediário (Ensino Fundamental) e final (Ensino Médio)</w:t>
      </w:r>
      <w:r w:rsidR="00CF106B">
        <w:rPr>
          <w:rFonts w:ascii="Arial" w:eastAsia="Arial" w:hAnsi="Arial" w:cs="Arial"/>
          <w:sz w:val="24"/>
          <w:szCs w:val="24"/>
        </w:rPr>
        <w:t xml:space="preserve"> –</w:t>
      </w:r>
      <w:r w:rsidRPr="348CD16B">
        <w:rPr>
          <w:rFonts w:ascii="Arial" w:eastAsia="Arial" w:hAnsi="Arial" w:cs="Arial"/>
          <w:sz w:val="24"/>
          <w:szCs w:val="24"/>
        </w:rPr>
        <w:t xml:space="preserve"> </w:t>
      </w:r>
      <w:r w:rsidR="00CF106B">
        <w:rPr>
          <w:rFonts w:ascii="Arial" w:eastAsia="Arial" w:hAnsi="Arial" w:cs="Arial"/>
          <w:sz w:val="24"/>
          <w:szCs w:val="24"/>
        </w:rPr>
        <w:t>ver</w:t>
      </w:r>
      <w:r w:rsidRPr="348CD16B">
        <w:rPr>
          <w:rFonts w:ascii="Arial" w:eastAsia="Arial" w:hAnsi="Arial" w:cs="Arial"/>
          <w:sz w:val="24"/>
          <w:szCs w:val="24"/>
        </w:rPr>
        <w:t xml:space="preserve"> exemplos na própria produção curricular do SESI</w:t>
      </w:r>
      <w:r w:rsidR="33E37B92" w:rsidRPr="348CD16B">
        <w:rPr>
          <w:rFonts w:ascii="Arial" w:eastAsia="Arial" w:hAnsi="Arial" w:cs="Arial"/>
          <w:sz w:val="24"/>
          <w:szCs w:val="24"/>
        </w:rPr>
        <w:t>.</w:t>
      </w:r>
    </w:p>
    <w:p w14:paraId="24491F42" w14:textId="2C495C6A" w:rsidR="003B634F" w:rsidRPr="003025FD" w:rsidRDefault="72DF1E4F" w:rsidP="513968DD">
      <w:pPr>
        <w:spacing w:after="0" w:line="360" w:lineRule="auto"/>
        <w:ind w:right="-284" w:firstLine="720"/>
        <w:jc w:val="both"/>
        <w:rPr>
          <w:rFonts w:ascii="Arial" w:eastAsia="Arial" w:hAnsi="Arial" w:cs="Arial"/>
          <w:sz w:val="24"/>
          <w:szCs w:val="24"/>
        </w:rPr>
      </w:pPr>
      <w:r w:rsidRPr="4FD16B59">
        <w:rPr>
          <w:rFonts w:ascii="Arial" w:eastAsia="Arial" w:hAnsi="Arial" w:cs="Arial"/>
          <w:sz w:val="24"/>
          <w:szCs w:val="24"/>
        </w:rPr>
        <w:t xml:space="preserve">A ideia de currículo na Educação Infantil deve superar uma prática pedagógica voltada </w:t>
      </w:r>
      <w:r w:rsidR="00CF106B">
        <w:rPr>
          <w:rFonts w:ascii="Arial" w:eastAsia="Arial" w:hAnsi="Arial" w:cs="Arial"/>
          <w:sz w:val="24"/>
          <w:szCs w:val="24"/>
        </w:rPr>
        <w:t>a</w:t>
      </w:r>
      <w:r w:rsidRPr="4FD16B59">
        <w:rPr>
          <w:rFonts w:ascii="Arial" w:eastAsia="Arial" w:hAnsi="Arial" w:cs="Arial"/>
          <w:sz w:val="24"/>
          <w:szCs w:val="24"/>
        </w:rPr>
        <w:t>o docente</w:t>
      </w:r>
      <w:r w:rsidR="58737815" w:rsidRPr="4FD16B59">
        <w:rPr>
          <w:rFonts w:ascii="Arial" w:eastAsia="Arial" w:hAnsi="Arial" w:cs="Arial"/>
          <w:sz w:val="24"/>
          <w:szCs w:val="24"/>
        </w:rPr>
        <w:t>. É preciso</w:t>
      </w:r>
      <w:r w:rsidRPr="4FD16B59">
        <w:rPr>
          <w:rFonts w:ascii="Arial" w:eastAsia="Arial" w:hAnsi="Arial" w:cs="Arial"/>
          <w:sz w:val="24"/>
          <w:szCs w:val="24"/>
        </w:rPr>
        <w:t xml:space="preserve"> transcendê-la, reconhecendo a criança, desde o seu nascimento como sujeito que desenvolve a partir de múltiplas interações</w:t>
      </w:r>
      <w:r w:rsidR="2D698952" w:rsidRPr="4FD16B59">
        <w:rPr>
          <w:rFonts w:ascii="Arial" w:eastAsia="Arial" w:hAnsi="Arial" w:cs="Arial"/>
          <w:sz w:val="24"/>
          <w:szCs w:val="24"/>
        </w:rPr>
        <w:t xml:space="preserve"> e</w:t>
      </w:r>
      <w:r w:rsidRPr="4FD16B59">
        <w:rPr>
          <w:rFonts w:ascii="Arial" w:eastAsia="Arial" w:hAnsi="Arial" w:cs="Arial"/>
          <w:sz w:val="24"/>
          <w:szCs w:val="24"/>
        </w:rPr>
        <w:t xml:space="preserve"> aprendizagens significativas.</w:t>
      </w:r>
    </w:p>
    <w:p w14:paraId="2440F26E" w14:textId="4EA4F1A0" w:rsidR="003B634F" w:rsidRPr="003025FD" w:rsidRDefault="003B634F" w:rsidP="4D4C1997">
      <w:pPr>
        <w:spacing w:after="0" w:line="360" w:lineRule="auto"/>
        <w:ind w:right="-284" w:firstLine="720"/>
        <w:jc w:val="both"/>
        <w:rPr>
          <w:rFonts w:ascii="Arial" w:eastAsia="Arial" w:hAnsi="Arial" w:cs="Arial"/>
          <w:sz w:val="24"/>
          <w:szCs w:val="24"/>
        </w:rPr>
      </w:pPr>
      <w:r w:rsidRPr="003025FD">
        <w:rPr>
          <w:rFonts w:ascii="Arial" w:eastAsia="Arial" w:hAnsi="Arial" w:cs="Arial"/>
          <w:sz w:val="24"/>
          <w:szCs w:val="24"/>
        </w:rPr>
        <w:t>As Diretrizes Curriculares para a Educação Infantil (</w:t>
      </w:r>
      <w:r w:rsidR="0154CC10" w:rsidRPr="003025FD">
        <w:rPr>
          <w:rFonts w:ascii="Arial" w:eastAsia="Arial" w:hAnsi="Arial" w:cs="Arial"/>
          <w:sz w:val="24"/>
          <w:szCs w:val="24"/>
        </w:rPr>
        <w:t>2010)</w:t>
      </w:r>
      <w:r w:rsidRPr="003025FD">
        <w:rPr>
          <w:rFonts w:ascii="Arial" w:eastAsia="Arial" w:hAnsi="Arial" w:cs="Arial"/>
          <w:sz w:val="24"/>
          <w:szCs w:val="24"/>
        </w:rPr>
        <w:t xml:space="preserve"> e o parecer CNE/CEB </w:t>
      </w:r>
      <w:r w:rsidR="00CF106B">
        <w:rPr>
          <w:rFonts w:ascii="Arial" w:eastAsia="Arial" w:hAnsi="Arial" w:cs="Arial"/>
          <w:sz w:val="24"/>
          <w:szCs w:val="24"/>
        </w:rPr>
        <w:t>n</w:t>
      </w:r>
      <w:r w:rsidRPr="003025FD">
        <w:rPr>
          <w:rFonts w:ascii="Arial" w:eastAsia="Arial" w:hAnsi="Arial" w:cs="Arial"/>
          <w:sz w:val="24"/>
          <w:szCs w:val="24"/>
        </w:rPr>
        <w:t xml:space="preserve">º 20/09 definem currículo como: </w:t>
      </w:r>
    </w:p>
    <w:p w14:paraId="6AA13C6D" w14:textId="77777777" w:rsidR="003B634F" w:rsidRPr="00453D65" w:rsidRDefault="003B634F" w:rsidP="001C21BA">
      <w:pPr>
        <w:pStyle w:val="Citao"/>
      </w:pPr>
      <w:r w:rsidRPr="00453D65">
        <w:t xml:space="preserve">Conjunto de práticas que buscam articular as experiências e os saberes das crianças com os conhecimentos que fazem parte do patrimônio cultural, artístico, ambiental, científico e tecnológico, de modo a promover o desenvolvimento integral de crianças de 0 a 5 anos de idade. </w:t>
      </w:r>
    </w:p>
    <w:p w14:paraId="0D578CFF" w14:textId="3BDF9137" w:rsidR="00C80481" w:rsidRPr="003025FD" w:rsidRDefault="003B634F" w:rsidP="00C80481">
      <w:pPr>
        <w:spacing w:after="0" w:line="360" w:lineRule="auto"/>
        <w:ind w:right="-284" w:firstLine="720"/>
        <w:jc w:val="both"/>
        <w:rPr>
          <w:rFonts w:ascii="Arial" w:eastAsia="Arial" w:hAnsi="Arial" w:cs="Arial"/>
          <w:sz w:val="24"/>
          <w:szCs w:val="24"/>
        </w:rPr>
      </w:pPr>
      <w:r w:rsidRPr="4FD16B59">
        <w:rPr>
          <w:rFonts w:ascii="Arial" w:eastAsia="Arial" w:hAnsi="Arial" w:cs="Arial"/>
          <w:sz w:val="24"/>
          <w:szCs w:val="24"/>
        </w:rPr>
        <w:t>Entende-se que o processo de construção do currículo na Educação Infantil tem caráter político e orientador das ações da instituição quando articulado com a</w:t>
      </w:r>
      <w:r w:rsidR="7D448379" w:rsidRPr="4FD16B59">
        <w:rPr>
          <w:rFonts w:ascii="Arial" w:eastAsia="Arial" w:hAnsi="Arial" w:cs="Arial"/>
          <w:sz w:val="24"/>
          <w:szCs w:val="24"/>
        </w:rPr>
        <w:t xml:space="preserve"> sua</w:t>
      </w:r>
      <w:r w:rsidRPr="4FD16B59">
        <w:rPr>
          <w:rFonts w:ascii="Arial" w:eastAsia="Arial" w:hAnsi="Arial" w:cs="Arial"/>
          <w:sz w:val="24"/>
          <w:szCs w:val="24"/>
        </w:rPr>
        <w:t xml:space="preserve"> proposta pedagógica e</w:t>
      </w:r>
      <w:r w:rsidR="0421EA39" w:rsidRPr="4FD16B59">
        <w:rPr>
          <w:rFonts w:ascii="Arial" w:eastAsia="Arial" w:hAnsi="Arial" w:cs="Arial"/>
          <w:sz w:val="24"/>
          <w:szCs w:val="24"/>
        </w:rPr>
        <w:t>,</w:t>
      </w:r>
      <w:r w:rsidRPr="4FD16B59">
        <w:rPr>
          <w:rFonts w:ascii="Arial" w:eastAsia="Arial" w:hAnsi="Arial" w:cs="Arial"/>
          <w:sz w:val="24"/>
          <w:szCs w:val="24"/>
        </w:rPr>
        <w:t xml:space="preserve"> por isso, não pode ser visto como uma sequência de objetivos e conteúdos centrados no educador.</w:t>
      </w:r>
      <w:r w:rsidR="00C80481" w:rsidRPr="4FD16B59">
        <w:rPr>
          <w:rFonts w:ascii="Arial" w:eastAsia="Arial" w:hAnsi="Arial" w:cs="Arial"/>
          <w:sz w:val="24"/>
          <w:szCs w:val="24"/>
        </w:rPr>
        <w:t xml:space="preserve"> </w:t>
      </w:r>
    </w:p>
    <w:p w14:paraId="3A30E8EC" w14:textId="1E9DD2BA" w:rsidR="2ACCD65F" w:rsidRDefault="1FA8CAF3" w:rsidP="513968DD">
      <w:pPr>
        <w:spacing w:after="0" w:line="360" w:lineRule="auto"/>
        <w:ind w:right="-284" w:firstLine="720"/>
        <w:jc w:val="both"/>
        <w:rPr>
          <w:rFonts w:ascii="Arial" w:eastAsia="Arial" w:hAnsi="Arial" w:cs="Arial"/>
          <w:sz w:val="24"/>
          <w:szCs w:val="24"/>
        </w:rPr>
      </w:pPr>
      <w:r w:rsidRPr="34C52967">
        <w:rPr>
          <w:rFonts w:ascii="Arial" w:eastAsia="Arial" w:hAnsi="Arial" w:cs="Arial"/>
          <w:sz w:val="24"/>
          <w:szCs w:val="24"/>
        </w:rPr>
        <w:t>O</w:t>
      </w:r>
      <w:r w:rsidR="5691C615" w:rsidRPr="34C52967">
        <w:rPr>
          <w:rFonts w:ascii="Arial" w:eastAsia="Arial" w:hAnsi="Arial" w:cs="Arial"/>
          <w:sz w:val="24"/>
          <w:szCs w:val="24"/>
        </w:rPr>
        <w:t xml:space="preserve"> SESI apresenta como eixos estruturantes de seu currículo para esta etapa </w:t>
      </w:r>
      <w:r w:rsidR="06AA4EF6" w:rsidRPr="34C52967">
        <w:rPr>
          <w:rFonts w:ascii="Arial" w:eastAsia="Arial" w:hAnsi="Arial" w:cs="Arial"/>
          <w:sz w:val="24"/>
          <w:szCs w:val="24"/>
        </w:rPr>
        <w:t>da Educação Básica</w:t>
      </w:r>
      <w:r w:rsidR="2A8855EC" w:rsidRPr="34C52967">
        <w:rPr>
          <w:rFonts w:ascii="Arial" w:eastAsia="Arial" w:hAnsi="Arial" w:cs="Arial"/>
          <w:sz w:val="24"/>
          <w:szCs w:val="24"/>
        </w:rPr>
        <w:t xml:space="preserve"> </w:t>
      </w:r>
      <w:r w:rsidR="6F23B849" w:rsidRPr="34C52967">
        <w:rPr>
          <w:rFonts w:ascii="Arial" w:eastAsia="Arial" w:hAnsi="Arial" w:cs="Arial"/>
          <w:sz w:val="24"/>
          <w:szCs w:val="24"/>
        </w:rPr>
        <w:t>a cri</w:t>
      </w:r>
      <w:r w:rsidR="0FBA447B" w:rsidRPr="34C52967">
        <w:rPr>
          <w:rFonts w:ascii="Arial" w:eastAsia="Arial" w:hAnsi="Arial" w:cs="Arial"/>
          <w:sz w:val="24"/>
          <w:szCs w:val="24"/>
        </w:rPr>
        <w:t>a</w:t>
      </w:r>
      <w:r w:rsidR="6F23B849" w:rsidRPr="34C52967">
        <w:rPr>
          <w:rFonts w:ascii="Arial" w:eastAsia="Arial" w:hAnsi="Arial" w:cs="Arial"/>
          <w:sz w:val="24"/>
          <w:szCs w:val="24"/>
        </w:rPr>
        <w:t xml:space="preserve">nça como </w:t>
      </w:r>
      <w:r w:rsidR="231E52CD" w:rsidRPr="34C52967">
        <w:rPr>
          <w:rFonts w:ascii="Arial" w:eastAsia="Arial" w:hAnsi="Arial" w:cs="Arial"/>
          <w:sz w:val="24"/>
          <w:szCs w:val="24"/>
        </w:rPr>
        <w:t>protagonista</w:t>
      </w:r>
      <w:r w:rsidR="6F23B849" w:rsidRPr="34C52967">
        <w:rPr>
          <w:rFonts w:ascii="Arial" w:eastAsia="Arial" w:hAnsi="Arial" w:cs="Arial"/>
          <w:sz w:val="24"/>
          <w:szCs w:val="24"/>
        </w:rPr>
        <w:t xml:space="preserve"> de s</w:t>
      </w:r>
      <w:r w:rsidR="4777FD39" w:rsidRPr="34C52967">
        <w:rPr>
          <w:rFonts w:ascii="Arial" w:eastAsia="Arial" w:hAnsi="Arial" w:cs="Arial"/>
          <w:sz w:val="24"/>
          <w:szCs w:val="24"/>
        </w:rPr>
        <w:t>uas ações</w:t>
      </w:r>
      <w:r w:rsidR="21603FC5" w:rsidRPr="34C52967">
        <w:rPr>
          <w:rFonts w:ascii="Arial" w:eastAsia="Arial" w:hAnsi="Arial" w:cs="Arial"/>
          <w:sz w:val="24"/>
          <w:szCs w:val="24"/>
        </w:rPr>
        <w:t>, tendo seus direitos de aprendizagem</w:t>
      </w:r>
      <w:r w:rsidR="221B3D77" w:rsidRPr="34C52967">
        <w:rPr>
          <w:rFonts w:ascii="Arial" w:eastAsia="Arial" w:hAnsi="Arial" w:cs="Arial"/>
          <w:sz w:val="24"/>
          <w:szCs w:val="24"/>
        </w:rPr>
        <w:t xml:space="preserve"> </w:t>
      </w:r>
      <w:r w:rsidR="21603FC5" w:rsidRPr="34C52967">
        <w:rPr>
          <w:rFonts w:ascii="Arial" w:eastAsia="Arial" w:hAnsi="Arial" w:cs="Arial"/>
          <w:sz w:val="24"/>
          <w:szCs w:val="24"/>
        </w:rPr>
        <w:t>assegurados</w:t>
      </w:r>
      <w:r w:rsidR="6F23B849" w:rsidRPr="34C52967">
        <w:rPr>
          <w:rFonts w:ascii="Arial" w:eastAsia="Arial" w:hAnsi="Arial" w:cs="Arial"/>
          <w:sz w:val="24"/>
          <w:szCs w:val="24"/>
        </w:rPr>
        <w:t xml:space="preserve"> em interação com p</w:t>
      </w:r>
      <w:r w:rsidR="6EC93CEF" w:rsidRPr="34C52967">
        <w:rPr>
          <w:rFonts w:ascii="Arial" w:eastAsia="Arial" w:hAnsi="Arial" w:cs="Arial"/>
          <w:sz w:val="24"/>
          <w:szCs w:val="24"/>
        </w:rPr>
        <w:t xml:space="preserve">ráticas educativas </w:t>
      </w:r>
      <w:r w:rsidR="6F965C4B" w:rsidRPr="34C52967">
        <w:rPr>
          <w:rFonts w:ascii="Arial" w:eastAsia="Arial" w:hAnsi="Arial" w:cs="Arial"/>
          <w:sz w:val="24"/>
          <w:szCs w:val="24"/>
        </w:rPr>
        <w:t>que</w:t>
      </w:r>
      <w:r w:rsidR="6EC93CEF" w:rsidRPr="34C52967">
        <w:rPr>
          <w:rFonts w:ascii="Arial" w:eastAsia="Arial" w:hAnsi="Arial" w:cs="Arial"/>
          <w:sz w:val="24"/>
          <w:szCs w:val="24"/>
        </w:rPr>
        <w:t xml:space="preserve"> </w:t>
      </w:r>
      <w:r w:rsidR="6F965C4B" w:rsidRPr="34C52967">
        <w:rPr>
          <w:rFonts w:ascii="Arial" w:eastAsia="Arial" w:hAnsi="Arial" w:cs="Arial"/>
          <w:sz w:val="24"/>
          <w:szCs w:val="24"/>
        </w:rPr>
        <w:t>favoreçam a</w:t>
      </w:r>
      <w:r w:rsidR="6EC93CEF" w:rsidRPr="34C52967">
        <w:rPr>
          <w:rFonts w:ascii="Arial" w:eastAsia="Arial" w:hAnsi="Arial" w:cs="Arial"/>
          <w:sz w:val="24"/>
          <w:szCs w:val="24"/>
        </w:rPr>
        <w:t xml:space="preserve"> aprendizagem ativa, as múltiplas linguagens</w:t>
      </w:r>
      <w:r w:rsidR="5302315C" w:rsidRPr="34C52967">
        <w:rPr>
          <w:rFonts w:ascii="Arial" w:eastAsia="Arial" w:hAnsi="Arial" w:cs="Arial"/>
          <w:sz w:val="24"/>
          <w:szCs w:val="24"/>
        </w:rPr>
        <w:t xml:space="preserve"> e o desenvolvimento socioemocional em diálogo com pilares estruturantes da </w:t>
      </w:r>
      <w:r w:rsidR="00A209B3">
        <w:rPr>
          <w:rFonts w:ascii="Arial" w:eastAsia="Arial" w:hAnsi="Arial" w:cs="Arial"/>
          <w:sz w:val="24"/>
          <w:szCs w:val="24"/>
        </w:rPr>
        <w:t>Rede SESI</w:t>
      </w:r>
      <w:r w:rsidR="5302315C" w:rsidRPr="34C52967">
        <w:rPr>
          <w:rFonts w:ascii="Arial" w:eastAsia="Arial" w:hAnsi="Arial" w:cs="Arial"/>
          <w:sz w:val="24"/>
          <w:szCs w:val="24"/>
        </w:rPr>
        <w:t>:</w:t>
      </w:r>
      <w:r w:rsidR="546DFFEE" w:rsidRPr="34C52967">
        <w:rPr>
          <w:rFonts w:ascii="Arial" w:eastAsia="Arial" w:hAnsi="Arial" w:cs="Arial"/>
          <w:sz w:val="24"/>
          <w:szCs w:val="24"/>
        </w:rPr>
        <w:t xml:space="preserve"> </w:t>
      </w:r>
      <w:bookmarkStart w:id="29" w:name="_Hlk50807836"/>
      <w:r w:rsidR="5302315C" w:rsidRPr="34C52967">
        <w:rPr>
          <w:rFonts w:ascii="Arial" w:eastAsia="Arial" w:hAnsi="Arial" w:cs="Arial"/>
          <w:sz w:val="24"/>
          <w:szCs w:val="24"/>
        </w:rPr>
        <w:t>Sustentabilidade/Solidariedade e Meio Ambiente</w:t>
      </w:r>
      <w:r w:rsidR="00CF106B">
        <w:rPr>
          <w:rFonts w:ascii="Arial" w:eastAsia="Arial" w:hAnsi="Arial" w:cs="Arial"/>
          <w:sz w:val="24"/>
          <w:szCs w:val="24"/>
        </w:rPr>
        <w:t>;</w:t>
      </w:r>
      <w:r w:rsidR="5302315C" w:rsidRPr="34C52967">
        <w:rPr>
          <w:rFonts w:ascii="Arial" w:eastAsia="Arial" w:hAnsi="Arial" w:cs="Arial"/>
          <w:sz w:val="24"/>
          <w:szCs w:val="24"/>
        </w:rPr>
        <w:t xml:space="preserve"> Tecnologias/Compartilhando Inovações</w:t>
      </w:r>
      <w:r w:rsidR="00CF106B">
        <w:rPr>
          <w:rFonts w:ascii="Arial" w:eastAsia="Arial" w:hAnsi="Arial" w:cs="Arial"/>
          <w:sz w:val="24"/>
          <w:szCs w:val="24"/>
        </w:rPr>
        <w:t>;</w:t>
      </w:r>
      <w:r w:rsidR="5302315C" w:rsidRPr="34C52967">
        <w:rPr>
          <w:rFonts w:ascii="Arial" w:eastAsia="Arial" w:hAnsi="Arial" w:cs="Arial"/>
          <w:sz w:val="24"/>
          <w:szCs w:val="24"/>
        </w:rPr>
        <w:t xml:space="preserve"> e Mundo do Trabalho/Sociedade em Ação</w:t>
      </w:r>
      <w:bookmarkEnd w:id="29"/>
      <w:r w:rsidR="1E3B417E" w:rsidRPr="34C52967">
        <w:rPr>
          <w:rFonts w:ascii="Arial" w:eastAsia="Arial" w:hAnsi="Arial" w:cs="Arial"/>
          <w:sz w:val="24"/>
          <w:szCs w:val="24"/>
        </w:rPr>
        <w:t>,</w:t>
      </w:r>
      <w:r w:rsidR="7A548695" w:rsidRPr="34C52967">
        <w:rPr>
          <w:rFonts w:ascii="Arial" w:eastAsia="Arial" w:hAnsi="Arial" w:cs="Arial"/>
          <w:sz w:val="24"/>
          <w:szCs w:val="24"/>
        </w:rPr>
        <w:t xml:space="preserve"> </w:t>
      </w:r>
      <w:r w:rsidR="76D5CBBF" w:rsidRPr="34C52967">
        <w:rPr>
          <w:rFonts w:ascii="Arial" w:eastAsia="Arial" w:hAnsi="Arial" w:cs="Arial"/>
          <w:sz w:val="24"/>
          <w:szCs w:val="24"/>
        </w:rPr>
        <w:t xml:space="preserve">integrados aos </w:t>
      </w:r>
      <w:r w:rsidR="6387C051" w:rsidRPr="34C52967">
        <w:rPr>
          <w:rFonts w:ascii="Arial" w:eastAsia="Arial" w:hAnsi="Arial" w:cs="Arial"/>
          <w:sz w:val="24"/>
          <w:szCs w:val="24"/>
        </w:rPr>
        <w:t>campos de experiências</w:t>
      </w:r>
      <w:r w:rsidR="7A548695" w:rsidRPr="34C52967">
        <w:rPr>
          <w:rFonts w:ascii="Arial" w:eastAsia="Arial" w:hAnsi="Arial" w:cs="Arial"/>
          <w:sz w:val="24"/>
          <w:szCs w:val="24"/>
        </w:rPr>
        <w:t xml:space="preserve"> </w:t>
      </w:r>
      <w:r w:rsidR="4103267E" w:rsidRPr="34C52967">
        <w:rPr>
          <w:rFonts w:ascii="Arial" w:eastAsia="Arial" w:hAnsi="Arial" w:cs="Arial"/>
          <w:sz w:val="24"/>
          <w:szCs w:val="24"/>
        </w:rPr>
        <w:t xml:space="preserve">e </w:t>
      </w:r>
      <w:r w:rsidR="05E0D61D" w:rsidRPr="34C52967">
        <w:rPr>
          <w:rFonts w:ascii="Arial" w:eastAsia="Arial" w:hAnsi="Arial" w:cs="Arial"/>
          <w:sz w:val="24"/>
          <w:szCs w:val="24"/>
        </w:rPr>
        <w:t xml:space="preserve">promovendo o </w:t>
      </w:r>
      <w:r w:rsidR="4103267E" w:rsidRPr="34C52967">
        <w:rPr>
          <w:rFonts w:ascii="Arial" w:eastAsia="Arial" w:hAnsi="Arial" w:cs="Arial"/>
          <w:sz w:val="24"/>
          <w:szCs w:val="24"/>
        </w:rPr>
        <w:t>desenvolvimento</w:t>
      </w:r>
      <w:r w:rsidR="39565187" w:rsidRPr="34C52967">
        <w:rPr>
          <w:rFonts w:ascii="Arial" w:eastAsia="Arial" w:hAnsi="Arial" w:cs="Arial"/>
          <w:sz w:val="24"/>
          <w:szCs w:val="24"/>
        </w:rPr>
        <w:t>.</w:t>
      </w:r>
      <w:r w:rsidR="00F23E51">
        <w:rPr>
          <w:rFonts w:ascii="Arial" w:eastAsia="Arial" w:hAnsi="Arial" w:cs="Arial"/>
          <w:sz w:val="24"/>
          <w:szCs w:val="24"/>
        </w:rPr>
        <w:t xml:space="preserve"> </w:t>
      </w:r>
    </w:p>
    <w:p w14:paraId="7860A1F9" w14:textId="1B86BF00" w:rsidR="00CF106B" w:rsidRDefault="00CF106B" w:rsidP="513968DD">
      <w:pPr>
        <w:spacing w:after="0" w:line="360" w:lineRule="auto"/>
        <w:ind w:right="-284" w:firstLine="720"/>
        <w:jc w:val="both"/>
        <w:rPr>
          <w:rFonts w:ascii="Arial" w:eastAsia="Arial" w:hAnsi="Arial" w:cs="Arial"/>
          <w:sz w:val="24"/>
          <w:szCs w:val="24"/>
        </w:rPr>
      </w:pPr>
    </w:p>
    <w:p w14:paraId="38E6CC25" w14:textId="6E747CE8" w:rsidR="00B604E8" w:rsidRPr="003025FD" w:rsidRDefault="00CF106B" w:rsidP="00B604E8">
      <w:pPr>
        <w:spacing w:after="0" w:line="360" w:lineRule="auto"/>
        <w:ind w:right="-284" w:firstLine="720"/>
        <w:jc w:val="both"/>
        <w:rPr>
          <w:rFonts w:ascii="Arial" w:eastAsia="Arial" w:hAnsi="Arial" w:cs="Arial"/>
          <w:sz w:val="24"/>
          <w:szCs w:val="24"/>
        </w:rPr>
      </w:pPr>
      <w:r>
        <w:rPr>
          <w:rFonts w:ascii="Arial" w:eastAsia="Arial" w:hAnsi="Arial" w:cs="Arial"/>
          <w:sz w:val="24"/>
          <w:szCs w:val="24"/>
        </w:rPr>
        <w:lastRenderedPageBreak/>
        <w:t xml:space="preserve">Figura 1 </w:t>
      </w:r>
      <w:proofErr w:type="gramStart"/>
      <w:r>
        <w:rPr>
          <w:rFonts w:ascii="Arial" w:eastAsia="Arial" w:hAnsi="Arial" w:cs="Arial"/>
          <w:sz w:val="24"/>
          <w:szCs w:val="24"/>
        </w:rPr>
        <w:t xml:space="preserve">– </w:t>
      </w:r>
      <w:r w:rsidR="00B604E8" w:rsidRPr="00B604E8">
        <w:rPr>
          <w:rFonts w:ascii="Arial" w:eastAsia="Arial" w:hAnsi="Arial" w:cs="Arial"/>
          <w:sz w:val="24"/>
          <w:szCs w:val="24"/>
        </w:rPr>
        <w:t xml:space="preserve"> </w:t>
      </w:r>
      <w:r w:rsidR="00B604E8">
        <w:rPr>
          <w:rFonts w:ascii="Arial" w:eastAsia="Arial" w:hAnsi="Arial" w:cs="Arial"/>
          <w:sz w:val="24"/>
          <w:szCs w:val="24"/>
        </w:rPr>
        <w:t>Estrutura</w:t>
      </w:r>
      <w:proofErr w:type="gramEnd"/>
      <w:r w:rsidR="00B604E8">
        <w:rPr>
          <w:rFonts w:ascii="Arial" w:eastAsia="Arial" w:hAnsi="Arial" w:cs="Arial"/>
          <w:sz w:val="24"/>
          <w:szCs w:val="24"/>
        </w:rPr>
        <w:t xml:space="preserve"> curricular da Educação Infantil</w:t>
      </w:r>
    </w:p>
    <w:p w14:paraId="30AE842A" w14:textId="09326C61" w:rsidR="3AF9F85C" w:rsidRPr="003025FD" w:rsidRDefault="3AF9F85C" w:rsidP="00B604E8">
      <w:pPr>
        <w:spacing w:after="0" w:line="360" w:lineRule="auto"/>
        <w:ind w:right="-284" w:firstLine="720"/>
        <w:jc w:val="both"/>
        <w:rPr>
          <w:rFonts w:ascii="Arial" w:eastAsia="Arial" w:hAnsi="Arial" w:cs="Arial"/>
          <w:sz w:val="24"/>
          <w:szCs w:val="24"/>
        </w:rPr>
      </w:pPr>
    </w:p>
    <w:p w14:paraId="02B8897C" w14:textId="132764E9" w:rsidR="003B634F" w:rsidRPr="003025FD" w:rsidRDefault="144CA85A" w:rsidP="5746F3F5">
      <w:pPr>
        <w:spacing w:after="0" w:line="360" w:lineRule="auto"/>
        <w:ind w:right="-329"/>
        <w:jc w:val="both"/>
      </w:pPr>
      <w:r>
        <w:rPr>
          <w:noProof/>
        </w:rPr>
        <w:drawing>
          <wp:inline distT="0" distB="0" distL="0" distR="0" wp14:anchorId="76A8E897" wp14:editId="40D04B51">
            <wp:extent cx="5391152" cy="3790950"/>
            <wp:effectExtent l="0" t="0" r="0" b="0"/>
            <wp:docPr id="1560004848" name="Imagem 1560004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60004848"/>
                    <pic:cNvPicPr/>
                  </pic:nvPicPr>
                  <pic:blipFill>
                    <a:blip r:embed="rId11">
                      <a:extLst>
                        <a:ext uri="{28A0092B-C50C-407E-A947-70E740481C1C}">
                          <a14:useLocalDpi xmlns:a14="http://schemas.microsoft.com/office/drawing/2010/main" val="0"/>
                        </a:ext>
                      </a:extLst>
                    </a:blip>
                    <a:stretch>
                      <a:fillRect/>
                    </a:stretch>
                  </pic:blipFill>
                  <pic:spPr>
                    <a:xfrm>
                      <a:off x="0" y="0"/>
                      <a:ext cx="5391152" cy="3790950"/>
                    </a:xfrm>
                    <a:prstGeom prst="rect">
                      <a:avLst/>
                    </a:prstGeom>
                  </pic:spPr>
                </pic:pic>
              </a:graphicData>
            </a:graphic>
          </wp:inline>
        </w:drawing>
      </w:r>
    </w:p>
    <w:p w14:paraId="7C7F0474" w14:textId="0B4E66F0" w:rsidR="003B634F" w:rsidRPr="003025FD" w:rsidRDefault="00CF106B" w:rsidP="003B634F">
      <w:pPr>
        <w:spacing w:after="0" w:line="360" w:lineRule="auto"/>
        <w:ind w:right="-284"/>
        <w:jc w:val="both"/>
        <w:rPr>
          <w:rFonts w:ascii="Arial" w:eastAsia="Arial" w:hAnsi="Arial" w:cs="Arial"/>
          <w:sz w:val="24"/>
          <w:szCs w:val="24"/>
        </w:rPr>
      </w:pPr>
      <w:r>
        <w:rPr>
          <w:rFonts w:ascii="Arial" w:eastAsia="Arial" w:hAnsi="Arial" w:cs="Arial"/>
          <w:sz w:val="24"/>
          <w:szCs w:val="24"/>
        </w:rPr>
        <w:t>Fonte:</w:t>
      </w:r>
      <w:r w:rsidR="002B59F7">
        <w:rPr>
          <w:rFonts w:ascii="Arial" w:eastAsia="Arial" w:hAnsi="Arial" w:cs="Arial"/>
          <w:sz w:val="24"/>
          <w:szCs w:val="24"/>
        </w:rPr>
        <w:t xml:space="preserve"> Elaborado pelo SESI</w:t>
      </w:r>
    </w:p>
    <w:p w14:paraId="5F1B9BFA" w14:textId="77777777" w:rsidR="00CF106B" w:rsidRDefault="00CF106B" w:rsidP="4D4C1997">
      <w:pPr>
        <w:spacing w:after="0" w:line="360" w:lineRule="auto"/>
        <w:ind w:right="-284" w:firstLine="720"/>
        <w:jc w:val="both"/>
        <w:rPr>
          <w:rFonts w:ascii="Arial" w:eastAsia="Arial" w:hAnsi="Arial" w:cs="Arial"/>
          <w:sz w:val="24"/>
          <w:szCs w:val="24"/>
        </w:rPr>
      </w:pPr>
    </w:p>
    <w:p w14:paraId="2FDACF01" w14:textId="3AF3A2A3" w:rsidR="003B634F" w:rsidRPr="003025FD" w:rsidRDefault="003B634F" w:rsidP="4D4C1997">
      <w:pPr>
        <w:spacing w:after="0" w:line="360" w:lineRule="auto"/>
        <w:ind w:right="-284" w:firstLine="720"/>
        <w:jc w:val="both"/>
        <w:rPr>
          <w:rFonts w:ascii="Arial" w:eastAsia="Arial" w:hAnsi="Arial" w:cs="Arial"/>
          <w:sz w:val="24"/>
          <w:szCs w:val="24"/>
        </w:rPr>
      </w:pPr>
      <w:r w:rsidRPr="003025FD">
        <w:rPr>
          <w:rFonts w:ascii="Arial" w:eastAsia="Arial" w:hAnsi="Arial" w:cs="Arial"/>
          <w:sz w:val="24"/>
          <w:szCs w:val="24"/>
        </w:rPr>
        <w:t>O SESI</w:t>
      </w:r>
      <w:r w:rsidR="00FE2ED0" w:rsidRPr="003025FD">
        <w:rPr>
          <w:rFonts w:ascii="Arial" w:eastAsia="Arial" w:hAnsi="Arial" w:cs="Arial"/>
          <w:sz w:val="24"/>
          <w:szCs w:val="24"/>
        </w:rPr>
        <w:t xml:space="preserve"> </w:t>
      </w:r>
      <w:r w:rsidRPr="003025FD">
        <w:rPr>
          <w:rFonts w:ascii="Arial" w:eastAsia="Arial" w:hAnsi="Arial" w:cs="Arial"/>
          <w:sz w:val="24"/>
          <w:szCs w:val="24"/>
        </w:rPr>
        <w:t>compreende que</w:t>
      </w:r>
      <w:r w:rsidR="00CF106B">
        <w:rPr>
          <w:rFonts w:ascii="Arial" w:eastAsia="Arial" w:hAnsi="Arial" w:cs="Arial"/>
          <w:sz w:val="24"/>
          <w:szCs w:val="24"/>
        </w:rPr>
        <w:t>,</w:t>
      </w:r>
      <w:r w:rsidRPr="003025FD">
        <w:rPr>
          <w:rFonts w:ascii="Arial" w:eastAsia="Arial" w:hAnsi="Arial" w:cs="Arial"/>
          <w:sz w:val="24"/>
          <w:szCs w:val="24"/>
        </w:rPr>
        <w:t xml:space="preserve"> para promover uma qualidade de ensino para a Educação Infantil</w:t>
      </w:r>
      <w:r w:rsidR="00CF106B">
        <w:rPr>
          <w:rFonts w:ascii="Arial" w:eastAsia="Arial" w:hAnsi="Arial" w:cs="Arial"/>
          <w:sz w:val="24"/>
          <w:szCs w:val="24"/>
        </w:rPr>
        <w:t>,</w:t>
      </w:r>
      <w:r w:rsidRPr="003025FD">
        <w:rPr>
          <w:rFonts w:ascii="Arial" w:eastAsia="Arial" w:hAnsi="Arial" w:cs="Arial"/>
          <w:sz w:val="24"/>
          <w:szCs w:val="24"/>
        </w:rPr>
        <w:t xml:space="preserve"> </w:t>
      </w:r>
      <w:r w:rsidR="00CF106B">
        <w:rPr>
          <w:rFonts w:ascii="Arial" w:eastAsia="Arial" w:hAnsi="Arial" w:cs="Arial"/>
          <w:sz w:val="24"/>
          <w:szCs w:val="24"/>
        </w:rPr>
        <w:t xml:space="preserve">se </w:t>
      </w:r>
      <w:r w:rsidRPr="003025FD">
        <w:rPr>
          <w:rFonts w:ascii="Arial" w:eastAsia="Arial" w:hAnsi="Arial" w:cs="Arial"/>
          <w:sz w:val="24"/>
          <w:szCs w:val="24"/>
        </w:rPr>
        <w:t xml:space="preserve">deve preservar os direitos fundamentais da criança e assegurar a </w:t>
      </w:r>
      <w:r w:rsidR="00CF106B">
        <w:rPr>
          <w:rFonts w:ascii="Arial" w:eastAsia="Arial" w:hAnsi="Arial" w:cs="Arial"/>
          <w:sz w:val="24"/>
          <w:szCs w:val="24"/>
        </w:rPr>
        <w:t>E</w:t>
      </w:r>
      <w:r w:rsidRPr="003025FD">
        <w:rPr>
          <w:rFonts w:ascii="Arial" w:eastAsia="Arial" w:hAnsi="Arial" w:cs="Arial"/>
          <w:sz w:val="24"/>
          <w:szCs w:val="24"/>
        </w:rPr>
        <w:t>ducação em sua integralidade, entendendo o educar e o cuidar como algo indissociável do processo educativo dos bebês às crianças pequenas.</w:t>
      </w:r>
    </w:p>
    <w:p w14:paraId="690BBEFA" w14:textId="023693BC" w:rsidR="003B634F" w:rsidRPr="003025FD" w:rsidRDefault="72DF1E4F" w:rsidP="4D4C1997">
      <w:pPr>
        <w:spacing w:after="0" w:line="360" w:lineRule="auto"/>
        <w:ind w:right="-284" w:firstLine="720"/>
        <w:jc w:val="both"/>
        <w:rPr>
          <w:rFonts w:ascii="Arial" w:eastAsia="Arial" w:hAnsi="Arial" w:cs="Arial"/>
          <w:sz w:val="24"/>
          <w:szCs w:val="24"/>
        </w:rPr>
      </w:pPr>
      <w:r w:rsidRPr="4FD16B59">
        <w:rPr>
          <w:rFonts w:ascii="Arial" w:eastAsia="Arial" w:hAnsi="Arial" w:cs="Arial"/>
          <w:sz w:val="24"/>
          <w:szCs w:val="24"/>
        </w:rPr>
        <w:t>Nessa dimensão, entende-se que</w:t>
      </w:r>
      <w:r w:rsidR="1F9FB241" w:rsidRPr="4FD16B59">
        <w:rPr>
          <w:rFonts w:ascii="Arial" w:eastAsia="Arial" w:hAnsi="Arial" w:cs="Arial"/>
          <w:sz w:val="24"/>
          <w:szCs w:val="24"/>
        </w:rPr>
        <w:t>,</w:t>
      </w:r>
      <w:r w:rsidRPr="4FD16B59">
        <w:rPr>
          <w:rFonts w:ascii="Arial" w:eastAsia="Arial" w:hAnsi="Arial" w:cs="Arial"/>
          <w:sz w:val="24"/>
          <w:szCs w:val="24"/>
        </w:rPr>
        <w:t xml:space="preserve"> desde o nascimento</w:t>
      </w:r>
      <w:r w:rsidR="5076802B" w:rsidRPr="4FD16B59">
        <w:rPr>
          <w:rFonts w:ascii="Arial" w:eastAsia="Arial" w:hAnsi="Arial" w:cs="Arial"/>
          <w:sz w:val="24"/>
          <w:szCs w:val="24"/>
        </w:rPr>
        <w:t>,</w:t>
      </w:r>
      <w:r w:rsidRPr="4FD16B59">
        <w:rPr>
          <w:rFonts w:ascii="Arial" w:eastAsia="Arial" w:hAnsi="Arial" w:cs="Arial"/>
          <w:sz w:val="24"/>
          <w:szCs w:val="24"/>
        </w:rPr>
        <w:t xml:space="preserve"> o bebê tem a capacidade de interagir e de buscar se comunicar com seu primeiro grupo social: a família. Para as crianças bem pequenas, as práticas integradas devem abranger as dimensões afetiva, motora, de linguagem e cognição, ética e estética, além da sociocultural</w:t>
      </w:r>
      <w:r w:rsidR="00CF106B">
        <w:rPr>
          <w:rFonts w:ascii="Arial" w:eastAsia="Arial" w:hAnsi="Arial" w:cs="Arial"/>
          <w:sz w:val="24"/>
          <w:szCs w:val="24"/>
        </w:rPr>
        <w:t>,</w:t>
      </w:r>
      <w:r w:rsidRPr="4FD16B59">
        <w:rPr>
          <w:rFonts w:ascii="Arial" w:eastAsia="Arial" w:hAnsi="Arial" w:cs="Arial"/>
          <w:sz w:val="24"/>
          <w:szCs w:val="24"/>
        </w:rPr>
        <w:t xml:space="preserve"> contribuindo para a construção de suas identidades. </w:t>
      </w:r>
    </w:p>
    <w:p w14:paraId="007681B6" w14:textId="120536A0" w:rsidR="003B634F" w:rsidRPr="003025FD" w:rsidRDefault="72DF1E4F" w:rsidP="513968DD">
      <w:pPr>
        <w:spacing w:after="0" w:line="360" w:lineRule="auto"/>
        <w:ind w:right="-284" w:firstLine="720"/>
        <w:jc w:val="both"/>
        <w:rPr>
          <w:rFonts w:ascii="Arial" w:eastAsia="Arial" w:hAnsi="Arial" w:cs="Arial"/>
          <w:sz w:val="24"/>
          <w:szCs w:val="24"/>
        </w:rPr>
      </w:pPr>
      <w:r w:rsidRPr="513968DD">
        <w:rPr>
          <w:rFonts w:ascii="Arial" w:eastAsia="Arial" w:hAnsi="Arial" w:cs="Arial"/>
          <w:sz w:val="24"/>
          <w:szCs w:val="24"/>
        </w:rPr>
        <w:t xml:space="preserve">Portanto, a criança, desde seu nascimento, é um ser histórico, social, cultural e de direitos, capaz de observar, compreender, questionar, participar, criar e desenvolver múltiplas interações a partir da experimentação do mundo social. </w:t>
      </w:r>
    </w:p>
    <w:p w14:paraId="019F4E9E" w14:textId="02CE340B" w:rsidR="003B634F" w:rsidRPr="00453D65" w:rsidRDefault="003B634F" w:rsidP="001C21BA">
      <w:pPr>
        <w:pStyle w:val="Citao"/>
      </w:pPr>
      <w:r w:rsidRPr="00453D65">
        <w:t xml:space="preserve">A criança, centro do planejamento curricular, é sujeito histórico e de direitos que se desenvolve nas interações, relações e práticas cotidianas a ela disponibilizadas e por ela estabelecidas com adultos e </w:t>
      </w:r>
      <w:r w:rsidRPr="00453D65">
        <w:lastRenderedPageBreak/>
        <w:t>crianças de diferentes idades nos grupos e contextos culturais nos quais se insere. Nessas condições ela faz amizades, brinca com água ou terra, faz-de-conta, deseja, aprende, observa, conversa, experimenta, questiona, constrói sentidos sobre o mundo e suas identidades pessoal e coletiva, produzindo cultura</w:t>
      </w:r>
      <w:r w:rsidR="00C80481" w:rsidRPr="00453D65">
        <w:t xml:space="preserve"> </w:t>
      </w:r>
      <w:r w:rsidRPr="00453D65">
        <w:t>(DCN</w:t>
      </w:r>
      <w:r w:rsidR="279E0472" w:rsidRPr="00453D65">
        <w:t>EI</w:t>
      </w:r>
      <w:r w:rsidR="1A006209" w:rsidRPr="00453D65">
        <w:t>,</w:t>
      </w:r>
      <w:r w:rsidR="79F4F117" w:rsidRPr="00453D65">
        <w:t>2010</w:t>
      </w:r>
      <w:r w:rsidR="30DAFD4A" w:rsidRPr="00453D65">
        <w:t>,</w:t>
      </w:r>
      <w:r w:rsidR="003D0FF1" w:rsidRPr="00453D65">
        <w:t xml:space="preserve"> </w:t>
      </w:r>
      <w:r w:rsidRPr="00453D65">
        <w:t>p.</w:t>
      </w:r>
      <w:r w:rsidR="00CF106B">
        <w:t xml:space="preserve"> </w:t>
      </w:r>
      <w:r w:rsidRPr="00453D65">
        <w:t>86)</w:t>
      </w:r>
      <w:r w:rsidR="00CF106B">
        <w:t>.</w:t>
      </w:r>
    </w:p>
    <w:p w14:paraId="5797C6AF" w14:textId="7A91DA9E" w:rsidR="003B634F" w:rsidRDefault="72DF1E4F" w:rsidP="003D0FF1">
      <w:pPr>
        <w:spacing w:after="0" w:line="360" w:lineRule="auto"/>
        <w:ind w:right="-284" w:firstLine="709"/>
        <w:jc w:val="both"/>
        <w:rPr>
          <w:rFonts w:ascii="Arial" w:eastAsia="Arial" w:hAnsi="Arial" w:cs="Arial"/>
          <w:sz w:val="24"/>
          <w:szCs w:val="24"/>
        </w:rPr>
      </w:pPr>
      <w:r w:rsidRPr="4FD16B59">
        <w:rPr>
          <w:rFonts w:ascii="Arial" w:eastAsia="Arial" w:hAnsi="Arial" w:cs="Arial"/>
          <w:sz w:val="24"/>
          <w:szCs w:val="24"/>
        </w:rPr>
        <w:t xml:space="preserve">Ao se estabelecer a visão da criança como </w:t>
      </w:r>
      <w:r w:rsidR="2E57F381" w:rsidRPr="4FD16B59">
        <w:rPr>
          <w:rFonts w:ascii="Arial" w:eastAsia="Arial" w:hAnsi="Arial" w:cs="Arial"/>
          <w:sz w:val="24"/>
          <w:szCs w:val="24"/>
        </w:rPr>
        <w:t>protagonista</w:t>
      </w:r>
      <w:r w:rsidRPr="4FD16B59">
        <w:rPr>
          <w:rFonts w:ascii="Arial" w:eastAsia="Arial" w:hAnsi="Arial" w:cs="Arial"/>
          <w:sz w:val="24"/>
          <w:szCs w:val="24"/>
        </w:rPr>
        <w:t xml:space="preserve"> do processo de educação e buscar ampliar o universo de aprendizagens significativas na infância</w:t>
      </w:r>
      <w:r w:rsidR="5B7A0932" w:rsidRPr="4FD16B59">
        <w:rPr>
          <w:rFonts w:ascii="Arial" w:eastAsia="Arial" w:hAnsi="Arial" w:cs="Arial"/>
          <w:sz w:val="24"/>
          <w:szCs w:val="24"/>
        </w:rPr>
        <w:t xml:space="preserve">, </w:t>
      </w:r>
      <w:r w:rsidRPr="4FD16B59">
        <w:rPr>
          <w:rFonts w:ascii="Arial" w:eastAsia="Arial" w:hAnsi="Arial" w:cs="Arial"/>
          <w:sz w:val="24"/>
          <w:szCs w:val="24"/>
        </w:rPr>
        <w:t xml:space="preserve">o SESI, em sua proposta de currículo, apresenta </w:t>
      </w:r>
      <w:r w:rsidR="25C536C2" w:rsidRPr="4FD16B59">
        <w:rPr>
          <w:rFonts w:ascii="Arial" w:eastAsia="Arial" w:hAnsi="Arial" w:cs="Arial"/>
          <w:sz w:val="24"/>
          <w:szCs w:val="24"/>
        </w:rPr>
        <w:t xml:space="preserve">três pilares </w:t>
      </w:r>
      <w:r w:rsidR="3D7B37EC" w:rsidRPr="4FD16B59">
        <w:rPr>
          <w:rFonts w:ascii="Arial" w:eastAsia="Arial" w:hAnsi="Arial" w:cs="Arial"/>
          <w:sz w:val="24"/>
          <w:szCs w:val="24"/>
        </w:rPr>
        <w:t xml:space="preserve">estruturantes </w:t>
      </w:r>
      <w:r w:rsidRPr="4FD16B59">
        <w:rPr>
          <w:rFonts w:ascii="Arial" w:eastAsia="Arial" w:hAnsi="Arial" w:cs="Arial"/>
          <w:sz w:val="24"/>
          <w:szCs w:val="24"/>
        </w:rPr>
        <w:t xml:space="preserve">que </w:t>
      </w:r>
      <w:r w:rsidR="0DD1EA37" w:rsidRPr="4FD16B59">
        <w:rPr>
          <w:rFonts w:ascii="Arial" w:eastAsia="Arial" w:hAnsi="Arial" w:cs="Arial"/>
          <w:sz w:val="24"/>
          <w:szCs w:val="24"/>
        </w:rPr>
        <w:t xml:space="preserve">promovem </w:t>
      </w:r>
      <w:r w:rsidRPr="4FD16B59">
        <w:rPr>
          <w:rFonts w:ascii="Arial" w:eastAsia="Arial" w:hAnsi="Arial" w:cs="Arial"/>
          <w:sz w:val="24"/>
          <w:szCs w:val="24"/>
        </w:rPr>
        <w:t>a formação</w:t>
      </w:r>
      <w:r w:rsidR="5F16FCC1" w:rsidRPr="4FD16B59">
        <w:rPr>
          <w:rFonts w:ascii="Arial" w:eastAsia="Arial" w:hAnsi="Arial" w:cs="Arial"/>
          <w:sz w:val="24"/>
          <w:szCs w:val="24"/>
        </w:rPr>
        <w:t xml:space="preserve"> e </w:t>
      </w:r>
      <w:r w:rsidR="00CF106B">
        <w:rPr>
          <w:rFonts w:ascii="Arial" w:eastAsia="Arial" w:hAnsi="Arial" w:cs="Arial"/>
          <w:sz w:val="24"/>
          <w:szCs w:val="24"/>
        </w:rPr>
        <w:t xml:space="preserve">o </w:t>
      </w:r>
      <w:r w:rsidR="5F16FCC1" w:rsidRPr="4FD16B59">
        <w:rPr>
          <w:rFonts w:ascii="Arial" w:eastAsia="Arial" w:hAnsi="Arial" w:cs="Arial"/>
          <w:sz w:val="24"/>
          <w:szCs w:val="24"/>
        </w:rPr>
        <w:t>desenvolvimento</w:t>
      </w:r>
      <w:r w:rsidRPr="4FD16B59">
        <w:rPr>
          <w:rFonts w:ascii="Arial" w:eastAsia="Arial" w:hAnsi="Arial" w:cs="Arial"/>
          <w:sz w:val="24"/>
          <w:szCs w:val="24"/>
        </w:rPr>
        <w:t xml:space="preserve"> da criança SESI. São eles:</w:t>
      </w:r>
    </w:p>
    <w:p w14:paraId="1E2450D7" w14:textId="723E185A" w:rsidR="00763886" w:rsidRDefault="00763886" w:rsidP="003D0FF1">
      <w:pPr>
        <w:spacing w:after="0" w:line="360" w:lineRule="auto"/>
        <w:ind w:right="-284" w:firstLine="709"/>
        <w:jc w:val="both"/>
        <w:rPr>
          <w:rFonts w:ascii="Arial" w:eastAsia="Arial" w:hAnsi="Arial" w:cs="Arial"/>
          <w:sz w:val="24"/>
          <w:szCs w:val="24"/>
        </w:rPr>
      </w:pPr>
    </w:p>
    <w:p w14:paraId="1FF3BA6B" w14:textId="38EE739F" w:rsidR="00FE2ED0" w:rsidRPr="001C21BA" w:rsidRDefault="00541059" w:rsidP="001C21BA">
      <w:pPr>
        <w:pStyle w:val="PargrafodaLista"/>
        <w:numPr>
          <w:ilvl w:val="0"/>
          <w:numId w:val="28"/>
        </w:numPr>
        <w:spacing w:line="360" w:lineRule="auto"/>
        <w:jc w:val="both"/>
        <w:rPr>
          <w:rFonts w:ascii="Arial" w:hAnsi="Arial" w:cs="Arial"/>
          <w:b/>
          <w:bCs/>
          <w:sz w:val="24"/>
          <w:szCs w:val="24"/>
        </w:rPr>
      </w:pPr>
      <w:bookmarkStart w:id="30" w:name="_Hlk47556720"/>
      <w:bookmarkEnd w:id="30"/>
      <w:r w:rsidRPr="00541059">
        <w:rPr>
          <w:rFonts w:ascii="Arial" w:hAnsi="Arial" w:cs="Arial"/>
          <w:b/>
          <w:bCs/>
          <w:sz w:val="24"/>
          <w:szCs w:val="24"/>
        </w:rPr>
        <w:t>SUSTENTABILIDADE/SOLIDARIEDADE E MEIO AMBIENTE</w:t>
      </w:r>
    </w:p>
    <w:p w14:paraId="3E11AB0F" w14:textId="77777777" w:rsidR="00CF106B" w:rsidRPr="003025FD" w:rsidRDefault="00CF106B" w:rsidP="513968DD">
      <w:pPr>
        <w:spacing w:after="0" w:line="257" w:lineRule="auto"/>
        <w:jc w:val="right"/>
        <w:rPr>
          <w:rFonts w:ascii="Arial" w:eastAsia="Arial" w:hAnsi="Arial" w:cs="Arial"/>
          <w:i/>
          <w:iCs/>
          <w:sz w:val="24"/>
          <w:szCs w:val="24"/>
        </w:rPr>
      </w:pPr>
    </w:p>
    <w:p w14:paraId="41BB53A4" w14:textId="16A5C13C" w:rsidR="00FE2ED0" w:rsidRPr="003025FD" w:rsidRDefault="40A9D86D" w:rsidP="001C21BA">
      <w:pPr>
        <w:spacing w:after="0" w:line="360" w:lineRule="auto"/>
        <w:ind w:firstLine="709"/>
        <w:jc w:val="both"/>
        <w:rPr>
          <w:rFonts w:ascii="Arial" w:eastAsia="Arial" w:hAnsi="Arial" w:cs="Arial"/>
          <w:sz w:val="24"/>
          <w:szCs w:val="24"/>
        </w:rPr>
      </w:pPr>
      <w:r w:rsidRPr="4FD16B59">
        <w:rPr>
          <w:rFonts w:ascii="Arial" w:eastAsia="Arial" w:hAnsi="Arial" w:cs="Arial"/>
          <w:sz w:val="24"/>
          <w:szCs w:val="24"/>
        </w:rPr>
        <w:t>A</w:t>
      </w:r>
      <w:r w:rsidR="00541059">
        <w:rPr>
          <w:rFonts w:ascii="Arial" w:eastAsia="Arial" w:hAnsi="Arial" w:cs="Arial"/>
          <w:sz w:val="24"/>
          <w:szCs w:val="24"/>
        </w:rPr>
        <w:t>s</w:t>
      </w:r>
      <w:r w:rsidRPr="4FD16B59">
        <w:rPr>
          <w:rFonts w:ascii="Arial" w:eastAsia="Arial" w:hAnsi="Arial" w:cs="Arial"/>
          <w:sz w:val="24"/>
          <w:szCs w:val="24"/>
        </w:rPr>
        <w:t xml:space="preserve"> transformaç</w:t>
      </w:r>
      <w:r w:rsidR="00541059">
        <w:rPr>
          <w:rFonts w:ascii="Arial" w:eastAsia="Arial" w:hAnsi="Arial" w:cs="Arial"/>
          <w:sz w:val="24"/>
          <w:szCs w:val="24"/>
        </w:rPr>
        <w:t>ões</w:t>
      </w:r>
      <w:r w:rsidRPr="4FD16B59">
        <w:rPr>
          <w:rFonts w:ascii="Arial" w:eastAsia="Arial" w:hAnsi="Arial" w:cs="Arial"/>
          <w:sz w:val="24"/>
          <w:szCs w:val="24"/>
        </w:rPr>
        <w:t xml:space="preserve"> do modo de vida da sociedade de forma rápida</w:t>
      </w:r>
      <w:r w:rsidR="00541059">
        <w:rPr>
          <w:rFonts w:ascii="Arial" w:eastAsia="Arial" w:hAnsi="Arial" w:cs="Arial"/>
          <w:sz w:val="24"/>
          <w:szCs w:val="24"/>
        </w:rPr>
        <w:t>,</w:t>
      </w:r>
      <w:r w:rsidRPr="4FD16B59">
        <w:rPr>
          <w:rFonts w:ascii="Arial" w:eastAsia="Arial" w:hAnsi="Arial" w:cs="Arial"/>
          <w:sz w:val="24"/>
          <w:szCs w:val="24"/>
        </w:rPr>
        <w:t xml:space="preserve"> devido à </w:t>
      </w:r>
      <w:r w:rsidR="2B4240AF" w:rsidRPr="4FD16B59">
        <w:rPr>
          <w:rFonts w:ascii="Arial" w:eastAsia="Arial" w:hAnsi="Arial" w:cs="Arial"/>
          <w:sz w:val="24"/>
          <w:szCs w:val="24"/>
        </w:rPr>
        <w:t>globalização, à explosão</w:t>
      </w:r>
      <w:r w:rsidRPr="4FD16B59">
        <w:rPr>
          <w:rFonts w:ascii="Arial" w:eastAsia="Arial" w:hAnsi="Arial" w:cs="Arial"/>
          <w:sz w:val="24"/>
          <w:szCs w:val="24"/>
        </w:rPr>
        <w:t xml:space="preserve"> populacional e </w:t>
      </w:r>
      <w:r w:rsidR="7A86D0E8" w:rsidRPr="4FD16B59">
        <w:rPr>
          <w:rFonts w:ascii="Arial" w:eastAsia="Arial" w:hAnsi="Arial" w:cs="Arial"/>
          <w:sz w:val="24"/>
          <w:szCs w:val="24"/>
        </w:rPr>
        <w:t>a</w:t>
      </w:r>
      <w:r w:rsidRPr="4FD16B59">
        <w:rPr>
          <w:rFonts w:ascii="Arial" w:eastAsia="Arial" w:hAnsi="Arial" w:cs="Arial"/>
          <w:sz w:val="24"/>
          <w:szCs w:val="24"/>
        </w:rPr>
        <w:t>os avanços da tecnologia</w:t>
      </w:r>
      <w:r w:rsidR="00541059">
        <w:rPr>
          <w:rFonts w:ascii="Arial" w:eastAsia="Arial" w:hAnsi="Arial" w:cs="Arial"/>
          <w:sz w:val="24"/>
          <w:szCs w:val="24"/>
        </w:rPr>
        <w:t>,</w:t>
      </w:r>
      <w:r w:rsidRPr="4FD16B59">
        <w:rPr>
          <w:rFonts w:ascii="Arial" w:eastAsia="Arial" w:hAnsi="Arial" w:cs="Arial"/>
          <w:sz w:val="24"/>
          <w:szCs w:val="24"/>
        </w:rPr>
        <w:t xml:space="preserve"> impactaram </w:t>
      </w:r>
      <w:r w:rsidR="2B5F47A6" w:rsidRPr="4FD16B59">
        <w:rPr>
          <w:rFonts w:ascii="Arial" w:eastAsia="Arial" w:hAnsi="Arial" w:cs="Arial"/>
          <w:sz w:val="24"/>
          <w:szCs w:val="24"/>
        </w:rPr>
        <w:t>a</w:t>
      </w:r>
      <w:r w:rsidRPr="4FD16B59">
        <w:rPr>
          <w:rFonts w:ascii="Arial" w:eastAsia="Arial" w:hAnsi="Arial" w:cs="Arial"/>
          <w:sz w:val="24"/>
          <w:szCs w:val="24"/>
        </w:rPr>
        <w:t xml:space="preserve"> infância. As crianças que antigamente se divertiam com brinquedos construídos e brincadeiras culturais tornaram-se nativos </w:t>
      </w:r>
      <w:r w:rsidR="7D6E4F2C" w:rsidRPr="4FD16B59">
        <w:rPr>
          <w:rFonts w:ascii="Arial" w:eastAsia="Arial" w:hAnsi="Arial" w:cs="Arial"/>
          <w:sz w:val="24"/>
          <w:szCs w:val="24"/>
        </w:rPr>
        <w:t xml:space="preserve">digitais </w:t>
      </w:r>
      <w:r w:rsidRPr="4FD16B59">
        <w:rPr>
          <w:rFonts w:ascii="Arial" w:eastAsia="Arial" w:hAnsi="Arial" w:cs="Arial"/>
          <w:sz w:val="24"/>
          <w:szCs w:val="24"/>
        </w:rPr>
        <w:t>e</w:t>
      </w:r>
      <w:r w:rsidR="59EB850F" w:rsidRPr="4FD16B59">
        <w:rPr>
          <w:rFonts w:ascii="Arial" w:eastAsia="Arial" w:hAnsi="Arial" w:cs="Arial"/>
          <w:sz w:val="24"/>
          <w:szCs w:val="24"/>
        </w:rPr>
        <w:t>,</w:t>
      </w:r>
      <w:r w:rsidR="00D67658" w:rsidRPr="4FD16B59">
        <w:rPr>
          <w:rFonts w:ascii="Arial" w:eastAsia="Arial" w:hAnsi="Arial" w:cs="Arial"/>
          <w:sz w:val="24"/>
          <w:szCs w:val="24"/>
        </w:rPr>
        <w:t xml:space="preserve"> </w:t>
      </w:r>
      <w:r w:rsidRPr="4FD16B59">
        <w:rPr>
          <w:rFonts w:ascii="Arial" w:eastAsia="Arial" w:hAnsi="Arial" w:cs="Arial"/>
          <w:sz w:val="24"/>
          <w:szCs w:val="24"/>
        </w:rPr>
        <w:t>hoje, apropriam</w:t>
      </w:r>
      <w:r w:rsidR="00541059">
        <w:rPr>
          <w:rFonts w:ascii="Arial" w:eastAsia="Arial" w:hAnsi="Arial" w:cs="Arial"/>
          <w:sz w:val="24"/>
          <w:szCs w:val="24"/>
        </w:rPr>
        <w:t>-se</w:t>
      </w:r>
      <w:r w:rsidRPr="4FD16B59">
        <w:rPr>
          <w:rFonts w:ascii="Arial" w:eastAsia="Arial" w:hAnsi="Arial" w:cs="Arial"/>
          <w:sz w:val="24"/>
          <w:szCs w:val="24"/>
        </w:rPr>
        <w:t xml:space="preserve"> cada vez mais dessas tecnologias como meio de inserção no século XXI. </w:t>
      </w:r>
    </w:p>
    <w:p w14:paraId="708A82F3" w14:textId="7116EECC" w:rsidR="00FE2ED0" w:rsidRPr="003025FD" w:rsidRDefault="78A6DB2C" w:rsidP="4A60C318">
      <w:pPr>
        <w:spacing w:beforeAutospacing="1" w:after="0" w:line="360" w:lineRule="auto"/>
        <w:ind w:firstLine="709"/>
        <w:jc w:val="both"/>
        <w:rPr>
          <w:rFonts w:ascii="Arial" w:eastAsia="Arial" w:hAnsi="Arial" w:cs="Arial"/>
          <w:sz w:val="26"/>
          <w:szCs w:val="26"/>
        </w:rPr>
      </w:pPr>
      <w:r w:rsidRPr="4A60C318">
        <w:rPr>
          <w:rFonts w:ascii="Arial" w:eastAsia="Arial" w:hAnsi="Arial" w:cs="Arial"/>
          <w:sz w:val="24"/>
          <w:szCs w:val="24"/>
        </w:rPr>
        <w:t>Com essas mudanças, surge</w:t>
      </w:r>
      <w:r w:rsidR="00541059">
        <w:rPr>
          <w:rFonts w:ascii="Arial" w:eastAsia="Arial" w:hAnsi="Arial" w:cs="Arial"/>
          <w:sz w:val="24"/>
          <w:szCs w:val="24"/>
        </w:rPr>
        <w:t>,</w:t>
      </w:r>
      <w:r w:rsidRPr="4A60C318">
        <w:rPr>
          <w:rFonts w:ascii="Arial" w:eastAsia="Arial" w:hAnsi="Arial" w:cs="Arial"/>
          <w:sz w:val="24"/>
          <w:szCs w:val="24"/>
        </w:rPr>
        <w:t xml:space="preserve"> então</w:t>
      </w:r>
      <w:r w:rsidR="00541059">
        <w:rPr>
          <w:rFonts w:ascii="Arial" w:eastAsia="Arial" w:hAnsi="Arial" w:cs="Arial"/>
          <w:sz w:val="24"/>
          <w:szCs w:val="24"/>
        </w:rPr>
        <w:t>,</w:t>
      </w:r>
      <w:r w:rsidRPr="4A60C318">
        <w:rPr>
          <w:rFonts w:ascii="Arial" w:eastAsia="Arial" w:hAnsi="Arial" w:cs="Arial"/>
          <w:sz w:val="24"/>
          <w:szCs w:val="24"/>
        </w:rPr>
        <w:t xml:space="preserve"> a necessidade de criar possibilidades, nas quais os pequenos possam desenvolver atitudes que promovam </w:t>
      </w:r>
      <w:r w:rsidR="77248C2F" w:rsidRPr="4A60C318">
        <w:rPr>
          <w:rFonts w:ascii="Arial" w:eastAsia="Arial" w:hAnsi="Arial" w:cs="Arial"/>
          <w:sz w:val="24"/>
          <w:szCs w:val="24"/>
        </w:rPr>
        <w:t>a</w:t>
      </w:r>
      <w:r w:rsidR="474A4C21" w:rsidRPr="4A60C318">
        <w:rPr>
          <w:rFonts w:ascii="Arial" w:eastAsia="Arial" w:hAnsi="Arial" w:cs="Arial"/>
          <w:sz w:val="24"/>
          <w:szCs w:val="24"/>
        </w:rPr>
        <w:t xml:space="preserve"> </w:t>
      </w:r>
      <w:r w:rsidRPr="4A60C318">
        <w:rPr>
          <w:rFonts w:ascii="Arial" w:eastAsia="Arial" w:hAnsi="Arial" w:cs="Arial"/>
          <w:sz w:val="24"/>
          <w:szCs w:val="24"/>
        </w:rPr>
        <w:t xml:space="preserve">preservação e </w:t>
      </w:r>
      <w:r w:rsidR="7B057012" w:rsidRPr="4A60C318">
        <w:rPr>
          <w:rFonts w:ascii="Arial" w:eastAsia="Arial" w:hAnsi="Arial" w:cs="Arial"/>
          <w:sz w:val="24"/>
          <w:szCs w:val="24"/>
        </w:rPr>
        <w:t xml:space="preserve">a </w:t>
      </w:r>
      <w:r w:rsidRPr="4A60C318">
        <w:rPr>
          <w:rFonts w:ascii="Arial" w:eastAsia="Arial" w:hAnsi="Arial" w:cs="Arial"/>
          <w:sz w:val="24"/>
          <w:szCs w:val="24"/>
        </w:rPr>
        <w:t>conservação do ambiente.</w:t>
      </w:r>
      <w:r w:rsidR="00F23E51">
        <w:rPr>
          <w:rFonts w:ascii="Arial" w:eastAsia="Arial" w:hAnsi="Arial" w:cs="Arial"/>
          <w:sz w:val="24"/>
          <w:szCs w:val="24"/>
        </w:rPr>
        <w:t xml:space="preserve"> </w:t>
      </w:r>
    </w:p>
    <w:p w14:paraId="4911AEE0" w14:textId="3BA05EC6" w:rsidR="00FE2ED0" w:rsidRPr="00453D65" w:rsidRDefault="78A6DB2C" w:rsidP="001C21BA">
      <w:pPr>
        <w:pStyle w:val="Citao"/>
      </w:pPr>
      <w:r w:rsidRPr="00453D65">
        <w:t>A</w:t>
      </w:r>
      <w:r w:rsidR="00F32A0D">
        <w:t xml:space="preserve"> crise vivenciada pela sociedade</w:t>
      </w:r>
      <w:r w:rsidRPr="00453D65">
        <w:t xml:space="preserve"> contemporânea é, para muitos, uma crise civilizatória, que exige soluções urgentes diante das agressões à natureza provocadas pelo desenvolvimento do mundo moderno. É visível a necessidade de impor limites a esse crescimento que tem afetado tanto a preservação do planeta Terra. É necessário um novo modo de pensar que seja mais inclusivo e cooperativo, tendo a sustentabilidade como eixo de atuação, respeitando distintas realidades, contextos e níveis de desenvolvimento, de modo a estimular a análise do que conservar e do que renovar</w:t>
      </w:r>
      <w:r w:rsidR="00453D65">
        <w:t xml:space="preserve"> </w:t>
      </w:r>
      <w:r w:rsidR="2FE81E97" w:rsidRPr="00453D65">
        <w:t>(</w:t>
      </w:r>
      <w:r w:rsidR="07621495" w:rsidRPr="00453D65">
        <w:t>S</w:t>
      </w:r>
      <w:r w:rsidR="21ED4134" w:rsidRPr="00453D65">
        <w:t>TUBAL</w:t>
      </w:r>
      <w:r w:rsidR="07621495" w:rsidRPr="00453D65">
        <w:t>,</w:t>
      </w:r>
      <w:r w:rsidR="47542BAA" w:rsidRPr="00453D65">
        <w:t xml:space="preserve"> </w:t>
      </w:r>
      <w:r w:rsidR="2FE81E97" w:rsidRPr="00453D65">
        <w:t>2015</w:t>
      </w:r>
      <w:r w:rsidR="1985290C" w:rsidRPr="00453D65">
        <w:t>, p.</w:t>
      </w:r>
      <w:r w:rsidR="00CF106B">
        <w:t xml:space="preserve"> </w:t>
      </w:r>
      <w:r w:rsidR="1985290C" w:rsidRPr="00453D65">
        <w:t>7</w:t>
      </w:r>
      <w:r w:rsidR="2FE81E97" w:rsidRPr="00453D65">
        <w:t>)</w:t>
      </w:r>
      <w:r w:rsidR="00CF106B">
        <w:t>.</w:t>
      </w:r>
    </w:p>
    <w:p w14:paraId="3588B803" w14:textId="14186D8C" w:rsidR="00FE2ED0" w:rsidRPr="003025FD" w:rsidRDefault="78A6DB2C" w:rsidP="00B604E8">
      <w:pPr>
        <w:spacing w:beforeAutospacing="1" w:after="0" w:line="360" w:lineRule="auto"/>
        <w:ind w:firstLine="709"/>
        <w:jc w:val="both"/>
        <w:rPr>
          <w:rFonts w:ascii="Arial" w:eastAsia="Arial" w:hAnsi="Arial" w:cs="Arial"/>
          <w:sz w:val="24"/>
          <w:szCs w:val="24"/>
        </w:rPr>
      </w:pPr>
      <w:r w:rsidRPr="4FD16B59">
        <w:rPr>
          <w:rFonts w:ascii="Arial" w:eastAsia="Arial" w:hAnsi="Arial" w:cs="Arial"/>
          <w:sz w:val="24"/>
          <w:szCs w:val="24"/>
        </w:rPr>
        <w:t>A sociedade contemporânea e seu crescimento acelerado exige</w:t>
      </w:r>
      <w:r w:rsidR="08F7A457" w:rsidRPr="4FD16B59">
        <w:rPr>
          <w:rFonts w:ascii="Arial" w:eastAsia="Arial" w:hAnsi="Arial" w:cs="Arial"/>
          <w:sz w:val="24"/>
          <w:szCs w:val="24"/>
        </w:rPr>
        <w:t>m</w:t>
      </w:r>
      <w:r w:rsidRPr="4FD16B59">
        <w:rPr>
          <w:rFonts w:ascii="Arial" w:eastAsia="Arial" w:hAnsi="Arial" w:cs="Arial"/>
          <w:sz w:val="24"/>
          <w:szCs w:val="24"/>
        </w:rPr>
        <w:t xml:space="preserve"> que se estabeleça a preservação do planeta</w:t>
      </w:r>
      <w:r w:rsidR="00B604E8">
        <w:rPr>
          <w:rFonts w:ascii="Arial" w:eastAsia="Arial" w:hAnsi="Arial" w:cs="Arial"/>
          <w:sz w:val="24"/>
          <w:szCs w:val="24"/>
        </w:rPr>
        <w:t>.</w:t>
      </w:r>
    </w:p>
    <w:p w14:paraId="17131E79" w14:textId="54E5DCA9" w:rsidR="00FE2ED0" w:rsidRPr="003025FD" w:rsidRDefault="40A9D86D" w:rsidP="513968DD">
      <w:pPr>
        <w:spacing w:beforeAutospacing="1" w:after="0" w:line="360" w:lineRule="auto"/>
        <w:ind w:firstLine="709"/>
        <w:jc w:val="both"/>
        <w:rPr>
          <w:rFonts w:ascii="Arial" w:eastAsia="Arial" w:hAnsi="Arial" w:cs="Arial"/>
          <w:sz w:val="24"/>
          <w:szCs w:val="24"/>
        </w:rPr>
      </w:pPr>
      <w:r w:rsidRPr="513968DD">
        <w:rPr>
          <w:rFonts w:ascii="Arial" w:eastAsia="Arial" w:hAnsi="Arial" w:cs="Arial"/>
          <w:sz w:val="24"/>
          <w:szCs w:val="24"/>
        </w:rPr>
        <w:t xml:space="preserve">Para </w:t>
      </w:r>
      <w:r w:rsidR="00CF106B" w:rsidRPr="513968DD">
        <w:rPr>
          <w:rFonts w:ascii="Arial" w:eastAsia="Arial" w:hAnsi="Arial" w:cs="Arial"/>
          <w:sz w:val="24"/>
          <w:szCs w:val="24"/>
        </w:rPr>
        <w:t xml:space="preserve">Trajber </w:t>
      </w:r>
      <w:r w:rsidRPr="513968DD">
        <w:rPr>
          <w:rFonts w:ascii="Arial" w:eastAsia="Arial" w:hAnsi="Arial" w:cs="Arial"/>
          <w:sz w:val="24"/>
          <w:szCs w:val="24"/>
        </w:rPr>
        <w:t>(2011, p.</w:t>
      </w:r>
      <w:r w:rsidR="00CF106B">
        <w:rPr>
          <w:rFonts w:ascii="Arial" w:eastAsia="Arial" w:hAnsi="Arial" w:cs="Arial"/>
          <w:sz w:val="24"/>
          <w:szCs w:val="24"/>
        </w:rPr>
        <w:t xml:space="preserve"> </w:t>
      </w:r>
      <w:r w:rsidRPr="513968DD">
        <w:rPr>
          <w:rFonts w:ascii="Arial" w:eastAsia="Arial" w:hAnsi="Arial" w:cs="Arial"/>
          <w:sz w:val="24"/>
          <w:szCs w:val="24"/>
        </w:rPr>
        <w:t>2)</w:t>
      </w:r>
      <w:r w:rsidR="00CF106B">
        <w:rPr>
          <w:rFonts w:ascii="Arial" w:eastAsia="Arial" w:hAnsi="Arial" w:cs="Arial"/>
          <w:sz w:val="24"/>
          <w:szCs w:val="24"/>
        </w:rPr>
        <w:t>,</w:t>
      </w:r>
      <w:r w:rsidRPr="513968DD">
        <w:rPr>
          <w:rFonts w:ascii="Arial" w:eastAsia="Arial" w:hAnsi="Arial" w:cs="Arial"/>
          <w:sz w:val="24"/>
          <w:szCs w:val="24"/>
        </w:rPr>
        <w:t xml:space="preserve"> a ideia de sustentabilidade é complexa, pois envolve a formação de sociedades sustentáveis em dimensões que se </w:t>
      </w:r>
      <w:r w:rsidRPr="513968DD">
        <w:rPr>
          <w:rFonts w:ascii="Arial" w:eastAsia="Arial" w:hAnsi="Arial" w:cs="Arial"/>
          <w:sz w:val="24"/>
          <w:szCs w:val="24"/>
        </w:rPr>
        <w:lastRenderedPageBreak/>
        <w:t xml:space="preserve">complementam, se organizam e se integram a partir de movimentos interdependentes e dinâmicos. São elas: </w:t>
      </w:r>
    </w:p>
    <w:p w14:paraId="0F2E2FD2" w14:textId="4852D7F8" w:rsidR="00FE2ED0" w:rsidRPr="003025FD" w:rsidRDefault="78A6DB2C" w:rsidP="00DC5FA0">
      <w:pPr>
        <w:pStyle w:val="PargrafodaLista"/>
        <w:numPr>
          <w:ilvl w:val="0"/>
          <w:numId w:val="29"/>
        </w:numPr>
        <w:spacing w:beforeAutospacing="1" w:after="0" w:line="360" w:lineRule="auto"/>
        <w:rPr>
          <w:rFonts w:ascii="Arial" w:eastAsia="Arial" w:hAnsi="Arial" w:cs="Arial"/>
          <w:sz w:val="24"/>
          <w:szCs w:val="24"/>
        </w:rPr>
      </w:pPr>
      <w:r w:rsidRPr="003025FD">
        <w:rPr>
          <w:rFonts w:ascii="Arial" w:eastAsia="Arial" w:hAnsi="Arial" w:cs="Arial"/>
          <w:sz w:val="24"/>
          <w:szCs w:val="24"/>
        </w:rPr>
        <w:t>Sustentabilidade social</w:t>
      </w:r>
      <w:r w:rsidR="00CF106B">
        <w:rPr>
          <w:rFonts w:ascii="Arial" w:eastAsia="Arial" w:hAnsi="Arial" w:cs="Arial"/>
          <w:sz w:val="24"/>
          <w:szCs w:val="24"/>
        </w:rPr>
        <w:t>.</w:t>
      </w:r>
      <w:r w:rsidRPr="003025FD">
        <w:rPr>
          <w:rFonts w:ascii="Arial" w:eastAsia="Arial" w:hAnsi="Arial" w:cs="Arial"/>
          <w:sz w:val="24"/>
          <w:szCs w:val="24"/>
        </w:rPr>
        <w:t xml:space="preserve"> </w:t>
      </w:r>
    </w:p>
    <w:p w14:paraId="4BF3AA1C" w14:textId="04452131" w:rsidR="00FE2ED0" w:rsidRPr="003025FD" w:rsidRDefault="78A6DB2C" w:rsidP="00DC5FA0">
      <w:pPr>
        <w:pStyle w:val="PargrafodaLista"/>
        <w:numPr>
          <w:ilvl w:val="0"/>
          <w:numId w:val="29"/>
        </w:numPr>
        <w:spacing w:beforeAutospacing="1" w:after="0" w:line="360" w:lineRule="auto"/>
        <w:rPr>
          <w:rFonts w:ascii="Arial" w:eastAsia="Arial" w:hAnsi="Arial" w:cs="Arial"/>
          <w:sz w:val="24"/>
          <w:szCs w:val="24"/>
        </w:rPr>
      </w:pPr>
      <w:r w:rsidRPr="003025FD">
        <w:rPr>
          <w:rFonts w:ascii="Arial" w:eastAsia="Arial" w:hAnsi="Arial" w:cs="Arial"/>
          <w:sz w:val="24"/>
          <w:szCs w:val="24"/>
        </w:rPr>
        <w:t>Sustentabilidade econômica</w:t>
      </w:r>
      <w:r w:rsidR="00CF106B">
        <w:rPr>
          <w:rFonts w:ascii="Arial" w:eastAsia="Arial" w:hAnsi="Arial" w:cs="Arial"/>
          <w:sz w:val="24"/>
          <w:szCs w:val="24"/>
        </w:rPr>
        <w:t>.</w:t>
      </w:r>
    </w:p>
    <w:p w14:paraId="049DB20F" w14:textId="79598044" w:rsidR="00FE2ED0" w:rsidRPr="003025FD" w:rsidRDefault="78A6DB2C" w:rsidP="00DC5FA0">
      <w:pPr>
        <w:pStyle w:val="PargrafodaLista"/>
        <w:numPr>
          <w:ilvl w:val="0"/>
          <w:numId w:val="29"/>
        </w:numPr>
        <w:spacing w:beforeAutospacing="1" w:after="0" w:line="360" w:lineRule="auto"/>
        <w:rPr>
          <w:rFonts w:ascii="Arial" w:eastAsia="Arial" w:hAnsi="Arial" w:cs="Arial"/>
          <w:sz w:val="24"/>
          <w:szCs w:val="24"/>
        </w:rPr>
      </w:pPr>
      <w:r w:rsidRPr="003025FD">
        <w:rPr>
          <w:rFonts w:ascii="Arial" w:eastAsia="Arial" w:hAnsi="Arial" w:cs="Arial"/>
          <w:sz w:val="24"/>
          <w:szCs w:val="24"/>
        </w:rPr>
        <w:t xml:space="preserve">Sustentabilidade </w:t>
      </w:r>
      <w:r w:rsidR="00C80481" w:rsidRPr="003025FD">
        <w:rPr>
          <w:rFonts w:ascii="Arial" w:eastAsia="Arial" w:hAnsi="Arial" w:cs="Arial"/>
          <w:sz w:val="24"/>
          <w:szCs w:val="24"/>
        </w:rPr>
        <w:t>política</w:t>
      </w:r>
      <w:r w:rsidR="00CF106B">
        <w:rPr>
          <w:rFonts w:ascii="Arial" w:eastAsia="Arial" w:hAnsi="Arial" w:cs="Arial"/>
          <w:sz w:val="24"/>
          <w:szCs w:val="24"/>
        </w:rPr>
        <w:t>.</w:t>
      </w:r>
    </w:p>
    <w:p w14:paraId="33F9A4A8" w14:textId="6A9FF2B3" w:rsidR="00FE2ED0" w:rsidRPr="003025FD" w:rsidRDefault="78A6DB2C" w:rsidP="00DC5FA0">
      <w:pPr>
        <w:pStyle w:val="PargrafodaLista"/>
        <w:numPr>
          <w:ilvl w:val="0"/>
          <w:numId w:val="29"/>
        </w:numPr>
        <w:spacing w:beforeAutospacing="1" w:after="0" w:line="360" w:lineRule="auto"/>
        <w:rPr>
          <w:rFonts w:ascii="Arial" w:eastAsia="Arial" w:hAnsi="Arial" w:cs="Arial"/>
          <w:sz w:val="24"/>
          <w:szCs w:val="24"/>
        </w:rPr>
      </w:pPr>
      <w:r w:rsidRPr="003025FD">
        <w:rPr>
          <w:rFonts w:ascii="Arial" w:eastAsia="Arial" w:hAnsi="Arial" w:cs="Arial"/>
          <w:sz w:val="24"/>
          <w:szCs w:val="24"/>
        </w:rPr>
        <w:t>Sustentabilidade cultural</w:t>
      </w:r>
      <w:r w:rsidR="00CF106B">
        <w:rPr>
          <w:rFonts w:ascii="Arial" w:eastAsia="Arial" w:hAnsi="Arial" w:cs="Arial"/>
          <w:sz w:val="24"/>
          <w:szCs w:val="24"/>
        </w:rPr>
        <w:t>.</w:t>
      </w:r>
    </w:p>
    <w:p w14:paraId="29CE26B3" w14:textId="60999B4E" w:rsidR="00FE2ED0" w:rsidRPr="003025FD" w:rsidRDefault="78A6DB2C" w:rsidP="00DC5FA0">
      <w:pPr>
        <w:pStyle w:val="PargrafodaLista"/>
        <w:numPr>
          <w:ilvl w:val="0"/>
          <w:numId w:val="29"/>
        </w:numPr>
        <w:spacing w:beforeAutospacing="1" w:after="0" w:line="360" w:lineRule="auto"/>
        <w:rPr>
          <w:rFonts w:ascii="Arial" w:eastAsia="Arial" w:hAnsi="Arial" w:cs="Arial"/>
          <w:sz w:val="24"/>
          <w:szCs w:val="24"/>
        </w:rPr>
      </w:pPr>
      <w:r w:rsidRPr="003025FD">
        <w:rPr>
          <w:rFonts w:ascii="Arial" w:eastAsia="Arial" w:hAnsi="Arial" w:cs="Arial"/>
          <w:sz w:val="24"/>
          <w:szCs w:val="24"/>
        </w:rPr>
        <w:t>Sustentabilidade ambiental</w:t>
      </w:r>
      <w:r w:rsidR="00CF106B">
        <w:rPr>
          <w:rFonts w:ascii="Arial" w:eastAsia="Arial" w:hAnsi="Arial" w:cs="Arial"/>
          <w:sz w:val="24"/>
          <w:szCs w:val="24"/>
        </w:rPr>
        <w:t>.</w:t>
      </w:r>
    </w:p>
    <w:p w14:paraId="42141ACB" w14:textId="767A0739" w:rsidR="0CBAE38E" w:rsidRPr="003025FD" w:rsidRDefault="40A9D86D" w:rsidP="34C52967">
      <w:pPr>
        <w:spacing w:beforeAutospacing="1" w:after="0" w:line="360" w:lineRule="auto"/>
        <w:ind w:firstLine="709"/>
        <w:jc w:val="both"/>
        <w:rPr>
          <w:rFonts w:ascii="Arial" w:eastAsia="Arial" w:hAnsi="Arial" w:cs="Arial"/>
          <w:sz w:val="24"/>
          <w:szCs w:val="24"/>
        </w:rPr>
      </w:pPr>
      <w:r w:rsidRPr="34C52967">
        <w:rPr>
          <w:rFonts w:ascii="Arial" w:eastAsia="Arial" w:hAnsi="Arial" w:cs="Arial"/>
          <w:sz w:val="24"/>
          <w:szCs w:val="24"/>
        </w:rPr>
        <w:t>Falar sobre sustentabilidade abarca uma discussão muito mais ampla que discutir somente aspectos ambientais, por isso es</w:t>
      </w:r>
      <w:r w:rsidR="00541059">
        <w:rPr>
          <w:rFonts w:ascii="Arial" w:eastAsia="Arial" w:hAnsi="Arial" w:cs="Arial"/>
          <w:sz w:val="24"/>
          <w:szCs w:val="24"/>
        </w:rPr>
        <w:t>s</w:t>
      </w:r>
      <w:r w:rsidRPr="34C52967">
        <w:rPr>
          <w:rFonts w:ascii="Arial" w:eastAsia="Arial" w:hAnsi="Arial" w:cs="Arial"/>
          <w:sz w:val="24"/>
          <w:szCs w:val="24"/>
        </w:rPr>
        <w:t xml:space="preserve">e conceito como pilar SESI deve ser explorado na Educação Infantil de modo integrado aos </w:t>
      </w:r>
      <w:r w:rsidR="6387C051" w:rsidRPr="34C52967">
        <w:rPr>
          <w:rFonts w:ascii="Arial" w:eastAsia="Arial" w:hAnsi="Arial" w:cs="Arial"/>
          <w:sz w:val="24"/>
          <w:szCs w:val="24"/>
        </w:rPr>
        <w:t>campos de experiências</w:t>
      </w:r>
      <w:r w:rsidRPr="34C52967">
        <w:rPr>
          <w:rFonts w:ascii="Arial" w:eastAsia="Arial" w:hAnsi="Arial" w:cs="Arial"/>
          <w:sz w:val="24"/>
          <w:szCs w:val="24"/>
        </w:rPr>
        <w:t xml:space="preserve">. </w:t>
      </w:r>
    </w:p>
    <w:p w14:paraId="5A685066" w14:textId="301968C4" w:rsidR="067F8659" w:rsidRPr="003025FD" w:rsidRDefault="40A9D86D" w:rsidP="513968DD">
      <w:pPr>
        <w:spacing w:beforeAutospacing="1" w:after="0" w:line="360" w:lineRule="auto"/>
        <w:ind w:firstLine="709"/>
        <w:jc w:val="both"/>
        <w:rPr>
          <w:rFonts w:ascii="Arial" w:eastAsia="Arial" w:hAnsi="Arial" w:cs="Arial"/>
          <w:sz w:val="24"/>
          <w:szCs w:val="24"/>
        </w:rPr>
      </w:pPr>
      <w:r w:rsidRPr="513968DD">
        <w:rPr>
          <w:rFonts w:ascii="Arial" w:eastAsia="Arial" w:hAnsi="Arial" w:cs="Arial"/>
          <w:sz w:val="24"/>
          <w:szCs w:val="24"/>
        </w:rPr>
        <w:t xml:space="preserve">Esta proposta de currículo orienta-se pelas diversas dimensões de sustentabilidade e preocupa-se em inserir as crianças, desde a Educação Infantil, na sociedade contemporânea, explorando o senso comum, as experiências e as vivências capazes de articular o passado e o presente, </w:t>
      </w:r>
      <w:proofErr w:type="spellStart"/>
      <w:r w:rsidRPr="513968DD">
        <w:rPr>
          <w:rFonts w:ascii="Arial" w:eastAsia="Arial" w:hAnsi="Arial" w:cs="Arial"/>
          <w:sz w:val="24"/>
          <w:szCs w:val="24"/>
        </w:rPr>
        <w:t>ressignificando-as</w:t>
      </w:r>
      <w:proofErr w:type="spellEnd"/>
      <w:r w:rsidRPr="513968DD">
        <w:rPr>
          <w:rFonts w:ascii="Arial" w:eastAsia="Arial" w:hAnsi="Arial" w:cs="Arial"/>
          <w:sz w:val="24"/>
          <w:szCs w:val="24"/>
        </w:rPr>
        <w:t xml:space="preserve"> </w:t>
      </w:r>
      <w:r w:rsidR="5083BF19" w:rsidRPr="513968DD">
        <w:rPr>
          <w:rFonts w:ascii="Arial" w:eastAsia="Arial" w:hAnsi="Arial" w:cs="Arial"/>
          <w:sz w:val="24"/>
          <w:szCs w:val="24"/>
        </w:rPr>
        <w:t>e associ</w:t>
      </w:r>
      <w:r w:rsidR="330B38CD" w:rsidRPr="513968DD">
        <w:rPr>
          <w:rFonts w:ascii="Arial" w:eastAsia="Arial" w:hAnsi="Arial" w:cs="Arial"/>
          <w:sz w:val="24"/>
          <w:szCs w:val="24"/>
        </w:rPr>
        <w:t>ando</w:t>
      </w:r>
      <w:r w:rsidR="2FD57F73" w:rsidRPr="513968DD">
        <w:rPr>
          <w:rFonts w:ascii="Arial" w:eastAsia="Arial" w:hAnsi="Arial" w:cs="Arial"/>
          <w:sz w:val="24"/>
          <w:szCs w:val="24"/>
        </w:rPr>
        <w:t xml:space="preserve"> </w:t>
      </w:r>
      <w:r w:rsidR="330B38CD" w:rsidRPr="513968DD">
        <w:rPr>
          <w:rFonts w:ascii="Arial" w:eastAsia="Arial" w:hAnsi="Arial" w:cs="Arial"/>
          <w:sz w:val="24"/>
          <w:szCs w:val="24"/>
        </w:rPr>
        <w:t>o</w:t>
      </w:r>
      <w:r w:rsidRPr="513968DD">
        <w:rPr>
          <w:rFonts w:ascii="Arial" w:eastAsia="Arial" w:hAnsi="Arial" w:cs="Arial"/>
          <w:sz w:val="24"/>
          <w:szCs w:val="24"/>
        </w:rPr>
        <w:t xml:space="preserve"> conceito de economia solidária ao de desenvolvimento sustentável.</w:t>
      </w:r>
    </w:p>
    <w:p w14:paraId="678A7622" w14:textId="77777777" w:rsidR="00F32A0D" w:rsidRDefault="63B45252" w:rsidP="513968DD">
      <w:pPr>
        <w:spacing w:beforeAutospacing="1" w:after="0" w:line="360" w:lineRule="auto"/>
        <w:ind w:firstLine="709"/>
        <w:jc w:val="both"/>
        <w:rPr>
          <w:rFonts w:ascii="Arial" w:eastAsia="Arial" w:hAnsi="Arial" w:cs="Arial"/>
          <w:sz w:val="24"/>
          <w:szCs w:val="24"/>
        </w:rPr>
      </w:pPr>
      <w:r w:rsidRPr="513968DD">
        <w:rPr>
          <w:rFonts w:ascii="Arial" w:eastAsia="Arial" w:hAnsi="Arial" w:cs="Arial"/>
          <w:sz w:val="24"/>
          <w:szCs w:val="24"/>
        </w:rPr>
        <w:t>Nessa visão,</w:t>
      </w:r>
      <w:r w:rsidR="40A9D86D" w:rsidRPr="513968DD">
        <w:rPr>
          <w:rFonts w:ascii="Arial" w:eastAsia="Arial" w:hAnsi="Arial" w:cs="Arial"/>
          <w:sz w:val="24"/>
          <w:szCs w:val="24"/>
        </w:rPr>
        <w:t xml:space="preserve"> economia solidária</w:t>
      </w:r>
      <w:r w:rsidR="00CA0960">
        <w:rPr>
          <w:rFonts w:ascii="Arial" w:eastAsia="Arial" w:hAnsi="Arial" w:cs="Arial"/>
          <w:sz w:val="24"/>
          <w:szCs w:val="24"/>
        </w:rPr>
        <w:t xml:space="preserve"> é considerada c</w:t>
      </w:r>
      <w:r w:rsidR="654921D6" w:rsidRPr="513968DD">
        <w:rPr>
          <w:rFonts w:ascii="Arial" w:eastAsia="Arial" w:hAnsi="Arial" w:cs="Arial"/>
          <w:sz w:val="24"/>
          <w:szCs w:val="24"/>
        </w:rPr>
        <w:t xml:space="preserve">omo </w:t>
      </w:r>
      <w:r w:rsidR="40A9D86D" w:rsidRPr="513968DD">
        <w:rPr>
          <w:rFonts w:ascii="Arial" w:eastAsia="Arial" w:hAnsi="Arial" w:cs="Arial"/>
          <w:sz w:val="24"/>
          <w:szCs w:val="24"/>
        </w:rPr>
        <w:t>um processo em curso</w:t>
      </w:r>
      <w:r w:rsidR="6DDBADE9" w:rsidRPr="513968DD">
        <w:rPr>
          <w:rFonts w:ascii="Arial" w:eastAsia="Arial" w:hAnsi="Arial" w:cs="Arial"/>
          <w:sz w:val="24"/>
          <w:szCs w:val="24"/>
        </w:rPr>
        <w:t>,</w:t>
      </w:r>
      <w:r w:rsidR="40A9D86D" w:rsidRPr="513968DD">
        <w:rPr>
          <w:rFonts w:ascii="Arial" w:eastAsia="Arial" w:hAnsi="Arial" w:cs="Arial"/>
          <w:sz w:val="24"/>
          <w:szCs w:val="24"/>
        </w:rPr>
        <w:t xml:space="preserve"> regido pelos princípios da solidariedade, da inclusão e da emancipação. </w:t>
      </w:r>
    </w:p>
    <w:p w14:paraId="62735FC7" w14:textId="7879B468" w:rsidR="16369952" w:rsidRPr="003025FD" w:rsidRDefault="40A9D86D" w:rsidP="001C21BA">
      <w:pPr>
        <w:spacing w:beforeAutospacing="1" w:after="0" w:line="360" w:lineRule="auto"/>
        <w:ind w:firstLine="709"/>
        <w:jc w:val="both"/>
        <w:rPr>
          <w:rFonts w:ascii="Arial" w:eastAsia="Arial" w:hAnsi="Arial" w:cs="Arial"/>
          <w:sz w:val="24"/>
          <w:szCs w:val="24"/>
        </w:rPr>
      </w:pPr>
      <w:r w:rsidRPr="348CD16B">
        <w:rPr>
          <w:rFonts w:ascii="Arial" w:eastAsia="Arial" w:hAnsi="Arial" w:cs="Arial"/>
          <w:sz w:val="24"/>
          <w:szCs w:val="24"/>
        </w:rPr>
        <w:t xml:space="preserve"> </w:t>
      </w:r>
      <w:r w:rsidRPr="513968DD">
        <w:rPr>
          <w:rFonts w:ascii="Arial" w:eastAsia="Arial" w:hAnsi="Arial" w:cs="Arial"/>
          <w:sz w:val="24"/>
          <w:szCs w:val="24"/>
        </w:rPr>
        <w:t xml:space="preserve">O SESI, em sua perspectiva </w:t>
      </w:r>
      <w:r w:rsidR="1E860B1A" w:rsidRPr="513968DD">
        <w:rPr>
          <w:rFonts w:ascii="Arial" w:eastAsia="Arial" w:hAnsi="Arial" w:cs="Arial"/>
          <w:sz w:val="24"/>
          <w:szCs w:val="24"/>
        </w:rPr>
        <w:t>para o</w:t>
      </w:r>
      <w:r w:rsidRPr="513968DD">
        <w:rPr>
          <w:rFonts w:ascii="Arial" w:eastAsia="Arial" w:hAnsi="Arial" w:cs="Arial"/>
          <w:sz w:val="24"/>
          <w:szCs w:val="24"/>
        </w:rPr>
        <w:t xml:space="preserve"> desenvolvimento Infantil </w:t>
      </w:r>
      <w:r w:rsidR="47441232" w:rsidRPr="513968DD">
        <w:rPr>
          <w:rFonts w:ascii="Arial" w:eastAsia="Arial" w:hAnsi="Arial" w:cs="Arial"/>
          <w:sz w:val="24"/>
          <w:szCs w:val="24"/>
        </w:rPr>
        <w:t>em prol da</w:t>
      </w:r>
      <w:r w:rsidRPr="4FD16B59">
        <w:rPr>
          <w:rFonts w:ascii="Arial" w:eastAsia="Arial" w:hAnsi="Arial" w:cs="Arial"/>
          <w:sz w:val="24"/>
          <w:szCs w:val="24"/>
        </w:rPr>
        <w:t xml:space="preserve"> sustentabilidade</w:t>
      </w:r>
      <w:r w:rsidR="00F236D0">
        <w:rPr>
          <w:rFonts w:ascii="Arial" w:eastAsia="Arial" w:hAnsi="Arial" w:cs="Arial"/>
          <w:sz w:val="24"/>
          <w:szCs w:val="24"/>
        </w:rPr>
        <w:t>,</w:t>
      </w:r>
      <w:r w:rsidRPr="4FD16B59">
        <w:rPr>
          <w:rFonts w:ascii="Arial" w:eastAsia="Arial" w:hAnsi="Arial" w:cs="Arial"/>
          <w:sz w:val="24"/>
          <w:szCs w:val="24"/>
        </w:rPr>
        <w:t xml:space="preserve"> visa promover a formação de uma sociedade mais cooperativa, pacífica e sustentável rompendo com modelos de uma educação tradicional e buscando desenvolver</w:t>
      </w:r>
      <w:r w:rsidR="486862CC" w:rsidRPr="4FD16B59">
        <w:rPr>
          <w:rFonts w:ascii="Arial" w:eastAsia="Arial" w:hAnsi="Arial" w:cs="Arial"/>
          <w:sz w:val="24"/>
          <w:szCs w:val="24"/>
        </w:rPr>
        <w:t>,</w:t>
      </w:r>
      <w:r w:rsidRPr="4FD16B59">
        <w:rPr>
          <w:rFonts w:ascii="Arial" w:eastAsia="Arial" w:hAnsi="Arial" w:cs="Arial"/>
          <w:sz w:val="24"/>
          <w:szCs w:val="24"/>
        </w:rPr>
        <w:t xml:space="preserve"> nas novas gerações, cidadãos mais conscientes e responsáveis quanto ao seu papel social. Propõe-se</w:t>
      </w:r>
      <w:r w:rsidR="6854315E" w:rsidRPr="4FD16B59">
        <w:rPr>
          <w:rFonts w:ascii="Arial" w:eastAsia="Arial" w:hAnsi="Arial" w:cs="Arial"/>
          <w:sz w:val="24"/>
          <w:szCs w:val="24"/>
        </w:rPr>
        <w:t>, portanto,</w:t>
      </w:r>
      <w:r w:rsidR="75D46EA1" w:rsidRPr="4FD16B59">
        <w:rPr>
          <w:rFonts w:ascii="Arial" w:eastAsia="Arial" w:hAnsi="Arial" w:cs="Arial"/>
          <w:sz w:val="24"/>
          <w:szCs w:val="24"/>
        </w:rPr>
        <w:t xml:space="preserve"> </w:t>
      </w:r>
      <w:r w:rsidRPr="4FD16B59">
        <w:rPr>
          <w:rFonts w:ascii="Arial" w:eastAsia="Arial" w:hAnsi="Arial" w:cs="Arial"/>
          <w:sz w:val="24"/>
          <w:szCs w:val="24"/>
        </w:rPr>
        <w:t>educar para o desenvolvimento s</w:t>
      </w:r>
      <w:r w:rsidR="7D5BC194" w:rsidRPr="4FD16B59">
        <w:rPr>
          <w:rFonts w:ascii="Arial" w:eastAsia="Arial" w:hAnsi="Arial" w:cs="Arial"/>
          <w:sz w:val="24"/>
          <w:szCs w:val="24"/>
        </w:rPr>
        <w:t>ustentável</w:t>
      </w:r>
      <w:r w:rsidRPr="4FD16B59">
        <w:rPr>
          <w:rFonts w:ascii="Arial" w:eastAsia="Arial" w:hAnsi="Arial" w:cs="Arial"/>
          <w:sz w:val="24"/>
          <w:szCs w:val="24"/>
        </w:rPr>
        <w:t>, ampliando o tema sustentabilidade p</w:t>
      </w:r>
      <w:r w:rsidR="48ADAE89" w:rsidRPr="4FD16B59">
        <w:rPr>
          <w:rFonts w:ascii="Arial" w:eastAsia="Arial" w:hAnsi="Arial" w:cs="Arial"/>
          <w:sz w:val="24"/>
          <w:szCs w:val="24"/>
        </w:rPr>
        <w:t xml:space="preserve">or meio de </w:t>
      </w:r>
      <w:r w:rsidRPr="4FD16B59">
        <w:rPr>
          <w:rFonts w:ascii="Arial" w:eastAsia="Arial" w:hAnsi="Arial" w:cs="Arial"/>
          <w:sz w:val="24"/>
          <w:szCs w:val="24"/>
        </w:rPr>
        <w:t>experiências que vão além de conhecimentos relacionados ao meio ambiente.</w:t>
      </w:r>
    </w:p>
    <w:p w14:paraId="13C1B04C" w14:textId="62DCBD78" w:rsidR="00FE2ED0" w:rsidRPr="003025FD" w:rsidRDefault="00FE2ED0" w:rsidP="28220039">
      <w:pPr>
        <w:spacing w:after="0" w:line="360" w:lineRule="auto"/>
        <w:ind w:right="-284"/>
        <w:rPr>
          <w:rFonts w:ascii="Arial" w:eastAsia="Arial" w:hAnsi="Arial" w:cs="Arial"/>
          <w:highlight w:val="yellow"/>
        </w:rPr>
      </w:pPr>
    </w:p>
    <w:p w14:paraId="5251A9FC" w14:textId="3BF001EA" w:rsidR="003B634F" w:rsidRPr="003025FD" w:rsidRDefault="34DAC6B8" w:rsidP="00DC5FA0">
      <w:pPr>
        <w:pStyle w:val="PargrafodaLista"/>
        <w:numPr>
          <w:ilvl w:val="0"/>
          <w:numId w:val="28"/>
        </w:numPr>
        <w:spacing w:line="360" w:lineRule="auto"/>
        <w:jc w:val="both"/>
        <w:rPr>
          <w:rFonts w:ascii="Arial" w:hAnsi="Arial" w:cs="Arial"/>
          <w:sz w:val="24"/>
          <w:szCs w:val="24"/>
        </w:rPr>
      </w:pPr>
      <w:r w:rsidRPr="513968DD">
        <w:rPr>
          <w:rFonts w:ascii="Arial" w:eastAsia="Arial" w:hAnsi="Arial" w:cs="Arial"/>
          <w:b/>
          <w:bCs/>
          <w:sz w:val="24"/>
          <w:szCs w:val="24"/>
        </w:rPr>
        <w:t>T</w:t>
      </w:r>
      <w:r w:rsidR="42325AAC" w:rsidRPr="513968DD">
        <w:rPr>
          <w:rFonts w:ascii="Arial" w:eastAsia="Arial" w:hAnsi="Arial" w:cs="Arial"/>
          <w:b/>
          <w:bCs/>
          <w:sz w:val="24"/>
          <w:szCs w:val="24"/>
        </w:rPr>
        <w:t>ECNOLOGIAS</w:t>
      </w:r>
      <w:r w:rsidR="2DF1CC4A" w:rsidRPr="513968DD">
        <w:rPr>
          <w:rFonts w:ascii="Arial" w:eastAsia="Arial" w:hAnsi="Arial" w:cs="Arial"/>
          <w:b/>
          <w:bCs/>
          <w:sz w:val="24"/>
          <w:szCs w:val="24"/>
        </w:rPr>
        <w:t>/</w:t>
      </w:r>
      <w:r w:rsidR="42325AAC" w:rsidRPr="513968DD">
        <w:rPr>
          <w:rFonts w:ascii="Arial" w:eastAsia="Arial" w:hAnsi="Arial" w:cs="Arial"/>
          <w:b/>
          <w:bCs/>
          <w:sz w:val="24"/>
          <w:szCs w:val="24"/>
        </w:rPr>
        <w:t>COMPARTILHANDO INOVAÇÕES</w:t>
      </w:r>
    </w:p>
    <w:p w14:paraId="78868592" w14:textId="60424BB0" w:rsidR="00C80481" w:rsidRPr="003025FD" w:rsidRDefault="42325AAC" w:rsidP="7656527E">
      <w:pPr>
        <w:spacing w:line="360" w:lineRule="auto"/>
        <w:ind w:firstLine="720"/>
        <w:jc w:val="both"/>
        <w:rPr>
          <w:rFonts w:ascii="Arial" w:eastAsia="Arial" w:hAnsi="Arial" w:cs="Arial"/>
          <w:sz w:val="24"/>
          <w:szCs w:val="24"/>
        </w:rPr>
      </w:pPr>
      <w:r w:rsidRPr="513968DD">
        <w:rPr>
          <w:rFonts w:ascii="Arial" w:eastAsia="Arial" w:hAnsi="Arial" w:cs="Arial"/>
          <w:sz w:val="24"/>
          <w:szCs w:val="24"/>
        </w:rPr>
        <w:lastRenderedPageBreak/>
        <w:t>Inovar! Pensar a tecnologia enquanto ciência moderna valorizando o processo de ensino-aprendizado em meio a esse mundo interati</w:t>
      </w:r>
      <w:r w:rsidR="0E6A3CD0" w:rsidRPr="513968DD">
        <w:rPr>
          <w:rFonts w:ascii="Arial" w:eastAsia="Arial" w:hAnsi="Arial" w:cs="Arial"/>
          <w:sz w:val="24"/>
          <w:szCs w:val="24"/>
        </w:rPr>
        <w:t>v</w:t>
      </w:r>
      <w:r w:rsidRPr="513968DD">
        <w:rPr>
          <w:rFonts w:ascii="Arial" w:eastAsia="Arial" w:hAnsi="Arial" w:cs="Arial"/>
          <w:sz w:val="24"/>
          <w:szCs w:val="24"/>
        </w:rPr>
        <w:t xml:space="preserve">o, globalizado, dinâmico e competitivo nessa sociedade contemporânea em que vivemos, a tecnologia tem proporcionado grandes mudanças e está transformando o mundo em uma imensa aldeia global. </w:t>
      </w:r>
    </w:p>
    <w:p w14:paraId="494BEED3" w14:textId="5FD28BAE" w:rsidR="003B634F" w:rsidRPr="003025FD" w:rsidRDefault="3616C106" w:rsidP="7656527E">
      <w:pPr>
        <w:spacing w:line="360" w:lineRule="auto"/>
        <w:ind w:firstLine="720"/>
        <w:jc w:val="both"/>
        <w:rPr>
          <w:rFonts w:ascii="Arial" w:hAnsi="Arial" w:cs="Arial"/>
          <w:sz w:val="24"/>
          <w:szCs w:val="24"/>
        </w:rPr>
      </w:pPr>
      <w:r w:rsidRPr="003025FD">
        <w:rPr>
          <w:rFonts w:ascii="Arial" w:eastAsia="Arial" w:hAnsi="Arial" w:cs="Arial"/>
          <w:sz w:val="24"/>
          <w:szCs w:val="24"/>
        </w:rPr>
        <w:t>A informação passou a cruzar o planeta em milésimos de segundos. Modelos tradicionais, inclusive no mundo dos negócios, têm-se tornado obsoletos. O mundo reinventa</w:t>
      </w:r>
      <w:r w:rsidR="00F236D0">
        <w:rPr>
          <w:rFonts w:ascii="Arial" w:eastAsia="Arial" w:hAnsi="Arial" w:cs="Arial"/>
          <w:sz w:val="24"/>
          <w:szCs w:val="24"/>
        </w:rPr>
        <w:t>-se</w:t>
      </w:r>
      <w:r w:rsidRPr="003025FD">
        <w:rPr>
          <w:rFonts w:ascii="Arial" w:eastAsia="Arial" w:hAnsi="Arial" w:cs="Arial"/>
          <w:sz w:val="24"/>
          <w:szCs w:val="24"/>
        </w:rPr>
        <w:t xml:space="preserve"> a passos largos</w:t>
      </w:r>
      <w:r w:rsidR="00F236D0">
        <w:rPr>
          <w:rFonts w:ascii="Arial" w:eastAsia="Arial" w:hAnsi="Arial" w:cs="Arial"/>
          <w:sz w:val="24"/>
          <w:szCs w:val="24"/>
        </w:rPr>
        <w:t xml:space="preserve"> –</w:t>
      </w:r>
      <w:r w:rsidRPr="003025FD">
        <w:rPr>
          <w:rFonts w:ascii="Arial" w:eastAsia="Arial" w:hAnsi="Arial" w:cs="Arial"/>
          <w:sz w:val="24"/>
          <w:szCs w:val="24"/>
        </w:rPr>
        <w:t xml:space="preserve"> </w:t>
      </w:r>
      <w:r w:rsidR="00F236D0">
        <w:rPr>
          <w:rFonts w:ascii="Arial" w:eastAsia="Arial" w:hAnsi="Arial" w:cs="Arial"/>
          <w:sz w:val="24"/>
          <w:szCs w:val="24"/>
        </w:rPr>
        <w:t>o</w:t>
      </w:r>
      <w:r w:rsidRPr="003025FD">
        <w:rPr>
          <w:rFonts w:ascii="Arial" w:eastAsia="Arial" w:hAnsi="Arial" w:cs="Arial"/>
          <w:sz w:val="24"/>
          <w:szCs w:val="24"/>
        </w:rPr>
        <w:t xml:space="preserve"> que não difere na educação. </w:t>
      </w:r>
      <w:r w:rsidR="00F236D0">
        <w:rPr>
          <w:rFonts w:ascii="Arial" w:eastAsia="Arial" w:hAnsi="Arial" w:cs="Arial"/>
          <w:sz w:val="24"/>
          <w:szCs w:val="24"/>
        </w:rPr>
        <w:t>N</w:t>
      </w:r>
      <w:r w:rsidRPr="003025FD">
        <w:rPr>
          <w:rFonts w:ascii="Arial" w:eastAsia="Arial" w:hAnsi="Arial" w:cs="Arial"/>
          <w:sz w:val="24"/>
          <w:szCs w:val="24"/>
        </w:rPr>
        <w:t>esse contexto globalizado</w:t>
      </w:r>
      <w:r w:rsidR="00F236D0">
        <w:rPr>
          <w:rFonts w:ascii="Arial" w:eastAsia="Arial" w:hAnsi="Arial" w:cs="Arial"/>
          <w:sz w:val="24"/>
          <w:szCs w:val="24"/>
        </w:rPr>
        <w:t>,</w:t>
      </w:r>
      <w:r w:rsidRPr="003025FD">
        <w:rPr>
          <w:rFonts w:ascii="Arial" w:eastAsia="Arial" w:hAnsi="Arial" w:cs="Arial"/>
          <w:sz w:val="24"/>
          <w:szCs w:val="24"/>
        </w:rPr>
        <w:t xml:space="preserve"> as crianças já nascem imersas em uma cultura digital e são chamadas de nativos digitais.</w:t>
      </w:r>
    </w:p>
    <w:p w14:paraId="441DBF11" w14:textId="2A57428F" w:rsidR="003B634F" w:rsidRPr="003025FD" w:rsidRDefault="42325AAC" w:rsidP="7656527E">
      <w:pPr>
        <w:spacing w:line="360" w:lineRule="auto"/>
        <w:ind w:firstLine="720"/>
        <w:jc w:val="both"/>
        <w:rPr>
          <w:rFonts w:ascii="Arial" w:hAnsi="Arial" w:cs="Arial"/>
          <w:sz w:val="24"/>
          <w:szCs w:val="24"/>
        </w:rPr>
      </w:pPr>
      <w:r w:rsidRPr="4FD16B59">
        <w:rPr>
          <w:rFonts w:ascii="Arial" w:eastAsia="Arial" w:hAnsi="Arial" w:cs="Arial"/>
          <w:sz w:val="24"/>
          <w:szCs w:val="24"/>
        </w:rPr>
        <w:t xml:space="preserve">A utilização e </w:t>
      </w:r>
      <w:r w:rsidR="00F236D0">
        <w:rPr>
          <w:rFonts w:ascii="Arial" w:eastAsia="Arial" w:hAnsi="Arial" w:cs="Arial"/>
          <w:sz w:val="24"/>
          <w:szCs w:val="24"/>
        </w:rPr>
        <w:t xml:space="preserve">a </w:t>
      </w:r>
      <w:r w:rsidRPr="4FD16B59">
        <w:rPr>
          <w:rFonts w:ascii="Arial" w:eastAsia="Arial" w:hAnsi="Arial" w:cs="Arial"/>
          <w:sz w:val="24"/>
          <w:szCs w:val="24"/>
        </w:rPr>
        <w:t>apropriação de tecnologias ampliam horizontes de partilha de novas práticas autônomas e inovadoras de construção de conhecimento da criança</w:t>
      </w:r>
      <w:r w:rsidR="0517254A" w:rsidRPr="4FD16B59">
        <w:rPr>
          <w:rFonts w:ascii="Arial" w:eastAsia="Arial" w:hAnsi="Arial" w:cs="Arial"/>
          <w:sz w:val="24"/>
          <w:szCs w:val="24"/>
        </w:rPr>
        <w:t>, o que é muito significativo</w:t>
      </w:r>
      <w:r w:rsidRPr="4FD16B59">
        <w:rPr>
          <w:rFonts w:ascii="Arial" w:eastAsia="Arial" w:hAnsi="Arial" w:cs="Arial"/>
          <w:sz w:val="24"/>
          <w:szCs w:val="24"/>
        </w:rPr>
        <w:t xml:space="preserve"> para o mundo contemporâneo. É algo espontâneo que parte de</w:t>
      </w:r>
      <w:r w:rsidR="292EFA58" w:rsidRPr="4FD16B59">
        <w:rPr>
          <w:rFonts w:ascii="Arial" w:eastAsia="Arial" w:hAnsi="Arial" w:cs="Arial"/>
          <w:sz w:val="24"/>
          <w:szCs w:val="24"/>
        </w:rPr>
        <w:t xml:space="preserve"> diversas exp</w:t>
      </w:r>
      <w:r w:rsidRPr="4FD16B59">
        <w:rPr>
          <w:rFonts w:ascii="Arial" w:eastAsia="Arial" w:hAnsi="Arial" w:cs="Arial"/>
          <w:sz w:val="24"/>
          <w:szCs w:val="24"/>
        </w:rPr>
        <w:t>eriências de aprendizagens.</w:t>
      </w:r>
    </w:p>
    <w:p w14:paraId="627721F8" w14:textId="2B456D2D" w:rsidR="3616C106" w:rsidRPr="003025FD" w:rsidRDefault="00F236D0" w:rsidP="7656527E">
      <w:pPr>
        <w:spacing w:line="360" w:lineRule="auto"/>
        <w:ind w:firstLine="720"/>
        <w:jc w:val="both"/>
        <w:rPr>
          <w:rFonts w:ascii="Arial" w:hAnsi="Arial" w:cs="Arial"/>
          <w:sz w:val="24"/>
          <w:szCs w:val="24"/>
        </w:rPr>
      </w:pPr>
      <w:r>
        <w:rPr>
          <w:rFonts w:ascii="Arial" w:eastAsia="Arial" w:hAnsi="Arial" w:cs="Arial"/>
          <w:sz w:val="24"/>
          <w:szCs w:val="24"/>
        </w:rPr>
        <w:t>C</w:t>
      </w:r>
      <w:r w:rsidR="42325AAC" w:rsidRPr="4A60C318">
        <w:rPr>
          <w:rFonts w:ascii="Arial" w:eastAsia="Arial" w:hAnsi="Arial" w:cs="Arial"/>
          <w:sz w:val="24"/>
          <w:szCs w:val="24"/>
        </w:rPr>
        <w:t>omo a tecnologia faz parte das vidas das crianças desde muito cedo</w:t>
      </w:r>
      <w:r w:rsidR="44B1B0CB" w:rsidRPr="4A60C318">
        <w:rPr>
          <w:rFonts w:ascii="Arial" w:eastAsia="Arial" w:hAnsi="Arial" w:cs="Arial"/>
          <w:sz w:val="24"/>
          <w:szCs w:val="24"/>
        </w:rPr>
        <w:t>,</w:t>
      </w:r>
      <w:r w:rsidR="42325AAC" w:rsidRPr="4A60C318">
        <w:rPr>
          <w:rFonts w:ascii="Arial" w:eastAsia="Arial" w:hAnsi="Arial" w:cs="Arial"/>
          <w:sz w:val="24"/>
          <w:szCs w:val="24"/>
        </w:rPr>
        <w:t xml:space="preserve"> o SESI considera como um pilar estruturante de sua proposta curricular a imersão tecnológica a partir da Educação Infantil, uma vez que muitas dessas </w:t>
      </w:r>
      <w:r w:rsidR="78513CBF" w:rsidRPr="4A60C318">
        <w:rPr>
          <w:rFonts w:ascii="Arial" w:eastAsia="Arial" w:hAnsi="Arial" w:cs="Arial"/>
          <w:sz w:val="24"/>
          <w:szCs w:val="24"/>
        </w:rPr>
        <w:t>experiências</w:t>
      </w:r>
      <w:r w:rsidR="42325AAC" w:rsidRPr="4A60C318">
        <w:rPr>
          <w:rFonts w:ascii="Arial" w:eastAsia="Arial" w:hAnsi="Arial" w:cs="Arial"/>
          <w:sz w:val="24"/>
          <w:szCs w:val="24"/>
        </w:rPr>
        <w:t xml:space="preserve"> são adquiridas antes mesmo d</w:t>
      </w:r>
      <w:r>
        <w:rPr>
          <w:rFonts w:ascii="Arial" w:eastAsia="Arial" w:hAnsi="Arial" w:cs="Arial"/>
          <w:sz w:val="24"/>
          <w:szCs w:val="24"/>
        </w:rPr>
        <w:t xml:space="preserve">e </w:t>
      </w:r>
      <w:r w:rsidR="42325AAC" w:rsidRPr="4A60C318">
        <w:rPr>
          <w:rFonts w:ascii="Arial" w:eastAsia="Arial" w:hAnsi="Arial" w:cs="Arial"/>
          <w:sz w:val="24"/>
          <w:szCs w:val="24"/>
        </w:rPr>
        <w:t>os pequenos adentrarem</w:t>
      </w:r>
      <w:r w:rsidR="71C4918B" w:rsidRPr="4A60C318">
        <w:rPr>
          <w:rFonts w:ascii="Arial" w:eastAsia="Arial" w:hAnsi="Arial" w:cs="Arial"/>
          <w:sz w:val="24"/>
          <w:szCs w:val="24"/>
        </w:rPr>
        <w:t xml:space="preserve"> o </w:t>
      </w:r>
      <w:r w:rsidR="42325AAC" w:rsidRPr="4A60C318">
        <w:rPr>
          <w:rFonts w:ascii="Arial" w:eastAsia="Arial" w:hAnsi="Arial" w:cs="Arial"/>
          <w:sz w:val="24"/>
          <w:szCs w:val="24"/>
        </w:rPr>
        <w:t>universo escolar.</w:t>
      </w:r>
    </w:p>
    <w:p w14:paraId="6640EB49" w14:textId="2F248B36" w:rsidR="003B634F" w:rsidRPr="003025FD" w:rsidRDefault="42325AAC" w:rsidP="4D4C1997">
      <w:pPr>
        <w:spacing w:line="360" w:lineRule="auto"/>
        <w:ind w:firstLine="720"/>
        <w:jc w:val="both"/>
        <w:rPr>
          <w:rFonts w:ascii="Arial" w:eastAsia="Arial" w:hAnsi="Arial" w:cs="Arial"/>
          <w:sz w:val="24"/>
          <w:szCs w:val="24"/>
        </w:rPr>
      </w:pPr>
      <w:r w:rsidRPr="4FD16B59">
        <w:rPr>
          <w:rFonts w:ascii="Arial" w:eastAsia="Arial" w:hAnsi="Arial" w:cs="Arial"/>
          <w:sz w:val="24"/>
          <w:szCs w:val="24"/>
        </w:rPr>
        <w:t>Ao considerar a tecnologia com</w:t>
      </w:r>
      <w:r w:rsidR="40FB2571" w:rsidRPr="4FD16B59">
        <w:rPr>
          <w:rFonts w:ascii="Arial" w:eastAsia="Arial" w:hAnsi="Arial" w:cs="Arial"/>
          <w:sz w:val="24"/>
          <w:szCs w:val="24"/>
        </w:rPr>
        <w:t>o</w:t>
      </w:r>
      <w:r w:rsidRPr="4FD16B59">
        <w:rPr>
          <w:rFonts w:ascii="Arial" w:eastAsia="Arial" w:hAnsi="Arial" w:cs="Arial"/>
          <w:sz w:val="24"/>
          <w:szCs w:val="24"/>
        </w:rPr>
        <w:t xml:space="preserve"> um pilar para o desenvolvimento integral da criança, </w:t>
      </w:r>
      <w:r w:rsidR="0A23F078" w:rsidRPr="4FD16B59">
        <w:rPr>
          <w:rFonts w:ascii="Arial" w:eastAsia="Arial" w:hAnsi="Arial" w:cs="Arial"/>
          <w:sz w:val="24"/>
          <w:szCs w:val="24"/>
        </w:rPr>
        <w:t xml:space="preserve">os dispositivos </w:t>
      </w:r>
      <w:r w:rsidRPr="4FD16B59">
        <w:rPr>
          <w:rFonts w:ascii="Arial" w:eastAsia="Arial" w:hAnsi="Arial" w:cs="Arial"/>
          <w:sz w:val="24"/>
          <w:szCs w:val="24"/>
        </w:rPr>
        <w:t>tecnol</w:t>
      </w:r>
      <w:r w:rsidR="073E0635" w:rsidRPr="4FD16B59">
        <w:rPr>
          <w:rFonts w:ascii="Arial" w:eastAsia="Arial" w:hAnsi="Arial" w:cs="Arial"/>
          <w:sz w:val="24"/>
          <w:szCs w:val="24"/>
        </w:rPr>
        <w:t>ógico</w:t>
      </w:r>
      <w:r w:rsidRPr="4FD16B59">
        <w:rPr>
          <w:rFonts w:ascii="Arial" w:eastAsia="Arial" w:hAnsi="Arial" w:cs="Arial"/>
          <w:sz w:val="24"/>
          <w:szCs w:val="24"/>
        </w:rPr>
        <w:t>s são excelentes aliados para o processo pedagógico</w:t>
      </w:r>
      <w:r w:rsidR="7027D8C8" w:rsidRPr="4FD16B59">
        <w:rPr>
          <w:rFonts w:ascii="Arial" w:eastAsia="Arial" w:hAnsi="Arial" w:cs="Arial"/>
          <w:sz w:val="24"/>
          <w:szCs w:val="24"/>
        </w:rPr>
        <w:t xml:space="preserve"> e devem ser explorados neste currículo por meio das interações e brincadeira</w:t>
      </w:r>
      <w:r w:rsidR="5D167FCC" w:rsidRPr="4FD16B59">
        <w:rPr>
          <w:rFonts w:ascii="Arial" w:eastAsia="Arial" w:hAnsi="Arial" w:cs="Arial"/>
          <w:sz w:val="24"/>
          <w:szCs w:val="24"/>
        </w:rPr>
        <w:t>s</w:t>
      </w:r>
      <w:r w:rsidR="62A2D671" w:rsidRPr="4FD16B59">
        <w:rPr>
          <w:rFonts w:ascii="Arial" w:eastAsia="Arial" w:hAnsi="Arial" w:cs="Arial"/>
          <w:sz w:val="24"/>
          <w:szCs w:val="24"/>
        </w:rPr>
        <w:t>,</w:t>
      </w:r>
      <w:r w:rsidR="48332700" w:rsidRPr="4FD16B59">
        <w:rPr>
          <w:rFonts w:ascii="Arial" w:eastAsia="Arial" w:hAnsi="Arial" w:cs="Arial"/>
          <w:sz w:val="24"/>
          <w:szCs w:val="24"/>
        </w:rPr>
        <w:t xml:space="preserve"> que promovam o desenvolvimento da linguagem digital. </w:t>
      </w:r>
    </w:p>
    <w:p w14:paraId="4739B50E" w14:textId="217A1E75" w:rsidR="003B634F" w:rsidRPr="003025FD" w:rsidRDefault="1BD80817" w:rsidP="003D0FF1">
      <w:pPr>
        <w:spacing w:line="360" w:lineRule="auto"/>
        <w:ind w:firstLine="709"/>
        <w:jc w:val="both"/>
        <w:rPr>
          <w:rFonts w:ascii="Arial" w:hAnsi="Arial" w:cs="Arial"/>
        </w:rPr>
      </w:pPr>
      <w:r w:rsidRPr="4FD16B59">
        <w:rPr>
          <w:rFonts w:ascii="Arial" w:eastAsia="Arial" w:hAnsi="Arial" w:cs="Arial"/>
          <w:sz w:val="24"/>
          <w:szCs w:val="24"/>
        </w:rPr>
        <w:t>A fim de propiciar a imersão da criança nes</w:t>
      </w:r>
      <w:r w:rsidR="00F236D0">
        <w:rPr>
          <w:rFonts w:ascii="Arial" w:eastAsia="Arial" w:hAnsi="Arial" w:cs="Arial"/>
          <w:sz w:val="24"/>
          <w:szCs w:val="24"/>
        </w:rPr>
        <w:t>s</w:t>
      </w:r>
      <w:r w:rsidRPr="4FD16B59">
        <w:rPr>
          <w:rFonts w:ascii="Arial" w:eastAsia="Arial" w:hAnsi="Arial" w:cs="Arial"/>
          <w:sz w:val="24"/>
          <w:szCs w:val="24"/>
        </w:rPr>
        <w:t>e contexto tecnológico educacional e estimular a autonomia</w:t>
      </w:r>
      <w:r w:rsidR="74E9DC4F" w:rsidRPr="4FD16B59">
        <w:rPr>
          <w:rFonts w:ascii="Arial" w:eastAsia="Arial" w:hAnsi="Arial" w:cs="Arial"/>
          <w:sz w:val="24"/>
          <w:szCs w:val="24"/>
        </w:rPr>
        <w:t>,</w:t>
      </w:r>
      <w:r w:rsidRPr="4FD16B59">
        <w:rPr>
          <w:rFonts w:ascii="Arial" w:eastAsia="Arial" w:hAnsi="Arial" w:cs="Arial"/>
          <w:sz w:val="24"/>
          <w:szCs w:val="24"/>
        </w:rPr>
        <w:t xml:space="preserve"> </w:t>
      </w:r>
      <w:r w:rsidR="03AFED72" w:rsidRPr="4FD16B59">
        <w:rPr>
          <w:rFonts w:ascii="Arial" w:eastAsia="Arial" w:hAnsi="Arial" w:cs="Arial"/>
          <w:sz w:val="24"/>
          <w:szCs w:val="24"/>
        </w:rPr>
        <w:t>a criatividade e a inovação</w:t>
      </w:r>
      <w:r w:rsidR="6B6B5FAB" w:rsidRPr="4FD16B59">
        <w:rPr>
          <w:rFonts w:ascii="Arial" w:eastAsia="Arial" w:hAnsi="Arial" w:cs="Arial"/>
          <w:sz w:val="24"/>
          <w:szCs w:val="24"/>
        </w:rPr>
        <w:t>,</w:t>
      </w:r>
      <w:r w:rsidR="03AFED72" w:rsidRPr="4FD16B59">
        <w:rPr>
          <w:rFonts w:ascii="Arial" w:eastAsia="Arial" w:hAnsi="Arial" w:cs="Arial"/>
          <w:sz w:val="24"/>
          <w:szCs w:val="24"/>
        </w:rPr>
        <w:t xml:space="preserve"> o SESI apresenta </w:t>
      </w:r>
      <w:r w:rsidR="4B8A1273" w:rsidRPr="4FD16B59">
        <w:rPr>
          <w:rFonts w:ascii="Arial" w:eastAsia="Arial" w:hAnsi="Arial" w:cs="Arial"/>
          <w:sz w:val="24"/>
          <w:szCs w:val="24"/>
        </w:rPr>
        <w:t xml:space="preserve">três </w:t>
      </w:r>
      <w:r w:rsidR="03AFED72" w:rsidRPr="4FD16B59">
        <w:rPr>
          <w:rFonts w:ascii="Arial" w:eastAsia="Arial" w:hAnsi="Arial" w:cs="Arial"/>
          <w:sz w:val="24"/>
          <w:szCs w:val="24"/>
        </w:rPr>
        <w:t>eixos norteadores para este pilar:</w:t>
      </w:r>
    </w:p>
    <w:p w14:paraId="1BC117B2" w14:textId="303F760D" w:rsidR="003B634F" w:rsidRPr="003025FD" w:rsidRDefault="1C499B42" w:rsidP="00453D65">
      <w:pPr>
        <w:spacing w:line="360" w:lineRule="auto"/>
        <w:jc w:val="center"/>
        <w:rPr>
          <w:rFonts w:ascii="Arial" w:hAnsi="Arial" w:cs="Arial"/>
        </w:rPr>
      </w:pPr>
      <w:r>
        <w:rPr>
          <w:noProof/>
        </w:rPr>
        <w:lastRenderedPageBreak/>
        <w:drawing>
          <wp:inline distT="0" distB="0" distL="0" distR="0" wp14:anchorId="1A87CBEF" wp14:editId="1EAFE4FD">
            <wp:extent cx="3924300" cy="3530294"/>
            <wp:effectExtent l="0" t="0" r="0" b="0"/>
            <wp:docPr id="1176190835" name="Imagem 1176190835"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76190835"/>
                    <pic:cNvPicPr/>
                  </pic:nvPicPr>
                  <pic:blipFill>
                    <a:blip r:embed="rId12">
                      <a:extLst>
                        <a:ext uri="{28A0092B-C50C-407E-A947-70E740481C1C}">
                          <a14:useLocalDpi xmlns:a14="http://schemas.microsoft.com/office/drawing/2010/main" val="0"/>
                        </a:ext>
                      </a:extLst>
                    </a:blip>
                    <a:stretch>
                      <a:fillRect/>
                    </a:stretch>
                  </pic:blipFill>
                  <pic:spPr>
                    <a:xfrm>
                      <a:off x="0" y="0"/>
                      <a:ext cx="3924300" cy="3530294"/>
                    </a:xfrm>
                    <a:prstGeom prst="rect">
                      <a:avLst/>
                    </a:prstGeom>
                  </pic:spPr>
                </pic:pic>
              </a:graphicData>
            </a:graphic>
          </wp:inline>
        </w:drawing>
      </w:r>
    </w:p>
    <w:p w14:paraId="4B94420A" w14:textId="63B3B47C" w:rsidR="003B634F" w:rsidRPr="003025FD" w:rsidRDefault="003B634F" w:rsidP="4D4C1997">
      <w:pPr>
        <w:spacing w:line="360" w:lineRule="auto"/>
        <w:ind w:left="360"/>
        <w:jc w:val="both"/>
        <w:rPr>
          <w:rFonts w:ascii="Arial" w:eastAsia="Arial" w:hAnsi="Arial" w:cs="Arial"/>
          <w:sz w:val="24"/>
          <w:szCs w:val="24"/>
        </w:rPr>
      </w:pPr>
    </w:p>
    <w:p w14:paraId="39F556A8" w14:textId="17D4E09E" w:rsidR="003B634F" w:rsidRPr="003025FD" w:rsidRDefault="13F1C1F2" w:rsidP="00DC5FA0">
      <w:pPr>
        <w:pStyle w:val="PargrafodaLista"/>
        <w:numPr>
          <w:ilvl w:val="0"/>
          <w:numId w:val="15"/>
        </w:numPr>
        <w:spacing w:line="360" w:lineRule="auto"/>
        <w:jc w:val="both"/>
        <w:rPr>
          <w:rFonts w:ascii="Arial" w:eastAsia="Arial" w:hAnsi="Arial" w:cs="Arial"/>
          <w:sz w:val="24"/>
          <w:szCs w:val="24"/>
        </w:rPr>
      </w:pPr>
      <w:proofErr w:type="spellStart"/>
      <w:r w:rsidRPr="003025FD">
        <w:rPr>
          <w:rFonts w:ascii="Arial" w:eastAsia="Arial" w:hAnsi="Arial" w:cs="Arial"/>
          <w:b/>
          <w:bCs/>
          <w:sz w:val="24"/>
          <w:szCs w:val="24"/>
        </w:rPr>
        <w:t>M</w:t>
      </w:r>
      <w:r w:rsidR="1876E83A" w:rsidRPr="003025FD">
        <w:rPr>
          <w:rFonts w:ascii="Arial" w:eastAsia="Arial" w:hAnsi="Arial" w:cs="Arial"/>
          <w:b/>
          <w:bCs/>
          <w:sz w:val="24"/>
          <w:szCs w:val="24"/>
        </w:rPr>
        <w:t>ultiletramento</w:t>
      </w:r>
      <w:proofErr w:type="spellEnd"/>
    </w:p>
    <w:p w14:paraId="3395383B" w14:textId="0EB760B7" w:rsidR="003B634F" w:rsidRPr="003025FD" w:rsidRDefault="225A9291" w:rsidP="00C80481">
      <w:pPr>
        <w:spacing w:line="360" w:lineRule="auto"/>
        <w:ind w:firstLine="709"/>
        <w:jc w:val="both"/>
        <w:rPr>
          <w:rFonts w:ascii="Arial" w:eastAsia="Arial" w:hAnsi="Arial" w:cs="Arial"/>
          <w:sz w:val="24"/>
          <w:szCs w:val="24"/>
        </w:rPr>
      </w:pPr>
      <w:r w:rsidRPr="34C52967">
        <w:rPr>
          <w:rFonts w:ascii="Arial" w:eastAsia="Arial" w:hAnsi="Arial" w:cs="Arial"/>
          <w:sz w:val="24"/>
          <w:szCs w:val="24"/>
        </w:rPr>
        <w:t xml:space="preserve">A partir das práticas sociais, da exploração das múltiplas linguagens (incluindo </w:t>
      </w:r>
      <w:r w:rsidR="79255632" w:rsidRPr="34C52967">
        <w:rPr>
          <w:rFonts w:ascii="Arial" w:eastAsia="Arial" w:hAnsi="Arial" w:cs="Arial"/>
          <w:sz w:val="24"/>
          <w:szCs w:val="24"/>
        </w:rPr>
        <w:t xml:space="preserve">o letramento </w:t>
      </w:r>
      <w:r w:rsidRPr="34C52967">
        <w:rPr>
          <w:rFonts w:ascii="Arial" w:eastAsia="Arial" w:hAnsi="Arial" w:cs="Arial"/>
          <w:sz w:val="24"/>
          <w:szCs w:val="24"/>
        </w:rPr>
        <w:t xml:space="preserve">digital) </w:t>
      </w:r>
      <w:r w:rsidR="670D419C" w:rsidRPr="34C52967">
        <w:rPr>
          <w:rFonts w:ascii="Arial" w:eastAsia="Arial" w:hAnsi="Arial" w:cs="Arial"/>
          <w:sz w:val="24"/>
          <w:szCs w:val="24"/>
        </w:rPr>
        <w:t xml:space="preserve">e da ludicidade digital </w:t>
      </w:r>
      <w:r w:rsidR="06C26357" w:rsidRPr="34C52967">
        <w:rPr>
          <w:rFonts w:ascii="Arial" w:eastAsia="Arial" w:hAnsi="Arial" w:cs="Arial"/>
          <w:sz w:val="24"/>
          <w:szCs w:val="24"/>
        </w:rPr>
        <w:t xml:space="preserve">integrados </w:t>
      </w:r>
      <w:r w:rsidR="6C74FD8A" w:rsidRPr="34C52967">
        <w:rPr>
          <w:rFonts w:ascii="Arial" w:eastAsia="Arial" w:hAnsi="Arial" w:cs="Arial"/>
          <w:sz w:val="24"/>
          <w:szCs w:val="24"/>
        </w:rPr>
        <w:t>a</w:t>
      </w:r>
      <w:r w:rsidR="06C26357" w:rsidRPr="34C52967">
        <w:rPr>
          <w:rFonts w:ascii="Arial" w:eastAsia="Arial" w:hAnsi="Arial" w:cs="Arial"/>
          <w:sz w:val="24"/>
          <w:szCs w:val="24"/>
        </w:rPr>
        <w:t xml:space="preserve">os </w:t>
      </w:r>
      <w:r w:rsidR="6387C051" w:rsidRPr="34C52967">
        <w:rPr>
          <w:rFonts w:ascii="Arial" w:eastAsia="Arial" w:hAnsi="Arial" w:cs="Arial"/>
          <w:sz w:val="24"/>
          <w:szCs w:val="24"/>
        </w:rPr>
        <w:t>campos de experiências</w:t>
      </w:r>
      <w:r w:rsidR="06C26357" w:rsidRPr="34C52967">
        <w:rPr>
          <w:rFonts w:ascii="Arial" w:eastAsia="Arial" w:hAnsi="Arial" w:cs="Arial"/>
          <w:sz w:val="24"/>
          <w:szCs w:val="24"/>
        </w:rPr>
        <w:t>, as crianças irão d</w:t>
      </w:r>
      <w:r w:rsidR="7778A7D8" w:rsidRPr="34C52967">
        <w:rPr>
          <w:rFonts w:ascii="Arial" w:eastAsia="Arial" w:hAnsi="Arial" w:cs="Arial"/>
          <w:sz w:val="24"/>
          <w:szCs w:val="24"/>
        </w:rPr>
        <w:t xml:space="preserve">esenvolver </w:t>
      </w:r>
      <w:r w:rsidR="06C26357" w:rsidRPr="34C52967">
        <w:rPr>
          <w:rFonts w:ascii="Arial" w:eastAsia="Arial" w:hAnsi="Arial" w:cs="Arial"/>
          <w:sz w:val="24"/>
          <w:szCs w:val="24"/>
        </w:rPr>
        <w:t>a alfabetização digital</w:t>
      </w:r>
      <w:r w:rsidR="2E18086A" w:rsidRPr="34C52967">
        <w:rPr>
          <w:rFonts w:ascii="Arial" w:eastAsia="Arial" w:hAnsi="Arial" w:cs="Arial"/>
          <w:sz w:val="24"/>
          <w:szCs w:val="24"/>
        </w:rPr>
        <w:t>, buscando novas possibilidades de leitura, escrita, pensamento e ações neste mundo globalizado</w:t>
      </w:r>
      <w:r w:rsidR="612CCD1A" w:rsidRPr="34C52967">
        <w:rPr>
          <w:rFonts w:ascii="Arial" w:eastAsia="Arial" w:hAnsi="Arial" w:cs="Arial"/>
          <w:sz w:val="24"/>
          <w:szCs w:val="24"/>
        </w:rPr>
        <w:t>,</w:t>
      </w:r>
      <w:r w:rsidR="7EA1C6BB" w:rsidRPr="34C52967">
        <w:rPr>
          <w:rFonts w:ascii="Arial" w:eastAsia="Arial" w:hAnsi="Arial" w:cs="Arial"/>
          <w:sz w:val="24"/>
          <w:szCs w:val="24"/>
        </w:rPr>
        <w:t xml:space="preserve"> </w:t>
      </w:r>
      <w:r w:rsidR="612CCD1A" w:rsidRPr="34C52967">
        <w:rPr>
          <w:rFonts w:ascii="Arial" w:eastAsia="Arial" w:hAnsi="Arial" w:cs="Arial"/>
          <w:sz w:val="24"/>
          <w:szCs w:val="24"/>
        </w:rPr>
        <w:t>t</w:t>
      </w:r>
      <w:r w:rsidR="43C05AF1" w:rsidRPr="34C52967">
        <w:rPr>
          <w:rFonts w:ascii="Arial" w:eastAsia="Arial" w:hAnsi="Arial" w:cs="Arial"/>
          <w:sz w:val="24"/>
          <w:szCs w:val="24"/>
        </w:rPr>
        <w:t>ornando-se, no futuro, cidadãos responsáveis e desafiados a transformar a sociedade</w:t>
      </w:r>
      <w:r w:rsidR="2DFDD840" w:rsidRPr="34C52967">
        <w:rPr>
          <w:rFonts w:ascii="Arial" w:eastAsia="Arial" w:hAnsi="Arial" w:cs="Arial"/>
          <w:sz w:val="24"/>
          <w:szCs w:val="24"/>
        </w:rPr>
        <w:t>.</w:t>
      </w:r>
    </w:p>
    <w:p w14:paraId="219A811C" w14:textId="64EF3070" w:rsidR="003B634F" w:rsidRPr="003025FD" w:rsidRDefault="4493409F" w:rsidP="00DC5FA0">
      <w:pPr>
        <w:pStyle w:val="PargrafodaLista"/>
        <w:numPr>
          <w:ilvl w:val="0"/>
          <w:numId w:val="15"/>
        </w:numPr>
        <w:spacing w:line="360" w:lineRule="auto"/>
        <w:jc w:val="both"/>
        <w:rPr>
          <w:rFonts w:ascii="Arial" w:hAnsi="Arial" w:cs="Arial"/>
          <w:sz w:val="24"/>
          <w:szCs w:val="24"/>
        </w:rPr>
      </w:pPr>
      <w:r w:rsidRPr="513968DD">
        <w:rPr>
          <w:rFonts w:ascii="Arial" w:eastAsia="Arial" w:hAnsi="Arial" w:cs="Arial"/>
          <w:b/>
          <w:bCs/>
          <w:sz w:val="24"/>
          <w:szCs w:val="24"/>
        </w:rPr>
        <w:t xml:space="preserve">Tecnologias </w:t>
      </w:r>
      <w:r w:rsidR="00FA00FA">
        <w:rPr>
          <w:rFonts w:ascii="Arial" w:eastAsia="Arial" w:hAnsi="Arial" w:cs="Arial"/>
          <w:b/>
          <w:bCs/>
          <w:sz w:val="24"/>
          <w:szCs w:val="24"/>
        </w:rPr>
        <w:t>e</w:t>
      </w:r>
      <w:r w:rsidRPr="513968DD">
        <w:rPr>
          <w:rFonts w:ascii="Arial" w:eastAsia="Arial" w:hAnsi="Arial" w:cs="Arial"/>
          <w:b/>
          <w:bCs/>
          <w:sz w:val="24"/>
          <w:szCs w:val="24"/>
        </w:rPr>
        <w:t>ducacionais</w:t>
      </w:r>
    </w:p>
    <w:p w14:paraId="76D7E78A" w14:textId="54B01720" w:rsidR="003B634F" w:rsidRPr="003025FD" w:rsidRDefault="19C48370" w:rsidP="00C80481">
      <w:pPr>
        <w:spacing w:line="360" w:lineRule="auto"/>
        <w:ind w:firstLine="709"/>
        <w:jc w:val="both"/>
        <w:rPr>
          <w:rFonts w:ascii="Arial" w:eastAsia="Arial" w:hAnsi="Arial" w:cs="Arial"/>
          <w:sz w:val="24"/>
          <w:szCs w:val="24"/>
        </w:rPr>
      </w:pPr>
      <w:r w:rsidRPr="4FD16B59">
        <w:rPr>
          <w:rFonts w:ascii="Arial" w:eastAsia="Arial" w:hAnsi="Arial" w:cs="Arial"/>
          <w:sz w:val="24"/>
          <w:szCs w:val="24"/>
        </w:rPr>
        <w:t>Ao usar as tecnologias digitais como mediadora</w:t>
      </w:r>
      <w:r w:rsidR="5C279F3B" w:rsidRPr="4FD16B59">
        <w:rPr>
          <w:rFonts w:ascii="Arial" w:eastAsia="Arial" w:hAnsi="Arial" w:cs="Arial"/>
          <w:sz w:val="24"/>
          <w:szCs w:val="24"/>
        </w:rPr>
        <w:t>s</w:t>
      </w:r>
      <w:r w:rsidRPr="4FD16B59">
        <w:rPr>
          <w:rFonts w:ascii="Arial" w:eastAsia="Arial" w:hAnsi="Arial" w:cs="Arial"/>
          <w:sz w:val="24"/>
          <w:szCs w:val="24"/>
        </w:rPr>
        <w:t xml:space="preserve"> do desenvolvimento infantil, amplia</w:t>
      </w:r>
      <w:r w:rsidR="71474EA7" w:rsidRPr="4FD16B59">
        <w:rPr>
          <w:rFonts w:ascii="Arial" w:eastAsia="Arial" w:hAnsi="Arial" w:cs="Arial"/>
          <w:sz w:val="24"/>
          <w:szCs w:val="24"/>
        </w:rPr>
        <w:t>m</w:t>
      </w:r>
      <w:r w:rsidRPr="4FD16B59">
        <w:rPr>
          <w:rFonts w:ascii="Arial" w:eastAsia="Arial" w:hAnsi="Arial" w:cs="Arial"/>
          <w:sz w:val="24"/>
          <w:szCs w:val="24"/>
        </w:rPr>
        <w:t>-se as possib</w:t>
      </w:r>
      <w:r w:rsidR="6964918B" w:rsidRPr="4FD16B59">
        <w:rPr>
          <w:rFonts w:ascii="Arial" w:eastAsia="Arial" w:hAnsi="Arial" w:cs="Arial"/>
          <w:sz w:val="24"/>
          <w:szCs w:val="24"/>
        </w:rPr>
        <w:t xml:space="preserve">ilidades </w:t>
      </w:r>
      <w:r w:rsidR="7A1BB67F" w:rsidRPr="4FD16B59">
        <w:rPr>
          <w:rFonts w:ascii="Arial" w:eastAsia="Arial" w:hAnsi="Arial" w:cs="Arial"/>
          <w:sz w:val="24"/>
          <w:szCs w:val="24"/>
        </w:rPr>
        <w:t xml:space="preserve">de </w:t>
      </w:r>
      <w:r w:rsidR="6964918B" w:rsidRPr="4FD16B59">
        <w:rPr>
          <w:rFonts w:ascii="Arial" w:eastAsia="Arial" w:hAnsi="Arial" w:cs="Arial"/>
          <w:sz w:val="24"/>
          <w:szCs w:val="24"/>
        </w:rPr>
        <w:t xml:space="preserve">conhecimento das crianças. Ao manusear </w:t>
      </w:r>
      <w:r w:rsidR="5B2CEE3C" w:rsidRPr="4FD16B59">
        <w:rPr>
          <w:rFonts w:ascii="Arial" w:eastAsia="Arial" w:hAnsi="Arial" w:cs="Arial"/>
          <w:sz w:val="24"/>
          <w:szCs w:val="24"/>
        </w:rPr>
        <w:t>diferentes</w:t>
      </w:r>
      <w:r w:rsidR="5D8B5CD8" w:rsidRPr="4FD16B59">
        <w:rPr>
          <w:rFonts w:ascii="Arial" w:eastAsia="Arial" w:hAnsi="Arial" w:cs="Arial"/>
          <w:sz w:val="24"/>
          <w:szCs w:val="24"/>
        </w:rPr>
        <w:t xml:space="preserve"> recursos </w:t>
      </w:r>
      <w:r w:rsidR="04A7B52D" w:rsidRPr="4FD16B59">
        <w:rPr>
          <w:rFonts w:ascii="Arial" w:eastAsia="Arial" w:hAnsi="Arial" w:cs="Arial"/>
          <w:sz w:val="24"/>
          <w:szCs w:val="24"/>
        </w:rPr>
        <w:t>tecnológicos e midiáticos</w:t>
      </w:r>
      <w:r w:rsidR="0E38F58A" w:rsidRPr="4FD16B59">
        <w:rPr>
          <w:rFonts w:ascii="Arial" w:eastAsia="Arial" w:hAnsi="Arial" w:cs="Arial"/>
          <w:sz w:val="24"/>
          <w:szCs w:val="24"/>
        </w:rPr>
        <w:t>,</w:t>
      </w:r>
      <w:r w:rsidR="5D8B5CD8" w:rsidRPr="4FD16B59">
        <w:rPr>
          <w:rFonts w:ascii="Arial" w:eastAsia="Arial" w:hAnsi="Arial" w:cs="Arial"/>
          <w:sz w:val="24"/>
          <w:szCs w:val="24"/>
        </w:rPr>
        <w:t xml:space="preserve"> elas </w:t>
      </w:r>
      <w:r w:rsidR="64E71096" w:rsidRPr="4FD16B59">
        <w:rPr>
          <w:rFonts w:ascii="Arial" w:eastAsia="Arial" w:hAnsi="Arial" w:cs="Arial"/>
          <w:sz w:val="24"/>
          <w:szCs w:val="24"/>
        </w:rPr>
        <w:t>aprendem a conhecer a utilidade</w:t>
      </w:r>
      <w:r w:rsidR="5AB5EA52" w:rsidRPr="4FD16B59">
        <w:rPr>
          <w:rFonts w:ascii="Arial" w:eastAsia="Arial" w:hAnsi="Arial" w:cs="Arial"/>
          <w:sz w:val="24"/>
          <w:szCs w:val="24"/>
        </w:rPr>
        <w:t xml:space="preserve"> </w:t>
      </w:r>
      <w:r w:rsidR="76AC271A" w:rsidRPr="4FD16B59">
        <w:rPr>
          <w:rFonts w:ascii="Arial" w:eastAsia="Arial" w:hAnsi="Arial" w:cs="Arial"/>
          <w:sz w:val="24"/>
          <w:szCs w:val="24"/>
        </w:rPr>
        <w:t xml:space="preserve">e funcionalidade </w:t>
      </w:r>
      <w:r w:rsidR="64E71096" w:rsidRPr="4FD16B59">
        <w:rPr>
          <w:rFonts w:ascii="Arial" w:eastAsia="Arial" w:hAnsi="Arial" w:cs="Arial"/>
          <w:sz w:val="24"/>
          <w:szCs w:val="24"/>
        </w:rPr>
        <w:t xml:space="preserve">de cada ferramenta digital e </w:t>
      </w:r>
      <w:r w:rsidR="1B8E2AEC" w:rsidRPr="4FD16B59">
        <w:rPr>
          <w:rFonts w:ascii="Arial" w:eastAsia="Arial" w:hAnsi="Arial" w:cs="Arial"/>
          <w:sz w:val="24"/>
          <w:szCs w:val="24"/>
        </w:rPr>
        <w:t xml:space="preserve">as diferentes formas </w:t>
      </w:r>
      <w:r w:rsidR="53D69B08" w:rsidRPr="4FD16B59">
        <w:rPr>
          <w:rFonts w:ascii="Arial" w:eastAsia="Arial" w:hAnsi="Arial" w:cs="Arial"/>
          <w:sz w:val="24"/>
          <w:szCs w:val="24"/>
        </w:rPr>
        <w:t>que podem aparecer os textos, os sons e as imagens</w:t>
      </w:r>
      <w:r w:rsidR="4B78C45C" w:rsidRPr="4FD16B59">
        <w:rPr>
          <w:rFonts w:ascii="Arial" w:eastAsia="Arial" w:hAnsi="Arial" w:cs="Arial"/>
          <w:sz w:val="24"/>
          <w:szCs w:val="24"/>
        </w:rPr>
        <w:t>, g</w:t>
      </w:r>
      <w:r w:rsidR="45DC00F3" w:rsidRPr="4FD16B59">
        <w:rPr>
          <w:rFonts w:ascii="Arial" w:eastAsia="Arial" w:hAnsi="Arial" w:cs="Arial"/>
          <w:sz w:val="24"/>
          <w:szCs w:val="24"/>
        </w:rPr>
        <w:t xml:space="preserve">arantindo, portanto, </w:t>
      </w:r>
      <w:r w:rsidR="2C222ECF" w:rsidRPr="4FD16B59">
        <w:rPr>
          <w:rFonts w:ascii="Arial" w:eastAsia="Arial" w:hAnsi="Arial" w:cs="Arial"/>
          <w:sz w:val="24"/>
          <w:szCs w:val="24"/>
        </w:rPr>
        <w:t>o que se propõe</w:t>
      </w:r>
      <w:r w:rsidR="3B1C6CC1" w:rsidRPr="4FD16B59">
        <w:rPr>
          <w:rFonts w:ascii="Arial" w:eastAsia="Arial" w:hAnsi="Arial" w:cs="Arial"/>
          <w:sz w:val="24"/>
          <w:szCs w:val="24"/>
        </w:rPr>
        <w:t xml:space="preserve"> na BNCC e </w:t>
      </w:r>
      <w:r w:rsidR="1189D5C8" w:rsidRPr="4FD16B59">
        <w:rPr>
          <w:rFonts w:ascii="Arial" w:eastAsia="Arial" w:hAnsi="Arial" w:cs="Arial"/>
          <w:sz w:val="24"/>
          <w:szCs w:val="24"/>
        </w:rPr>
        <w:t>nas D</w:t>
      </w:r>
      <w:r w:rsidR="5611276F" w:rsidRPr="4FD16B59">
        <w:rPr>
          <w:rFonts w:ascii="Arial" w:eastAsia="Arial" w:hAnsi="Arial" w:cs="Arial"/>
          <w:sz w:val="24"/>
          <w:szCs w:val="24"/>
        </w:rPr>
        <w:t>CNEI.</w:t>
      </w:r>
    </w:p>
    <w:p w14:paraId="0BA0D48A" w14:textId="472232E5" w:rsidR="003B634F" w:rsidRPr="003025FD" w:rsidRDefault="46D347D1" w:rsidP="00DC5FA0">
      <w:pPr>
        <w:pStyle w:val="PargrafodaLista"/>
        <w:numPr>
          <w:ilvl w:val="0"/>
          <w:numId w:val="15"/>
        </w:numPr>
        <w:spacing w:line="360" w:lineRule="auto"/>
        <w:jc w:val="both"/>
        <w:rPr>
          <w:rFonts w:ascii="Arial" w:hAnsi="Arial" w:cs="Arial"/>
          <w:sz w:val="24"/>
          <w:szCs w:val="24"/>
        </w:rPr>
      </w:pPr>
      <w:r w:rsidRPr="003025FD">
        <w:rPr>
          <w:rFonts w:ascii="Arial" w:eastAsia="Arial" w:hAnsi="Arial" w:cs="Arial"/>
          <w:b/>
          <w:bCs/>
          <w:sz w:val="24"/>
          <w:szCs w:val="24"/>
        </w:rPr>
        <w:t xml:space="preserve">Linguagem </w:t>
      </w:r>
      <w:r w:rsidR="00FA00FA">
        <w:rPr>
          <w:rFonts w:ascii="Arial" w:eastAsia="Arial" w:hAnsi="Arial" w:cs="Arial"/>
          <w:b/>
          <w:bCs/>
          <w:sz w:val="24"/>
          <w:szCs w:val="24"/>
        </w:rPr>
        <w:t>c</w:t>
      </w:r>
      <w:r w:rsidR="6C8C22AA" w:rsidRPr="003025FD">
        <w:rPr>
          <w:rFonts w:ascii="Arial" w:eastAsia="Arial" w:hAnsi="Arial" w:cs="Arial"/>
          <w:b/>
          <w:bCs/>
          <w:sz w:val="24"/>
          <w:szCs w:val="24"/>
        </w:rPr>
        <w:t xml:space="preserve">omputacional </w:t>
      </w:r>
    </w:p>
    <w:p w14:paraId="684B026E" w14:textId="06075EDA" w:rsidR="003B634F" w:rsidRPr="003025FD" w:rsidRDefault="46C8F2B8" w:rsidP="00C80481">
      <w:pPr>
        <w:spacing w:line="360" w:lineRule="auto"/>
        <w:ind w:firstLine="709"/>
        <w:jc w:val="both"/>
        <w:rPr>
          <w:rFonts w:ascii="Arial" w:eastAsia="Arial" w:hAnsi="Arial" w:cs="Arial"/>
          <w:sz w:val="24"/>
          <w:szCs w:val="24"/>
        </w:rPr>
      </w:pPr>
      <w:r w:rsidRPr="4A60C318">
        <w:rPr>
          <w:rFonts w:ascii="Arial" w:eastAsia="Arial" w:hAnsi="Arial" w:cs="Arial"/>
          <w:sz w:val="24"/>
          <w:szCs w:val="24"/>
        </w:rPr>
        <w:lastRenderedPageBreak/>
        <w:t>Es</w:t>
      </w:r>
      <w:r w:rsidR="00FA00FA">
        <w:rPr>
          <w:rFonts w:ascii="Arial" w:eastAsia="Arial" w:hAnsi="Arial" w:cs="Arial"/>
          <w:sz w:val="24"/>
          <w:szCs w:val="24"/>
        </w:rPr>
        <w:t>s</w:t>
      </w:r>
      <w:r w:rsidRPr="4A60C318">
        <w:rPr>
          <w:rFonts w:ascii="Arial" w:eastAsia="Arial" w:hAnsi="Arial" w:cs="Arial"/>
          <w:sz w:val="24"/>
          <w:szCs w:val="24"/>
        </w:rPr>
        <w:t>e eixo encontra-se voltado para o conceito de pensament</w:t>
      </w:r>
      <w:r w:rsidR="4A700B7A" w:rsidRPr="4A60C318">
        <w:rPr>
          <w:rFonts w:ascii="Arial" w:eastAsia="Arial" w:hAnsi="Arial" w:cs="Arial"/>
          <w:sz w:val="24"/>
          <w:szCs w:val="24"/>
        </w:rPr>
        <w:t xml:space="preserve">o computacional, </w:t>
      </w:r>
      <w:r w:rsidR="4DE72168" w:rsidRPr="4A60C318">
        <w:rPr>
          <w:rFonts w:ascii="Arial" w:eastAsia="Arial" w:hAnsi="Arial" w:cs="Arial"/>
          <w:sz w:val="24"/>
          <w:szCs w:val="24"/>
        </w:rPr>
        <w:t xml:space="preserve">que se </w:t>
      </w:r>
      <w:r w:rsidR="1D2BE3C6" w:rsidRPr="4A60C318">
        <w:rPr>
          <w:rFonts w:ascii="Arial" w:eastAsia="Arial" w:hAnsi="Arial" w:cs="Arial"/>
          <w:sz w:val="24"/>
          <w:szCs w:val="24"/>
        </w:rPr>
        <w:t xml:space="preserve">associa à capacidade de resolver problemas </w:t>
      </w:r>
      <w:r w:rsidR="602A332E" w:rsidRPr="4A60C318">
        <w:rPr>
          <w:rFonts w:ascii="Arial" w:eastAsia="Arial" w:hAnsi="Arial" w:cs="Arial"/>
          <w:sz w:val="24"/>
          <w:szCs w:val="24"/>
        </w:rPr>
        <w:t xml:space="preserve">considerando </w:t>
      </w:r>
      <w:r w:rsidR="14A25BA3" w:rsidRPr="4A60C318">
        <w:rPr>
          <w:rFonts w:ascii="Arial" w:eastAsia="Arial" w:hAnsi="Arial" w:cs="Arial"/>
          <w:sz w:val="24"/>
          <w:szCs w:val="24"/>
        </w:rPr>
        <w:t xml:space="preserve">conhecimentos e práticas da computação. </w:t>
      </w:r>
    </w:p>
    <w:p w14:paraId="30ADA0A3" w14:textId="54652F51" w:rsidR="003B634F" w:rsidRPr="003025FD" w:rsidRDefault="61678093" w:rsidP="513968DD">
      <w:pPr>
        <w:spacing w:line="360" w:lineRule="auto"/>
        <w:ind w:firstLine="709"/>
        <w:jc w:val="both"/>
        <w:rPr>
          <w:rFonts w:ascii="Arial" w:eastAsia="Arial" w:hAnsi="Arial" w:cs="Arial"/>
          <w:sz w:val="24"/>
          <w:szCs w:val="24"/>
        </w:rPr>
      </w:pPr>
      <w:r w:rsidRPr="008D257E">
        <w:rPr>
          <w:rFonts w:ascii="Arial" w:eastAsia="Arial" w:hAnsi="Arial" w:cs="Arial"/>
          <w:sz w:val="24"/>
          <w:szCs w:val="24"/>
        </w:rPr>
        <w:t>Ao promover experiências que</w:t>
      </w:r>
      <w:r w:rsidR="721C70B9" w:rsidRPr="008D257E">
        <w:rPr>
          <w:rFonts w:ascii="Arial" w:eastAsia="Arial" w:hAnsi="Arial" w:cs="Arial"/>
          <w:sz w:val="24"/>
          <w:szCs w:val="24"/>
        </w:rPr>
        <w:t xml:space="preserve"> desafie</w:t>
      </w:r>
      <w:r w:rsidR="3ED0E08B" w:rsidRPr="008D257E">
        <w:rPr>
          <w:rFonts w:ascii="Arial" w:eastAsia="Arial" w:hAnsi="Arial" w:cs="Arial"/>
          <w:sz w:val="24"/>
          <w:szCs w:val="24"/>
        </w:rPr>
        <w:t>m</w:t>
      </w:r>
      <w:r w:rsidR="721C70B9" w:rsidRPr="008D257E">
        <w:rPr>
          <w:rFonts w:ascii="Arial" w:eastAsia="Arial" w:hAnsi="Arial" w:cs="Arial"/>
          <w:sz w:val="24"/>
          <w:szCs w:val="24"/>
        </w:rPr>
        <w:t xml:space="preserve"> a criança </w:t>
      </w:r>
      <w:r w:rsidR="74D52E4C" w:rsidRPr="008D257E">
        <w:rPr>
          <w:rFonts w:ascii="Arial" w:eastAsia="Arial" w:hAnsi="Arial" w:cs="Arial"/>
          <w:sz w:val="24"/>
          <w:szCs w:val="24"/>
        </w:rPr>
        <w:t xml:space="preserve">a resolver problemas, como transformar brinquedos utilizando </w:t>
      </w:r>
      <w:r w:rsidR="1BAF6284" w:rsidRPr="008D257E">
        <w:rPr>
          <w:rFonts w:ascii="Arial" w:eastAsia="Arial" w:hAnsi="Arial" w:cs="Arial"/>
          <w:sz w:val="24"/>
          <w:szCs w:val="24"/>
        </w:rPr>
        <w:t xml:space="preserve">a </w:t>
      </w:r>
      <w:r w:rsidR="74D52E4C" w:rsidRPr="008D257E">
        <w:rPr>
          <w:rFonts w:ascii="Arial" w:eastAsia="Arial" w:hAnsi="Arial" w:cs="Arial"/>
          <w:sz w:val="24"/>
          <w:szCs w:val="24"/>
        </w:rPr>
        <w:t>introdução da robótica</w:t>
      </w:r>
      <w:r w:rsidR="05D641B2" w:rsidRPr="008D257E">
        <w:rPr>
          <w:rFonts w:ascii="Arial" w:eastAsia="Arial" w:hAnsi="Arial" w:cs="Arial"/>
          <w:sz w:val="24"/>
          <w:szCs w:val="24"/>
        </w:rPr>
        <w:t>,</w:t>
      </w:r>
      <w:r w:rsidR="17757917" w:rsidRPr="008D257E">
        <w:rPr>
          <w:rFonts w:ascii="Arial" w:eastAsia="Arial" w:hAnsi="Arial" w:cs="Arial"/>
          <w:sz w:val="24"/>
          <w:szCs w:val="24"/>
        </w:rPr>
        <w:t xml:space="preserve"> ou</w:t>
      </w:r>
      <w:r w:rsidR="0514F644" w:rsidRPr="008D257E">
        <w:rPr>
          <w:rFonts w:ascii="Arial" w:eastAsia="Arial" w:hAnsi="Arial" w:cs="Arial"/>
          <w:sz w:val="24"/>
          <w:szCs w:val="24"/>
        </w:rPr>
        <w:t xml:space="preserve"> reconhecer e executar sequência de passos em uma tarefa diferenciando o código</w:t>
      </w:r>
      <w:r w:rsidR="6C81B08E" w:rsidRPr="008D257E">
        <w:rPr>
          <w:rFonts w:ascii="Arial" w:eastAsia="Arial" w:hAnsi="Arial" w:cs="Arial"/>
          <w:sz w:val="24"/>
          <w:szCs w:val="24"/>
        </w:rPr>
        <w:t>: l</w:t>
      </w:r>
      <w:r w:rsidR="0514F644" w:rsidRPr="008D257E">
        <w:rPr>
          <w:rFonts w:ascii="Arial" w:eastAsia="Arial" w:hAnsi="Arial" w:cs="Arial"/>
          <w:sz w:val="24"/>
          <w:szCs w:val="24"/>
        </w:rPr>
        <w:t>etras, números e imagens</w:t>
      </w:r>
      <w:r w:rsidR="1DAAF989" w:rsidRPr="008D257E">
        <w:rPr>
          <w:rFonts w:ascii="Arial" w:eastAsia="Arial" w:hAnsi="Arial" w:cs="Arial"/>
          <w:sz w:val="24"/>
          <w:szCs w:val="24"/>
        </w:rPr>
        <w:t>, por exemplo</w:t>
      </w:r>
      <w:r w:rsidR="1DAAF989" w:rsidRPr="4FD16B59">
        <w:rPr>
          <w:rFonts w:ascii="Arial" w:eastAsia="Arial" w:hAnsi="Arial" w:cs="Arial"/>
          <w:sz w:val="24"/>
          <w:szCs w:val="24"/>
        </w:rPr>
        <w:t>,</w:t>
      </w:r>
      <w:r w:rsidR="5C4B8967" w:rsidRPr="4FD16B59">
        <w:rPr>
          <w:rFonts w:ascii="Arial" w:eastAsia="Arial" w:hAnsi="Arial" w:cs="Arial"/>
          <w:sz w:val="24"/>
          <w:szCs w:val="24"/>
        </w:rPr>
        <w:t xml:space="preserve"> contribui para que a criança identifique informações importantes, descartando as que são irrelevantes,</w:t>
      </w:r>
      <w:r w:rsidR="51462321" w:rsidRPr="4FD16B59">
        <w:rPr>
          <w:rFonts w:ascii="Arial" w:eastAsia="Arial" w:hAnsi="Arial" w:cs="Arial"/>
          <w:sz w:val="24"/>
          <w:szCs w:val="24"/>
        </w:rPr>
        <w:t xml:space="preserve"> </w:t>
      </w:r>
      <w:r w:rsidR="37E7A130" w:rsidRPr="4FD16B59">
        <w:rPr>
          <w:rFonts w:ascii="Arial" w:eastAsia="Arial" w:hAnsi="Arial" w:cs="Arial"/>
          <w:sz w:val="24"/>
          <w:szCs w:val="24"/>
        </w:rPr>
        <w:t>levando</w:t>
      </w:r>
      <w:r w:rsidR="0568063A" w:rsidRPr="4FD16B59">
        <w:rPr>
          <w:rFonts w:ascii="Arial" w:eastAsia="Arial" w:hAnsi="Arial" w:cs="Arial"/>
          <w:sz w:val="24"/>
          <w:szCs w:val="24"/>
        </w:rPr>
        <w:t>-</w:t>
      </w:r>
      <w:r w:rsidR="37E7A130" w:rsidRPr="4FD16B59">
        <w:rPr>
          <w:rFonts w:ascii="Arial" w:eastAsia="Arial" w:hAnsi="Arial" w:cs="Arial"/>
          <w:sz w:val="24"/>
          <w:szCs w:val="24"/>
        </w:rPr>
        <w:t>a</w:t>
      </w:r>
      <w:r w:rsidR="03355C0E" w:rsidRPr="4FD16B59">
        <w:rPr>
          <w:rFonts w:ascii="Arial" w:eastAsia="Arial" w:hAnsi="Arial" w:cs="Arial"/>
          <w:sz w:val="24"/>
          <w:szCs w:val="24"/>
        </w:rPr>
        <w:t xml:space="preserve"> a</w:t>
      </w:r>
      <w:r w:rsidR="00F23E51">
        <w:rPr>
          <w:rFonts w:ascii="Arial" w:eastAsia="Arial" w:hAnsi="Arial" w:cs="Arial"/>
          <w:sz w:val="24"/>
          <w:szCs w:val="24"/>
        </w:rPr>
        <w:t xml:space="preserve"> </w:t>
      </w:r>
      <w:r w:rsidR="37E7A130" w:rsidRPr="4FD16B59">
        <w:rPr>
          <w:rFonts w:ascii="Arial" w:eastAsia="Arial" w:hAnsi="Arial" w:cs="Arial"/>
          <w:sz w:val="24"/>
          <w:szCs w:val="24"/>
        </w:rPr>
        <w:t>refletir,</w:t>
      </w:r>
      <w:r w:rsidRPr="4FD16B59">
        <w:rPr>
          <w:rFonts w:ascii="Arial" w:eastAsia="Arial" w:hAnsi="Arial" w:cs="Arial"/>
          <w:sz w:val="24"/>
          <w:szCs w:val="24"/>
        </w:rPr>
        <w:t xml:space="preserve"> </w:t>
      </w:r>
      <w:r w:rsidR="6EF856C7" w:rsidRPr="4FD16B59">
        <w:rPr>
          <w:rFonts w:ascii="Arial" w:eastAsia="Arial" w:hAnsi="Arial" w:cs="Arial"/>
          <w:sz w:val="24"/>
          <w:szCs w:val="24"/>
        </w:rPr>
        <w:t xml:space="preserve">a </w:t>
      </w:r>
      <w:r w:rsidRPr="4FD16B59">
        <w:rPr>
          <w:rFonts w:ascii="Arial" w:eastAsia="Arial" w:hAnsi="Arial" w:cs="Arial"/>
          <w:sz w:val="24"/>
          <w:szCs w:val="24"/>
        </w:rPr>
        <w:t xml:space="preserve">analisar, </w:t>
      </w:r>
      <w:r w:rsidR="4C7BC8DD" w:rsidRPr="4FD16B59">
        <w:rPr>
          <w:rFonts w:ascii="Arial" w:eastAsia="Arial" w:hAnsi="Arial" w:cs="Arial"/>
          <w:sz w:val="24"/>
          <w:szCs w:val="24"/>
        </w:rPr>
        <w:t xml:space="preserve">a </w:t>
      </w:r>
      <w:r w:rsidR="32A0B540" w:rsidRPr="4FD16B59">
        <w:rPr>
          <w:rFonts w:ascii="Arial" w:eastAsia="Arial" w:hAnsi="Arial" w:cs="Arial"/>
          <w:sz w:val="24"/>
          <w:szCs w:val="24"/>
        </w:rPr>
        <w:t>representar</w:t>
      </w:r>
      <w:r w:rsidR="0B9F7CB2" w:rsidRPr="4FD16B59">
        <w:rPr>
          <w:rFonts w:ascii="Arial" w:eastAsia="Arial" w:hAnsi="Arial" w:cs="Arial"/>
          <w:sz w:val="24"/>
          <w:szCs w:val="24"/>
        </w:rPr>
        <w:t xml:space="preserve"> e</w:t>
      </w:r>
      <w:r w:rsidR="5232949C" w:rsidRPr="4FD16B59">
        <w:rPr>
          <w:rFonts w:ascii="Arial" w:eastAsia="Arial" w:hAnsi="Arial" w:cs="Arial"/>
          <w:sz w:val="24"/>
          <w:szCs w:val="24"/>
        </w:rPr>
        <w:t xml:space="preserve"> a</w:t>
      </w:r>
      <w:r w:rsidR="0B9F7CB2" w:rsidRPr="4FD16B59">
        <w:rPr>
          <w:rFonts w:ascii="Arial" w:eastAsia="Arial" w:hAnsi="Arial" w:cs="Arial"/>
          <w:sz w:val="24"/>
          <w:szCs w:val="24"/>
        </w:rPr>
        <w:t xml:space="preserve"> </w:t>
      </w:r>
      <w:r w:rsidR="32A0B540" w:rsidRPr="4FD16B59">
        <w:rPr>
          <w:rFonts w:ascii="Arial" w:eastAsia="Arial" w:hAnsi="Arial" w:cs="Arial"/>
          <w:sz w:val="24"/>
          <w:szCs w:val="24"/>
        </w:rPr>
        <w:t>busca</w:t>
      </w:r>
      <w:r w:rsidR="1774EC03" w:rsidRPr="4FD16B59">
        <w:rPr>
          <w:rFonts w:ascii="Arial" w:eastAsia="Arial" w:hAnsi="Arial" w:cs="Arial"/>
          <w:sz w:val="24"/>
          <w:szCs w:val="24"/>
        </w:rPr>
        <w:t>r</w:t>
      </w:r>
      <w:r w:rsidR="32A0B540" w:rsidRPr="4FD16B59">
        <w:rPr>
          <w:rFonts w:ascii="Arial" w:eastAsia="Arial" w:hAnsi="Arial" w:cs="Arial"/>
          <w:sz w:val="24"/>
          <w:szCs w:val="24"/>
        </w:rPr>
        <w:t xml:space="preserve"> </w:t>
      </w:r>
      <w:r w:rsidR="3AB600D9" w:rsidRPr="4FD16B59">
        <w:rPr>
          <w:rFonts w:ascii="Arial" w:eastAsia="Arial" w:hAnsi="Arial" w:cs="Arial"/>
          <w:sz w:val="24"/>
          <w:szCs w:val="24"/>
        </w:rPr>
        <w:t>diferentes recursos</w:t>
      </w:r>
      <w:r w:rsidR="1E7639FF" w:rsidRPr="4FD16B59">
        <w:rPr>
          <w:rFonts w:ascii="Arial" w:eastAsia="Arial" w:hAnsi="Arial" w:cs="Arial"/>
          <w:sz w:val="24"/>
          <w:szCs w:val="24"/>
        </w:rPr>
        <w:t xml:space="preserve"> e </w:t>
      </w:r>
      <w:r w:rsidR="32A0B540" w:rsidRPr="4FD16B59">
        <w:rPr>
          <w:rFonts w:ascii="Arial" w:eastAsia="Arial" w:hAnsi="Arial" w:cs="Arial"/>
          <w:sz w:val="24"/>
          <w:szCs w:val="24"/>
        </w:rPr>
        <w:t>estratégias</w:t>
      </w:r>
      <w:r w:rsidR="2BB47216" w:rsidRPr="4FD16B59">
        <w:rPr>
          <w:rFonts w:ascii="Arial" w:eastAsia="Arial" w:hAnsi="Arial" w:cs="Arial"/>
          <w:sz w:val="24"/>
          <w:szCs w:val="24"/>
        </w:rPr>
        <w:t xml:space="preserve"> para solucionar problemas ou desafios, de modo </w:t>
      </w:r>
      <w:r w:rsidR="68D6FDB5" w:rsidRPr="4FD16B59">
        <w:rPr>
          <w:rFonts w:ascii="Arial" w:eastAsia="Arial" w:hAnsi="Arial" w:cs="Arial"/>
          <w:sz w:val="24"/>
          <w:szCs w:val="24"/>
        </w:rPr>
        <w:t>individual ou coletiv</w:t>
      </w:r>
      <w:r w:rsidR="25168565" w:rsidRPr="4FD16B59">
        <w:rPr>
          <w:rFonts w:ascii="Arial" w:eastAsia="Arial" w:hAnsi="Arial" w:cs="Arial"/>
          <w:sz w:val="24"/>
          <w:szCs w:val="24"/>
        </w:rPr>
        <w:t>o</w:t>
      </w:r>
      <w:r w:rsidR="5B4CF444" w:rsidRPr="4FD16B59">
        <w:rPr>
          <w:rFonts w:ascii="Arial" w:eastAsia="Arial" w:hAnsi="Arial" w:cs="Arial"/>
          <w:sz w:val="24"/>
          <w:szCs w:val="24"/>
        </w:rPr>
        <w:t>.</w:t>
      </w:r>
    </w:p>
    <w:p w14:paraId="09FD517B" w14:textId="05C6644D" w:rsidR="003B634F" w:rsidRPr="003025FD" w:rsidRDefault="365718E1" w:rsidP="00C80481">
      <w:pPr>
        <w:spacing w:line="360" w:lineRule="auto"/>
        <w:ind w:firstLine="709"/>
        <w:jc w:val="both"/>
        <w:rPr>
          <w:rFonts w:ascii="Arial" w:eastAsia="Arial" w:hAnsi="Arial" w:cs="Arial"/>
          <w:sz w:val="24"/>
          <w:szCs w:val="24"/>
        </w:rPr>
      </w:pPr>
      <w:r w:rsidRPr="34C52967">
        <w:rPr>
          <w:rFonts w:ascii="Arial" w:eastAsia="Arial" w:hAnsi="Arial" w:cs="Arial"/>
          <w:sz w:val="24"/>
          <w:szCs w:val="24"/>
        </w:rPr>
        <w:t xml:space="preserve">Quanto às dimensões, </w:t>
      </w:r>
      <w:r w:rsidR="5930967F" w:rsidRPr="34C52967">
        <w:rPr>
          <w:rFonts w:ascii="Arial" w:eastAsia="Arial" w:hAnsi="Arial" w:cs="Arial"/>
          <w:sz w:val="24"/>
          <w:szCs w:val="24"/>
        </w:rPr>
        <w:t xml:space="preserve">esta </w:t>
      </w:r>
      <w:r w:rsidRPr="34C52967">
        <w:rPr>
          <w:rFonts w:ascii="Arial" w:eastAsia="Arial" w:hAnsi="Arial" w:cs="Arial"/>
          <w:sz w:val="24"/>
          <w:szCs w:val="24"/>
        </w:rPr>
        <w:t xml:space="preserve">proposta busca garantir </w:t>
      </w:r>
      <w:r w:rsidR="2650010B" w:rsidRPr="34C52967">
        <w:rPr>
          <w:rFonts w:ascii="Arial" w:eastAsia="Arial" w:hAnsi="Arial" w:cs="Arial"/>
          <w:sz w:val="24"/>
          <w:szCs w:val="24"/>
        </w:rPr>
        <w:t>a integração de metodologias ativas e ferramentas digitais ou não, aos processos pedagógicos</w:t>
      </w:r>
      <w:r w:rsidR="36230809" w:rsidRPr="34C52967">
        <w:rPr>
          <w:rFonts w:ascii="Arial" w:eastAsia="Arial" w:hAnsi="Arial" w:cs="Arial"/>
          <w:sz w:val="24"/>
          <w:szCs w:val="24"/>
        </w:rPr>
        <w:t xml:space="preserve"> </w:t>
      </w:r>
      <w:r w:rsidR="20BD4B57" w:rsidRPr="34C52967">
        <w:rPr>
          <w:rFonts w:ascii="Arial" w:eastAsia="Arial" w:hAnsi="Arial" w:cs="Arial"/>
          <w:sz w:val="24"/>
          <w:szCs w:val="24"/>
        </w:rPr>
        <w:t xml:space="preserve">que, na </w:t>
      </w:r>
      <w:r w:rsidR="2650010B" w:rsidRPr="34C52967">
        <w:rPr>
          <w:rFonts w:ascii="Arial" w:eastAsia="Arial" w:hAnsi="Arial" w:cs="Arial"/>
          <w:sz w:val="24"/>
          <w:szCs w:val="24"/>
        </w:rPr>
        <w:t>Educação Infantil</w:t>
      </w:r>
      <w:r w:rsidR="76AB1497" w:rsidRPr="34C52967">
        <w:rPr>
          <w:rFonts w:ascii="Arial" w:eastAsia="Arial" w:hAnsi="Arial" w:cs="Arial"/>
          <w:sz w:val="24"/>
          <w:szCs w:val="24"/>
        </w:rPr>
        <w:t>,</w:t>
      </w:r>
      <w:r w:rsidR="2650010B" w:rsidRPr="34C52967">
        <w:rPr>
          <w:rFonts w:ascii="Arial" w:eastAsia="Arial" w:hAnsi="Arial" w:cs="Arial"/>
          <w:sz w:val="24"/>
          <w:szCs w:val="24"/>
        </w:rPr>
        <w:t xml:space="preserve"> </w:t>
      </w:r>
      <w:r w:rsidR="3179B88D" w:rsidRPr="34C52967">
        <w:rPr>
          <w:rFonts w:ascii="Arial" w:eastAsia="Arial" w:hAnsi="Arial" w:cs="Arial"/>
          <w:sz w:val="24"/>
          <w:szCs w:val="24"/>
        </w:rPr>
        <w:t>se consolidará</w:t>
      </w:r>
      <w:r w:rsidR="2650010B" w:rsidRPr="34C52967">
        <w:rPr>
          <w:rFonts w:ascii="Arial" w:eastAsia="Arial" w:hAnsi="Arial" w:cs="Arial"/>
          <w:sz w:val="24"/>
          <w:szCs w:val="24"/>
        </w:rPr>
        <w:t xml:space="preserve"> por meio dos </w:t>
      </w:r>
      <w:r w:rsidR="6387C051" w:rsidRPr="34C52967">
        <w:rPr>
          <w:rFonts w:ascii="Arial" w:eastAsia="Arial" w:hAnsi="Arial" w:cs="Arial"/>
          <w:sz w:val="24"/>
          <w:szCs w:val="24"/>
        </w:rPr>
        <w:t>campos de experiências</w:t>
      </w:r>
      <w:r w:rsidR="2650010B" w:rsidRPr="34C52967">
        <w:rPr>
          <w:rFonts w:ascii="Arial" w:eastAsia="Arial" w:hAnsi="Arial" w:cs="Arial"/>
          <w:sz w:val="24"/>
          <w:szCs w:val="24"/>
        </w:rPr>
        <w:t xml:space="preserve"> e seus objetivos de aprendizage</w:t>
      </w:r>
      <w:r w:rsidR="7BBC76D4" w:rsidRPr="34C52967">
        <w:rPr>
          <w:rFonts w:ascii="Arial" w:eastAsia="Arial" w:hAnsi="Arial" w:cs="Arial"/>
          <w:sz w:val="24"/>
          <w:szCs w:val="24"/>
        </w:rPr>
        <w:t>m e desenvolvimento</w:t>
      </w:r>
      <w:r w:rsidR="458731A5" w:rsidRPr="34C52967">
        <w:rPr>
          <w:rFonts w:ascii="Arial" w:eastAsia="Arial" w:hAnsi="Arial" w:cs="Arial"/>
          <w:sz w:val="24"/>
          <w:szCs w:val="24"/>
        </w:rPr>
        <w:t>.</w:t>
      </w:r>
    </w:p>
    <w:p w14:paraId="0AD24202" w14:textId="3DEA38C6" w:rsidR="003B634F" w:rsidRPr="003025FD" w:rsidRDefault="51E8BC78" w:rsidP="4D4C1997">
      <w:pPr>
        <w:spacing w:line="360" w:lineRule="auto"/>
        <w:jc w:val="both"/>
        <w:rPr>
          <w:rFonts w:ascii="Arial" w:eastAsia="Arial" w:hAnsi="Arial" w:cs="Arial"/>
          <w:sz w:val="24"/>
          <w:szCs w:val="24"/>
        </w:rPr>
      </w:pPr>
      <w:r w:rsidRPr="003025FD">
        <w:rPr>
          <w:rFonts w:ascii="Arial" w:eastAsia="Arial" w:hAnsi="Arial" w:cs="Arial"/>
          <w:sz w:val="24"/>
          <w:szCs w:val="24"/>
        </w:rPr>
        <w:t xml:space="preserve"> As dimensões são:</w:t>
      </w:r>
    </w:p>
    <w:p w14:paraId="4F5E4C18" w14:textId="1A1CB2C5" w:rsidR="003B634F" w:rsidRPr="003025FD" w:rsidRDefault="0D2E5068" w:rsidP="00DC5FA0">
      <w:pPr>
        <w:pStyle w:val="PargrafodaLista"/>
        <w:numPr>
          <w:ilvl w:val="0"/>
          <w:numId w:val="13"/>
        </w:numPr>
        <w:spacing w:line="360" w:lineRule="auto"/>
        <w:jc w:val="both"/>
        <w:rPr>
          <w:rFonts w:ascii="Arial" w:eastAsia="Arial" w:hAnsi="Arial" w:cs="Arial"/>
          <w:sz w:val="24"/>
          <w:szCs w:val="24"/>
        </w:rPr>
      </w:pPr>
      <w:r w:rsidRPr="4FD16B59">
        <w:rPr>
          <w:rFonts w:ascii="Arial" w:eastAsia="Arial" w:hAnsi="Arial" w:cs="Arial"/>
          <w:sz w:val="24"/>
          <w:szCs w:val="24"/>
        </w:rPr>
        <w:t xml:space="preserve"> </w:t>
      </w:r>
      <w:r w:rsidRPr="4FD16B59">
        <w:rPr>
          <w:rFonts w:ascii="Arial" w:eastAsia="Arial" w:hAnsi="Arial" w:cs="Arial"/>
          <w:b/>
          <w:bCs/>
          <w:sz w:val="24"/>
          <w:szCs w:val="24"/>
        </w:rPr>
        <w:t>Iniciação científica</w:t>
      </w:r>
      <w:r w:rsidRPr="001C21BA">
        <w:rPr>
          <w:rFonts w:ascii="Arial" w:eastAsia="Arial" w:hAnsi="Arial" w:cs="Arial"/>
          <w:b/>
          <w:bCs/>
          <w:sz w:val="24"/>
          <w:szCs w:val="24"/>
        </w:rPr>
        <w:t>:</w:t>
      </w:r>
      <w:r w:rsidRPr="4FD16B59">
        <w:rPr>
          <w:rFonts w:ascii="Arial" w:eastAsia="Arial" w:hAnsi="Arial" w:cs="Arial"/>
          <w:sz w:val="24"/>
          <w:szCs w:val="24"/>
        </w:rPr>
        <w:t xml:space="preserve"> </w:t>
      </w:r>
      <w:r w:rsidR="09EE5CA5" w:rsidRPr="4FD16B59">
        <w:rPr>
          <w:rFonts w:ascii="Arial" w:eastAsia="Arial" w:hAnsi="Arial" w:cs="Arial"/>
          <w:sz w:val="24"/>
          <w:szCs w:val="24"/>
        </w:rPr>
        <w:t>busca es</w:t>
      </w:r>
      <w:r w:rsidR="7ACDFC6F" w:rsidRPr="4FD16B59">
        <w:rPr>
          <w:rFonts w:ascii="Arial" w:eastAsia="Arial" w:hAnsi="Arial" w:cs="Arial"/>
          <w:sz w:val="24"/>
          <w:szCs w:val="24"/>
        </w:rPr>
        <w:t>t</w:t>
      </w:r>
      <w:r w:rsidR="09EE5CA5" w:rsidRPr="4FD16B59">
        <w:rPr>
          <w:rFonts w:ascii="Arial" w:eastAsia="Arial" w:hAnsi="Arial" w:cs="Arial"/>
          <w:sz w:val="24"/>
          <w:szCs w:val="24"/>
        </w:rPr>
        <w:t xml:space="preserve">imular </w:t>
      </w:r>
      <w:r w:rsidR="160E7064" w:rsidRPr="4FD16B59">
        <w:rPr>
          <w:rFonts w:ascii="Arial" w:eastAsia="Arial" w:hAnsi="Arial" w:cs="Arial"/>
          <w:sz w:val="24"/>
          <w:szCs w:val="24"/>
        </w:rPr>
        <w:t xml:space="preserve">a </w:t>
      </w:r>
      <w:r w:rsidR="0C93F6A0" w:rsidRPr="4FD16B59">
        <w:rPr>
          <w:rFonts w:ascii="Arial" w:eastAsia="Arial" w:hAnsi="Arial" w:cs="Arial"/>
          <w:sz w:val="24"/>
          <w:szCs w:val="24"/>
        </w:rPr>
        <w:t>compreensão da criança nas</w:t>
      </w:r>
      <w:r w:rsidR="09EE5CA5" w:rsidRPr="4FD16B59">
        <w:rPr>
          <w:rFonts w:ascii="Arial" w:eastAsia="Arial" w:hAnsi="Arial" w:cs="Arial"/>
          <w:sz w:val="24"/>
          <w:szCs w:val="24"/>
        </w:rPr>
        <w:t xml:space="preserve"> </w:t>
      </w:r>
      <w:r w:rsidR="013B29FA" w:rsidRPr="4FD16B59">
        <w:rPr>
          <w:rFonts w:ascii="Arial" w:eastAsia="Arial" w:hAnsi="Arial" w:cs="Arial"/>
          <w:sz w:val="24"/>
          <w:szCs w:val="24"/>
        </w:rPr>
        <w:t>ideia</w:t>
      </w:r>
      <w:r w:rsidR="4636A899" w:rsidRPr="4FD16B59">
        <w:rPr>
          <w:rFonts w:ascii="Arial" w:eastAsia="Arial" w:hAnsi="Arial" w:cs="Arial"/>
          <w:sz w:val="24"/>
          <w:szCs w:val="24"/>
        </w:rPr>
        <w:t>s</w:t>
      </w:r>
      <w:r w:rsidR="013B29FA" w:rsidRPr="4FD16B59">
        <w:rPr>
          <w:rFonts w:ascii="Arial" w:eastAsia="Arial" w:hAnsi="Arial" w:cs="Arial"/>
          <w:sz w:val="24"/>
          <w:szCs w:val="24"/>
        </w:rPr>
        <w:t xml:space="preserve"> </w:t>
      </w:r>
      <w:r w:rsidR="09EE5CA5" w:rsidRPr="4FD16B59">
        <w:rPr>
          <w:rFonts w:ascii="Arial" w:eastAsia="Arial" w:hAnsi="Arial" w:cs="Arial"/>
          <w:sz w:val="24"/>
          <w:szCs w:val="24"/>
        </w:rPr>
        <w:t>relativa</w:t>
      </w:r>
      <w:r w:rsidR="5D8D1D7E" w:rsidRPr="4FD16B59">
        <w:rPr>
          <w:rFonts w:ascii="Arial" w:eastAsia="Arial" w:hAnsi="Arial" w:cs="Arial"/>
          <w:sz w:val="24"/>
          <w:szCs w:val="24"/>
        </w:rPr>
        <w:t>s</w:t>
      </w:r>
      <w:r w:rsidR="09EE5CA5" w:rsidRPr="4FD16B59">
        <w:rPr>
          <w:rFonts w:ascii="Arial" w:eastAsia="Arial" w:hAnsi="Arial" w:cs="Arial"/>
          <w:sz w:val="24"/>
          <w:szCs w:val="24"/>
        </w:rPr>
        <w:t xml:space="preserve"> à ciência, para que possam participar</w:t>
      </w:r>
      <w:r w:rsidR="2746CD1C" w:rsidRPr="4FD16B59">
        <w:rPr>
          <w:rFonts w:ascii="Arial" w:eastAsia="Arial" w:hAnsi="Arial" w:cs="Arial"/>
          <w:sz w:val="24"/>
          <w:szCs w:val="24"/>
        </w:rPr>
        <w:t xml:space="preserve"> de situações que tenham como consequência a solução de problemas</w:t>
      </w:r>
      <w:r w:rsidR="7ABFC1FD" w:rsidRPr="4FD16B59">
        <w:rPr>
          <w:rFonts w:ascii="Arial" w:eastAsia="Arial" w:hAnsi="Arial" w:cs="Arial"/>
          <w:sz w:val="24"/>
          <w:szCs w:val="24"/>
        </w:rPr>
        <w:t xml:space="preserve">, </w:t>
      </w:r>
      <w:r w:rsidR="3DC594D0" w:rsidRPr="4FD16B59">
        <w:rPr>
          <w:rFonts w:ascii="Arial" w:eastAsia="Arial" w:hAnsi="Arial" w:cs="Arial"/>
          <w:sz w:val="24"/>
          <w:szCs w:val="24"/>
        </w:rPr>
        <w:t>formul</w:t>
      </w:r>
      <w:r w:rsidR="695D25F6" w:rsidRPr="4FD16B59">
        <w:rPr>
          <w:rFonts w:ascii="Arial" w:eastAsia="Arial" w:hAnsi="Arial" w:cs="Arial"/>
          <w:sz w:val="24"/>
          <w:szCs w:val="24"/>
        </w:rPr>
        <w:t xml:space="preserve">ação de </w:t>
      </w:r>
      <w:r w:rsidR="3DC594D0" w:rsidRPr="4FD16B59">
        <w:rPr>
          <w:rFonts w:ascii="Arial" w:eastAsia="Arial" w:hAnsi="Arial" w:cs="Arial"/>
          <w:sz w:val="24"/>
          <w:szCs w:val="24"/>
        </w:rPr>
        <w:t>hipóteses, compartilhand</w:t>
      </w:r>
      <w:r w:rsidR="07EBB13A" w:rsidRPr="4FD16B59">
        <w:rPr>
          <w:rFonts w:ascii="Arial" w:eastAsia="Arial" w:hAnsi="Arial" w:cs="Arial"/>
          <w:sz w:val="24"/>
          <w:szCs w:val="24"/>
        </w:rPr>
        <w:t xml:space="preserve">o descobertas </w:t>
      </w:r>
      <w:r w:rsidR="28EF3D8E" w:rsidRPr="4FD16B59">
        <w:rPr>
          <w:rFonts w:ascii="Arial" w:eastAsia="Arial" w:hAnsi="Arial" w:cs="Arial"/>
          <w:sz w:val="24"/>
          <w:szCs w:val="24"/>
        </w:rPr>
        <w:t xml:space="preserve">e </w:t>
      </w:r>
      <w:r w:rsidR="07EBB13A" w:rsidRPr="4FD16B59">
        <w:rPr>
          <w:rFonts w:ascii="Arial" w:eastAsia="Arial" w:hAnsi="Arial" w:cs="Arial"/>
          <w:sz w:val="24"/>
          <w:szCs w:val="24"/>
        </w:rPr>
        <w:t>compreendendo fenômenos por meio da investigação científica.</w:t>
      </w:r>
    </w:p>
    <w:p w14:paraId="29158AB8" w14:textId="43D9A28F" w:rsidR="003B634F" w:rsidRPr="003025FD" w:rsidRDefault="686AD5A6" w:rsidP="00DC5FA0">
      <w:pPr>
        <w:pStyle w:val="PargrafodaLista"/>
        <w:numPr>
          <w:ilvl w:val="0"/>
          <w:numId w:val="13"/>
        </w:numPr>
        <w:spacing w:line="360" w:lineRule="auto"/>
        <w:jc w:val="both"/>
        <w:rPr>
          <w:rFonts w:ascii="Arial" w:hAnsi="Arial" w:cs="Arial"/>
          <w:sz w:val="24"/>
          <w:szCs w:val="24"/>
        </w:rPr>
      </w:pPr>
      <w:r w:rsidRPr="513968DD">
        <w:rPr>
          <w:rFonts w:ascii="Arial" w:eastAsia="Arial" w:hAnsi="Arial" w:cs="Arial"/>
          <w:b/>
          <w:bCs/>
          <w:sz w:val="24"/>
          <w:szCs w:val="24"/>
        </w:rPr>
        <w:t>Inovação:</w:t>
      </w:r>
      <w:r w:rsidR="00F23E51">
        <w:rPr>
          <w:rFonts w:ascii="Arial" w:eastAsia="Arial" w:hAnsi="Arial" w:cs="Arial"/>
          <w:b/>
          <w:bCs/>
          <w:sz w:val="24"/>
          <w:szCs w:val="24"/>
        </w:rPr>
        <w:t xml:space="preserve"> </w:t>
      </w:r>
      <w:r w:rsidRPr="513968DD">
        <w:rPr>
          <w:rFonts w:ascii="Arial" w:eastAsia="Arial" w:hAnsi="Arial" w:cs="Arial"/>
          <w:sz w:val="24"/>
          <w:szCs w:val="24"/>
        </w:rPr>
        <w:t>dimensão v</w:t>
      </w:r>
      <w:r w:rsidR="32B185BD" w:rsidRPr="513968DD">
        <w:rPr>
          <w:rFonts w:ascii="Arial" w:eastAsia="Arial" w:hAnsi="Arial" w:cs="Arial"/>
          <w:sz w:val="24"/>
          <w:szCs w:val="24"/>
        </w:rPr>
        <w:t xml:space="preserve">oltada para a intencionalidade educativa. Compete ao educador </w:t>
      </w:r>
      <w:r w:rsidR="6CD33D64" w:rsidRPr="513968DD">
        <w:rPr>
          <w:rFonts w:ascii="Arial" w:eastAsia="Arial" w:hAnsi="Arial" w:cs="Arial"/>
          <w:sz w:val="24"/>
          <w:szCs w:val="24"/>
        </w:rPr>
        <w:t xml:space="preserve">e </w:t>
      </w:r>
      <w:r w:rsidR="00A567F2">
        <w:rPr>
          <w:rFonts w:ascii="Arial" w:eastAsia="Arial" w:hAnsi="Arial" w:cs="Arial"/>
          <w:sz w:val="24"/>
          <w:szCs w:val="24"/>
        </w:rPr>
        <w:t>à</w:t>
      </w:r>
      <w:r w:rsidR="6CD33D64" w:rsidRPr="513968DD">
        <w:rPr>
          <w:rFonts w:ascii="Arial" w:eastAsia="Arial" w:hAnsi="Arial" w:cs="Arial"/>
          <w:sz w:val="24"/>
          <w:szCs w:val="24"/>
        </w:rPr>
        <w:t xml:space="preserve"> gestão escolar</w:t>
      </w:r>
      <w:r w:rsidR="37924E39" w:rsidRPr="513968DD">
        <w:rPr>
          <w:rFonts w:ascii="Arial" w:eastAsia="Arial" w:hAnsi="Arial" w:cs="Arial"/>
          <w:sz w:val="24"/>
          <w:szCs w:val="24"/>
        </w:rPr>
        <w:t xml:space="preserve">, em parceria com empresas e com a comunidade escolar, </w:t>
      </w:r>
      <w:r w:rsidR="6CD33D64" w:rsidRPr="513968DD">
        <w:rPr>
          <w:rFonts w:ascii="Arial" w:eastAsia="Arial" w:hAnsi="Arial" w:cs="Arial"/>
          <w:sz w:val="24"/>
          <w:szCs w:val="24"/>
        </w:rPr>
        <w:t xml:space="preserve">promover mudanças positivas e experimentar </w:t>
      </w:r>
      <w:r w:rsidR="03C5EFC8" w:rsidRPr="513968DD">
        <w:rPr>
          <w:rFonts w:ascii="Arial" w:eastAsia="Arial" w:hAnsi="Arial" w:cs="Arial"/>
          <w:sz w:val="24"/>
          <w:szCs w:val="24"/>
        </w:rPr>
        <w:t>novas metodologias que despertem o interesse e a curiosidade da criança nes</w:t>
      </w:r>
      <w:r w:rsidR="00A567F2">
        <w:rPr>
          <w:rFonts w:ascii="Arial" w:eastAsia="Arial" w:hAnsi="Arial" w:cs="Arial"/>
          <w:sz w:val="24"/>
          <w:szCs w:val="24"/>
        </w:rPr>
        <w:t>s</w:t>
      </w:r>
      <w:r w:rsidR="03C5EFC8" w:rsidRPr="513968DD">
        <w:rPr>
          <w:rFonts w:ascii="Arial" w:eastAsia="Arial" w:hAnsi="Arial" w:cs="Arial"/>
          <w:sz w:val="24"/>
          <w:szCs w:val="24"/>
        </w:rPr>
        <w:t>e mundo globalizado</w:t>
      </w:r>
      <w:r w:rsidR="4C45A7D3" w:rsidRPr="513968DD">
        <w:rPr>
          <w:rFonts w:ascii="Arial" w:eastAsia="Arial" w:hAnsi="Arial" w:cs="Arial"/>
          <w:sz w:val="24"/>
          <w:szCs w:val="24"/>
        </w:rPr>
        <w:t>,</w:t>
      </w:r>
      <w:r w:rsidR="15236B52" w:rsidRPr="513968DD">
        <w:rPr>
          <w:rFonts w:ascii="Arial" w:eastAsia="Arial" w:hAnsi="Arial" w:cs="Arial"/>
          <w:sz w:val="24"/>
          <w:szCs w:val="24"/>
        </w:rPr>
        <w:t xml:space="preserve"> direcionando o SESI para uma escola mais inovadora.</w:t>
      </w:r>
    </w:p>
    <w:p w14:paraId="06ABAA8F" w14:textId="41793FC6" w:rsidR="003B634F" w:rsidRPr="003025FD" w:rsidRDefault="50D5CB73" w:rsidP="00DC5FA0">
      <w:pPr>
        <w:pStyle w:val="PargrafodaLista"/>
        <w:numPr>
          <w:ilvl w:val="0"/>
          <w:numId w:val="13"/>
        </w:numPr>
        <w:spacing w:line="360" w:lineRule="auto"/>
        <w:jc w:val="both"/>
        <w:rPr>
          <w:rFonts w:ascii="Arial" w:hAnsi="Arial" w:cs="Arial"/>
          <w:sz w:val="24"/>
          <w:szCs w:val="24"/>
        </w:rPr>
      </w:pPr>
      <w:r w:rsidRPr="003025FD">
        <w:rPr>
          <w:rFonts w:ascii="Arial" w:eastAsia="Arial" w:hAnsi="Arial" w:cs="Arial"/>
          <w:b/>
          <w:bCs/>
          <w:sz w:val="24"/>
          <w:szCs w:val="24"/>
        </w:rPr>
        <w:t>Dispositivos tecnológicos</w:t>
      </w:r>
      <w:r w:rsidRPr="001C21BA">
        <w:rPr>
          <w:rFonts w:ascii="Arial" w:eastAsia="Arial" w:hAnsi="Arial" w:cs="Arial"/>
          <w:b/>
          <w:bCs/>
          <w:sz w:val="24"/>
          <w:szCs w:val="24"/>
        </w:rPr>
        <w:t>:</w:t>
      </w:r>
      <w:r w:rsidRPr="003025FD">
        <w:rPr>
          <w:rFonts w:ascii="Arial" w:eastAsia="Arial" w:hAnsi="Arial" w:cs="Arial"/>
          <w:sz w:val="24"/>
          <w:szCs w:val="24"/>
        </w:rPr>
        <w:t xml:space="preserve"> </w:t>
      </w:r>
      <w:r w:rsidR="63C16C8C" w:rsidRPr="003025FD">
        <w:rPr>
          <w:rFonts w:ascii="Arial" w:eastAsia="Arial" w:hAnsi="Arial" w:cs="Arial"/>
          <w:sz w:val="24"/>
          <w:szCs w:val="24"/>
        </w:rPr>
        <w:t xml:space="preserve">conhecer diferentes dispositivos tecnológicos a partir da </w:t>
      </w:r>
      <w:r w:rsidR="1B10C7A2" w:rsidRPr="003025FD">
        <w:rPr>
          <w:rFonts w:ascii="Arial" w:eastAsia="Arial" w:hAnsi="Arial" w:cs="Arial"/>
          <w:sz w:val="24"/>
          <w:szCs w:val="24"/>
        </w:rPr>
        <w:t>experimentação</w:t>
      </w:r>
      <w:r w:rsidR="63C16C8C" w:rsidRPr="003025FD">
        <w:rPr>
          <w:rFonts w:ascii="Arial" w:eastAsia="Arial" w:hAnsi="Arial" w:cs="Arial"/>
          <w:sz w:val="24"/>
          <w:szCs w:val="24"/>
        </w:rPr>
        <w:t xml:space="preserve"> comparando</w:t>
      </w:r>
      <w:r w:rsidR="4D774D54" w:rsidRPr="003025FD">
        <w:rPr>
          <w:rFonts w:ascii="Arial" w:eastAsia="Arial" w:hAnsi="Arial" w:cs="Arial"/>
          <w:sz w:val="24"/>
          <w:szCs w:val="24"/>
        </w:rPr>
        <w:t xml:space="preserve"> forma </w:t>
      </w:r>
      <w:r w:rsidR="52954B15" w:rsidRPr="003025FD">
        <w:rPr>
          <w:rFonts w:ascii="Arial" w:eastAsia="Arial" w:hAnsi="Arial" w:cs="Arial"/>
          <w:sz w:val="24"/>
          <w:szCs w:val="24"/>
        </w:rPr>
        <w:t>e</w:t>
      </w:r>
      <w:r w:rsidR="4D774D54" w:rsidRPr="003025FD">
        <w:rPr>
          <w:rFonts w:ascii="Arial" w:eastAsia="Arial" w:hAnsi="Arial" w:cs="Arial"/>
          <w:sz w:val="24"/>
          <w:szCs w:val="24"/>
        </w:rPr>
        <w:t xml:space="preserve"> tamanho</w:t>
      </w:r>
      <w:r w:rsidR="24B52D79" w:rsidRPr="003025FD">
        <w:rPr>
          <w:rFonts w:ascii="Arial" w:eastAsia="Arial" w:hAnsi="Arial" w:cs="Arial"/>
          <w:sz w:val="24"/>
          <w:szCs w:val="24"/>
        </w:rPr>
        <w:t xml:space="preserve">, reconhecendo suas utilidades e funcionalidades. </w:t>
      </w:r>
    </w:p>
    <w:p w14:paraId="48C02CFF" w14:textId="5C3BC438" w:rsidR="003B634F" w:rsidRPr="003025FD" w:rsidRDefault="76667BC6" w:rsidP="00DC5FA0">
      <w:pPr>
        <w:pStyle w:val="PargrafodaLista"/>
        <w:numPr>
          <w:ilvl w:val="0"/>
          <w:numId w:val="13"/>
        </w:numPr>
        <w:spacing w:line="360" w:lineRule="auto"/>
        <w:jc w:val="both"/>
        <w:rPr>
          <w:rFonts w:ascii="Arial" w:eastAsia="Arial" w:hAnsi="Arial" w:cs="Arial"/>
          <w:sz w:val="24"/>
          <w:szCs w:val="24"/>
        </w:rPr>
      </w:pPr>
      <w:r w:rsidRPr="4FD16B59">
        <w:rPr>
          <w:rFonts w:ascii="Arial" w:eastAsia="Arial" w:hAnsi="Arial" w:cs="Arial"/>
          <w:b/>
          <w:bCs/>
          <w:sz w:val="24"/>
          <w:szCs w:val="24"/>
        </w:rPr>
        <w:t xml:space="preserve">Cultura digital: </w:t>
      </w:r>
      <w:r w:rsidR="6F1C3E85" w:rsidRPr="4FD16B59">
        <w:rPr>
          <w:rFonts w:ascii="Arial" w:eastAsia="Arial" w:hAnsi="Arial" w:cs="Arial"/>
          <w:sz w:val="24"/>
          <w:szCs w:val="24"/>
        </w:rPr>
        <w:t xml:space="preserve">promover experiências </w:t>
      </w:r>
      <w:r w:rsidR="40EEC813" w:rsidRPr="4FD16B59">
        <w:rPr>
          <w:rFonts w:ascii="Arial" w:eastAsia="Arial" w:hAnsi="Arial" w:cs="Arial"/>
          <w:sz w:val="24"/>
          <w:szCs w:val="24"/>
        </w:rPr>
        <w:t>considerando as metodologias ativas</w:t>
      </w:r>
      <w:r w:rsidR="00A567F2">
        <w:rPr>
          <w:rFonts w:ascii="Arial" w:eastAsia="Arial" w:hAnsi="Arial" w:cs="Arial"/>
          <w:sz w:val="24"/>
          <w:szCs w:val="24"/>
        </w:rPr>
        <w:t>,</w:t>
      </w:r>
      <w:r w:rsidR="40EEC813" w:rsidRPr="4FD16B59">
        <w:rPr>
          <w:rFonts w:ascii="Arial" w:eastAsia="Arial" w:hAnsi="Arial" w:cs="Arial"/>
          <w:sz w:val="24"/>
          <w:szCs w:val="24"/>
        </w:rPr>
        <w:t xml:space="preserve"> como a cultura </w:t>
      </w:r>
      <w:proofErr w:type="spellStart"/>
      <w:r w:rsidR="40EEC813" w:rsidRPr="001C21BA">
        <w:rPr>
          <w:rFonts w:ascii="Arial" w:eastAsia="Arial" w:hAnsi="Arial" w:cs="Arial"/>
          <w:i/>
          <w:iCs/>
          <w:sz w:val="24"/>
          <w:szCs w:val="24"/>
        </w:rPr>
        <w:t>maker</w:t>
      </w:r>
      <w:proofErr w:type="spellEnd"/>
      <w:r w:rsidR="7073F389" w:rsidRPr="4FD16B59">
        <w:rPr>
          <w:rFonts w:ascii="Arial" w:eastAsia="Arial" w:hAnsi="Arial" w:cs="Arial"/>
          <w:sz w:val="24"/>
          <w:szCs w:val="24"/>
        </w:rPr>
        <w:t>,</w:t>
      </w:r>
      <w:r w:rsidR="566634D2" w:rsidRPr="4FD16B59">
        <w:rPr>
          <w:rFonts w:ascii="Arial" w:eastAsia="Arial" w:hAnsi="Arial" w:cs="Arial"/>
          <w:sz w:val="24"/>
          <w:szCs w:val="24"/>
        </w:rPr>
        <w:t xml:space="preserve"> </w:t>
      </w:r>
      <w:r w:rsidR="3D1D6468" w:rsidRPr="4FD16B59">
        <w:rPr>
          <w:rFonts w:ascii="Arial" w:eastAsia="Arial" w:hAnsi="Arial" w:cs="Arial"/>
          <w:sz w:val="24"/>
          <w:szCs w:val="24"/>
        </w:rPr>
        <w:t>o</w:t>
      </w:r>
      <w:r w:rsidR="40EEC813" w:rsidRPr="4FD16B59">
        <w:rPr>
          <w:rFonts w:ascii="Arial" w:eastAsia="Arial" w:hAnsi="Arial" w:cs="Arial"/>
          <w:sz w:val="24"/>
          <w:szCs w:val="24"/>
        </w:rPr>
        <w:t xml:space="preserve"> </w:t>
      </w:r>
      <w:r w:rsidR="7C1989E6" w:rsidRPr="4FD16B59">
        <w:rPr>
          <w:rFonts w:ascii="Arial" w:eastAsia="Arial" w:hAnsi="Arial" w:cs="Arial"/>
          <w:sz w:val="24"/>
          <w:szCs w:val="24"/>
        </w:rPr>
        <w:t>letramento digital</w:t>
      </w:r>
      <w:r w:rsidR="181E6E6A" w:rsidRPr="4FD16B59">
        <w:rPr>
          <w:rFonts w:ascii="Arial" w:eastAsia="Arial" w:hAnsi="Arial" w:cs="Arial"/>
          <w:sz w:val="24"/>
          <w:szCs w:val="24"/>
        </w:rPr>
        <w:t>,</w:t>
      </w:r>
      <w:r w:rsidR="4234154F" w:rsidRPr="4FD16B59">
        <w:rPr>
          <w:rFonts w:ascii="Arial" w:eastAsia="Arial" w:hAnsi="Arial" w:cs="Arial"/>
          <w:sz w:val="24"/>
          <w:szCs w:val="24"/>
        </w:rPr>
        <w:t xml:space="preserve"> entre outras</w:t>
      </w:r>
      <w:r w:rsidR="365E1726" w:rsidRPr="4FD16B59">
        <w:rPr>
          <w:rFonts w:ascii="Arial" w:eastAsia="Arial" w:hAnsi="Arial" w:cs="Arial"/>
          <w:sz w:val="24"/>
          <w:szCs w:val="24"/>
        </w:rPr>
        <w:t>, p</w:t>
      </w:r>
      <w:r w:rsidR="55C4E802" w:rsidRPr="4FD16B59">
        <w:rPr>
          <w:rFonts w:ascii="Arial" w:eastAsia="Arial" w:hAnsi="Arial" w:cs="Arial"/>
          <w:sz w:val="24"/>
          <w:szCs w:val="24"/>
        </w:rPr>
        <w:t>ara que assim a criança se aproxime desse universo digital, compreen</w:t>
      </w:r>
      <w:r w:rsidR="00A567F2">
        <w:rPr>
          <w:rFonts w:ascii="Arial" w:eastAsia="Arial" w:hAnsi="Arial" w:cs="Arial"/>
          <w:sz w:val="24"/>
          <w:szCs w:val="24"/>
        </w:rPr>
        <w:t>den</w:t>
      </w:r>
      <w:r w:rsidR="55C4E802" w:rsidRPr="4FD16B59">
        <w:rPr>
          <w:rFonts w:ascii="Arial" w:eastAsia="Arial" w:hAnsi="Arial" w:cs="Arial"/>
          <w:sz w:val="24"/>
          <w:szCs w:val="24"/>
        </w:rPr>
        <w:t xml:space="preserve">do </w:t>
      </w:r>
      <w:r w:rsidR="55C4E802" w:rsidRPr="4FD16B59">
        <w:rPr>
          <w:rFonts w:ascii="Arial" w:eastAsia="Arial" w:hAnsi="Arial" w:cs="Arial"/>
          <w:sz w:val="24"/>
          <w:szCs w:val="24"/>
        </w:rPr>
        <w:lastRenderedPageBreak/>
        <w:t xml:space="preserve">melhor as relações </w:t>
      </w:r>
      <w:r w:rsidR="4CB39E4A" w:rsidRPr="4FD16B59">
        <w:rPr>
          <w:rFonts w:ascii="Arial" w:eastAsia="Arial" w:hAnsi="Arial" w:cs="Arial"/>
          <w:sz w:val="24"/>
          <w:szCs w:val="24"/>
        </w:rPr>
        <w:t>mediadas ou não por tecnologias e comunicações digit</w:t>
      </w:r>
      <w:r w:rsidR="5206FFEC" w:rsidRPr="4FD16B59">
        <w:rPr>
          <w:rFonts w:ascii="Arial" w:eastAsia="Arial" w:hAnsi="Arial" w:cs="Arial"/>
          <w:sz w:val="24"/>
          <w:szCs w:val="24"/>
        </w:rPr>
        <w:t>ais</w:t>
      </w:r>
      <w:r w:rsidR="594793E4" w:rsidRPr="4FD16B59">
        <w:rPr>
          <w:rFonts w:ascii="Arial" w:eastAsia="Arial" w:hAnsi="Arial" w:cs="Arial"/>
          <w:sz w:val="24"/>
          <w:szCs w:val="24"/>
        </w:rPr>
        <w:t>.</w:t>
      </w:r>
    </w:p>
    <w:p w14:paraId="70C2CE6D" w14:textId="62048B33" w:rsidR="003B634F" w:rsidRPr="003025FD" w:rsidRDefault="401687D2" w:rsidP="00DC5FA0">
      <w:pPr>
        <w:pStyle w:val="PargrafodaLista"/>
        <w:numPr>
          <w:ilvl w:val="0"/>
          <w:numId w:val="13"/>
        </w:numPr>
        <w:spacing w:line="360" w:lineRule="auto"/>
        <w:jc w:val="both"/>
        <w:rPr>
          <w:rFonts w:ascii="Arial" w:hAnsi="Arial" w:cs="Arial"/>
          <w:b/>
          <w:bCs/>
          <w:sz w:val="24"/>
          <w:szCs w:val="24"/>
        </w:rPr>
      </w:pPr>
      <w:r w:rsidRPr="513968DD">
        <w:rPr>
          <w:rFonts w:ascii="Arial" w:eastAsia="Arial" w:hAnsi="Arial" w:cs="Arial"/>
          <w:b/>
          <w:bCs/>
          <w:sz w:val="24"/>
          <w:szCs w:val="24"/>
        </w:rPr>
        <w:t>Atitude crítico reflexiva:</w:t>
      </w:r>
      <w:r w:rsidR="00F23E51">
        <w:rPr>
          <w:rFonts w:ascii="Arial" w:eastAsia="Arial" w:hAnsi="Arial" w:cs="Arial"/>
          <w:b/>
          <w:bCs/>
          <w:sz w:val="24"/>
          <w:szCs w:val="24"/>
        </w:rPr>
        <w:t xml:space="preserve"> </w:t>
      </w:r>
      <w:r w:rsidR="59650D0F" w:rsidRPr="513968DD">
        <w:rPr>
          <w:rFonts w:ascii="Arial" w:eastAsia="Arial" w:hAnsi="Arial" w:cs="Arial"/>
          <w:sz w:val="24"/>
          <w:szCs w:val="24"/>
        </w:rPr>
        <w:t xml:space="preserve">reconhecer as relações sociais, culturais e ambientais, assim como </w:t>
      </w:r>
      <w:r w:rsidR="7D0E8640" w:rsidRPr="513968DD">
        <w:rPr>
          <w:rFonts w:ascii="Arial" w:eastAsia="Arial" w:hAnsi="Arial" w:cs="Arial"/>
          <w:sz w:val="24"/>
          <w:szCs w:val="24"/>
        </w:rPr>
        <w:t>a contribuição da tecnologia para o desenvolvimento global</w:t>
      </w:r>
      <w:r w:rsidR="7BF5CE65" w:rsidRPr="513968DD">
        <w:rPr>
          <w:rFonts w:ascii="Arial" w:eastAsia="Arial" w:hAnsi="Arial" w:cs="Arial"/>
          <w:sz w:val="24"/>
          <w:szCs w:val="24"/>
        </w:rPr>
        <w:t>. Aqui, deve-se promover experiências nas quais as crianças vivenciem questões relacionadas à ética, à sustentabilidade, à inclusão e à cidadania digital</w:t>
      </w:r>
      <w:r w:rsidR="497C286E" w:rsidRPr="513968DD">
        <w:rPr>
          <w:rFonts w:ascii="Arial" w:eastAsia="Arial" w:hAnsi="Arial" w:cs="Arial"/>
          <w:sz w:val="24"/>
          <w:szCs w:val="24"/>
        </w:rPr>
        <w:t xml:space="preserve"> para que se reconheçam como </w:t>
      </w:r>
      <w:r w:rsidR="32688D3C" w:rsidRPr="513968DD">
        <w:rPr>
          <w:rFonts w:ascii="Arial" w:eastAsia="Arial" w:hAnsi="Arial" w:cs="Arial"/>
          <w:sz w:val="24"/>
          <w:szCs w:val="24"/>
        </w:rPr>
        <w:t xml:space="preserve">protagonistas </w:t>
      </w:r>
      <w:r w:rsidR="497C286E" w:rsidRPr="513968DD">
        <w:rPr>
          <w:rFonts w:ascii="Arial" w:eastAsia="Arial" w:hAnsi="Arial" w:cs="Arial"/>
          <w:sz w:val="24"/>
          <w:szCs w:val="24"/>
        </w:rPr>
        <w:t xml:space="preserve">participativos </w:t>
      </w:r>
      <w:r w:rsidR="3DCC4475" w:rsidRPr="513968DD">
        <w:rPr>
          <w:rFonts w:ascii="Arial" w:eastAsia="Arial" w:hAnsi="Arial" w:cs="Arial"/>
          <w:sz w:val="24"/>
          <w:szCs w:val="24"/>
        </w:rPr>
        <w:t>d</w:t>
      </w:r>
      <w:r w:rsidR="497C286E" w:rsidRPr="513968DD">
        <w:rPr>
          <w:rFonts w:ascii="Arial" w:eastAsia="Arial" w:hAnsi="Arial" w:cs="Arial"/>
          <w:sz w:val="24"/>
          <w:szCs w:val="24"/>
        </w:rPr>
        <w:t xml:space="preserve">a sociedade. </w:t>
      </w:r>
    </w:p>
    <w:p w14:paraId="4CF2B861" w14:textId="77777777" w:rsidR="00A567F2" w:rsidRDefault="00A567F2" w:rsidP="00C80481">
      <w:pPr>
        <w:spacing w:line="360" w:lineRule="auto"/>
        <w:ind w:firstLine="709"/>
        <w:jc w:val="both"/>
        <w:rPr>
          <w:rFonts w:ascii="Arial" w:eastAsia="Arial" w:hAnsi="Arial" w:cs="Arial"/>
          <w:sz w:val="24"/>
          <w:szCs w:val="24"/>
        </w:rPr>
      </w:pPr>
    </w:p>
    <w:p w14:paraId="150ADF12" w14:textId="019BB170" w:rsidR="003B634F" w:rsidRDefault="558713A5" w:rsidP="00C80481">
      <w:pPr>
        <w:spacing w:line="360" w:lineRule="auto"/>
        <w:ind w:firstLine="709"/>
        <w:jc w:val="both"/>
        <w:rPr>
          <w:rFonts w:ascii="Arial" w:eastAsia="Arial" w:hAnsi="Arial" w:cs="Arial"/>
          <w:sz w:val="24"/>
          <w:szCs w:val="24"/>
        </w:rPr>
      </w:pPr>
      <w:r w:rsidRPr="34C52967">
        <w:rPr>
          <w:rFonts w:ascii="Arial" w:eastAsia="Arial" w:hAnsi="Arial" w:cs="Arial"/>
          <w:sz w:val="24"/>
          <w:szCs w:val="24"/>
        </w:rPr>
        <w:t>É importante considerar que a ação educativa intencional deve ser mediadora da relação criança-tecnologia, pois a tecnologia por si não se ca</w:t>
      </w:r>
      <w:r w:rsidR="0288DDA1" w:rsidRPr="34C52967">
        <w:rPr>
          <w:rFonts w:ascii="Arial" w:eastAsia="Arial" w:hAnsi="Arial" w:cs="Arial"/>
          <w:sz w:val="24"/>
          <w:szCs w:val="24"/>
        </w:rPr>
        <w:t xml:space="preserve">racteriza como uma </w:t>
      </w:r>
      <w:r w:rsidR="069851DE" w:rsidRPr="34C52967">
        <w:rPr>
          <w:rFonts w:ascii="Arial" w:eastAsia="Arial" w:hAnsi="Arial" w:cs="Arial"/>
          <w:sz w:val="24"/>
          <w:szCs w:val="24"/>
        </w:rPr>
        <w:t>unidade curricular</w:t>
      </w:r>
      <w:r w:rsidR="191C8BE3" w:rsidRPr="34C52967">
        <w:rPr>
          <w:rFonts w:ascii="Arial" w:eastAsia="Arial" w:hAnsi="Arial" w:cs="Arial"/>
          <w:sz w:val="24"/>
          <w:szCs w:val="24"/>
        </w:rPr>
        <w:t xml:space="preserve">. Portanto, deve ser explorada sempre integrada aos </w:t>
      </w:r>
      <w:r w:rsidR="6387C051" w:rsidRPr="34C52967">
        <w:rPr>
          <w:rFonts w:ascii="Arial" w:eastAsia="Arial" w:hAnsi="Arial" w:cs="Arial"/>
          <w:sz w:val="24"/>
          <w:szCs w:val="24"/>
        </w:rPr>
        <w:t>campos de experiências</w:t>
      </w:r>
      <w:r w:rsidR="191C8BE3" w:rsidRPr="34C52967">
        <w:rPr>
          <w:rFonts w:ascii="Arial" w:eastAsia="Arial" w:hAnsi="Arial" w:cs="Arial"/>
          <w:sz w:val="24"/>
          <w:szCs w:val="24"/>
        </w:rPr>
        <w:t xml:space="preserve"> </w:t>
      </w:r>
      <w:r w:rsidR="67A79980" w:rsidRPr="34C52967">
        <w:rPr>
          <w:rFonts w:ascii="Arial" w:eastAsia="Arial" w:hAnsi="Arial" w:cs="Arial"/>
          <w:sz w:val="24"/>
          <w:szCs w:val="24"/>
        </w:rPr>
        <w:t>proporcionando à criança ampliar seu conhecimento de forma lúdica</w:t>
      </w:r>
      <w:r w:rsidR="64CD3486" w:rsidRPr="34C52967">
        <w:rPr>
          <w:rFonts w:ascii="Arial" w:eastAsia="Arial" w:hAnsi="Arial" w:cs="Arial"/>
          <w:sz w:val="24"/>
          <w:szCs w:val="24"/>
        </w:rPr>
        <w:t xml:space="preserve"> e </w:t>
      </w:r>
      <w:r w:rsidR="3684AE65" w:rsidRPr="34C52967">
        <w:rPr>
          <w:rFonts w:ascii="Arial" w:eastAsia="Arial" w:hAnsi="Arial" w:cs="Arial"/>
          <w:sz w:val="24"/>
          <w:szCs w:val="24"/>
        </w:rPr>
        <w:t>autônoma.</w:t>
      </w:r>
    </w:p>
    <w:p w14:paraId="6C15758C" w14:textId="77777777" w:rsidR="00541059" w:rsidRPr="003025FD" w:rsidRDefault="00541059" w:rsidP="00C80481">
      <w:pPr>
        <w:spacing w:line="360" w:lineRule="auto"/>
        <w:ind w:firstLine="709"/>
        <w:jc w:val="both"/>
        <w:rPr>
          <w:rFonts w:ascii="Arial" w:eastAsia="Arial" w:hAnsi="Arial" w:cs="Arial"/>
          <w:sz w:val="24"/>
          <w:szCs w:val="24"/>
        </w:rPr>
      </w:pPr>
    </w:p>
    <w:p w14:paraId="27004942" w14:textId="0572F1CA" w:rsidR="003B634F" w:rsidRPr="003025FD" w:rsidRDefault="225D8172" w:rsidP="00DC5FA0">
      <w:pPr>
        <w:pStyle w:val="PargrafodaLista"/>
        <w:numPr>
          <w:ilvl w:val="0"/>
          <w:numId w:val="28"/>
        </w:numPr>
        <w:spacing w:line="360" w:lineRule="auto"/>
        <w:jc w:val="both"/>
        <w:rPr>
          <w:rFonts w:ascii="Arial" w:hAnsi="Arial" w:cs="Arial"/>
          <w:b/>
          <w:bCs/>
          <w:sz w:val="24"/>
          <w:szCs w:val="24"/>
        </w:rPr>
      </w:pPr>
      <w:r w:rsidRPr="003025FD">
        <w:rPr>
          <w:rFonts w:ascii="Arial" w:hAnsi="Arial" w:cs="Arial"/>
          <w:b/>
          <w:bCs/>
          <w:sz w:val="24"/>
          <w:szCs w:val="24"/>
        </w:rPr>
        <w:t>MUNDO DO TRABALHO/SOCIEDADE EM AÇÃO</w:t>
      </w:r>
    </w:p>
    <w:p w14:paraId="5107219F" w14:textId="471F2E2E" w:rsidR="003B634F" w:rsidRPr="003025FD" w:rsidRDefault="72DF1E4F" w:rsidP="4FD16B59">
      <w:pPr>
        <w:spacing w:after="0" w:line="360" w:lineRule="auto"/>
        <w:ind w:right="-568" w:firstLine="720"/>
        <w:jc w:val="both"/>
        <w:rPr>
          <w:rFonts w:ascii="Arial" w:eastAsia="Times New Roman" w:hAnsi="Arial" w:cs="Arial"/>
          <w:sz w:val="24"/>
          <w:szCs w:val="24"/>
          <w:highlight w:val="yellow"/>
        </w:rPr>
      </w:pPr>
      <w:r w:rsidRPr="4FD16B59">
        <w:rPr>
          <w:rFonts w:ascii="Arial" w:eastAsia="Times New Roman" w:hAnsi="Arial" w:cs="Arial"/>
          <w:sz w:val="24"/>
          <w:szCs w:val="24"/>
        </w:rPr>
        <w:t xml:space="preserve">A </w:t>
      </w:r>
      <w:r w:rsidR="00A567F2">
        <w:rPr>
          <w:rFonts w:ascii="Arial" w:eastAsia="Times New Roman" w:hAnsi="Arial" w:cs="Arial"/>
          <w:sz w:val="24"/>
          <w:szCs w:val="24"/>
        </w:rPr>
        <w:t>R</w:t>
      </w:r>
      <w:r w:rsidRPr="4FD16B59">
        <w:rPr>
          <w:rFonts w:ascii="Arial" w:eastAsia="Times New Roman" w:hAnsi="Arial" w:cs="Arial"/>
          <w:sz w:val="24"/>
          <w:szCs w:val="24"/>
        </w:rPr>
        <w:t xml:space="preserve">ede SESI enquanto parceiro estratégico da indústria brasileira promove em suas ações o fortalecimento de uma educação voltada ao </w:t>
      </w:r>
      <w:r w:rsidR="096A4527" w:rsidRPr="4FD16B59">
        <w:rPr>
          <w:rFonts w:ascii="Arial" w:eastAsia="Times New Roman" w:hAnsi="Arial" w:cs="Arial"/>
          <w:sz w:val="24"/>
          <w:szCs w:val="24"/>
        </w:rPr>
        <w:t>M</w:t>
      </w:r>
      <w:r w:rsidRPr="4FD16B59">
        <w:rPr>
          <w:rFonts w:ascii="Arial" w:eastAsia="Times New Roman" w:hAnsi="Arial" w:cs="Arial"/>
          <w:sz w:val="24"/>
          <w:szCs w:val="24"/>
        </w:rPr>
        <w:t xml:space="preserve">undo do </w:t>
      </w:r>
      <w:r w:rsidR="738BB7B9" w:rsidRPr="4FD16B59">
        <w:rPr>
          <w:rFonts w:ascii="Arial" w:eastAsia="Times New Roman" w:hAnsi="Arial" w:cs="Arial"/>
          <w:sz w:val="24"/>
          <w:szCs w:val="24"/>
        </w:rPr>
        <w:t>T</w:t>
      </w:r>
      <w:r w:rsidRPr="4FD16B59">
        <w:rPr>
          <w:rFonts w:ascii="Arial" w:eastAsia="Times New Roman" w:hAnsi="Arial" w:cs="Arial"/>
          <w:sz w:val="24"/>
          <w:szCs w:val="24"/>
        </w:rPr>
        <w:t>rabalho</w:t>
      </w:r>
      <w:r w:rsidR="492DD6E8" w:rsidRPr="4FD16B59">
        <w:rPr>
          <w:rFonts w:ascii="Arial" w:eastAsia="Times New Roman" w:hAnsi="Arial" w:cs="Arial"/>
          <w:sz w:val="24"/>
          <w:szCs w:val="24"/>
        </w:rPr>
        <w:t>/Sociedade em Ação</w:t>
      </w:r>
      <w:r w:rsidRPr="4FD16B59">
        <w:rPr>
          <w:rFonts w:ascii="Arial" w:eastAsia="Times New Roman" w:hAnsi="Arial" w:cs="Arial"/>
          <w:sz w:val="24"/>
          <w:szCs w:val="24"/>
        </w:rPr>
        <w:t xml:space="preserve">, sempre fazendo relação </w:t>
      </w:r>
      <w:r w:rsidR="4B01C826" w:rsidRPr="4FD16B59">
        <w:rPr>
          <w:rFonts w:ascii="Arial" w:eastAsia="Times New Roman" w:hAnsi="Arial" w:cs="Arial"/>
          <w:sz w:val="24"/>
          <w:szCs w:val="24"/>
        </w:rPr>
        <w:t xml:space="preserve">com os </w:t>
      </w:r>
      <w:r w:rsidRPr="4FD16B59">
        <w:rPr>
          <w:rFonts w:ascii="Arial" w:eastAsia="Times New Roman" w:hAnsi="Arial" w:cs="Arial"/>
          <w:sz w:val="24"/>
          <w:szCs w:val="24"/>
        </w:rPr>
        <w:t>o</w:t>
      </w:r>
      <w:r w:rsidR="4DDE9A8D" w:rsidRPr="4FD16B59">
        <w:rPr>
          <w:rFonts w:ascii="Arial" w:eastAsia="Times New Roman" w:hAnsi="Arial" w:cs="Arial"/>
          <w:sz w:val="24"/>
          <w:szCs w:val="24"/>
        </w:rPr>
        <w:t xml:space="preserve">bjetivos de aprendizagem e desenvolvimento e </w:t>
      </w:r>
      <w:r w:rsidRPr="4FD16B59">
        <w:rPr>
          <w:rFonts w:ascii="Arial" w:eastAsia="Times New Roman" w:hAnsi="Arial" w:cs="Arial"/>
          <w:sz w:val="24"/>
          <w:szCs w:val="24"/>
        </w:rPr>
        <w:t xml:space="preserve">suas possíveis aplicações </w:t>
      </w:r>
      <w:r w:rsidR="386A2F3F" w:rsidRPr="4FD16B59">
        <w:rPr>
          <w:rFonts w:ascii="Arial" w:eastAsia="Times New Roman" w:hAnsi="Arial" w:cs="Arial"/>
          <w:sz w:val="24"/>
          <w:szCs w:val="24"/>
        </w:rPr>
        <w:t>n</w:t>
      </w:r>
      <w:r w:rsidRPr="4FD16B59">
        <w:rPr>
          <w:rFonts w:ascii="Arial" w:eastAsia="Times New Roman" w:hAnsi="Arial" w:cs="Arial"/>
          <w:sz w:val="24"/>
          <w:szCs w:val="24"/>
        </w:rPr>
        <w:t>as carreiras futuras</w:t>
      </w:r>
      <w:r w:rsidR="051CDF84" w:rsidRPr="4FD16B59">
        <w:rPr>
          <w:rFonts w:ascii="Arial" w:eastAsia="Times New Roman" w:hAnsi="Arial" w:cs="Arial"/>
          <w:sz w:val="24"/>
          <w:szCs w:val="24"/>
        </w:rPr>
        <w:t>. P</w:t>
      </w:r>
      <w:r w:rsidRPr="4FD16B59">
        <w:rPr>
          <w:rFonts w:ascii="Arial" w:eastAsia="Times New Roman" w:hAnsi="Arial" w:cs="Arial"/>
          <w:sz w:val="24"/>
          <w:szCs w:val="24"/>
        </w:rPr>
        <w:t>or isso</w:t>
      </w:r>
      <w:r w:rsidR="00A567F2">
        <w:rPr>
          <w:rFonts w:ascii="Arial" w:eastAsia="Times New Roman" w:hAnsi="Arial" w:cs="Arial"/>
          <w:sz w:val="24"/>
          <w:szCs w:val="24"/>
        </w:rPr>
        <w:t>,</w:t>
      </w:r>
      <w:r w:rsidRPr="4FD16B59">
        <w:rPr>
          <w:rFonts w:ascii="Arial" w:eastAsia="Times New Roman" w:hAnsi="Arial" w:cs="Arial"/>
          <w:sz w:val="24"/>
          <w:szCs w:val="24"/>
        </w:rPr>
        <w:t xml:space="preserve"> são empregados recursos</w:t>
      </w:r>
      <w:r w:rsidR="00A567F2">
        <w:rPr>
          <w:rFonts w:ascii="Arial" w:eastAsia="Times New Roman" w:hAnsi="Arial" w:cs="Arial"/>
          <w:sz w:val="24"/>
          <w:szCs w:val="24"/>
        </w:rPr>
        <w:t>,</w:t>
      </w:r>
      <w:r w:rsidRPr="4FD16B59">
        <w:rPr>
          <w:rFonts w:ascii="Arial" w:eastAsia="Times New Roman" w:hAnsi="Arial" w:cs="Arial"/>
          <w:sz w:val="24"/>
          <w:szCs w:val="24"/>
        </w:rPr>
        <w:t xml:space="preserve"> como a robótica,</w:t>
      </w:r>
      <w:r w:rsidR="00A567F2">
        <w:rPr>
          <w:rFonts w:ascii="Arial" w:eastAsia="Times New Roman" w:hAnsi="Arial" w:cs="Arial"/>
          <w:sz w:val="24"/>
          <w:szCs w:val="24"/>
        </w:rPr>
        <w:t xml:space="preserve"> a</w:t>
      </w:r>
      <w:r w:rsidRPr="4FD16B59">
        <w:rPr>
          <w:rFonts w:ascii="Arial" w:eastAsia="Times New Roman" w:hAnsi="Arial" w:cs="Arial"/>
          <w:sz w:val="24"/>
          <w:szCs w:val="24"/>
        </w:rPr>
        <w:t xml:space="preserve"> programação, </w:t>
      </w:r>
      <w:r w:rsidR="00A567F2">
        <w:rPr>
          <w:rFonts w:ascii="Arial" w:eastAsia="Times New Roman" w:hAnsi="Arial" w:cs="Arial"/>
          <w:sz w:val="24"/>
          <w:szCs w:val="24"/>
        </w:rPr>
        <w:t xml:space="preserve">a </w:t>
      </w:r>
      <w:r w:rsidRPr="4FD16B59">
        <w:rPr>
          <w:rFonts w:ascii="Arial" w:eastAsia="Times New Roman" w:hAnsi="Arial" w:cs="Arial"/>
          <w:sz w:val="24"/>
          <w:szCs w:val="24"/>
        </w:rPr>
        <w:t>modelagem digital</w:t>
      </w:r>
      <w:r w:rsidR="00A567F2">
        <w:rPr>
          <w:rFonts w:ascii="Arial" w:eastAsia="Times New Roman" w:hAnsi="Arial" w:cs="Arial"/>
          <w:sz w:val="24"/>
          <w:szCs w:val="24"/>
        </w:rPr>
        <w:t>,</w:t>
      </w:r>
      <w:r w:rsidRPr="4FD16B59">
        <w:rPr>
          <w:rFonts w:ascii="Arial" w:eastAsia="Times New Roman" w:hAnsi="Arial" w:cs="Arial"/>
          <w:sz w:val="24"/>
          <w:szCs w:val="24"/>
        </w:rPr>
        <w:t xml:space="preserve"> entre outros</w:t>
      </w:r>
      <w:r w:rsidR="00A567F2">
        <w:rPr>
          <w:rFonts w:ascii="Arial" w:eastAsia="Times New Roman" w:hAnsi="Arial" w:cs="Arial"/>
          <w:sz w:val="24"/>
          <w:szCs w:val="24"/>
        </w:rPr>
        <w:t>,</w:t>
      </w:r>
      <w:r w:rsidRPr="4FD16B59">
        <w:rPr>
          <w:rFonts w:ascii="Arial" w:eastAsia="Times New Roman" w:hAnsi="Arial" w:cs="Arial"/>
          <w:sz w:val="24"/>
          <w:szCs w:val="24"/>
        </w:rPr>
        <w:t xml:space="preserve"> que funcionam como pequenos laboratórios </w:t>
      </w:r>
      <w:r w:rsidR="05ADC66B" w:rsidRPr="4FD16B59">
        <w:rPr>
          <w:rFonts w:ascii="Arial" w:eastAsia="Arial" w:hAnsi="Arial" w:cs="Arial"/>
          <w:sz w:val="24"/>
          <w:szCs w:val="24"/>
        </w:rPr>
        <w:t>que preparam os estudantes</w:t>
      </w:r>
      <w:r w:rsidR="05ADC66B" w:rsidRPr="4FD16B59">
        <w:rPr>
          <w:rFonts w:ascii="Arial" w:eastAsia="Times New Roman" w:hAnsi="Arial" w:cs="Arial"/>
          <w:sz w:val="24"/>
          <w:szCs w:val="24"/>
        </w:rPr>
        <w:t xml:space="preserve"> </w:t>
      </w:r>
      <w:r w:rsidRPr="4FD16B59">
        <w:rPr>
          <w:rFonts w:ascii="Arial" w:eastAsia="Times New Roman" w:hAnsi="Arial" w:cs="Arial"/>
          <w:sz w:val="24"/>
          <w:szCs w:val="24"/>
        </w:rPr>
        <w:t>para futuras profissões embarcada</w:t>
      </w:r>
      <w:r w:rsidR="4F2FA3ED" w:rsidRPr="4FD16B59">
        <w:rPr>
          <w:rFonts w:ascii="Arial" w:eastAsia="Times New Roman" w:hAnsi="Arial" w:cs="Arial"/>
          <w:sz w:val="24"/>
          <w:szCs w:val="24"/>
        </w:rPr>
        <w:t>s</w:t>
      </w:r>
      <w:r w:rsidRPr="4FD16B59">
        <w:rPr>
          <w:rFonts w:ascii="Arial" w:eastAsia="Times New Roman" w:hAnsi="Arial" w:cs="Arial"/>
          <w:sz w:val="24"/>
          <w:szCs w:val="24"/>
        </w:rPr>
        <w:t xml:space="preserve"> dentro do espectro do STEAM</w:t>
      </w:r>
      <w:r w:rsidR="608EDCAD" w:rsidRPr="4FD16B59">
        <w:rPr>
          <w:rFonts w:ascii="Arial" w:eastAsia="Times New Roman" w:hAnsi="Arial" w:cs="Arial"/>
          <w:sz w:val="24"/>
          <w:szCs w:val="24"/>
        </w:rPr>
        <w:t>: a formação de futuros</w:t>
      </w:r>
      <w:r w:rsidR="771C2D48" w:rsidRPr="4FD16B59">
        <w:rPr>
          <w:rFonts w:ascii="Arial" w:eastAsia="Times New Roman" w:hAnsi="Arial" w:cs="Arial"/>
          <w:sz w:val="24"/>
          <w:szCs w:val="24"/>
        </w:rPr>
        <w:t xml:space="preserve"> </w:t>
      </w:r>
      <w:r w:rsidRPr="4FD16B59">
        <w:rPr>
          <w:rFonts w:ascii="Arial" w:eastAsia="Times New Roman" w:hAnsi="Arial" w:cs="Arial"/>
          <w:sz w:val="24"/>
          <w:szCs w:val="24"/>
        </w:rPr>
        <w:t>engenheiros, programadores, cientistas entre outras p</w:t>
      </w:r>
      <w:r w:rsidR="361D75AE" w:rsidRPr="4FD16B59">
        <w:rPr>
          <w:rFonts w:ascii="Arial" w:eastAsia="Times New Roman" w:hAnsi="Arial" w:cs="Arial"/>
          <w:sz w:val="24"/>
          <w:szCs w:val="24"/>
        </w:rPr>
        <w:t>rofissões</w:t>
      </w:r>
      <w:r w:rsidR="1EF09881" w:rsidRPr="4FD16B59">
        <w:rPr>
          <w:rFonts w:ascii="Arial" w:eastAsia="Times New Roman" w:hAnsi="Arial" w:cs="Arial"/>
          <w:sz w:val="24"/>
          <w:szCs w:val="24"/>
        </w:rPr>
        <w:t xml:space="preserve">; </w:t>
      </w:r>
      <w:r w:rsidRPr="4FD16B59">
        <w:rPr>
          <w:rFonts w:ascii="Arial" w:eastAsia="Times New Roman" w:hAnsi="Arial" w:cs="Arial"/>
          <w:sz w:val="24"/>
          <w:szCs w:val="24"/>
        </w:rPr>
        <w:t xml:space="preserve">preparados para fortalecer a </w:t>
      </w:r>
      <w:r w:rsidR="00A567F2">
        <w:rPr>
          <w:rFonts w:ascii="Arial" w:eastAsia="Times New Roman" w:hAnsi="Arial" w:cs="Arial"/>
          <w:sz w:val="24"/>
          <w:szCs w:val="24"/>
        </w:rPr>
        <w:t>I</w:t>
      </w:r>
      <w:r w:rsidRPr="4FD16B59">
        <w:rPr>
          <w:rFonts w:ascii="Arial" w:eastAsia="Times New Roman" w:hAnsi="Arial" w:cs="Arial"/>
          <w:sz w:val="24"/>
          <w:szCs w:val="24"/>
        </w:rPr>
        <w:t>ndústria 4.0</w:t>
      </w:r>
      <w:r w:rsidR="1CFB4191" w:rsidRPr="4FD16B59">
        <w:rPr>
          <w:rFonts w:ascii="Arial" w:eastAsia="Times New Roman" w:hAnsi="Arial" w:cs="Arial"/>
          <w:sz w:val="24"/>
          <w:szCs w:val="24"/>
        </w:rPr>
        <w:t>.</w:t>
      </w:r>
    </w:p>
    <w:p w14:paraId="6BF21268" w14:textId="77777777" w:rsidR="003B634F" w:rsidRPr="003025FD" w:rsidRDefault="003B634F" w:rsidP="4D4C1997">
      <w:pPr>
        <w:spacing w:after="0" w:line="360" w:lineRule="auto"/>
        <w:ind w:right="-568" w:firstLine="720"/>
        <w:jc w:val="both"/>
        <w:rPr>
          <w:rFonts w:ascii="Arial" w:eastAsia="Times New Roman" w:hAnsi="Arial" w:cs="Arial"/>
          <w:sz w:val="24"/>
          <w:szCs w:val="24"/>
        </w:rPr>
      </w:pPr>
      <w:r w:rsidRPr="003025FD">
        <w:rPr>
          <w:rFonts w:ascii="Arial" w:eastAsia="Times New Roman" w:hAnsi="Arial" w:cs="Arial"/>
          <w:sz w:val="24"/>
          <w:szCs w:val="24"/>
        </w:rPr>
        <w:t>Como inserir este pilar já na primeira etapa da Educação Básica: a Educação Infantil?</w:t>
      </w:r>
    </w:p>
    <w:p w14:paraId="684164CF" w14:textId="2EC7F4CF" w:rsidR="003B634F" w:rsidRPr="003025FD" w:rsidRDefault="003B634F" w:rsidP="008F4D13">
      <w:pPr>
        <w:spacing w:after="0" w:line="360" w:lineRule="auto"/>
        <w:ind w:right="-568" w:firstLine="720"/>
        <w:jc w:val="both"/>
        <w:rPr>
          <w:rFonts w:ascii="Arial" w:eastAsia="Arial" w:hAnsi="Arial" w:cs="Arial"/>
          <w:sz w:val="24"/>
          <w:szCs w:val="24"/>
        </w:rPr>
      </w:pPr>
      <w:r w:rsidRPr="4FD16B59">
        <w:rPr>
          <w:rFonts w:ascii="Arial" w:eastAsia="Times New Roman" w:hAnsi="Arial" w:cs="Arial"/>
          <w:sz w:val="24"/>
          <w:szCs w:val="24"/>
        </w:rPr>
        <w:t xml:space="preserve">Para começar a responder </w:t>
      </w:r>
      <w:r w:rsidR="00A567F2">
        <w:rPr>
          <w:rFonts w:ascii="Arial" w:eastAsia="Times New Roman" w:hAnsi="Arial" w:cs="Arial"/>
          <w:sz w:val="24"/>
          <w:szCs w:val="24"/>
        </w:rPr>
        <w:t xml:space="preserve">a </w:t>
      </w:r>
      <w:r w:rsidRPr="4FD16B59">
        <w:rPr>
          <w:rFonts w:ascii="Arial" w:eastAsia="Times New Roman" w:hAnsi="Arial" w:cs="Arial"/>
          <w:sz w:val="24"/>
          <w:szCs w:val="24"/>
        </w:rPr>
        <w:t>essa pergunta</w:t>
      </w:r>
      <w:r w:rsidR="00A567F2">
        <w:rPr>
          <w:rFonts w:ascii="Arial" w:eastAsia="Times New Roman" w:hAnsi="Arial" w:cs="Arial"/>
          <w:sz w:val="24"/>
          <w:szCs w:val="24"/>
        </w:rPr>
        <w:t>, apoiamo-nos na</w:t>
      </w:r>
      <w:r w:rsidR="6D59DD7F" w:rsidRPr="4FD16B59">
        <w:rPr>
          <w:rFonts w:ascii="Arial" w:eastAsia="Times New Roman" w:hAnsi="Arial" w:cs="Arial"/>
          <w:sz w:val="24"/>
          <w:szCs w:val="24"/>
        </w:rPr>
        <w:t>s ideias de</w:t>
      </w:r>
      <w:r w:rsidRPr="4FD16B59">
        <w:rPr>
          <w:rFonts w:ascii="Arial" w:eastAsia="Times New Roman" w:hAnsi="Arial" w:cs="Arial"/>
          <w:sz w:val="24"/>
          <w:szCs w:val="24"/>
        </w:rPr>
        <w:t xml:space="preserve"> John Dewey (1859</w:t>
      </w:r>
      <w:r w:rsidR="00A567F2">
        <w:rPr>
          <w:rFonts w:ascii="Arial" w:eastAsia="Times New Roman" w:hAnsi="Arial" w:cs="Arial"/>
          <w:sz w:val="24"/>
          <w:szCs w:val="24"/>
        </w:rPr>
        <w:t>-</w:t>
      </w:r>
      <w:r w:rsidRPr="4FD16B59">
        <w:rPr>
          <w:rFonts w:ascii="Arial" w:eastAsia="Times New Roman" w:hAnsi="Arial" w:cs="Arial"/>
          <w:sz w:val="24"/>
          <w:szCs w:val="24"/>
        </w:rPr>
        <w:t>1952)</w:t>
      </w:r>
      <w:r w:rsidR="07814FAE" w:rsidRPr="4FD16B59">
        <w:rPr>
          <w:rFonts w:ascii="Arial" w:eastAsia="Times New Roman" w:hAnsi="Arial" w:cs="Arial"/>
          <w:sz w:val="24"/>
          <w:szCs w:val="24"/>
        </w:rPr>
        <w:t xml:space="preserve"> ao trazer que</w:t>
      </w:r>
      <w:r w:rsidRPr="4FD16B59">
        <w:rPr>
          <w:rFonts w:ascii="Arial" w:eastAsia="Times New Roman" w:hAnsi="Arial" w:cs="Arial"/>
          <w:sz w:val="24"/>
          <w:szCs w:val="24"/>
        </w:rPr>
        <w:t xml:space="preserve"> a </w:t>
      </w:r>
      <w:r w:rsidR="00A567F2">
        <w:rPr>
          <w:rFonts w:ascii="Arial" w:eastAsia="Times New Roman" w:hAnsi="Arial" w:cs="Arial"/>
          <w:sz w:val="24"/>
          <w:szCs w:val="24"/>
        </w:rPr>
        <w:t>E</w:t>
      </w:r>
      <w:r w:rsidRPr="4FD16B59">
        <w:rPr>
          <w:rFonts w:ascii="Arial" w:eastAsia="Times New Roman" w:hAnsi="Arial" w:cs="Arial"/>
          <w:sz w:val="24"/>
          <w:szCs w:val="24"/>
        </w:rPr>
        <w:t xml:space="preserve">ducação não é apartada da sociedade, ela é um processo social intrínseco ao desenvolvimento. Por meio da </w:t>
      </w:r>
      <w:r w:rsidR="00A567F2">
        <w:rPr>
          <w:rFonts w:ascii="Arial" w:eastAsia="Times New Roman" w:hAnsi="Arial" w:cs="Arial"/>
          <w:sz w:val="24"/>
          <w:szCs w:val="24"/>
        </w:rPr>
        <w:t>E</w:t>
      </w:r>
      <w:r w:rsidRPr="4FD16B59">
        <w:rPr>
          <w:rFonts w:ascii="Arial" w:eastAsia="Times New Roman" w:hAnsi="Arial" w:cs="Arial"/>
          <w:sz w:val="24"/>
          <w:szCs w:val="24"/>
        </w:rPr>
        <w:t xml:space="preserve">ducação não preparamos o estudante para a vida, </w:t>
      </w:r>
      <w:r w:rsidR="0ED7B1BF" w:rsidRPr="4FD16B59">
        <w:rPr>
          <w:rFonts w:ascii="Arial" w:eastAsia="Times New Roman" w:hAnsi="Arial" w:cs="Arial"/>
          <w:sz w:val="24"/>
          <w:szCs w:val="24"/>
        </w:rPr>
        <w:t>ela</w:t>
      </w:r>
      <w:r w:rsidR="005D42D6" w:rsidRPr="4FD16B59">
        <w:rPr>
          <w:rFonts w:ascii="Arial" w:eastAsia="Times New Roman" w:hAnsi="Arial" w:cs="Arial"/>
          <w:sz w:val="24"/>
          <w:szCs w:val="24"/>
        </w:rPr>
        <w:t xml:space="preserve"> </w:t>
      </w:r>
      <w:r w:rsidRPr="4FD16B59">
        <w:rPr>
          <w:rFonts w:ascii="Arial" w:eastAsia="Times New Roman" w:hAnsi="Arial" w:cs="Arial"/>
          <w:sz w:val="24"/>
          <w:szCs w:val="24"/>
        </w:rPr>
        <w:t xml:space="preserve">é a própria vida. Desse modo, a escola tem </w:t>
      </w:r>
      <w:r w:rsidRPr="4FD16B59">
        <w:rPr>
          <w:rFonts w:ascii="Arial" w:eastAsia="Times New Roman" w:hAnsi="Arial" w:cs="Arial"/>
          <w:sz w:val="24"/>
          <w:szCs w:val="24"/>
        </w:rPr>
        <w:lastRenderedPageBreak/>
        <w:t xml:space="preserve">a função de proporcionar </w:t>
      </w:r>
      <w:r w:rsidR="73493F7B" w:rsidRPr="4FD16B59">
        <w:rPr>
          <w:rFonts w:ascii="Arial" w:eastAsia="Times New Roman" w:hAnsi="Arial" w:cs="Arial"/>
          <w:sz w:val="24"/>
          <w:szCs w:val="24"/>
        </w:rPr>
        <w:t>à</w:t>
      </w:r>
      <w:r w:rsidRPr="4FD16B59">
        <w:rPr>
          <w:rFonts w:ascii="Arial" w:eastAsia="Times New Roman" w:hAnsi="Arial" w:cs="Arial"/>
          <w:sz w:val="24"/>
          <w:szCs w:val="24"/>
        </w:rPr>
        <w:t xml:space="preserve"> criança e ao adolescente a vivência das experiências mais importantes da sociedade, </w:t>
      </w:r>
      <w:r w:rsidR="006648F4" w:rsidRPr="4FD16B59">
        <w:rPr>
          <w:rFonts w:ascii="Arial" w:eastAsia="Times New Roman" w:hAnsi="Arial" w:cs="Arial"/>
          <w:sz w:val="24"/>
          <w:szCs w:val="24"/>
        </w:rPr>
        <w:t xml:space="preserve">sendo </w:t>
      </w:r>
      <w:r w:rsidRPr="4FD16B59">
        <w:rPr>
          <w:rFonts w:ascii="Arial" w:eastAsia="Times New Roman" w:hAnsi="Arial" w:cs="Arial"/>
          <w:sz w:val="24"/>
          <w:szCs w:val="24"/>
        </w:rPr>
        <w:t xml:space="preserve">o mundo do trabalho </w:t>
      </w:r>
      <w:r w:rsidR="006648F4" w:rsidRPr="4FD16B59">
        <w:rPr>
          <w:rFonts w:ascii="Arial" w:eastAsia="Times New Roman" w:hAnsi="Arial" w:cs="Arial"/>
          <w:sz w:val="24"/>
          <w:szCs w:val="24"/>
        </w:rPr>
        <w:t>a dinâmica da sociedade em ação</w:t>
      </w:r>
      <w:r w:rsidRPr="4FD16B59">
        <w:rPr>
          <w:rFonts w:ascii="Arial" w:eastAsia="Times New Roman" w:hAnsi="Arial" w:cs="Arial"/>
          <w:sz w:val="24"/>
          <w:szCs w:val="24"/>
        </w:rPr>
        <w:t xml:space="preserve">. </w:t>
      </w:r>
      <w:r w:rsidR="00A567F2">
        <w:rPr>
          <w:rFonts w:ascii="Arial" w:eastAsia="Times New Roman" w:hAnsi="Arial" w:cs="Arial"/>
          <w:sz w:val="24"/>
          <w:szCs w:val="24"/>
        </w:rPr>
        <w:t>P</w:t>
      </w:r>
      <w:r w:rsidRPr="4FD16B59">
        <w:rPr>
          <w:rFonts w:ascii="Arial" w:eastAsia="Times New Roman" w:hAnsi="Arial" w:cs="Arial"/>
          <w:sz w:val="24"/>
          <w:szCs w:val="24"/>
        </w:rPr>
        <w:t>ara que possamos desenvolver es</w:t>
      </w:r>
      <w:r w:rsidR="00A107F9">
        <w:rPr>
          <w:rFonts w:ascii="Arial" w:eastAsia="Times New Roman" w:hAnsi="Arial" w:cs="Arial"/>
          <w:sz w:val="24"/>
          <w:szCs w:val="24"/>
        </w:rPr>
        <w:t>s</w:t>
      </w:r>
      <w:r w:rsidRPr="4FD16B59">
        <w:rPr>
          <w:rFonts w:ascii="Arial" w:eastAsia="Times New Roman" w:hAnsi="Arial" w:cs="Arial"/>
          <w:sz w:val="24"/>
          <w:szCs w:val="24"/>
        </w:rPr>
        <w:t xml:space="preserve">e sujeito de forma integral, </w:t>
      </w:r>
      <w:r w:rsidR="00A107F9">
        <w:rPr>
          <w:rFonts w:ascii="Arial" w:eastAsia="Times New Roman" w:hAnsi="Arial" w:cs="Arial"/>
          <w:sz w:val="24"/>
          <w:szCs w:val="24"/>
        </w:rPr>
        <w:t>é necessário</w:t>
      </w:r>
      <w:r w:rsidR="00A107F9" w:rsidRPr="4FD16B59">
        <w:rPr>
          <w:rFonts w:ascii="Arial" w:eastAsia="Times New Roman" w:hAnsi="Arial" w:cs="Arial"/>
          <w:sz w:val="24"/>
          <w:szCs w:val="24"/>
        </w:rPr>
        <w:t xml:space="preserve"> </w:t>
      </w:r>
      <w:r w:rsidRPr="4FD16B59">
        <w:rPr>
          <w:rFonts w:ascii="Arial" w:eastAsia="Times New Roman" w:hAnsi="Arial" w:cs="Arial"/>
          <w:sz w:val="24"/>
          <w:szCs w:val="24"/>
        </w:rPr>
        <w:t xml:space="preserve">um investimento </w:t>
      </w:r>
      <w:r w:rsidR="006648F4" w:rsidRPr="4FD16B59">
        <w:rPr>
          <w:rFonts w:ascii="Arial" w:eastAsia="Times New Roman" w:hAnsi="Arial" w:cs="Arial"/>
          <w:sz w:val="24"/>
          <w:szCs w:val="24"/>
        </w:rPr>
        <w:t xml:space="preserve">no desenvolvimento </w:t>
      </w:r>
      <w:r w:rsidRPr="4FD16B59">
        <w:rPr>
          <w:rFonts w:ascii="Arial" w:eastAsia="Times New Roman" w:hAnsi="Arial" w:cs="Arial"/>
          <w:sz w:val="24"/>
          <w:szCs w:val="24"/>
        </w:rPr>
        <w:t>socioemociona</w:t>
      </w:r>
      <w:r w:rsidR="006648F4" w:rsidRPr="4FD16B59">
        <w:rPr>
          <w:rFonts w:ascii="Arial" w:eastAsia="Times New Roman" w:hAnsi="Arial" w:cs="Arial"/>
          <w:sz w:val="24"/>
          <w:szCs w:val="24"/>
        </w:rPr>
        <w:t>l</w:t>
      </w:r>
      <w:r w:rsidRPr="4FD16B59">
        <w:rPr>
          <w:rFonts w:ascii="Arial" w:eastAsia="Times New Roman" w:hAnsi="Arial" w:cs="Arial"/>
          <w:sz w:val="24"/>
          <w:szCs w:val="24"/>
        </w:rPr>
        <w:t xml:space="preserve">, tarefa </w:t>
      </w:r>
      <w:r w:rsidR="006648F4" w:rsidRPr="4FD16B59">
        <w:rPr>
          <w:rFonts w:ascii="Arial" w:eastAsia="Times New Roman" w:hAnsi="Arial" w:cs="Arial"/>
          <w:sz w:val="24"/>
          <w:szCs w:val="24"/>
        </w:rPr>
        <w:t>essencial des</w:t>
      </w:r>
      <w:r w:rsidR="00A107F9">
        <w:rPr>
          <w:rFonts w:ascii="Arial" w:eastAsia="Times New Roman" w:hAnsi="Arial" w:cs="Arial"/>
          <w:sz w:val="24"/>
          <w:szCs w:val="24"/>
        </w:rPr>
        <w:t>s</w:t>
      </w:r>
      <w:r w:rsidR="006648F4" w:rsidRPr="4FD16B59">
        <w:rPr>
          <w:rFonts w:ascii="Arial" w:eastAsia="Times New Roman" w:hAnsi="Arial" w:cs="Arial"/>
          <w:sz w:val="24"/>
          <w:szCs w:val="24"/>
        </w:rPr>
        <w:t xml:space="preserve">a </w:t>
      </w:r>
      <w:r w:rsidRPr="4FD16B59">
        <w:rPr>
          <w:rFonts w:ascii="Arial" w:eastAsia="Times New Roman" w:hAnsi="Arial" w:cs="Arial"/>
          <w:sz w:val="24"/>
          <w:szCs w:val="24"/>
        </w:rPr>
        <w:t xml:space="preserve">etapa </w:t>
      </w:r>
      <w:r w:rsidR="006648F4" w:rsidRPr="4FD16B59">
        <w:rPr>
          <w:rFonts w:ascii="Arial" w:eastAsia="Times New Roman" w:hAnsi="Arial" w:cs="Arial"/>
          <w:sz w:val="24"/>
          <w:szCs w:val="24"/>
        </w:rPr>
        <w:t xml:space="preserve">da </w:t>
      </w:r>
      <w:r w:rsidR="00A107F9">
        <w:rPr>
          <w:rFonts w:ascii="Arial" w:eastAsia="Times New Roman" w:hAnsi="Arial" w:cs="Arial"/>
          <w:sz w:val="24"/>
          <w:szCs w:val="24"/>
        </w:rPr>
        <w:t>E</w:t>
      </w:r>
      <w:r w:rsidR="006648F4" w:rsidRPr="4FD16B59">
        <w:rPr>
          <w:rFonts w:ascii="Arial" w:eastAsia="Times New Roman" w:hAnsi="Arial" w:cs="Arial"/>
          <w:sz w:val="24"/>
          <w:szCs w:val="24"/>
        </w:rPr>
        <w:t xml:space="preserve">ducação </w:t>
      </w:r>
      <w:r w:rsidR="00A107F9">
        <w:rPr>
          <w:rFonts w:ascii="Arial" w:eastAsia="Times New Roman" w:hAnsi="Arial" w:cs="Arial"/>
          <w:sz w:val="24"/>
          <w:szCs w:val="24"/>
        </w:rPr>
        <w:t>B</w:t>
      </w:r>
      <w:r w:rsidR="006648F4" w:rsidRPr="4FD16B59">
        <w:rPr>
          <w:rFonts w:ascii="Arial" w:eastAsia="Times New Roman" w:hAnsi="Arial" w:cs="Arial"/>
          <w:sz w:val="24"/>
          <w:szCs w:val="24"/>
        </w:rPr>
        <w:t>ásica, e</w:t>
      </w:r>
      <w:r w:rsidRPr="4FD16B59">
        <w:rPr>
          <w:rFonts w:ascii="Arial" w:eastAsia="Arial" w:hAnsi="Arial" w:cs="Arial"/>
          <w:sz w:val="24"/>
          <w:szCs w:val="24"/>
        </w:rPr>
        <w:t>specialmente se considerarmos</w:t>
      </w:r>
      <w:r w:rsidR="5B3AF89B" w:rsidRPr="4FD16B59">
        <w:rPr>
          <w:rFonts w:ascii="Arial" w:eastAsia="Arial" w:hAnsi="Arial" w:cs="Arial"/>
          <w:sz w:val="24"/>
          <w:szCs w:val="24"/>
        </w:rPr>
        <w:t xml:space="preserve"> a</w:t>
      </w:r>
      <w:r w:rsidR="005D42D6" w:rsidRPr="4FD16B59">
        <w:rPr>
          <w:rFonts w:ascii="Arial" w:eastAsia="Arial" w:hAnsi="Arial" w:cs="Arial"/>
          <w:sz w:val="24"/>
          <w:szCs w:val="24"/>
        </w:rPr>
        <w:t xml:space="preserve"> </w:t>
      </w:r>
      <w:r w:rsidRPr="4FD16B59">
        <w:rPr>
          <w:rFonts w:ascii="Arial" w:eastAsia="Arial" w:hAnsi="Arial" w:cs="Arial"/>
          <w:sz w:val="24"/>
          <w:szCs w:val="24"/>
        </w:rPr>
        <w:t xml:space="preserve">trajetória escolar na perspectiva da criatividade comprometida com a mudança do </w:t>
      </w:r>
      <w:r w:rsidRPr="4FD16B59">
        <w:rPr>
          <w:rFonts w:ascii="Arial" w:eastAsia="Arial" w:hAnsi="Arial" w:cs="Arial"/>
          <w:i/>
          <w:iCs/>
          <w:sz w:val="24"/>
          <w:szCs w:val="24"/>
        </w:rPr>
        <w:t>status quo</w:t>
      </w:r>
      <w:r w:rsidRPr="4FD16B59">
        <w:rPr>
          <w:rFonts w:ascii="Arial" w:eastAsia="Arial" w:hAnsi="Arial" w:cs="Arial"/>
          <w:sz w:val="24"/>
          <w:szCs w:val="24"/>
        </w:rPr>
        <w:t xml:space="preserve"> da sociedade</w:t>
      </w:r>
      <w:r w:rsidR="008F4D13" w:rsidRPr="4FD16B59">
        <w:rPr>
          <w:rFonts w:ascii="Arial" w:eastAsia="Arial" w:hAnsi="Arial" w:cs="Arial"/>
          <w:sz w:val="24"/>
          <w:szCs w:val="24"/>
        </w:rPr>
        <w:t>.</w:t>
      </w:r>
    </w:p>
    <w:p w14:paraId="2FC54420" w14:textId="06C55337" w:rsidR="003B634F" w:rsidRPr="003025FD" w:rsidRDefault="72DF1E4F" w:rsidP="513968DD">
      <w:pPr>
        <w:spacing w:after="0" w:line="360" w:lineRule="auto"/>
        <w:ind w:right="-568" w:firstLine="720"/>
        <w:jc w:val="both"/>
        <w:rPr>
          <w:rFonts w:ascii="Arial" w:eastAsia="Arial" w:hAnsi="Arial" w:cs="Arial"/>
          <w:sz w:val="24"/>
          <w:szCs w:val="24"/>
        </w:rPr>
      </w:pPr>
      <w:r w:rsidRPr="34C52967">
        <w:rPr>
          <w:rFonts w:ascii="Arial" w:eastAsia="Arial" w:hAnsi="Arial" w:cs="Arial"/>
          <w:sz w:val="24"/>
          <w:szCs w:val="24"/>
        </w:rPr>
        <w:t>Para o SES</w:t>
      </w:r>
      <w:r w:rsidR="4340FE4F" w:rsidRPr="34C52967">
        <w:rPr>
          <w:rFonts w:ascii="Arial" w:eastAsia="Arial" w:hAnsi="Arial" w:cs="Arial"/>
          <w:sz w:val="24"/>
          <w:szCs w:val="24"/>
        </w:rPr>
        <w:t>I</w:t>
      </w:r>
      <w:r w:rsidR="00A107F9">
        <w:rPr>
          <w:rFonts w:ascii="Arial" w:eastAsia="Arial" w:hAnsi="Arial" w:cs="Arial"/>
          <w:sz w:val="24"/>
          <w:szCs w:val="24"/>
        </w:rPr>
        <w:t>,</w:t>
      </w:r>
      <w:r w:rsidRPr="34C52967">
        <w:rPr>
          <w:rFonts w:ascii="Arial" w:eastAsia="Arial" w:hAnsi="Arial" w:cs="Arial"/>
          <w:sz w:val="24"/>
          <w:szCs w:val="24"/>
        </w:rPr>
        <w:t xml:space="preserve"> </w:t>
      </w:r>
      <w:r w:rsidR="3BF62641" w:rsidRPr="34C52967">
        <w:rPr>
          <w:rFonts w:ascii="Arial" w:eastAsia="Arial" w:hAnsi="Arial" w:cs="Arial"/>
          <w:sz w:val="24"/>
          <w:szCs w:val="24"/>
        </w:rPr>
        <w:t>o desenvolvimento</w:t>
      </w:r>
      <w:r w:rsidRPr="34C52967">
        <w:rPr>
          <w:rFonts w:ascii="Arial" w:eastAsia="Arial" w:hAnsi="Arial" w:cs="Arial"/>
          <w:sz w:val="24"/>
          <w:szCs w:val="24"/>
        </w:rPr>
        <w:t xml:space="preserve"> socioemociona</w:t>
      </w:r>
      <w:r w:rsidR="3BF62641" w:rsidRPr="34C52967">
        <w:rPr>
          <w:rFonts w:ascii="Arial" w:eastAsia="Arial" w:hAnsi="Arial" w:cs="Arial"/>
          <w:sz w:val="24"/>
          <w:szCs w:val="24"/>
        </w:rPr>
        <w:t>l</w:t>
      </w:r>
      <w:r w:rsidRPr="34C52967">
        <w:rPr>
          <w:rFonts w:ascii="Arial" w:eastAsia="Arial" w:hAnsi="Arial" w:cs="Arial"/>
          <w:sz w:val="24"/>
          <w:szCs w:val="24"/>
        </w:rPr>
        <w:t xml:space="preserve"> estimulad</w:t>
      </w:r>
      <w:r w:rsidR="3BF62641" w:rsidRPr="34C52967">
        <w:rPr>
          <w:rFonts w:ascii="Arial" w:eastAsia="Arial" w:hAnsi="Arial" w:cs="Arial"/>
          <w:sz w:val="24"/>
          <w:szCs w:val="24"/>
        </w:rPr>
        <w:t xml:space="preserve">o desde a </w:t>
      </w:r>
      <w:r w:rsidRPr="34C52967">
        <w:rPr>
          <w:rFonts w:ascii="Arial" w:eastAsia="Arial" w:hAnsi="Arial" w:cs="Arial"/>
          <w:sz w:val="24"/>
          <w:szCs w:val="24"/>
        </w:rPr>
        <w:t xml:space="preserve">Educação Infantil </w:t>
      </w:r>
      <w:r w:rsidR="3BF62641" w:rsidRPr="34C52967">
        <w:rPr>
          <w:rFonts w:ascii="Arial" w:eastAsia="Arial" w:hAnsi="Arial" w:cs="Arial"/>
          <w:sz w:val="24"/>
          <w:szCs w:val="24"/>
        </w:rPr>
        <w:t xml:space="preserve">alicerça </w:t>
      </w:r>
      <w:r w:rsidRPr="34C52967">
        <w:rPr>
          <w:rFonts w:ascii="Arial" w:eastAsia="Arial" w:hAnsi="Arial" w:cs="Arial"/>
          <w:sz w:val="24"/>
          <w:szCs w:val="24"/>
        </w:rPr>
        <w:t xml:space="preserve">a formação </w:t>
      </w:r>
      <w:r w:rsidR="3BF62641" w:rsidRPr="34C52967">
        <w:rPr>
          <w:rFonts w:ascii="Arial" w:eastAsia="Arial" w:hAnsi="Arial" w:cs="Arial"/>
          <w:sz w:val="24"/>
          <w:szCs w:val="24"/>
        </w:rPr>
        <w:t xml:space="preserve">para </w:t>
      </w:r>
      <w:r w:rsidR="7D17F0EC" w:rsidRPr="34C52967">
        <w:rPr>
          <w:rFonts w:ascii="Arial" w:eastAsia="Arial" w:hAnsi="Arial" w:cs="Arial"/>
          <w:sz w:val="24"/>
          <w:szCs w:val="24"/>
        </w:rPr>
        <w:t>um</w:t>
      </w:r>
      <w:r w:rsidR="3BF62641" w:rsidRPr="34C52967">
        <w:rPr>
          <w:rFonts w:ascii="Arial" w:eastAsia="Arial" w:hAnsi="Arial" w:cs="Arial"/>
          <w:sz w:val="24"/>
          <w:szCs w:val="24"/>
        </w:rPr>
        <w:t>a sociedade em ação e</w:t>
      </w:r>
      <w:r w:rsidRPr="34C52967">
        <w:rPr>
          <w:rFonts w:ascii="Arial" w:eastAsia="Arial" w:hAnsi="Arial" w:cs="Arial"/>
          <w:sz w:val="24"/>
          <w:szCs w:val="24"/>
        </w:rPr>
        <w:t>, por isso</w:t>
      </w:r>
      <w:r w:rsidR="4B58F016" w:rsidRPr="34C52967">
        <w:rPr>
          <w:rFonts w:ascii="Arial" w:eastAsia="Arial" w:hAnsi="Arial" w:cs="Arial"/>
          <w:sz w:val="24"/>
          <w:szCs w:val="24"/>
        </w:rPr>
        <w:t>,</w:t>
      </w:r>
      <w:r w:rsidRPr="34C52967">
        <w:rPr>
          <w:rFonts w:ascii="Arial" w:eastAsia="Arial" w:hAnsi="Arial" w:cs="Arial"/>
          <w:sz w:val="24"/>
          <w:szCs w:val="24"/>
        </w:rPr>
        <w:t xml:space="preserve"> deve</w:t>
      </w:r>
      <w:r w:rsidR="4A2E3AA8" w:rsidRPr="34C52967">
        <w:rPr>
          <w:rFonts w:ascii="Arial" w:eastAsia="Arial" w:hAnsi="Arial" w:cs="Arial"/>
          <w:sz w:val="24"/>
          <w:szCs w:val="24"/>
        </w:rPr>
        <w:t xml:space="preserve"> </w:t>
      </w:r>
      <w:r w:rsidRPr="34C52967">
        <w:rPr>
          <w:rFonts w:ascii="Arial" w:eastAsia="Arial" w:hAnsi="Arial" w:cs="Arial"/>
          <w:sz w:val="24"/>
          <w:szCs w:val="24"/>
        </w:rPr>
        <w:t>ser explorad</w:t>
      </w:r>
      <w:r w:rsidR="2C017340" w:rsidRPr="34C52967">
        <w:rPr>
          <w:rFonts w:ascii="Arial" w:eastAsia="Arial" w:hAnsi="Arial" w:cs="Arial"/>
          <w:sz w:val="24"/>
          <w:szCs w:val="24"/>
        </w:rPr>
        <w:t>o</w:t>
      </w:r>
      <w:r w:rsidRPr="34C52967">
        <w:rPr>
          <w:rFonts w:ascii="Arial" w:eastAsia="Arial" w:hAnsi="Arial" w:cs="Arial"/>
          <w:sz w:val="24"/>
          <w:szCs w:val="24"/>
        </w:rPr>
        <w:t xml:space="preserve"> em consonância com</w:t>
      </w:r>
      <w:r w:rsidR="2EB832E2" w:rsidRPr="34C52967">
        <w:rPr>
          <w:rFonts w:ascii="Arial" w:eastAsia="Arial" w:hAnsi="Arial" w:cs="Arial"/>
          <w:sz w:val="24"/>
          <w:szCs w:val="24"/>
        </w:rPr>
        <w:t xml:space="preserve"> os </w:t>
      </w:r>
      <w:r w:rsidR="6387C051" w:rsidRPr="34C52967">
        <w:rPr>
          <w:rFonts w:ascii="Arial" w:eastAsia="Arial" w:hAnsi="Arial" w:cs="Arial"/>
          <w:sz w:val="24"/>
          <w:szCs w:val="24"/>
        </w:rPr>
        <w:t>campos de experiências</w:t>
      </w:r>
      <w:r w:rsidR="58435B78" w:rsidRPr="34C52967">
        <w:rPr>
          <w:rFonts w:ascii="Arial" w:eastAsia="Arial" w:hAnsi="Arial" w:cs="Arial"/>
          <w:sz w:val="24"/>
          <w:szCs w:val="24"/>
        </w:rPr>
        <w:t xml:space="preserve"> e</w:t>
      </w:r>
      <w:r w:rsidR="2EB832E2" w:rsidRPr="34C52967">
        <w:rPr>
          <w:rFonts w:ascii="Arial" w:eastAsia="Arial" w:hAnsi="Arial" w:cs="Arial"/>
          <w:sz w:val="24"/>
          <w:szCs w:val="24"/>
        </w:rPr>
        <w:t xml:space="preserve"> </w:t>
      </w:r>
      <w:r w:rsidRPr="34C52967">
        <w:rPr>
          <w:rFonts w:ascii="Arial" w:eastAsia="Arial" w:hAnsi="Arial" w:cs="Arial"/>
          <w:sz w:val="24"/>
          <w:szCs w:val="24"/>
        </w:rPr>
        <w:t xml:space="preserve">os </w:t>
      </w:r>
      <w:r w:rsidR="3BF62641" w:rsidRPr="34C52967">
        <w:rPr>
          <w:rFonts w:ascii="Arial" w:eastAsia="Arial" w:hAnsi="Arial" w:cs="Arial"/>
          <w:sz w:val="24"/>
          <w:szCs w:val="24"/>
        </w:rPr>
        <w:t>direitos de aprendizagem e desenvolvimento</w:t>
      </w:r>
      <w:r w:rsidR="2FA5D1F8" w:rsidRPr="34C52967">
        <w:rPr>
          <w:rFonts w:ascii="Arial" w:eastAsia="Arial" w:hAnsi="Arial" w:cs="Arial"/>
          <w:sz w:val="24"/>
          <w:szCs w:val="24"/>
        </w:rPr>
        <w:t xml:space="preserve"> p</w:t>
      </w:r>
      <w:r w:rsidR="070BA96A" w:rsidRPr="34C52967">
        <w:rPr>
          <w:rFonts w:ascii="Arial" w:eastAsia="Arial" w:hAnsi="Arial" w:cs="Arial"/>
          <w:sz w:val="24"/>
          <w:szCs w:val="24"/>
        </w:rPr>
        <w:t>romovidos também no âmbito familiar e nas relações sociais</w:t>
      </w:r>
      <w:r w:rsidRPr="34C52967">
        <w:rPr>
          <w:rFonts w:ascii="Arial" w:eastAsia="Arial" w:hAnsi="Arial" w:cs="Arial"/>
          <w:sz w:val="24"/>
          <w:szCs w:val="24"/>
        </w:rPr>
        <w:t xml:space="preserve">. </w:t>
      </w:r>
    </w:p>
    <w:p w14:paraId="5B134697" w14:textId="5F9D51F2" w:rsidR="61F1B152" w:rsidRPr="003025FD" w:rsidRDefault="7421A5FA" w:rsidP="4D4C1997">
      <w:pPr>
        <w:spacing w:after="0" w:line="360" w:lineRule="auto"/>
        <w:ind w:right="-568" w:firstLine="720"/>
        <w:jc w:val="both"/>
        <w:rPr>
          <w:rFonts w:ascii="Arial" w:eastAsia="Arial" w:hAnsi="Arial" w:cs="Arial"/>
          <w:sz w:val="24"/>
          <w:szCs w:val="24"/>
        </w:rPr>
      </w:pPr>
      <w:r w:rsidRPr="4FD16B59">
        <w:rPr>
          <w:rFonts w:ascii="Arial" w:eastAsia="Arial" w:hAnsi="Arial" w:cs="Arial"/>
          <w:sz w:val="24"/>
          <w:szCs w:val="24"/>
        </w:rPr>
        <w:t>Considera-se a sociedade em ação</w:t>
      </w:r>
      <w:r w:rsidR="28B63394" w:rsidRPr="4FD16B59">
        <w:rPr>
          <w:rFonts w:ascii="Arial" w:eastAsia="Arial" w:hAnsi="Arial" w:cs="Arial"/>
          <w:sz w:val="24"/>
          <w:szCs w:val="24"/>
        </w:rPr>
        <w:t xml:space="preserve"> um processo </w:t>
      </w:r>
      <w:r w:rsidR="34AE6ED2" w:rsidRPr="4FD16B59">
        <w:rPr>
          <w:rFonts w:ascii="Arial" w:eastAsia="Arial" w:hAnsi="Arial" w:cs="Arial"/>
          <w:sz w:val="24"/>
          <w:szCs w:val="24"/>
        </w:rPr>
        <w:t>que</w:t>
      </w:r>
      <w:r w:rsidR="28B63394" w:rsidRPr="4FD16B59">
        <w:rPr>
          <w:rFonts w:ascii="Arial" w:eastAsia="Arial" w:hAnsi="Arial" w:cs="Arial"/>
          <w:sz w:val="24"/>
          <w:szCs w:val="24"/>
        </w:rPr>
        <w:t xml:space="preserve"> </w:t>
      </w:r>
      <w:r w:rsidR="0B46F8C4" w:rsidRPr="4FD16B59">
        <w:rPr>
          <w:rFonts w:ascii="Arial" w:eastAsia="Arial" w:hAnsi="Arial" w:cs="Arial"/>
          <w:sz w:val="24"/>
          <w:szCs w:val="24"/>
        </w:rPr>
        <w:t>favorece</w:t>
      </w:r>
      <w:r w:rsidR="7D24396B" w:rsidRPr="4FD16B59">
        <w:rPr>
          <w:rFonts w:ascii="Arial" w:eastAsia="Arial" w:hAnsi="Arial" w:cs="Arial"/>
          <w:sz w:val="24"/>
          <w:szCs w:val="24"/>
        </w:rPr>
        <w:t>,</w:t>
      </w:r>
      <w:r w:rsidR="28B63394" w:rsidRPr="4FD16B59">
        <w:rPr>
          <w:rFonts w:ascii="Arial" w:eastAsia="Arial" w:hAnsi="Arial" w:cs="Arial"/>
          <w:sz w:val="24"/>
          <w:szCs w:val="24"/>
        </w:rPr>
        <w:t xml:space="preserve"> desde a </w:t>
      </w:r>
      <w:r w:rsidR="720F796A" w:rsidRPr="4FD16B59">
        <w:rPr>
          <w:rFonts w:ascii="Arial" w:eastAsia="Arial" w:hAnsi="Arial" w:cs="Arial"/>
          <w:sz w:val="24"/>
          <w:szCs w:val="24"/>
        </w:rPr>
        <w:t>primeira etapa escolar,</w:t>
      </w:r>
      <w:r w:rsidR="28B63394" w:rsidRPr="4FD16B59">
        <w:rPr>
          <w:rFonts w:ascii="Arial" w:eastAsia="Arial" w:hAnsi="Arial" w:cs="Arial"/>
          <w:sz w:val="24"/>
          <w:szCs w:val="24"/>
        </w:rPr>
        <w:t xml:space="preserve"> uma </w:t>
      </w:r>
      <w:r w:rsidR="00A107F9">
        <w:rPr>
          <w:rFonts w:ascii="Arial" w:eastAsia="Arial" w:hAnsi="Arial" w:cs="Arial"/>
          <w:sz w:val="24"/>
          <w:szCs w:val="24"/>
        </w:rPr>
        <w:t>E</w:t>
      </w:r>
      <w:r w:rsidR="28B63394" w:rsidRPr="4FD16B59">
        <w:rPr>
          <w:rFonts w:ascii="Arial" w:eastAsia="Arial" w:hAnsi="Arial" w:cs="Arial"/>
          <w:sz w:val="24"/>
          <w:szCs w:val="24"/>
        </w:rPr>
        <w:t>ducação</w:t>
      </w:r>
      <w:r w:rsidR="0FABA1CC" w:rsidRPr="4FD16B59">
        <w:rPr>
          <w:rFonts w:ascii="Arial" w:eastAsia="Arial" w:hAnsi="Arial" w:cs="Arial"/>
          <w:sz w:val="24"/>
          <w:szCs w:val="24"/>
        </w:rPr>
        <w:t xml:space="preserve"> </w:t>
      </w:r>
      <w:r w:rsidR="28B63394" w:rsidRPr="4FD16B59">
        <w:rPr>
          <w:rFonts w:ascii="Arial" w:eastAsia="Arial" w:hAnsi="Arial" w:cs="Arial"/>
          <w:sz w:val="24"/>
          <w:szCs w:val="24"/>
        </w:rPr>
        <w:t>voltada</w:t>
      </w:r>
      <w:r w:rsidR="64796130" w:rsidRPr="4FD16B59">
        <w:rPr>
          <w:rFonts w:ascii="Arial" w:eastAsia="Arial" w:hAnsi="Arial" w:cs="Arial"/>
          <w:sz w:val="24"/>
          <w:szCs w:val="24"/>
        </w:rPr>
        <w:t xml:space="preserve"> para o exercício da cidadania</w:t>
      </w:r>
      <w:r w:rsidR="53B7ACB7" w:rsidRPr="4FD16B59">
        <w:rPr>
          <w:rFonts w:ascii="Arial" w:eastAsia="Arial" w:hAnsi="Arial" w:cs="Arial"/>
          <w:sz w:val="24"/>
          <w:szCs w:val="24"/>
        </w:rPr>
        <w:t>, da democracia</w:t>
      </w:r>
      <w:r w:rsidR="64796130" w:rsidRPr="4FD16B59">
        <w:rPr>
          <w:rFonts w:ascii="Arial" w:eastAsia="Arial" w:hAnsi="Arial" w:cs="Arial"/>
          <w:sz w:val="24"/>
          <w:szCs w:val="24"/>
        </w:rPr>
        <w:t xml:space="preserve"> e </w:t>
      </w:r>
      <w:r w:rsidR="38510D04" w:rsidRPr="4FD16B59">
        <w:rPr>
          <w:rFonts w:ascii="Arial" w:eastAsia="Arial" w:hAnsi="Arial" w:cs="Arial"/>
          <w:sz w:val="24"/>
          <w:szCs w:val="24"/>
        </w:rPr>
        <w:t>d</w:t>
      </w:r>
      <w:r w:rsidR="7267A077" w:rsidRPr="4FD16B59">
        <w:rPr>
          <w:rFonts w:ascii="Arial" w:eastAsia="Arial" w:hAnsi="Arial" w:cs="Arial"/>
          <w:sz w:val="24"/>
          <w:szCs w:val="24"/>
        </w:rPr>
        <w:t xml:space="preserve">o desenvolvimento </w:t>
      </w:r>
      <w:r w:rsidR="64796130" w:rsidRPr="4FD16B59">
        <w:rPr>
          <w:rFonts w:ascii="Arial" w:eastAsia="Arial" w:hAnsi="Arial" w:cs="Arial"/>
          <w:sz w:val="24"/>
          <w:szCs w:val="24"/>
        </w:rPr>
        <w:t xml:space="preserve">de </w:t>
      </w:r>
      <w:r w:rsidR="4AC7AEDF" w:rsidRPr="4FD16B59">
        <w:rPr>
          <w:rFonts w:ascii="Arial" w:eastAsia="Arial" w:hAnsi="Arial" w:cs="Arial"/>
          <w:sz w:val="24"/>
          <w:szCs w:val="24"/>
        </w:rPr>
        <w:t xml:space="preserve">crianças </w:t>
      </w:r>
      <w:r w:rsidR="64796130" w:rsidRPr="4FD16B59">
        <w:rPr>
          <w:rFonts w:ascii="Arial" w:eastAsia="Arial" w:hAnsi="Arial" w:cs="Arial"/>
          <w:sz w:val="24"/>
          <w:szCs w:val="24"/>
        </w:rPr>
        <w:t>ativ</w:t>
      </w:r>
      <w:r w:rsidR="16C0F4C4" w:rsidRPr="4FD16B59">
        <w:rPr>
          <w:rFonts w:ascii="Arial" w:eastAsia="Arial" w:hAnsi="Arial" w:cs="Arial"/>
          <w:sz w:val="24"/>
          <w:szCs w:val="24"/>
        </w:rPr>
        <w:t>a</w:t>
      </w:r>
      <w:r w:rsidR="64796130" w:rsidRPr="4FD16B59">
        <w:rPr>
          <w:rFonts w:ascii="Arial" w:eastAsia="Arial" w:hAnsi="Arial" w:cs="Arial"/>
          <w:sz w:val="24"/>
          <w:szCs w:val="24"/>
        </w:rPr>
        <w:t>s nes</w:t>
      </w:r>
      <w:r w:rsidR="00A107F9">
        <w:rPr>
          <w:rFonts w:ascii="Arial" w:eastAsia="Arial" w:hAnsi="Arial" w:cs="Arial"/>
          <w:sz w:val="24"/>
          <w:szCs w:val="24"/>
        </w:rPr>
        <w:t>s</w:t>
      </w:r>
      <w:r w:rsidR="64796130" w:rsidRPr="4FD16B59">
        <w:rPr>
          <w:rFonts w:ascii="Arial" w:eastAsia="Arial" w:hAnsi="Arial" w:cs="Arial"/>
          <w:sz w:val="24"/>
          <w:szCs w:val="24"/>
        </w:rPr>
        <w:t>e mundo globalizado.</w:t>
      </w:r>
    </w:p>
    <w:p w14:paraId="6FEBFBA1" w14:textId="7E7A628F" w:rsidR="4D4C1997" w:rsidRPr="003025FD" w:rsidRDefault="4D4C1997" w:rsidP="4D4C1997">
      <w:pPr>
        <w:spacing w:after="0" w:line="360" w:lineRule="auto"/>
        <w:ind w:right="-568" w:firstLine="720"/>
        <w:jc w:val="both"/>
        <w:rPr>
          <w:rFonts w:ascii="Arial" w:eastAsia="Arial" w:hAnsi="Arial" w:cs="Arial"/>
          <w:sz w:val="24"/>
          <w:szCs w:val="24"/>
        </w:rPr>
      </w:pPr>
    </w:p>
    <w:p w14:paraId="04A237A8" w14:textId="533CCD5C" w:rsidR="4D4C1997" w:rsidRPr="003025FD" w:rsidRDefault="4D4C1997" w:rsidP="4D4C1997">
      <w:pPr>
        <w:spacing w:after="0" w:line="360" w:lineRule="auto"/>
        <w:ind w:right="-568" w:firstLine="720"/>
        <w:jc w:val="both"/>
        <w:rPr>
          <w:rFonts w:ascii="Arial" w:eastAsia="Arial" w:hAnsi="Arial" w:cs="Arial"/>
          <w:sz w:val="24"/>
          <w:szCs w:val="24"/>
        </w:rPr>
      </w:pPr>
    </w:p>
    <w:p w14:paraId="504A7527" w14:textId="6CE9DE33" w:rsidR="4D4C1997" w:rsidRPr="003025FD" w:rsidRDefault="4D4C1997" w:rsidP="4D4C1997">
      <w:pPr>
        <w:spacing w:after="0" w:line="360" w:lineRule="auto"/>
        <w:ind w:right="-568" w:firstLine="720"/>
        <w:jc w:val="both"/>
        <w:rPr>
          <w:rFonts w:ascii="Arial" w:eastAsia="Arial" w:hAnsi="Arial" w:cs="Arial"/>
          <w:sz w:val="24"/>
          <w:szCs w:val="24"/>
        </w:rPr>
      </w:pPr>
    </w:p>
    <w:p w14:paraId="3DD33AD2" w14:textId="77777777" w:rsidR="003B634F" w:rsidRPr="003025FD" w:rsidRDefault="003B634F" w:rsidP="003B634F">
      <w:pPr>
        <w:spacing w:after="0" w:line="360" w:lineRule="auto"/>
        <w:ind w:right="-568"/>
        <w:jc w:val="both"/>
        <w:rPr>
          <w:rFonts w:ascii="Arial" w:eastAsia="Arial" w:hAnsi="Arial" w:cs="Arial"/>
          <w:sz w:val="24"/>
          <w:szCs w:val="24"/>
        </w:rPr>
      </w:pPr>
    </w:p>
    <w:p w14:paraId="56011CE4" w14:textId="06AF2DAC" w:rsidR="6E2202E7" w:rsidRPr="003025FD" w:rsidRDefault="1C2B31B4" w:rsidP="3AF9F85C">
      <w:pPr>
        <w:spacing w:after="0" w:line="360" w:lineRule="auto"/>
        <w:ind w:right="-568"/>
        <w:jc w:val="center"/>
        <w:rPr>
          <w:rFonts w:ascii="Arial" w:hAnsi="Arial" w:cs="Arial"/>
          <w:sz w:val="24"/>
          <w:szCs w:val="24"/>
        </w:rPr>
      </w:pPr>
      <w:r>
        <w:rPr>
          <w:noProof/>
        </w:rPr>
        <w:drawing>
          <wp:inline distT="0" distB="0" distL="0" distR="0" wp14:anchorId="0977E672" wp14:editId="383A866B">
            <wp:extent cx="3737113" cy="3018606"/>
            <wp:effectExtent l="0" t="0" r="0" b="0"/>
            <wp:docPr id="8193741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3">
                      <a:extLst>
                        <a:ext uri="{28A0092B-C50C-407E-A947-70E740481C1C}">
                          <a14:useLocalDpi xmlns:a14="http://schemas.microsoft.com/office/drawing/2010/main" val="0"/>
                        </a:ext>
                      </a:extLst>
                    </a:blip>
                    <a:stretch>
                      <a:fillRect/>
                    </a:stretch>
                  </pic:blipFill>
                  <pic:spPr>
                    <a:xfrm>
                      <a:off x="0" y="0"/>
                      <a:ext cx="3737113" cy="3018606"/>
                    </a:xfrm>
                    <a:prstGeom prst="rect">
                      <a:avLst/>
                    </a:prstGeom>
                  </pic:spPr>
                </pic:pic>
              </a:graphicData>
            </a:graphic>
          </wp:inline>
        </w:drawing>
      </w:r>
    </w:p>
    <w:p w14:paraId="4CC73914" w14:textId="77777777" w:rsidR="00A107F9" w:rsidRDefault="00A107F9" w:rsidP="4D4C1997">
      <w:pPr>
        <w:spacing w:after="0" w:line="360" w:lineRule="auto"/>
        <w:ind w:right="-568" w:firstLine="720"/>
        <w:jc w:val="both"/>
        <w:rPr>
          <w:rFonts w:ascii="Arial" w:eastAsia="Arial" w:hAnsi="Arial" w:cs="Arial"/>
          <w:sz w:val="24"/>
          <w:szCs w:val="24"/>
        </w:rPr>
      </w:pPr>
    </w:p>
    <w:p w14:paraId="4E1C7907" w14:textId="50DD16F9" w:rsidR="003B634F" w:rsidRPr="003025FD" w:rsidRDefault="1672275F" w:rsidP="4D4C1997">
      <w:pPr>
        <w:spacing w:after="0" w:line="360" w:lineRule="auto"/>
        <w:ind w:right="-568" w:firstLine="720"/>
        <w:jc w:val="both"/>
        <w:rPr>
          <w:rFonts w:ascii="Arial" w:eastAsia="Arial" w:hAnsi="Arial" w:cs="Arial"/>
          <w:sz w:val="24"/>
          <w:szCs w:val="24"/>
          <w:highlight w:val="yellow"/>
        </w:rPr>
      </w:pPr>
      <w:r w:rsidRPr="348CD16B">
        <w:rPr>
          <w:rFonts w:ascii="Arial" w:eastAsia="Arial" w:hAnsi="Arial" w:cs="Arial"/>
          <w:sz w:val="24"/>
          <w:szCs w:val="24"/>
        </w:rPr>
        <w:t>Os campos de experiências, na perspectiva voltada para a Sociedade em Ação, deverão</w:t>
      </w:r>
      <w:r w:rsidR="070BA96A" w:rsidRPr="348CD16B">
        <w:rPr>
          <w:rFonts w:ascii="Arial" w:eastAsia="Arial" w:hAnsi="Arial" w:cs="Arial"/>
          <w:sz w:val="24"/>
          <w:szCs w:val="24"/>
        </w:rPr>
        <w:t xml:space="preserve"> promover experiências </w:t>
      </w:r>
      <w:r w:rsidR="72DF1E4F" w:rsidRPr="348CD16B">
        <w:rPr>
          <w:rFonts w:ascii="Arial" w:eastAsia="Arial" w:hAnsi="Arial" w:cs="Arial"/>
          <w:sz w:val="24"/>
          <w:szCs w:val="24"/>
        </w:rPr>
        <w:t xml:space="preserve">que permitam </w:t>
      </w:r>
      <w:r w:rsidR="75218589" w:rsidRPr="348CD16B">
        <w:rPr>
          <w:rFonts w:ascii="Arial" w:eastAsia="Arial" w:hAnsi="Arial" w:cs="Arial"/>
          <w:sz w:val="24"/>
          <w:szCs w:val="24"/>
        </w:rPr>
        <w:t>à</w:t>
      </w:r>
      <w:r w:rsidR="72DF1E4F" w:rsidRPr="348CD16B">
        <w:rPr>
          <w:rFonts w:ascii="Arial" w:eastAsia="Arial" w:hAnsi="Arial" w:cs="Arial"/>
          <w:sz w:val="24"/>
          <w:szCs w:val="24"/>
        </w:rPr>
        <w:t xml:space="preserve"> criança: </w:t>
      </w:r>
    </w:p>
    <w:p w14:paraId="355BCFFE" w14:textId="77777777" w:rsidR="003B634F" w:rsidRPr="003025FD" w:rsidRDefault="003B634F" w:rsidP="003B634F">
      <w:pPr>
        <w:spacing w:after="0" w:line="360" w:lineRule="auto"/>
        <w:ind w:right="-568"/>
        <w:jc w:val="both"/>
        <w:rPr>
          <w:rFonts w:ascii="Arial" w:eastAsia="Arial" w:hAnsi="Arial" w:cs="Arial"/>
          <w:sz w:val="24"/>
          <w:szCs w:val="24"/>
        </w:rPr>
      </w:pPr>
    </w:p>
    <w:p w14:paraId="2A3A4771" w14:textId="315DA0EF" w:rsidR="003B634F" w:rsidRPr="003025FD" w:rsidRDefault="00A107F9" w:rsidP="00DC5FA0">
      <w:pPr>
        <w:pStyle w:val="PargrafodaLista"/>
        <w:numPr>
          <w:ilvl w:val="0"/>
          <w:numId w:val="17"/>
        </w:numPr>
        <w:spacing w:after="0" w:line="360" w:lineRule="auto"/>
        <w:ind w:right="-568"/>
        <w:jc w:val="both"/>
        <w:rPr>
          <w:rFonts w:ascii="Arial" w:eastAsia="Arial" w:hAnsi="Arial" w:cs="Arial"/>
          <w:sz w:val="24"/>
          <w:szCs w:val="24"/>
        </w:rPr>
      </w:pPr>
      <w:r>
        <w:rPr>
          <w:rFonts w:ascii="Arial" w:eastAsia="Arial" w:hAnsi="Arial" w:cs="Arial"/>
          <w:sz w:val="24"/>
          <w:szCs w:val="24"/>
        </w:rPr>
        <w:t>c</w:t>
      </w:r>
      <w:r w:rsidR="003B634F" w:rsidRPr="003025FD">
        <w:rPr>
          <w:rFonts w:ascii="Arial" w:eastAsia="Arial" w:hAnsi="Arial" w:cs="Arial"/>
          <w:sz w:val="24"/>
          <w:szCs w:val="24"/>
        </w:rPr>
        <w:t>ompreender as relações interpessoais, pois interagindo em sociedade aprende a estabelecer uma boa convivência social</w:t>
      </w:r>
      <w:r w:rsidR="00C80481" w:rsidRPr="003025FD">
        <w:rPr>
          <w:rFonts w:ascii="Arial" w:eastAsia="Arial" w:hAnsi="Arial" w:cs="Arial"/>
          <w:sz w:val="24"/>
          <w:szCs w:val="24"/>
        </w:rPr>
        <w:t>;</w:t>
      </w:r>
      <w:r w:rsidR="003B634F" w:rsidRPr="003025FD">
        <w:rPr>
          <w:rFonts w:ascii="Arial" w:eastAsia="Arial" w:hAnsi="Arial" w:cs="Arial"/>
          <w:sz w:val="24"/>
          <w:szCs w:val="24"/>
        </w:rPr>
        <w:t xml:space="preserve"> </w:t>
      </w:r>
    </w:p>
    <w:p w14:paraId="66CA764A" w14:textId="6FF3B981" w:rsidR="00957986" w:rsidRPr="003025FD" w:rsidRDefault="00A107F9" w:rsidP="00DC5FA0">
      <w:pPr>
        <w:pStyle w:val="PargrafodaLista"/>
        <w:numPr>
          <w:ilvl w:val="0"/>
          <w:numId w:val="17"/>
        </w:numPr>
        <w:spacing w:after="0" w:line="360" w:lineRule="auto"/>
        <w:ind w:right="-568"/>
        <w:jc w:val="both"/>
        <w:rPr>
          <w:rFonts w:ascii="Arial" w:eastAsia="Arial" w:hAnsi="Arial" w:cs="Arial"/>
          <w:sz w:val="24"/>
          <w:szCs w:val="24"/>
        </w:rPr>
      </w:pPr>
      <w:r>
        <w:rPr>
          <w:rFonts w:ascii="Arial" w:eastAsia="Arial" w:hAnsi="Arial" w:cs="Arial"/>
          <w:sz w:val="24"/>
          <w:szCs w:val="24"/>
        </w:rPr>
        <w:t>t</w:t>
      </w:r>
      <w:r w:rsidR="72DF1E4F" w:rsidRPr="513968DD">
        <w:rPr>
          <w:rFonts w:ascii="Arial" w:eastAsia="Arial" w:hAnsi="Arial" w:cs="Arial"/>
          <w:sz w:val="24"/>
          <w:szCs w:val="24"/>
        </w:rPr>
        <w:t xml:space="preserve">rabalhar em equipe, assim </w:t>
      </w:r>
      <w:r>
        <w:rPr>
          <w:rFonts w:ascii="Arial" w:eastAsia="Arial" w:hAnsi="Arial" w:cs="Arial"/>
          <w:sz w:val="24"/>
          <w:szCs w:val="24"/>
        </w:rPr>
        <w:t xml:space="preserve">se </w:t>
      </w:r>
      <w:r w:rsidR="72DF1E4F" w:rsidRPr="513968DD">
        <w:rPr>
          <w:rFonts w:ascii="Arial" w:eastAsia="Arial" w:hAnsi="Arial" w:cs="Arial"/>
          <w:sz w:val="24"/>
          <w:szCs w:val="24"/>
        </w:rPr>
        <w:t xml:space="preserve">percebe que faz parte de um grupo social, no qual precisa buscar </w:t>
      </w:r>
      <w:r w:rsidR="480638F9" w:rsidRPr="513968DD">
        <w:rPr>
          <w:rFonts w:ascii="Arial" w:eastAsia="Arial" w:hAnsi="Arial" w:cs="Arial"/>
          <w:sz w:val="24"/>
          <w:szCs w:val="24"/>
        </w:rPr>
        <w:t xml:space="preserve">construir </w:t>
      </w:r>
      <w:r w:rsidR="72DF1E4F" w:rsidRPr="513968DD">
        <w:rPr>
          <w:rFonts w:ascii="Arial" w:eastAsia="Arial" w:hAnsi="Arial" w:cs="Arial"/>
          <w:sz w:val="24"/>
          <w:szCs w:val="24"/>
        </w:rPr>
        <w:t>sua identidade</w:t>
      </w:r>
      <w:r w:rsidR="7B7B3F29" w:rsidRPr="513968DD">
        <w:rPr>
          <w:rFonts w:ascii="Arial" w:eastAsia="Arial" w:hAnsi="Arial" w:cs="Arial"/>
          <w:sz w:val="24"/>
          <w:szCs w:val="24"/>
        </w:rPr>
        <w:t xml:space="preserve"> e</w:t>
      </w:r>
      <w:r w:rsidR="72DF1E4F" w:rsidRPr="513968DD">
        <w:rPr>
          <w:rFonts w:ascii="Arial" w:eastAsia="Arial" w:hAnsi="Arial" w:cs="Arial"/>
          <w:sz w:val="24"/>
          <w:szCs w:val="24"/>
        </w:rPr>
        <w:t xml:space="preserve"> autonomia</w:t>
      </w:r>
      <w:r w:rsidR="0D11CEC6" w:rsidRPr="513968DD">
        <w:rPr>
          <w:rFonts w:ascii="Arial" w:eastAsia="Arial" w:hAnsi="Arial" w:cs="Arial"/>
          <w:sz w:val="24"/>
          <w:szCs w:val="24"/>
        </w:rPr>
        <w:t>;</w:t>
      </w:r>
    </w:p>
    <w:p w14:paraId="01A2FD58" w14:textId="0B222270" w:rsidR="003B634F" w:rsidRPr="003025FD" w:rsidRDefault="00A107F9" w:rsidP="00DC5FA0">
      <w:pPr>
        <w:pStyle w:val="PargrafodaLista"/>
        <w:numPr>
          <w:ilvl w:val="0"/>
          <w:numId w:val="17"/>
        </w:numPr>
        <w:spacing w:after="0" w:line="360" w:lineRule="auto"/>
        <w:ind w:right="-568"/>
        <w:jc w:val="both"/>
        <w:rPr>
          <w:rFonts w:ascii="Arial" w:eastAsia="Arial" w:hAnsi="Arial" w:cs="Arial"/>
          <w:sz w:val="24"/>
          <w:szCs w:val="24"/>
        </w:rPr>
      </w:pPr>
      <w:r>
        <w:rPr>
          <w:rFonts w:ascii="Arial" w:eastAsia="Arial" w:hAnsi="Arial" w:cs="Arial"/>
          <w:sz w:val="24"/>
          <w:szCs w:val="24"/>
        </w:rPr>
        <w:t>c</w:t>
      </w:r>
      <w:r w:rsidR="3EE151C1" w:rsidRPr="4FD16B59">
        <w:rPr>
          <w:rFonts w:ascii="Arial" w:eastAsia="Arial" w:hAnsi="Arial" w:cs="Arial"/>
          <w:sz w:val="24"/>
          <w:szCs w:val="24"/>
        </w:rPr>
        <w:t>olaborar</w:t>
      </w:r>
      <w:r w:rsidR="72DF1E4F" w:rsidRPr="4FD16B59">
        <w:rPr>
          <w:rFonts w:ascii="Arial" w:eastAsia="Arial" w:hAnsi="Arial" w:cs="Arial"/>
          <w:sz w:val="24"/>
          <w:szCs w:val="24"/>
        </w:rPr>
        <w:t xml:space="preserve"> </w:t>
      </w:r>
      <w:r w:rsidR="51F8F65F" w:rsidRPr="4FD16B59">
        <w:rPr>
          <w:rFonts w:ascii="Arial" w:eastAsia="Arial" w:hAnsi="Arial" w:cs="Arial"/>
          <w:sz w:val="24"/>
          <w:szCs w:val="24"/>
        </w:rPr>
        <w:t xml:space="preserve">com o seu grupo, </w:t>
      </w:r>
      <w:r w:rsidR="72DF1E4F" w:rsidRPr="4FD16B59">
        <w:rPr>
          <w:rFonts w:ascii="Arial" w:eastAsia="Arial" w:hAnsi="Arial" w:cs="Arial"/>
          <w:sz w:val="24"/>
          <w:szCs w:val="24"/>
        </w:rPr>
        <w:t xml:space="preserve">para que se torne mais solidária e prestativa </w:t>
      </w:r>
      <w:r w:rsidR="62146827" w:rsidRPr="4FD16B59">
        <w:rPr>
          <w:rFonts w:ascii="Arial" w:eastAsia="Arial" w:hAnsi="Arial" w:cs="Arial"/>
          <w:sz w:val="24"/>
          <w:szCs w:val="24"/>
        </w:rPr>
        <w:t xml:space="preserve">de forma </w:t>
      </w:r>
      <w:r w:rsidR="72DF1E4F" w:rsidRPr="4FD16B59">
        <w:rPr>
          <w:rFonts w:ascii="Arial" w:eastAsia="Arial" w:hAnsi="Arial" w:cs="Arial"/>
          <w:sz w:val="24"/>
          <w:szCs w:val="24"/>
        </w:rPr>
        <w:t>que consiga, partindo da coletividade, alcan</w:t>
      </w:r>
      <w:r w:rsidR="1DC400E8" w:rsidRPr="4FD16B59">
        <w:rPr>
          <w:rFonts w:ascii="Arial" w:eastAsia="Arial" w:hAnsi="Arial" w:cs="Arial"/>
          <w:sz w:val="24"/>
          <w:szCs w:val="24"/>
        </w:rPr>
        <w:t>çar</w:t>
      </w:r>
      <w:r w:rsidR="72DF1E4F" w:rsidRPr="4FD16B59">
        <w:rPr>
          <w:rFonts w:ascii="Arial" w:eastAsia="Arial" w:hAnsi="Arial" w:cs="Arial"/>
          <w:sz w:val="24"/>
          <w:szCs w:val="24"/>
        </w:rPr>
        <w:t xml:space="preserve"> a</w:t>
      </w:r>
      <w:r w:rsidR="1E949D64" w:rsidRPr="4FD16B59">
        <w:rPr>
          <w:rFonts w:ascii="Arial" w:eastAsia="Arial" w:hAnsi="Arial" w:cs="Arial"/>
          <w:sz w:val="24"/>
          <w:szCs w:val="24"/>
        </w:rPr>
        <w:t xml:space="preserve"> intencionalidade proposta pelo educador</w:t>
      </w:r>
      <w:r w:rsidR="72DF1E4F" w:rsidRPr="4FD16B59">
        <w:rPr>
          <w:rFonts w:ascii="Arial" w:eastAsia="Arial" w:hAnsi="Arial" w:cs="Arial"/>
          <w:sz w:val="24"/>
          <w:szCs w:val="24"/>
        </w:rPr>
        <w:t xml:space="preserve">. Na </w:t>
      </w:r>
      <w:r>
        <w:rPr>
          <w:rFonts w:ascii="Arial" w:eastAsia="Arial" w:hAnsi="Arial" w:cs="Arial"/>
          <w:sz w:val="24"/>
          <w:szCs w:val="24"/>
        </w:rPr>
        <w:t>R</w:t>
      </w:r>
      <w:r w:rsidR="72DF1E4F" w:rsidRPr="4FD16B59">
        <w:rPr>
          <w:rFonts w:ascii="Arial" w:eastAsia="Arial" w:hAnsi="Arial" w:cs="Arial"/>
          <w:sz w:val="24"/>
          <w:szCs w:val="24"/>
        </w:rPr>
        <w:t>ede SESI, o favorecimento des</w:t>
      </w:r>
      <w:r w:rsidR="4F71A98A" w:rsidRPr="4FD16B59">
        <w:rPr>
          <w:rFonts w:ascii="Arial" w:eastAsia="Arial" w:hAnsi="Arial" w:cs="Arial"/>
          <w:sz w:val="24"/>
          <w:szCs w:val="24"/>
        </w:rPr>
        <w:t>s</w:t>
      </w:r>
      <w:r w:rsidR="72DF1E4F" w:rsidRPr="4FD16B59">
        <w:rPr>
          <w:rFonts w:ascii="Arial" w:eastAsia="Arial" w:hAnsi="Arial" w:cs="Arial"/>
          <w:sz w:val="24"/>
          <w:szCs w:val="24"/>
        </w:rPr>
        <w:t>a proposta é alcançável quando se propõe</w:t>
      </w:r>
      <w:r w:rsidR="715E35DD" w:rsidRPr="4FD16B59">
        <w:rPr>
          <w:rFonts w:ascii="Arial" w:eastAsia="Arial" w:hAnsi="Arial" w:cs="Arial"/>
          <w:sz w:val="24"/>
          <w:szCs w:val="24"/>
        </w:rPr>
        <w:t>,</w:t>
      </w:r>
      <w:r w:rsidR="72DF1E4F" w:rsidRPr="4FD16B59">
        <w:rPr>
          <w:rFonts w:ascii="Arial" w:eastAsia="Arial" w:hAnsi="Arial" w:cs="Arial"/>
          <w:sz w:val="24"/>
          <w:szCs w:val="24"/>
        </w:rPr>
        <w:t xml:space="preserve"> nes</w:t>
      </w:r>
      <w:r>
        <w:rPr>
          <w:rFonts w:ascii="Arial" w:eastAsia="Arial" w:hAnsi="Arial" w:cs="Arial"/>
          <w:sz w:val="24"/>
          <w:szCs w:val="24"/>
        </w:rPr>
        <w:t>s</w:t>
      </w:r>
      <w:r w:rsidR="72DF1E4F" w:rsidRPr="4FD16B59">
        <w:rPr>
          <w:rFonts w:ascii="Arial" w:eastAsia="Arial" w:hAnsi="Arial" w:cs="Arial"/>
          <w:sz w:val="24"/>
          <w:szCs w:val="24"/>
        </w:rPr>
        <w:t>e campo</w:t>
      </w:r>
      <w:r w:rsidR="322CC952" w:rsidRPr="4FD16B59">
        <w:rPr>
          <w:rFonts w:ascii="Arial" w:eastAsia="Arial" w:hAnsi="Arial" w:cs="Arial"/>
          <w:sz w:val="24"/>
          <w:szCs w:val="24"/>
        </w:rPr>
        <w:t>,</w:t>
      </w:r>
      <w:r w:rsidR="72DF1E4F" w:rsidRPr="4FD16B59">
        <w:rPr>
          <w:rFonts w:ascii="Arial" w:eastAsia="Arial" w:hAnsi="Arial" w:cs="Arial"/>
          <w:sz w:val="24"/>
          <w:szCs w:val="24"/>
        </w:rPr>
        <w:t xml:space="preserve"> </w:t>
      </w:r>
      <w:r w:rsidR="4B1463CB" w:rsidRPr="4FD16B59">
        <w:rPr>
          <w:rFonts w:ascii="Arial" w:eastAsia="Arial" w:hAnsi="Arial" w:cs="Arial"/>
          <w:sz w:val="24"/>
          <w:szCs w:val="24"/>
        </w:rPr>
        <w:t xml:space="preserve">ações que promovam a participação </w:t>
      </w:r>
      <w:r w:rsidR="4DD5B800" w:rsidRPr="4FD16B59">
        <w:rPr>
          <w:rFonts w:ascii="Arial" w:eastAsia="Arial" w:hAnsi="Arial" w:cs="Arial"/>
          <w:sz w:val="24"/>
          <w:szCs w:val="24"/>
        </w:rPr>
        <w:t xml:space="preserve">das crianças </w:t>
      </w:r>
      <w:r w:rsidR="4B1463CB" w:rsidRPr="4FD16B59">
        <w:rPr>
          <w:rFonts w:ascii="Arial" w:eastAsia="Arial" w:hAnsi="Arial" w:cs="Arial"/>
          <w:sz w:val="24"/>
          <w:szCs w:val="24"/>
        </w:rPr>
        <w:t>em campanhas e ações voluntárias</w:t>
      </w:r>
      <w:r w:rsidR="0D11CEC6" w:rsidRPr="4FD16B59">
        <w:rPr>
          <w:rFonts w:ascii="Arial" w:eastAsia="Arial" w:hAnsi="Arial" w:cs="Arial"/>
          <w:sz w:val="24"/>
          <w:szCs w:val="24"/>
        </w:rPr>
        <w:t>;</w:t>
      </w:r>
    </w:p>
    <w:p w14:paraId="29D3FBCA" w14:textId="378FCBC0" w:rsidR="003B634F" w:rsidRPr="003025FD" w:rsidRDefault="00A107F9" w:rsidP="00DC5FA0">
      <w:pPr>
        <w:pStyle w:val="PargrafodaLista"/>
        <w:numPr>
          <w:ilvl w:val="0"/>
          <w:numId w:val="17"/>
        </w:numPr>
        <w:spacing w:after="0" w:line="360" w:lineRule="auto"/>
        <w:ind w:right="-568"/>
        <w:jc w:val="both"/>
        <w:textAlignment w:val="baseline"/>
        <w:rPr>
          <w:rFonts w:ascii="Arial" w:eastAsia="Arial" w:hAnsi="Arial" w:cs="Arial"/>
          <w:sz w:val="24"/>
          <w:szCs w:val="24"/>
        </w:rPr>
      </w:pPr>
      <w:r>
        <w:rPr>
          <w:rFonts w:ascii="Arial" w:eastAsia="Arial" w:hAnsi="Arial" w:cs="Arial"/>
          <w:sz w:val="24"/>
          <w:szCs w:val="24"/>
        </w:rPr>
        <w:t>d</w:t>
      </w:r>
      <w:r w:rsidR="72DF1E4F" w:rsidRPr="513968DD">
        <w:rPr>
          <w:rFonts w:ascii="Arial" w:eastAsia="Arial" w:hAnsi="Arial" w:cs="Arial"/>
          <w:sz w:val="24"/>
          <w:szCs w:val="24"/>
        </w:rPr>
        <w:t xml:space="preserve">esenvolver a responsabilidade, aspecto fundamental para a vida e para </w:t>
      </w:r>
      <w:r w:rsidR="6827484D" w:rsidRPr="513968DD">
        <w:rPr>
          <w:rFonts w:ascii="Arial" w:eastAsia="Arial" w:hAnsi="Arial" w:cs="Arial"/>
          <w:sz w:val="24"/>
          <w:szCs w:val="24"/>
        </w:rPr>
        <w:t>uma Sociedade em Ação</w:t>
      </w:r>
      <w:r w:rsidR="72DF1E4F" w:rsidRPr="513968DD">
        <w:rPr>
          <w:rFonts w:ascii="Arial" w:eastAsia="Arial" w:hAnsi="Arial" w:cs="Arial"/>
          <w:sz w:val="24"/>
          <w:szCs w:val="24"/>
        </w:rPr>
        <w:t>. Por isso, é importante que</w:t>
      </w:r>
      <w:r>
        <w:rPr>
          <w:rFonts w:ascii="Arial" w:eastAsia="Arial" w:hAnsi="Arial" w:cs="Arial"/>
          <w:sz w:val="24"/>
          <w:szCs w:val="24"/>
        </w:rPr>
        <w:t>,</w:t>
      </w:r>
      <w:r w:rsidR="72DF1E4F" w:rsidRPr="513968DD">
        <w:rPr>
          <w:rFonts w:ascii="Arial" w:eastAsia="Arial" w:hAnsi="Arial" w:cs="Arial"/>
          <w:sz w:val="24"/>
          <w:szCs w:val="24"/>
        </w:rPr>
        <w:t xml:space="preserve"> </w:t>
      </w:r>
      <w:r w:rsidR="7C6581B4" w:rsidRPr="513968DD">
        <w:rPr>
          <w:rFonts w:ascii="Arial" w:eastAsia="Arial" w:hAnsi="Arial" w:cs="Arial"/>
          <w:sz w:val="24"/>
          <w:szCs w:val="24"/>
        </w:rPr>
        <w:t>desde cedo</w:t>
      </w:r>
      <w:r>
        <w:rPr>
          <w:rFonts w:ascii="Arial" w:eastAsia="Arial" w:hAnsi="Arial" w:cs="Arial"/>
          <w:sz w:val="24"/>
          <w:szCs w:val="24"/>
        </w:rPr>
        <w:t>,</w:t>
      </w:r>
      <w:r w:rsidR="7C6581B4" w:rsidRPr="513968DD">
        <w:rPr>
          <w:rFonts w:ascii="Arial" w:eastAsia="Arial" w:hAnsi="Arial" w:cs="Arial"/>
          <w:sz w:val="24"/>
          <w:szCs w:val="24"/>
        </w:rPr>
        <w:t xml:space="preserve"> </w:t>
      </w:r>
      <w:r w:rsidR="72DF1E4F" w:rsidRPr="513968DD">
        <w:rPr>
          <w:rFonts w:ascii="Arial" w:eastAsia="Arial" w:hAnsi="Arial" w:cs="Arial"/>
          <w:sz w:val="24"/>
          <w:szCs w:val="24"/>
        </w:rPr>
        <w:t>a criança seja estimulada a organizar seu espaço, guardar os brinquedos, alimentar-se sozinha, entre outras ações</w:t>
      </w:r>
      <w:r w:rsidR="0D11CEC6" w:rsidRPr="513968DD">
        <w:rPr>
          <w:rFonts w:ascii="Arial" w:eastAsia="Arial" w:hAnsi="Arial" w:cs="Arial"/>
          <w:sz w:val="24"/>
          <w:szCs w:val="24"/>
        </w:rPr>
        <w:t>;</w:t>
      </w:r>
    </w:p>
    <w:p w14:paraId="7CA1F682" w14:textId="22884CE8" w:rsidR="003B634F" w:rsidRPr="003025FD" w:rsidRDefault="00A107F9" w:rsidP="00DC5FA0">
      <w:pPr>
        <w:pStyle w:val="PargrafodaLista"/>
        <w:numPr>
          <w:ilvl w:val="0"/>
          <w:numId w:val="18"/>
        </w:numPr>
        <w:spacing w:after="0" w:line="360" w:lineRule="auto"/>
        <w:ind w:right="-568"/>
        <w:jc w:val="both"/>
        <w:rPr>
          <w:rFonts w:ascii="Arial" w:eastAsia="Arial" w:hAnsi="Arial" w:cs="Arial"/>
          <w:sz w:val="24"/>
          <w:szCs w:val="24"/>
        </w:rPr>
      </w:pPr>
      <w:r>
        <w:rPr>
          <w:rFonts w:ascii="Arial" w:eastAsia="Arial" w:hAnsi="Arial" w:cs="Arial"/>
          <w:sz w:val="24"/>
          <w:szCs w:val="24"/>
        </w:rPr>
        <w:t>a</w:t>
      </w:r>
      <w:r w:rsidR="665B0D6C" w:rsidRPr="513968DD">
        <w:rPr>
          <w:rFonts w:ascii="Arial" w:eastAsia="Arial" w:hAnsi="Arial" w:cs="Arial"/>
          <w:sz w:val="24"/>
          <w:szCs w:val="24"/>
        </w:rPr>
        <w:t xml:space="preserve">mpliar </w:t>
      </w:r>
      <w:r>
        <w:rPr>
          <w:rFonts w:ascii="Arial" w:eastAsia="Arial" w:hAnsi="Arial" w:cs="Arial"/>
          <w:sz w:val="24"/>
          <w:szCs w:val="24"/>
        </w:rPr>
        <w:t xml:space="preserve">as </w:t>
      </w:r>
      <w:r w:rsidR="665B0D6C" w:rsidRPr="513968DD">
        <w:rPr>
          <w:rFonts w:ascii="Arial" w:eastAsia="Arial" w:hAnsi="Arial" w:cs="Arial"/>
          <w:sz w:val="24"/>
          <w:szCs w:val="24"/>
        </w:rPr>
        <w:t>experiências sociais e culturais</w:t>
      </w:r>
      <w:r>
        <w:rPr>
          <w:rFonts w:ascii="Arial" w:eastAsia="Arial" w:hAnsi="Arial" w:cs="Arial"/>
          <w:sz w:val="24"/>
          <w:szCs w:val="24"/>
        </w:rPr>
        <w:t>,</w:t>
      </w:r>
      <w:r w:rsidR="665B0D6C" w:rsidRPr="513968DD">
        <w:rPr>
          <w:rFonts w:ascii="Arial" w:eastAsia="Arial" w:hAnsi="Arial" w:cs="Arial"/>
          <w:sz w:val="24"/>
          <w:szCs w:val="24"/>
        </w:rPr>
        <w:t xml:space="preserve"> considerando as </w:t>
      </w:r>
      <w:r w:rsidR="72DF1E4F" w:rsidRPr="513968DD">
        <w:rPr>
          <w:rFonts w:ascii="Arial" w:eastAsia="Arial" w:hAnsi="Arial" w:cs="Arial"/>
          <w:sz w:val="24"/>
          <w:szCs w:val="24"/>
        </w:rPr>
        <w:t>diferentes manifestações culturais artísticas e científicas</w:t>
      </w:r>
      <w:r w:rsidR="0D11CEC6" w:rsidRPr="513968DD">
        <w:rPr>
          <w:rFonts w:ascii="Arial" w:eastAsia="Arial" w:hAnsi="Arial" w:cs="Arial"/>
          <w:sz w:val="24"/>
          <w:szCs w:val="24"/>
        </w:rPr>
        <w:t>;</w:t>
      </w:r>
    </w:p>
    <w:p w14:paraId="29EBD7CE" w14:textId="61FB370C" w:rsidR="3AF9F85C" w:rsidRPr="003025FD" w:rsidRDefault="00A107F9" w:rsidP="00DC5FA0">
      <w:pPr>
        <w:pStyle w:val="PargrafodaLista"/>
        <w:numPr>
          <w:ilvl w:val="0"/>
          <w:numId w:val="18"/>
        </w:numPr>
        <w:spacing w:after="0" w:line="360" w:lineRule="auto"/>
        <w:ind w:right="-568"/>
        <w:jc w:val="both"/>
        <w:rPr>
          <w:rFonts w:ascii="Arial" w:eastAsia="Arial" w:hAnsi="Arial" w:cs="Arial"/>
          <w:sz w:val="24"/>
          <w:szCs w:val="24"/>
        </w:rPr>
      </w:pPr>
      <w:r>
        <w:rPr>
          <w:rFonts w:ascii="Arial" w:eastAsia="Arial" w:hAnsi="Arial" w:cs="Arial"/>
          <w:sz w:val="24"/>
          <w:szCs w:val="24"/>
        </w:rPr>
        <w:t>d</w:t>
      </w:r>
      <w:r w:rsidR="72DF1E4F" w:rsidRPr="513968DD">
        <w:rPr>
          <w:rFonts w:ascii="Arial" w:eastAsia="Arial" w:hAnsi="Arial" w:cs="Arial"/>
          <w:sz w:val="24"/>
          <w:szCs w:val="24"/>
        </w:rPr>
        <w:t>esenvolver o senso crítico explorando a capacidade de criação, apreciação e sensibilização</w:t>
      </w:r>
      <w:r w:rsidR="6DBB4554" w:rsidRPr="513968DD">
        <w:rPr>
          <w:rFonts w:ascii="Arial" w:eastAsia="Arial" w:hAnsi="Arial" w:cs="Arial"/>
          <w:sz w:val="24"/>
          <w:szCs w:val="24"/>
        </w:rPr>
        <w:t>,</w:t>
      </w:r>
      <w:r w:rsidR="72DF1E4F" w:rsidRPr="513968DD">
        <w:rPr>
          <w:rFonts w:ascii="Arial" w:eastAsia="Arial" w:hAnsi="Arial" w:cs="Arial"/>
          <w:sz w:val="24"/>
          <w:szCs w:val="24"/>
        </w:rPr>
        <w:t xml:space="preserve"> aprendendo a realizar análises de forma crítica</w:t>
      </w:r>
      <w:r w:rsidR="0D11CEC6" w:rsidRPr="513968DD">
        <w:rPr>
          <w:rFonts w:ascii="Arial" w:eastAsia="Arial" w:hAnsi="Arial" w:cs="Arial"/>
          <w:sz w:val="24"/>
          <w:szCs w:val="24"/>
        </w:rPr>
        <w:t>;</w:t>
      </w:r>
    </w:p>
    <w:p w14:paraId="4AA3ADFD" w14:textId="7D7BAE3C" w:rsidR="3AF9F85C" w:rsidRPr="003025FD" w:rsidRDefault="00A107F9" w:rsidP="00DC5FA0">
      <w:pPr>
        <w:pStyle w:val="PargrafodaLista"/>
        <w:numPr>
          <w:ilvl w:val="0"/>
          <w:numId w:val="18"/>
        </w:numPr>
        <w:spacing w:after="0" w:line="360" w:lineRule="auto"/>
        <w:ind w:right="-568"/>
        <w:jc w:val="both"/>
        <w:rPr>
          <w:rFonts w:ascii="Arial" w:hAnsi="Arial" w:cs="Arial"/>
          <w:sz w:val="24"/>
          <w:szCs w:val="24"/>
        </w:rPr>
      </w:pPr>
      <w:r>
        <w:rPr>
          <w:rFonts w:ascii="Arial" w:eastAsia="Arial" w:hAnsi="Arial" w:cs="Arial"/>
          <w:sz w:val="24"/>
          <w:szCs w:val="24"/>
        </w:rPr>
        <w:t>d</w:t>
      </w:r>
      <w:r w:rsidR="24C3EB91" w:rsidRPr="003025FD">
        <w:rPr>
          <w:rFonts w:ascii="Arial" w:eastAsia="Arial" w:hAnsi="Arial" w:cs="Arial"/>
          <w:sz w:val="24"/>
          <w:szCs w:val="24"/>
        </w:rPr>
        <w:t>esenvolver a habilidade da escuta ativa e da comunicação</w:t>
      </w:r>
      <w:r w:rsidR="00C80481" w:rsidRPr="003025FD">
        <w:rPr>
          <w:rFonts w:ascii="Arial" w:eastAsia="Arial" w:hAnsi="Arial" w:cs="Arial"/>
          <w:sz w:val="24"/>
          <w:szCs w:val="24"/>
        </w:rPr>
        <w:t>;</w:t>
      </w:r>
    </w:p>
    <w:p w14:paraId="48A456BB" w14:textId="0CD81CB3" w:rsidR="3AF9F85C" w:rsidRPr="003025FD" w:rsidRDefault="00A107F9" w:rsidP="00DC5FA0">
      <w:pPr>
        <w:pStyle w:val="PargrafodaLista"/>
        <w:numPr>
          <w:ilvl w:val="0"/>
          <w:numId w:val="18"/>
        </w:numPr>
        <w:spacing w:after="0" w:line="360" w:lineRule="auto"/>
        <w:ind w:right="-568"/>
        <w:jc w:val="both"/>
        <w:rPr>
          <w:rFonts w:ascii="Arial" w:hAnsi="Arial" w:cs="Arial"/>
          <w:sz w:val="24"/>
          <w:szCs w:val="24"/>
        </w:rPr>
      </w:pPr>
      <w:r>
        <w:rPr>
          <w:rFonts w:ascii="Arial" w:eastAsia="Arial" w:hAnsi="Arial" w:cs="Arial"/>
          <w:sz w:val="24"/>
          <w:szCs w:val="24"/>
        </w:rPr>
        <w:t>c</w:t>
      </w:r>
      <w:r w:rsidR="4706CD60" w:rsidRPr="003025FD">
        <w:rPr>
          <w:rFonts w:ascii="Arial" w:eastAsia="Arial" w:hAnsi="Arial" w:cs="Arial"/>
          <w:sz w:val="24"/>
          <w:szCs w:val="24"/>
        </w:rPr>
        <w:t>onhecer as diversas profissões que existem no mundo</w:t>
      </w:r>
      <w:r w:rsidR="757E39C9" w:rsidRPr="003025FD">
        <w:rPr>
          <w:rFonts w:ascii="Arial" w:eastAsia="Arial" w:hAnsi="Arial" w:cs="Arial"/>
          <w:sz w:val="24"/>
          <w:szCs w:val="24"/>
        </w:rPr>
        <w:t>, discutindo coletivamente as atribuições e responsabilidades</w:t>
      </w:r>
      <w:r w:rsidR="00C80481" w:rsidRPr="003025FD">
        <w:rPr>
          <w:rFonts w:ascii="Arial" w:eastAsia="Arial" w:hAnsi="Arial" w:cs="Arial"/>
          <w:sz w:val="24"/>
          <w:szCs w:val="24"/>
        </w:rPr>
        <w:t>;</w:t>
      </w:r>
      <w:r>
        <w:rPr>
          <w:rFonts w:ascii="Arial" w:eastAsia="Arial" w:hAnsi="Arial" w:cs="Arial"/>
          <w:sz w:val="24"/>
          <w:szCs w:val="24"/>
        </w:rPr>
        <w:t xml:space="preserve"> e</w:t>
      </w:r>
    </w:p>
    <w:p w14:paraId="2C4BEFF3" w14:textId="59D1BDE4" w:rsidR="6534C78F" w:rsidRPr="003025FD" w:rsidRDefault="00A107F9" w:rsidP="00DC5FA0">
      <w:pPr>
        <w:pStyle w:val="PargrafodaLista"/>
        <w:numPr>
          <w:ilvl w:val="0"/>
          <w:numId w:val="18"/>
        </w:numPr>
        <w:spacing w:after="0" w:line="360" w:lineRule="auto"/>
        <w:ind w:right="-568"/>
        <w:jc w:val="both"/>
        <w:rPr>
          <w:rFonts w:ascii="Arial" w:hAnsi="Arial" w:cs="Arial"/>
          <w:sz w:val="24"/>
          <w:szCs w:val="24"/>
        </w:rPr>
      </w:pPr>
      <w:r>
        <w:rPr>
          <w:rFonts w:ascii="Arial" w:eastAsia="Arial" w:hAnsi="Arial" w:cs="Arial"/>
          <w:sz w:val="24"/>
          <w:szCs w:val="24"/>
        </w:rPr>
        <w:t>d</w:t>
      </w:r>
      <w:r w:rsidR="6534C78F" w:rsidRPr="003025FD">
        <w:rPr>
          <w:rFonts w:ascii="Arial" w:eastAsia="Arial" w:hAnsi="Arial" w:cs="Arial"/>
          <w:sz w:val="24"/>
          <w:szCs w:val="24"/>
        </w:rPr>
        <w:t>esenvolver estratégias</w:t>
      </w:r>
      <w:r w:rsidR="0ABA5495" w:rsidRPr="003025FD">
        <w:rPr>
          <w:rFonts w:ascii="Arial" w:eastAsia="Arial" w:hAnsi="Arial" w:cs="Arial"/>
          <w:sz w:val="24"/>
          <w:szCs w:val="24"/>
        </w:rPr>
        <w:t>,</w:t>
      </w:r>
      <w:r w:rsidR="6534C78F" w:rsidRPr="003025FD">
        <w:rPr>
          <w:rFonts w:ascii="Arial" w:eastAsia="Arial" w:hAnsi="Arial" w:cs="Arial"/>
          <w:sz w:val="24"/>
          <w:szCs w:val="24"/>
        </w:rPr>
        <w:t xml:space="preserve"> por meio da iniciação ao empreendedorismo</w:t>
      </w:r>
      <w:r w:rsidR="65AB2959" w:rsidRPr="003025FD">
        <w:rPr>
          <w:rFonts w:ascii="Arial" w:eastAsia="Arial" w:hAnsi="Arial" w:cs="Arial"/>
          <w:sz w:val="24"/>
          <w:szCs w:val="24"/>
        </w:rPr>
        <w:t xml:space="preserve"> como projeto de vida</w:t>
      </w:r>
      <w:r w:rsidR="0CBC5BA7" w:rsidRPr="003025FD">
        <w:rPr>
          <w:rFonts w:ascii="Arial" w:eastAsia="Arial" w:hAnsi="Arial" w:cs="Arial"/>
          <w:sz w:val="24"/>
          <w:szCs w:val="24"/>
        </w:rPr>
        <w:t>.</w:t>
      </w:r>
    </w:p>
    <w:p w14:paraId="590967E3" w14:textId="77777777" w:rsidR="007E1F1E" w:rsidRDefault="007E1F1E" w:rsidP="4D4C1997">
      <w:pPr>
        <w:spacing w:after="0" w:line="360" w:lineRule="auto"/>
        <w:ind w:right="-568" w:firstLine="360"/>
        <w:jc w:val="both"/>
        <w:rPr>
          <w:rFonts w:ascii="Arial" w:eastAsia="Arial" w:hAnsi="Arial" w:cs="Arial"/>
          <w:sz w:val="24"/>
          <w:szCs w:val="24"/>
        </w:rPr>
      </w:pPr>
    </w:p>
    <w:p w14:paraId="42395A03" w14:textId="1582E149" w:rsidR="003B634F" w:rsidRPr="003025FD" w:rsidRDefault="72DF1E4F" w:rsidP="4D4C1997">
      <w:pPr>
        <w:spacing w:after="0" w:line="360" w:lineRule="auto"/>
        <w:ind w:right="-568" w:firstLine="360"/>
        <w:jc w:val="both"/>
        <w:rPr>
          <w:rFonts w:ascii="Arial" w:eastAsia="Arial" w:hAnsi="Arial" w:cs="Arial"/>
          <w:sz w:val="24"/>
          <w:szCs w:val="24"/>
        </w:rPr>
      </w:pPr>
      <w:r w:rsidRPr="34C52967">
        <w:rPr>
          <w:rFonts w:ascii="Arial" w:eastAsia="Arial" w:hAnsi="Arial" w:cs="Arial"/>
          <w:sz w:val="24"/>
          <w:szCs w:val="24"/>
        </w:rPr>
        <w:t xml:space="preserve">É importante ressaltar que os </w:t>
      </w:r>
      <w:r w:rsidR="6387C051" w:rsidRPr="34C52967">
        <w:rPr>
          <w:rFonts w:ascii="Arial" w:eastAsia="Arial" w:hAnsi="Arial" w:cs="Arial"/>
          <w:sz w:val="24"/>
          <w:szCs w:val="24"/>
        </w:rPr>
        <w:t>campos de experiências</w:t>
      </w:r>
      <w:r w:rsidR="767C115F" w:rsidRPr="34C52967">
        <w:rPr>
          <w:rFonts w:ascii="Arial" w:eastAsia="Arial" w:hAnsi="Arial" w:cs="Arial"/>
          <w:sz w:val="24"/>
          <w:szCs w:val="24"/>
        </w:rPr>
        <w:t>,</w:t>
      </w:r>
      <w:r w:rsidR="210E703C" w:rsidRPr="34C52967">
        <w:rPr>
          <w:rFonts w:ascii="Arial" w:eastAsia="Arial" w:hAnsi="Arial" w:cs="Arial"/>
          <w:sz w:val="24"/>
          <w:szCs w:val="24"/>
        </w:rPr>
        <w:t xml:space="preserve"> </w:t>
      </w:r>
      <w:r w:rsidRPr="34C52967">
        <w:rPr>
          <w:rFonts w:ascii="Arial" w:eastAsia="Arial" w:hAnsi="Arial" w:cs="Arial"/>
          <w:sz w:val="24"/>
          <w:szCs w:val="24"/>
        </w:rPr>
        <w:t xml:space="preserve">integrados aos pilares SESI, </w:t>
      </w:r>
      <w:r w:rsidR="4B99C253" w:rsidRPr="34C52967">
        <w:rPr>
          <w:rFonts w:ascii="Arial" w:eastAsia="Arial" w:hAnsi="Arial" w:cs="Arial"/>
          <w:sz w:val="24"/>
          <w:szCs w:val="24"/>
        </w:rPr>
        <w:t xml:space="preserve">promovem </w:t>
      </w:r>
      <w:r w:rsidRPr="34C52967">
        <w:rPr>
          <w:rFonts w:ascii="Arial" w:eastAsia="Arial" w:hAnsi="Arial" w:cs="Arial"/>
          <w:sz w:val="24"/>
          <w:szCs w:val="24"/>
        </w:rPr>
        <w:t xml:space="preserve">o desenvolvimento </w:t>
      </w:r>
      <w:r w:rsidR="5D8771EB" w:rsidRPr="34C52967">
        <w:rPr>
          <w:rFonts w:ascii="Arial" w:eastAsia="Arial" w:hAnsi="Arial" w:cs="Arial"/>
          <w:sz w:val="24"/>
          <w:szCs w:val="24"/>
        </w:rPr>
        <w:t>d</w:t>
      </w:r>
      <w:r w:rsidR="3B407E8C" w:rsidRPr="34C52967">
        <w:rPr>
          <w:rFonts w:ascii="Arial" w:eastAsia="Arial" w:hAnsi="Arial" w:cs="Arial"/>
          <w:sz w:val="24"/>
          <w:szCs w:val="24"/>
        </w:rPr>
        <w:t>o</w:t>
      </w:r>
      <w:r w:rsidRPr="34C52967">
        <w:rPr>
          <w:rFonts w:ascii="Arial" w:eastAsia="Arial" w:hAnsi="Arial" w:cs="Arial"/>
          <w:sz w:val="24"/>
          <w:szCs w:val="24"/>
        </w:rPr>
        <w:t>s aspectos físicos, socia</w:t>
      </w:r>
      <w:r w:rsidR="1270C8E3" w:rsidRPr="34C52967">
        <w:rPr>
          <w:rFonts w:ascii="Arial" w:eastAsia="Arial" w:hAnsi="Arial" w:cs="Arial"/>
          <w:sz w:val="24"/>
          <w:szCs w:val="24"/>
        </w:rPr>
        <w:t>is</w:t>
      </w:r>
      <w:r w:rsidR="67F920FC" w:rsidRPr="34C52967">
        <w:rPr>
          <w:rFonts w:ascii="Arial" w:eastAsia="Arial" w:hAnsi="Arial" w:cs="Arial"/>
          <w:sz w:val="24"/>
          <w:szCs w:val="24"/>
        </w:rPr>
        <w:t xml:space="preserve">, </w:t>
      </w:r>
      <w:r w:rsidRPr="34C52967">
        <w:rPr>
          <w:rFonts w:ascii="Arial" w:eastAsia="Arial" w:hAnsi="Arial" w:cs="Arial"/>
          <w:sz w:val="24"/>
          <w:szCs w:val="24"/>
        </w:rPr>
        <w:t>cultura</w:t>
      </w:r>
      <w:r w:rsidR="4AE13CDF" w:rsidRPr="34C52967">
        <w:rPr>
          <w:rFonts w:ascii="Arial" w:eastAsia="Arial" w:hAnsi="Arial" w:cs="Arial"/>
          <w:sz w:val="24"/>
          <w:szCs w:val="24"/>
        </w:rPr>
        <w:t>is</w:t>
      </w:r>
      <w:r w:rsidRPr="34C52967">
        <w:rPr>
          <w:rFonts w:ascii="Arial" w:eastAsia="Arial" w:hAnsi="Arial" w:cs="Arial"/>
          <w:sz w:val="24"/>
          <w:szCs w:val="24"/>
        </w:rPr>
        <w:t>, emociona</w:t>
      </w:r>
      <w:r w:rsidR="715C1E59" w:rsidRPr="34C52967">
        <w:rPr>
          <w:rFonts w:ascii="Arial" w:eastAsia="Arial" w:hAnsi="Arial" w:cs="Arial"/>
          <w:sz w:val="24"/>
          <w:szCs w:val="24"/>
        </w:rPr>
        <w:t>is</w:t>
      </w:r>
      <w:r w:rsidRPr="34C52967">
        <w:rPr>
          <w:rFonts w:ascii="Arial" w:eastAsia="Arial" w:hAnsi="Arial" w:cs="Arial"/>
          <w:sz w:val="24"/>
          <w:szCs w:val="24"/>
        </w:rPr>
        <w:t xml:space="preserve"> e cognitivo</w:t>
      </w:r>
      <w:r w:rsidR="2C3C2923" w:rsidRPr="34C52967">
        <w:rPr>
          <w:rFonts w:ascii="Arial" w:eastAsia="Arial" w:hAnsi="Arial" w:cs="Arial"/>
          <w:sz w:val="24"/>
          <w:szCs w:val="24"/>
        </w:rPr>
        <w:t>s</w:t>
      </w:r>
      <w:r w:rsidRPr="34C52967">
        <w:rPr>
          <w:rFonts w:ascii="Arial" w:eastAsia="Arial" w:hAnsi="Arial" w:cs="Arial"/>
          <w:sz w:val="24"/>
          <w:szCs w:val="24"/>
        </w:rPr>
        <w:t xml:space="preserve"> da criança </w:t>
      </w:r>
      <w:r w:rsidR="7BF6F6C4" w:rsidRPr="34C52967">
        <w:rPr>
          <w:rFonts w:ascii="Arial" w:eastAsia="Arial" w:hAnsi="Arial" w:cs="Arial"/>
          <w:sz w:val="24"/>
          <w:szCs w:val="24"/>
        </w:rPr>
        <w:t xml:space="preserve">quando </w:t>
      </w:r>
      <w:r w:rsidRPr="34C52967">
        <w:rPr>
          <w:rFonts w:ascii="Arial" w:eastAsia="Arial" w:hAnsi="Arial" w:cs="Arial"/>
          <w:sz w:val="24"/>
          <w:szCs w:val="24"/>
        </w:rPr>
        <w:t>estimulados desde a Educação Infantil.</w:t>
      </w:r>
    </w:p>
    <w:p w14:paraId="6678AC60" w14:textId="2C1BEAA5" w:rsidR="513968DD" w:rsidRDefault="513968DD" w:rsidP="513968DD">
      <w:pPr>
        <w:spacing w:after="0" w:line="360" w:lineRule="auto"/>
        <w:ind w:left="2880" w:right="-568"/>
        <w:jc w:val="both"/>
        <w:rPr>
          <w:rFonts w:ascii="Arial" w:eastAsia="Arial" w:hAnsi="Arial" w:cs="Arial"/>
          <w:i/>
          <w:iCs/>
          <w:sz w:val="20"/>
          <w:szCs w:val="20"/>
        </w:rPr>
      </w:pPr>
    </w:p>
    <w:p w14:paraId="48043AE5" w14:textId="5E6EBCE0" w:rsidR="003B634F" w:rsidRPr="00453D65" w:rsidRDefault="003B634F" w:rsidP="348CD16B">
      <w:pPr>
        <w:spacing w:after="0" w:line="240" w:lineRule="auto"/>
        <w:ind w:left="2880" w:right="-568"/>
        <w:jc w:val="both"/>
        <w:rPr>
          <w:rFonts w:ascii="Arial" w:eastAsia="Arial" w:hAnsi="Arial" w:cs="Arial"/>
        </w:rPr>
      </w:pPr>
      <w:r w:rsidRPr="348CD16B">
        <w:rPr>
          <w:rFonts w:ascii="Arial" w:eastAsia="Arial" w:hAnsi="Arial" w:cs="Arial"/>
        </w:rPr>
        <w:t>Nestes últimos anos</w:t>
      </w:r>
      <w:r w:rsidR="00A107F9">
        <w:rPr>
          <w:rFonts w:ascii="Arial" w:eastAsia="Arial" w:hAnsi="Arial" w:cs="Arial"/>
        </w:rPr>
        <w:t>,</w:t>
      </w:r>
      <w:r w:rsidRPr="348CD16B">
        <w:rPr>
          <w:rFonts w:ascii="Arial" w:eastAsia="Arial" w:hAnsi="Arial" w:cs="Arial"/>
        </w:rPr>
        <w:t xml:space="preserve"> assistimos aos começos de uma nova sociologia da infância que se desembaraça de uma doutrina individualista que considera a socialização como a internalização privada, pela criança, das aptidões dos adultos e seus saberes. Nessa nova abordagem, o olhar se volta para a infância como construção social resultante da ação coletiva das crianças com os adultos e entre elas. A infância é considerada como uma forma estrutural e as crianças como atores sociais </w:t>
      </w:r>
      <w:r w:rsidRPr="348CD16B">
        <w:rPr>
          <w:rFonts w:ascii="Arial" w:eastAsia="Arial" w:hAnsi="Arial" w:cs="Arial"/>
        </w:rPr>
        <w:lastRenderedPageBreak/>
        <w:t>que contribuem para a reprodução da infância e da sociedade mediante negociações com os adultos e por meio da produção criativa de um conjunto de culturas de pares com as demais crianças. Essa nova visão da infância como fenômeno social substitui a noção de socialização pelo conceito de reprodução interpretativa</w:t>
      </w:r>
      <w:r w:rsidR="00453D65" w:rsidRPr="348CD16B">
        <w:rPr>
          <w:rFonts w:ascii="Arial" w:eastAsia="Arial" w:hAnsi="Arial" w:cs="Arial"/>
        </w:rPr>
        <w:t xml:space="preserve"> </w:t>
      </w:r>
      <w:r w:rsidR="40EF713E" w:rsidRPr="348CD16B">
        <w:rPr>
          <w:rFonts w:ascii="Arial" w:eastAsia="Arial" w:hAnsi="Arial" w:cs="Arial"/>
        </w:rPr>
        <w:t>(</w:t>
      </w:r>
      <w:r w:rsidR="3B9933D9" w:rsidRPr="348CD16B">
        <w:rPr>
          <w:rFonts w:ascii="Arial" w:eastAsia="Arial" w:hAnsi="Arial" w:cs="Arial"/>
        </w:rPr>
        <w:t>BOUGÈRE</w:t>
      </w:r>
      <w:r w:rsidR="4F1681A8" w:rsidRPr="348CD16B">
        <w:rPr>
          <w:rFonts w:ascii="Arial" w:eastAsia="Arial" w:hAnsi="Arial" w:cs="Arial"/>
        </w:rPr>
        <w:t>,</w:t>
      </w:r>
      <w:r w:rsidR="00A107F9">
        <w:rPr>
          <w:rFonts w:ascii="Arial" w:eastAsia="Arial" w:hAnsi="Arial" w:cs="Arial"/>
        </w:rPr>
        <w:t xml:space="preserve"> </w:t>
      </w:r>
      <w:r w:rsidR="4F1681A8" w:rsidRPr="348CD16B">
        <w:rPr>
          <w:rFonts w:ascii="Arial" w:eastAsia="Arial" w:hAnsi="Arial" w:cs="Arial"/>
        </w:rPr>
        <w:t>2012</w:t>
      </w:r>
      <w:r w:rsidR="7F4C9370" w:rsidRPr="348CD16B">
        <w:rPr>
          <w:rFonts w:ascii="Arial" w:eastAsia="Arial" w:hAnsi="Arial" w:cs="Arial"/>
        </w:rPr>
        <w:t>, p.</w:t>
      </w:r>
      <w:r w:rsidR="00A107F9">
        <w:rPr>
          <w:rFonts w:ascii="Arial" w:eastAsia="Arial" w:hAnsi="Arial" w:cs="Arial"/>
        </w:rPr>
        <w:t xml:space="preserve"> </w:t>
      </w:r>
      <w:r w:rsidR="7F4C9370" w:rsidRPr="348CD16B">
        <w:rPr>
          <w:rFonts w:ascii="Arial" w:eastAsia="Arial" w:hAnsi="Arial" w:cs="Arial"/>
        </w:rPr>
        <w:t>283</w:t>
      </w:r>
      <w:r w:rsidR="40EF713E" w:rsidRPr="348CD16B">
        <w:rPr>
          <w:rFonts w:ascii="Arial" w:eastAsia="Arial" w:hAnsi="Arial" w:cs="Arial"/>
        </w:rPr>
        <w:t>)</w:t>
      </w:r>
      <w:r w:rsidR="00A107F9">
        <w:rPr>
          <w:rFonts w:ascii="Arial" w:eastAsia="Arial" w:hAnsi="Arial" w:cs="Arial"/>
        </w:rPr>
        <w:t>.</w:t>
      </w:r>
    </w:p>
    <w:p w14:paraId="65543190" w14:textId="77777777" w:rsidR="003B634F" w:rsidRPr="003025FD" w:rsidRDefault="003B634F" w:rsidP="003B634F">
      <w:pPr>
        <w:spacing w:after="0" w:line="360" w:lineRule="auto"/>
        <w:ind w:right="-568"/>
        <w:jc w:val="both"/>
        <w:rPr>
          <w:rFonts w:ascii="Arial" w:eastAsia="Arial" w:hAnsi="Arial" w:cs="Arial"/>
          <w:sz w:val="24"/>
          <w:szCs w:val="24"/>
        </w:rPr>
      </w:pPr>
    </w:p>
    <w:p w14:paraId="2AE7C939" w14:textId="5950D08A" w:rsidR="5AD7962C" w:rsidRPr="003025FD" w:rsidRDefault="6FDB0194" w:rsidP="0020304A">
      <w:pPr>
        <w:spacing w:after="0" w:line="360" w:lineRule="auto"/>
        <w:ind w:right="-568" w:firstLine="709"/>
        <w:jc w:val="both"/>
        <w:rPr>
          <w:rFonts w:ascii="Arial" w:eastAsia="Arial" w:hAnsi="Arial" w:cs="Arial"/>
          <w:sz w:val="24"/>
          <w:szCs w:val="24"/>
        </w:rPr>
      </w:pPr>
      <w:r w:rsidRPr="4FD16B59">
        <w:rPr>
          <w:rFonts w:ascii="Arial" w:eastAsia="Arial" w:hAnsi="Arial" w:cs="Arial"/>
          <w:sz w:val="24"/>
          <w:szCs w:val="24"/>
        </w:rPr>
        <w:t>O conceito de socialização é</w:t>
      </w:r>
      <w:r w:rsidR="00A107F9">
        <w:rPr>
          <w:rFonts w:ascii="Arial" w:eastAsia="Arial" w:hAnsi="Arial" w:cs="Arial"/>
          <w:sz w:val="24"/>
          <w:szCs w:val="24"/>
        </w:rPr>
        <w:t>,</w:t>
      </w:r>
      <w:r w:rsidRPr="4FD16B59">
        <w:rPr>
          <w:rFonts w:ascii="Arial" w:eastAsia="Arial" w:hAnsi="Arial" w:cs="Arial"/>
          <w:sz w:val="24"/>
          <w:szCs w:val="24"/>
        </w:rPr>
        <w:t xml:space="preserve"> então</w:t>
      </w:r>
      <w:r w:rsidR="00A107F9">
        <w:rPr>
          <w:rFonts w:ascii="Arial" w:eastAsia="Arial" w:hAnsi="Arial" w:cs="Arial"/>
          <w:sz w:val="24"/>
          <w:szCs w:val="24"/>
        </w:rPr>
        <w:t>,</w:t>
      </w:r>
      <w:r w:rsidRPr="4FD16B59">
        <w:rPr>
          <w:rFonts w:ascii="Arial" w:eastAsia="Arial" w:hAnsi="Arial" w:cs="Arial"/>
          <w:sz w:val="24"/>
          <w:szCs w:val="24"/>
        </w:rPr>
        <w:t xml:space="preserve"> substituído pelo</w:t>
      </w:r>
      <w:r w:rsidR="6572902F" w:rsidRPr="4FD16B59">
        <w:rPr>
          <w:rFonts w:ascii="Arial" w:eastAsia="Arial" w:hAnsi="Arial" w:cs="Arial"/>
          <w:sz w:val="24"/>
          <w:szCs w:val="24"/>
        </w:rPr>
        <w:t xml:space="preserve"> </w:t>
      </w:r>
      <w:r w:rsidRPr="4FD16B59">
        <w:rPr>
          <w:rFonts w:ascii="Arial" w:eastAsia="Arial" w:hAnsi="Arial" w:cs="Arial"/>
          <w:sz w:val="24"/>
          <w:szCs w:val="24"/>
        </w:rPr>
        <w:t>conceito de reprodução interpretativa, no qual determina que a sociologia leve a sério as crianças</w:t>
      </w:r>
      <w:r w:rsidR="0438DB08" w:rsidRPr="4FD16B59">
        <w:rPr>
          <w:rFonts w:ascii="Arial" w:eastAsia="Arial" w:hAnsi="Arial" w:cs="Arial"/>
          <w:sz w:val="24"/>
          <w:szCs w:val="24"/>
        </w:rPr>
        <w:t>,</w:t>
      </w:r>
      <w:r w:rsidRPr="4FD16B59">
        <w:rPr>
          <w:rFonts w:ascii="Arial" w:eastAsia="Arial" w:hAnsi="Arial" w:cs="Arial"/>
          <w:sz w:val="24"/>
          <w:szCs w:val="24"/>
        </w:rPr>
        <w:t xml:space="preserve"> considerando suas contribuições de infância, porque é por meio das interações e brincadeira</w:t>
      </w:r>
      <w:r w:rsidR="5ED8B333" w:rsidRPr="4FD16B59">
        <w:rPr>
          <w:rFonts w:ascii="Arial" w:eastAsia="Arial" w:hAnsi="Arial" w:cs="Arial"/>
          <w:sz w:val="24"/>
          <w:szCs w:val="24"/>
        </w:rPr>
        <w:t>s</w:t>
      </w:r>
      <w:r w:rsidRPr="4FD16B59">
        <w:rPr>
          <w:rFonts w:ascii="Arial" w:eastAsia="Arial" w:hAnsi="Arial" w:cs="Arial"/>
          <w:sz w:val="24"/>
          <w:szCs w:val="24"/>
        </w:rPr>
        <w:t>, dos jogos simbólicos, das canções, da</w:t>
      </w:r>
      <w:r w:rsidR="7F74B373" w:rsidRPr="4FD16B59">
        <w:rPr>
          <w:rFonts w:ascii="Arial" w:eastAsia="Arial" w:hAnsi="Arial" w:cs="Arial"/>
          <w:sz w:val="24"/>
          <w:szCs w:val="24"/>
        </w:rPr>
        <w:t>s</w:t>
      </w:r>
      <w:r w:rsidRPr="4FD16B59">
        <w:rPr>
          <w:rFonts w:ascii="Arial" w:eastAsia="Arial" w:hAnsi="Arial" w:cs="Arial"/>
          <w:sz w:val="24"/>
          <w:szCs w:val="24"/>
        </w:rPr>
        <w:t xml:space="preserve"> imitaç</w:t>
      </w:r>
      <w:r w:rsidR="5165001C" w:rsidRPr="4FD16B59">
        <w:rPr>
          <w:rFonts w:ascii="Arial" w:eastAsia="Arial" w:hAnsi="Arial" w:cs="Arial"/>
          <w:sz w:val="24"/>
          <w:szCs w:val="24"/>
        </w:rPr>
        <w:t>ões</w:t>
      </w:r>
      <w:r w:rsidRPr="4FD16B59">
        <w:rPr>
          <w:rFonts w:ascii="Arial" w:eastAsia="Arial" w:hAnsi="Arial" w:cs="Arial"/>
          <w:sz w:val="24"/>
          <w:szCs w:val="24"/>
        </w:rPr>
        <w:t>, entre outr</w:t>
      </w:r>
      <w:r w:rsidR="0BD7E869" w:rsidRPr="4FD16B59">
        <w:rPr>
          <w:rFonts w:ascii="Arial" w:eastAsia="Arial" w:hAnsi="Arial" w:cs="Arial"/>
          <w:sz w:val="24"/>
          <w:szCs w:val="24"/>
        </w:rPr>
        <w:t>as experiências</w:t>
      </w:r>
      <w:r w:rsidRPr="4FD16B59">
        <w:rPr>
          <w:rFonts w:ascii="Arial" w:eastAsia="Arial" w:hAnsi="Arial" w:cs="Arial"/>
          <w:sz w:val="24"/>
          <w:szCs w:val="24"/>
        </w:rPr>
        <w:t>, que a criança se apropria de elementos pertencentes ao mundo adulto</w:t>
      </w:r>
      <w:r w:rsidR="678B7338" w:rsidRPr="4FD16B59">
        <w:rPr>
          <w:rFonts w:ascii="Arial" w:eastAsia="Arial" w:hAnsi="Arial" w:cs="Arial"/>
          <w:sz w:val="24"/>
          <w:szCs w:val="24"/>
        </w:rPr>
        <w:t>,</w:t>
      </w:r>
      <w:r w:rsidRPr="4FD16B59">
        <w:rPr>
          <w:rFonts w:ascii="Arial" w:eastAsia="Arial" w:hAnsi="Arial" w:cs="Arial"/>
          <w:sz w:val="24"/>
          <w:szCs w:val="24"/>
        </w:rPr>
        <w:t xml:space="preserve"> recriando-os naturalmente para sua vida futura, contribuindo</w:t>
      </w:r>
      <w:r w:rsidR="00A107F9">
        <w:rPr>
          <w:rFonts w:ascii="Arial" w:eastAsia="Arial" w:hAnsi="Arial" w:cs="Arial"/>
          <w:sz w:val="24"/>
          <w:szCs w:val="24"/>
        </w:rPr>
        <w:t>,</w:t>
      </w:r>
      <w:r w:rsidRPr="4FD16B59">
        <w:rPr>
          <w:rFonts w:ascii="Arial" w:eastAsia="Arial" w:hAnsi="Arial" w:cs="Arial"/>
          <w:sz w:val="24"/>
          <w:szCs w:val="24"/>
        </w:rPr>
        <w:t xml:space="preserve"> assim, para </w:t>
      </w:r>
      <w:r w:rsidR="2CFC714D" w:rsidRPr="4FD16B59">
        <w:rPr>
          <w:rFonts w:ascii="Arial" w:eastAsia="Arial" w:hAnsi="Arial" w:cs="Arial"/>
          <w:sz w:val="24"/>
          <w:szCs w:val="24"/>
        </w:rPr>
        <w:t xml:space="preserve">a </w:t>
      </w:r>
      <w:r w:rsidRPr="4FD16B59">
        <w:rPr>
          <w:rFonts w:ascii="Arial" w:eastAsia="Arial" w:hAnsi="Arial" w:cs="Arial"/>
          <w:sz w:val="24"/>
          <w:szCs w:val="24"/>
        </w:rPr>
        <w:t>reprodução e mudança social.</w:t>
      </w:r>
      <w:r w:rsidR="00F23E51">
        <w:rPr>
          <w:rFonts w:ascii="Arial" w:eastAsia="Arial" w:hAnsi="Arial" w:cs="Arial"/>
          <w:sz w:val="24"/>
          <w:szCs w:val="24"/>
        </w:rPr>
        <w:t xml:space="preserve"> </w:t>
      </w:r>
    </w:p>
    <w:p w14:paraId="65E5816A" w14:textId="38F84AAC" w:rsidR="6FDB0194" w:rsidRPr="00AB0638" w:rsidRDefault="6FDB0194" w:rsidP="513968DD">
      <w:pPr>
        <w:spacing w:after="0" w:line="360" w:lineRule="auto"/>
        <w:ind w:right="-568" w:firstLine="709"/>
        <w:jc w:val="both"/>
        <w:rPr>
          <w:rFonts w:ascii="Arial" w:eastAsia="Arial" w:hAnsi="Arial" w:cs="Arial"/>
          <w:sz w:val="24"/>
          <w:szCs w:val="24"/>
        </w:rPr>
      </w:pPr>
      <w:r w:rsidRPr="513968DD">
        <w:rPr>
          <w:rFonts w:ascii="Arial" w:eastAsia="Arial" w:hAnsi="Arial" w:cs="Arial"/>
          <w:sz w:val="24"/>
          <w:szCs w:val="24"/>
        </w:rPr>
        <w:t xml:space="preserve"> </w:t>
      </w:r>
      <w:r w:rsidRPr="00AB0638">
        <w:rPr>
          <w:rFonts w:ascii="Arial" w:eastAsia="Arial" w:hAnsi="Arial" w:cs="Arial"/>
          <w:sz w:val="24"/>
          <w:szCs w:val="24"/>
        </w:rPr>
        <w:t xml:space="preserve">A preparação para a </w:t>
      </w:r>
      <w:r w:rsidR="36B35D29" w:rsidRPr="00AB0638">
        <w:rPr>
          <w:rFonts w:ascii="Arial" w:eastAsia="Arial" w:hAnsi="Arial" w:cs="Arial"/>
          <w:sz w:val="24"/>
          <w:szCs w:val="24"/>
        </w:rPr>
        <w:t>S</w:t>
      </w:r>
      <w:r w:rsidRPr="00AB0638">
        <w:rPr>
          <w:rFonts w:ascii="Arial" w:eastAsia="Arial" w:hAnsi="Arial" w:cs="Arial"/>
          <w:sz w:val="24"/>
          <w:szCs w:val="24"/>
        </w:rPr>
        <w:t xml:space="preserve">ociedade em </w:t>
      </w:r>
      <w:r w:rsidR="64710672" w:rsidRPr="00AB0638">
        <w:rPr>
          <w:rFonts w:ascii="Arial" w:eastAsia="Arial" w:hAnsi="Arial" w:cs="Arial"/>
          <w:sz w:val="24"/>
          <w:szCs w:val="24"/>
        </w:rPr>
        <w:t>A</w:t>
      </w:r>
      <w:r w:rsidRPr="00AB0638">
        <w:rPr>
          <w:rFonts w:ascii="Arial" w:eastAsia="Arial" w:hAnsi="Arial" w:cs="Arial"/>
          <w:sz w:val="24"/>
          <w:szCs w:val="24"/>
        </w:rPr>
        <w:t>ção, quando articulada desde a infância, permite que a criança desenvolva seu papel social e reconhe</w:t>
      </w:r>
      <w:r w:rsidR="7BA2113C" w:rsidRPr="00AB0638">
        <w:rPr>
          <w:rFonts w:ascii="Arial" w:eastAsia="Arial" w:hAnsi="Arial" w:cs="Arial"/>
          <w:sz w:val="24"/>
          <w:szCs w:val="24"/>
        </w:rPr>
        <w:t>ça</w:t>
      </w:r>
      <w:r w:rsidRPr="00AB0638">
        <w:rPr>
          <w:rFonts w:ascii="Arial" w:eastAsia="Arial" w:hAnsi="Arial" w:cs="Arial"/>
          <w:sz w:val="24"/>
          <w:szCs w:val="24"/>
        </w:rPr>
        <w:t xml:space="preserve"> a importância da coletividade</w:t>
      </w:r>
      <w:r w:rsidR="0F24E610" w:rsidRPr="00AB0638">
        <w:rPr>
          <w:rFonts w:ascii="Arial" w:eastAsia="Arial" w:hAnsi="Arial" w:cs="Arial"/>
          <w:sz w:val="24"/>
          <w:szCs w:val="24"/>
        </w:rPr>
        <w:t>,</w:t>
      </w:r>
      <w:r w:rsidRPr="00AB0638">
        <w:rPr>
          <w:rFonts w:ascii="Arial" w:eastAsia="Arial" w:hAnsi="Arial" w:cs="Arial"/>
          <w:sz w:val="24"/>
          <w:szCs w:val="24"/>
        </w:rPr>
        <w:t xml:space="preserve"> considerando-a como protagonista dessas relações sociais e não mais a partir de um conceito de socialização voltado a uma doutrina individualista</w:t>
      </w:r>
      <w:r w:rsidR="2C74AF65" w:rsidRPr="00AB0638">
        <w:rPr>
          <w:rFonts w:ascii="Arial" w:eastAsia="Arial" w:hAnsi="Arial" w:cs="Arial"/>
          <w:sz w:val="24"/>
          <w:szCs w:val="24"/>
        </w:rPr>
        <w:t>.</w:t>
      </w:r>
    </w:p>
    <w:p w14:paraId="5BC68F63" w14:textId="6A431DBC" w:rsidR="003B634F" w:rsidRPr="003025FD" w:rsidRDefault="70AB0FB3" w:rsidP="4D4C1997">
      <w:pPr>
        <w:spacing w:after="0" w:line="360" w:lineRule="auto"/>
        <w:ind w:right="-284" w:firstLine="720"/>
        <w:jc w:val="both"/>
        <w:rPr>
          <w:rFonts w:ascii="Arial" w:eastAsia="Arial" w:hAnsi="Arial" w:cs="Arial"/>
          <w:sz w:val="24"/>
          <w:szCs w:val="24"/>
        </w:rPr>
      </w:pPr>
      <w:r w:rsidRPr="00AB0638">
        <w:rPr>
          <w:rFonts w:ascii="Arial" w:eastAsia="Arial" w:hAnsi="Arial" w:cs="Arial"/>
          <w:sz w:val="24"/>
          <w:szCs w:val="24"/>
        </w:rPr>
        <w:t xml:space="preserve">Os </w:t>
      </w:r>
      <w:r w:rsidR="72DF1E4F" w:rsidRPr="00AB0638">
        <w:rPr>
          <w:rFonts w:ascii="Arial" w:eastAsia="Arial" w:hAnsi="Arial" w:cs="Arial"/>
          <w:sz w:val="24"/>
          <w:szCs w:val="24"/>
        </w:rPr>
        <w:t xml:space="preserve">pilares </w:t>
      </w:r>
      <w:r w:rsidR="7BC7E519" w:rsidRPr="00AB0638">
        <w:rPr>
          <w:rFonts w:ascii="Arial" w:eastAsia="Arial" w:hAnsi="Arial" w:cs="Arial"/>
          <w:sz w:val="24"/>
          <w:szCs w:val="24"/>
        </w:rPr>
        <w:t xml:space="preserve">SESI </w:t>
      </w:r>
      <w:r w:rsidR="72DF1E4F" w:rsidRPr="00AB0638">
        <w:rPr>
          <w:rFonts w:ascii="Arial" w:eastAsia="Arial" w:hAnsi="Arial" w:cs="Arial"/>
          <w:sz w:val="24"/>
          <w:szCs w:val="24"/>
        </w:rPr>
        <w:t>não deverão ser considerados como unidades curriculares, e</w:t>
      </w:r>
      <w:r w:rsidR="00AB0638">
        <w:rPr>
          <w:rFonts w:ascii="Arial" w:eastAsia="Arial" w:hAnsi="Arial" w:cs="Arial"/>
          <w:sz w:val="24"/>
          <w:szCs w:val="24"/>
        </w:rPr>
        <w:t>,</w:t>
      </w:r>
      <w:r w:rsidR="72DF1E4F" w:rsidRPr="00AB0638">
        <w:rPr>
          <w:rFonts w:ascii="Arial" w:eastAsia="Arial" w:hAnsi="Arial" w:cs="Arial"/>
          <w:sz w:val="24"/>
          <w:szCs w:val="24"/>
        </w:rPr>
        <w:t xml:space="preserve"> sim, como uma </w:t>
      </w:r>
      <w:r w:rsidR="43DAB7C3" w:rsidRPr="00AB0638">
        <w:rPr>
          <w:rFonts w:ascii="Arial" w:eastAsia="Arial" w:hAnsi="Arial" w:cs="Arial"/>
          <w:sz w:val="24"/>
          <w:szCs w:val="24"/>
        </w:rPr>
        <w:t xml:space="preserve">abordagem </w:t>
      </w:r>
      <w:r w:rsidR="72DF1E4F" w:rsidRPr="00AB0638">
        <w:rPr>
          <w:rFonts w:ascii="Arial" w:eastAsia="Arial" w:hAnsi="Arial" w:cs="Arial"/>
          <w:sz w:val="24"/>
          <w:szCs w:val="24"/>
        </w:rPr>
        <w:t>transdisciplinar</w:t>
      </w:r>
      <w:r w:rsidR="72DF1E4F" w:rsidRPr="4FD16B59">
        <w:rPr>
          <w:rFonts w:ascii="Arial" w:eastAsia="Arial" w:hAnsi="Arial" w:cs="Arial"/>
          <w:sz w:val="24"/>
          <w:szCs w:val="24"/>
        </w:rPr>
        <w:t>, na qual, segundo Piaget (</w:t>
      </w:r>
      <w:r w:rsidR="42CB7737" w:rsidRPr="4FD16B59">
        <w:rPr>
          <w:rFonts w:ascii="Arial" w:eastAsia="Arial" w:hAnsi="Arial" w:cs="Arial"/>
          <w:sz w:val="24"/>
          <w:szCs w:val="24"/>
        </w:rPr>
        <w:t>1972)</w:t>
      </w:r>
      <w:r w:rsidR="12DA47AF" w:rsidRPr="4FD16B59">
        <w:rPr>
          <w:rFonts w:ascii="Arial" w:eastAsia="Arial" w:hAnsi="Arial" w:cs="Arial"/>
          <w:sz w:val="24"/>
          <w:szCs w:val="24"/>
        </w:rPr>
        <w:t>,</w:t>
      </w:r>
      <w:r w:rsidR="00CA136B" w:rsidRPr="4FD16B59">
        <w:rPr>
          <w:rFonts w:ascii="Arial" w:eastAsia="Arial" w:hAnsi="Arial" w:cs="Arial"/>
          <w:sz w:val="24"/>
          <w:szCs w:val="24"/>
        </w:rPr>
        <w:t xml:space="preserve"> </w:t>
      </w:r>
      <w:r w:rsidR="72DF1E4F" w:rsidRPr="4FD16B59">
        <w:rPr>
          <w:rFonts w:ascii="Arial" w:eastAsia="Arial" w:hAnsi="Arial" w:cs="Arial"/>
          <w:sz w:val="24"/>
          <w:szCs w:val="24"/>
        </w:rPr>
        <w:t>ultrapassa fronteiras sólidas entre as disciplinas, tornando-as uma etapa superior de integração. Desse modo, deverão ser integrados em sua proposta de currículo para que possam assegurar às crianças SESI uma formação integral.</w:t>
      </w:r>
    </w:p>
    <w:p w14:paraId="27972BBE" w14:textId="444A8F2A" w:rsidR="513968DD" w:rsidRDefault="513968DD" w:rsidP="513968DD">
      <w:pPr>
        <w:spacing w:after="0" w:line="360" w:lineRule="auto"/>
        <w:ind w:right="-284" w:firstLine="720"/>
        <w:jc w:val="both"/>
        <w:rPr>
          <w:rFonts w:ascii="Arial" w:eastAsia="Arial" w:hAnsi="Arial" w:cs="Arial"/>
          <w:sz w:val="24"/>
          <w:szCs w:val="24"/>
        </w:rPr>
      </w:pPr>
    </w:p>
    <w:p w14:paraId="612825F2" w14:textId="64849749" w:rsidR="67F9E6AD" w:rsidRDefault="67F9E6AD" w:rsidP="001C21BA">
      <w:pPr>
        <w:pStyle w:val="Ttulo2"/>
        <w:rPr>
          <w:rFonts w:eastAsia="Arial"/>
        </w:rPr>
      </w:pPr>
      <w:bookmarkStart w:id="31" w:name="_Toc51939478"/>
      <w:r w:rsidRPr="513968DD">
        <w:rPr>
          <w:rFonts w:eastAsia="Arial"/>
        </w:rPr>
        <w:t xml:space="preserve">4.2 </w:t>
      </w:r>
      <w:r w:rsidR="2B0C1635" w:rsidRPr="513968DD">
        <w:rPr>
          <w:rFonts w:eastAsia="Arial"/>
        </w:rPr>
        <w:t>Eixos SESI para a Educação Infantil</w:t>
      </w:r>
      <w:bookmarkEnd w:id="31"/>
    </w:p>
    <w:p w14:paraId="264258E6" w14:textId="4C386384" w:rsidR="2B0C1635" w:rsidRDefault="2B0C1635" w:rsidP="00892255">
      <w:pPr>
        <w:pStyle w:val="NormalWeb"/>
        <w:numPr>
          <w:ilvl w:val="0"/>
          <w:numId w:val="6"/>
        </w:numPr>
        <w:spacing w:before="300" w:beforeAutospacing="0" w:after="300" w:afterAutospacing="0"/>
        <w:jc w:val="both"/>
        <w:rPr>
          <w:rFonts w:ascii="Arial" w:eastAsia="Arial" w:hAnsi="Arial" w:cs="Arial"/>
          <w:b/>
          <w:bCs/>
          <w:color w:val="000000" w:themeColor="text1"/>
        </w:rPr>
      </w:pPr>
      <w:r w:rsidRPr="5746F3F5">
        <w:rPr>
          <w:rFonts w:ascii="Arial" w:hAnsi="Arial" w:cs="Arial"/>
          <w:b/>
          <w:bCs/>
          <w:color w:val="000000" w:themeColor="text1"/>
        </w:rPr>
        <w:t>Desenvolvimento socioemocional</w:t>
      </w:r>
    </w:p>
    <w:p w14:paraId="2DBBAB0E" w14:textId="5A77DD74" w:rsidR="00161173" w:rsidRDefault="5455CBDA" w:rsidP="00161173">
      <w:pPr>
        <w:spacing w:line="360" w:lineRule="auto"/>
        <w:ind w:firstLine="709"/>
        <w:jc w:val="both"/>
      </w:pPr>
      <w:r w:rsidRPr="4FD16B59">
        <w:rPr>
          <w:rFonts w:ascii="Arial" w:eastAsia="Arial" w:hAnsi="Arial" w:cs="Arial"/>
        </w:rPr>
        <w:t>Atualmente, as instituições de ensino necessitam preparar os estudantes para as mudanças sociais e econômicas que ocorrem na contemporaneidade de forma acelerada. Muito além do papel de ensinar ou reproduzir conhecimento, precisam</w:t>
      </w:r>
      <w:r w:rsidR="2C431D78" w:rsidRPr="4FD16B59">
        <w:rPr>
          <w:rFonts w:ascii="Arial" w:eastAsia="Arial" w:hAnsi="Arial" w:cs="Arial"/>
        </w:rPr>
        <w:t>,</w:t>
      </w:r>
      <w:r w:rsidR="00CA136B" w:rsidRPr="4FD16B59">
        <w:rPr>
          <w:rFonts w:ascii="Arial" w:eastAsia="Arial" w:hAnsi="Arial" w:cs="Arial"/>
        </w:rPr>
        <w:t xml:space="preserve"> </w:t>
      </w:r>
      <w:r w:rsidRPr="4FD16B59">
        <w:rPr>
          <w:rFonts w:ascii="Arial" w:eastAsia="Arial" w:hAnsi="Arial" w:cs="Arial"/>
        </w:rPr>
        <w:t>também, buscar formar cidadãos inovadores, criativos, adaptáveis e versáteis</w:t>
      </w:r>
      <w:r w:rsidRPr="001C21BA">
        <w:rPr>
          <w:rFonts w:ascii="Arial" w:hAnsi="Arial" w:cs="Arial"/>
        </w:rPr>
        <w:t>,</w:t>
      </w:r>
      <w:r w:rsidRPr="00AB0638">
        <w:rPr>
          <w:rFonts w:ascii="Arial" w:eastAsia="Arial" w:hAnsi="Arial" w:cs="Arial"/>
        </w:rPr>
        <w:t xml:space="preserve"> </w:t>
      </w:r>
      <w:r w:rsidRPr="4FD16B59">
        <w:rPr>
          <w:rFonts w:ascii="Arial" w:eastAsia="Arial" w:hAnsi="Arial" w:cs="Arial"/>
        </w:rPr>
        <w:t>que sejam capazes de aplicar os conhecimentos adquiridos em situações novas, ajudando os outros a trabalharem em grupo</w:t>
      </w:r>
      <w:r w:rsidR="00AB0638">
        <w:rPr>
          <w:rFonts w:ascii="Arial" w:eastAsia="Arial" w:hAnsi="Arial" w:cs="Arial"/>
        </w:rPr>
        <w:t>,</w:t>
      </w:r>
      <w:r w:rsidRPr="4FD16B59">
        <w:rPr>
          <w:rFonts w:ascii="Arial" w:eastAsia="Arial" w:hAnsi="Arial" w:cs="Arial"/>
        </w:rPr>
        <w:t xml:space="preserve"> considerando as qualidades de caráter, de modo a colaborar para a construção de uma humanidade sustentável.</w:t>
      </w:r>
    </w:p>
    <w:p w14:paraId="5A9DFF29" w14:textId="6B78D119" w:rsidR="00161173" w:rsidRDefault="5455CBDA" w:rsidP="00161173">
      <w:pPr>
        <w:spacing w:line="360" w:lineRule="auto"/>
        <w:ind w:firstLine="709"/>
        <w:jc w:val="both"/>
        <w:rPr>
          <w:rFonts w:ascii="Arial" w:eastAsia="Arial" w:hAnsi="Arial" w:cs="Arial"/>
        </w:rPr>
      </w:pPr>
      <w:r w:rsidRPr="4FD16B59">
        <w:rPr>
          <w:rFonts w:ascii="Arial" w:eastAsia="Arial" w:hAnsi="Arial" w:cs="Arial"/>
        </w:rPr>
        <w:lastRenderedPageBreak/>
        <w:t>O SESI</w:t>
      </w:r>
      <w:r w:rsidR="4B2F76A9" w:rsidRPr="4FD16B59">
        <w:rPr>
          <w:rFonts w:ascii="Arial" w:eastAsia="Arial" w:hAnsi="Arial" w:cs="Arial"/>
        </w:rPr>
        <w:t xml:space="preserve"> </w:t>
      </w:r>
      <w:r w:rsidRPr="4FD16B59">
        <w:rPr>
          <w:rFonts w:ascii="Arial" w:eastAsia="Arial" w:hAnsi="Arial" w:cs="Arial"/>
        </w:rPr>
        <w:t>considera o desenvolvimento socioemocional como um dos eixos fundamentais para a Educação Infantil, uma vez que é nessa etapa do desenvolvimento que acontecem as construções cognitivas, emocionais e sociais que irão estabelecer conexões e acompanharão as crianças até a vida adulta.</w:t>
      </w:r>
      <w:r w:rsidR="00F23E51">
        <w:rPr>
          <w:rFonts w:ascii="Arial" w:eastAsia="Arial" w:hAnsi="Arial" w:cs="Arial"/>
        </w:rPr>
        <w:t xml:space="preserve"> </w:t>
      </w:r>
      <w:r w:rsidRPr="4FD16B59">
        <w:rPr>
          <w:rFonts w:ascii="Arial" w:eastAsia="Arial" w:hAnsi="Arial" w:cs="Arial"/>
        </w:rPr>
        <w:t>Assim, acredita</w:t>
      </w:r>
      <w:r w:rsidR="00AB0638">
        <w:rPr>
          <w:rFonts w:ascii="Arial" w:eastAsia="Arial" w:hAnsi="Arial" w:cs="Arial"/>
        </w:rPr>
        <w:t>-</w:t>
      </w:r>
      <w:proofErr w:type="gramStart"/>
      <w:r w:rsidR="00AB0638">
        <w:rPr>
          <w:rFonts w:ascii="Arial" w:eastAsia="Arial" w:hAnsi="Arial" w:cs="Arial"/>
        </w:rPr>
        <w:t xml:space="preserve">se </w:t>
      </w:r>
      <w:r w:rsidRPr="4FD16B59">
        <w:rPr>
          <w:rFonts w:ascii="Arial" w:eastAsia="Arial" w:hAnsi="Arial" w:cs="Arial"/>
        </w:rPr>
        <w:t xml:space="preserve"> que</w:t>
      </w:r>
      <w:proofErr w:type="gramEnd"/>
      <w:r w:rsidRPr="4FD16B59">
        <w:rPr>
          <w:rFonts w:ascii="Arial" w:eastAsia="Arial" w:hAnsi="Arial" w:cs="Arial"/>
        </w:rPr>
        <w:t xml:space="preserve"> ações bem planejadas, na escola, podem contribuir para a formação de pessoas mais capacitadas e realizadas em todas as dimensões</w:t>
      </w:r>
      <w:r w:rsidR="00AB0638">
        <w:rPr>
          <w:rFonts w:ascii="Arial" w:eastAsia="Arial" w:hAnsi="Arial" w:cs="Arial"/>
        </w:rPr>
        <w:t>,</w:t>
      </w:r>
      <w:r w:rsidRPr="4FD16B59">
        <w:rPr>
          <w:rFonts w:ascii="Arial" w:eastAsia="Arial" w:hAnsi="Arial" w:cs="Arial"/>
        </w:rPr>
        <w:t xml:space="preserve"> concebendo uma sociedade mais pacífica e sustentável</w:t>
      </w:r>
      <w:r w:rsidR="00161173" w:rsidRPr="4FD16B59">
        <w:rPr>
          <w:rFonts w:ascii="Arial" w:eastAsia="Arial" w:hAnsi="Arial" w:cs="Arial"/>
        </w:rPr>
        <w:t>.</w:t>
      </w:r>
    </w:p>
    <w:p w14:paraId="062ACD3E" w14:textId="690E0D0A" w:rsidR="00640EC0" w:rsidRDefault="00AB0638" w:rsidP="00640EC0">
      <w:pPr>
        <w:spacing w:line="360" w:lineRule="auto"/>
        <w:ind w:firstLine="709"/>
        <w:jc w:val="both"/>
        <w:rPr>
          <w:rFonts w:ascii="Arial" w:eastAsia="Arial" w:hAnsi="Arial" w:cs="Arial"/>
        </w:rPr>
      </w:pPr>
      <w:r>
        <w:rPr>
          <w:rFonts w:ascii="Arial" w:eastAsia="Arial" w:hAnsi="Arial" w:cs="Arial"/>
        </w:rPr>
        <w:t>Ao p</w:t>
      </w:r>
      <w:r w:rsidR="5455CBDA" w:rsidRPr="4FD16B59">
        <w:rPr>
          <w:rFonts w:ascii="Arial" w:eastAsia="Arial" w:hAnsi="Arial" w:cs="Arial"/>
        </w:rPr>
        <w:t xml:space="preserve">ensar em uma Educação para o </w:t>
      </w:r>
      <w:r>
        <w:rPr>
          <w:rFonts w:ascii="Arial" w:eastAsia="Arial" w:hAnsi="Arial" w:cs="Arial"/>
        </w:rPr>
        <w:t>s</w:t>
      </w:r>
      <w:r w:rsidR="5455CBDA" w:rsidRPr="4FD16B59">
        <w:rPr>
          <w:rFonts w:ascii="Arial" w:eastAsia="Arial" w:hAnsi="Arial" w:cs="Arial"/>
        </w:rPr>
        <w:t xml:space="preserve">éculo XXI, </w:t>
      </w:r>
      <w:r w:rsidR="166F2E6B" w:rsidRPr="4FD16B59">
        <w:rPr>
          <w:rFonts w:ascii="Arial" w:eastAsia="Arial" w:hAnsi="Arial" w:cs="Arial"/>
        </w:rPr>
        <w:t xml:space="preserve">é necessário </w:t>
      </w:r>
      <w:r w:rsidR="5455CBDA" w:rsidRPr="4FD16B59">
        <w:rPr>
          <w:rFonts w:ascii="Arial" w:eastAsia="Arial" w:hAnsi="Arial" w:cs="Arial"/>
        </w:rPr>
        <w:t>compreender o desenvolvimento dos indivíduos em uma hierarquia das necessida</w:t>
      </w:r>
      <w:r w:rsidR="09158619" w:rsidRPr="4FD16B59">
        <w:rPr>
          <w:rFonts w:ascii="Arial" w:eastAsia="Arial" w:hAnsi="Arial" w:cs="Arial"/>
        </w:rPr>
        <w:t>des</w:t>
      </w:r>
      <w:r w:rsidR="5455CBDA" w:rsidRPr="4FD16B59">
        <w:rPr>
          <w:rFonts w:ascii="Arial" w:eastAsia="Arial" w:hAnsi="Arial" w:cs="Arial"/>
        </w:rPr>
        <w:t xml:space="preserve"> humanas, como propõem</w:t>
      </w:r>
      <w:r w:rsidR="00640EC0" w:rsidRPr="4FD16B59">
        <w:rPr>
          <w:rFonts w:ascii="Arial" w:eastAsia="Arial" w:hAnsi="Arial" w:cs="Arial"/>
        </w:rPr>
        <w:t xml:space="preserve"> </w:t>
      </w:r>
      <w:r w:rsidRPr="4FD16B59">
        <w:rPr>
          <w:rFonts w:ascii="Arial" w:eastAsia="Arial" w:hAnsi="Arial" w:cs="Arial"/>
        </w:rPr>
        <w:t xml:space="preserve">Fadel </w:t>
      </w:r>
      <w:r w:rsidR="00640EC0" w:rsidRPr="4FD16B59">
        <w:rPr>
          <w:rFonts w:ascii="Arial" w:eastAsia="Arial" w:hAnsi="Arial" w:cs="Arial"/>
        </w:rPr>
        <w:t>(2016, p.</w:t>
      </w:r>
      <w:r>
        <w:rPr>
          <w:rFonts w:ascii="Arial" w:eastAsia="Arial" w:hAnsi="Arial" w:cs="Arial"/>
        </w:rPr>
        <w:t xml:space="preserve"> </w:t>
      </w:r>
      <w:r w:rsidR="00640EC0" w:rsidRPr="4FD16B59">
        <w:rPr>
          <w:rFonts w:ascii="Arial" w:eastAsia="Arial" w:hAnsi="Arial" w:cs="Arial"/>
        </w:rPr>
        <w:t xml:space="preserve">37-38 </w:t>
      </w:r>
      <w:r w:rsidR="00640EC0" w:rsidRPr="001C21BA">
        <w:rPr>
          <w:rFonts w:ascii="Arial" w:eastAsia="Arial" w:hAnsi="Arial" w:cs="Arial"/>
          <w:i/>
          <w:iCs/>
        </w:rPr>
        <w:t>apud</w:t>
      </w:r>
      <w:r w:rsidR="5455CBDA" w:rsidRPr="4FD16B59">
        <w:rPr>
          <w:rFonts w:ascii="Arial" w:eastAsia="Arial" w:hAnsi="Arial" w:cs="Arial"/>
        </w:rPr>
        <w:t xml:space="preserve"> </w:t>
      </w:r>
      <w:r w:rsidR="00640EC0" w:rsidRPr="4FD16B59">
        <w:rPr>
          <w:rFonts w:ascii="Arial" w:eastAsia="Arial" w:hAnsi="Arial" w:cs="Arial"/>
        </w:rPr>
        <w:t>MASLOW</w:t>
      </w:r>
      <w:r>
        <w:rPr>
          <w:rFonts w:ascii="Arial" w:eastAsia="Arial" w:hAnsi="Arial" w:cs="Arial"/>
        </w:rPr>
        <w:t>)</w:t>
      </w:r>
      <w:r w:rsidR="5455CBDA" w:rsidRPr="4FD16B59">
        <w:rPr>
          <w:rFonts w:ascii="Arial" w:eastAsia="Arial" w:hAnsi="Arial" w:cs="Arial"/>
        </w:rPr>
        <w:t>.</w:t>
      </w:r>
      <w:r w:rsidR="4DDF04A6" w:rsidRPr="4FD16B59">
        <w:rPr>
          <w:rFonts w:ascii="Arial" w:eastAsia="Arial" w:hAnsi="Arial" w:cs="Arial"/>
        </w:rPr>
        <w:t xml:space="preserve"> </w:t>
      </w:r>
      <w:r w:rsidR="5455CBDA" w:rsidRPr="4FD16B59">
        <w:rPr>
          <w:rFonts w:ascii="Arial" w:eastAsia="Arial" w:hAnsi="Arial" w:cs="Arial"/>
        </w:rPr>
        <w:t xml:space="preserve">De acordo com ele, essa </w:t>
      </w:r>
      <w:r w:rsidR="1D068269" w:rsidRPr="4FD16B59">
        <w:rPr>
          <w:rFonts w:ascii="Arial" w:eastAsia="Arial" w:hAnsi="Arial" w:cs="Arial"/>
        </w:rPr>
        <w:t>hierarquia</w:t>
      </w:r>
      <w:r w:rsidR="5455CBDA" w:rsidRPr="4FD16B59">
        <w:rPr>
          <w:rFonts w:ascii="Arial" w:eastAsia="Arial" w:hAnsi="Arial" w:cs="Arial"/>
        </w:rPr>
        <w:t xml:space="preserve"> é composta inicialmente pelas necessidades </w:t>
      </w:r>
      <w:r w:rsidR="54D1F7FB" w:rsidRPr="4FD16B59">
        <w:rPr>
          <w:rFonts w:ascii="Arial" w:eastAsia="Arial" w:hAnsi="Arial" w:cs="Arial"/>
        </w:rPr>
        <w:t>fisiológicas</w:t>
      </w:r>
      <w:r w:rsidR="5455CBDA" w:rsidRPr="4FD16B59">
        <w:rPr>
          <w:rFonts w:ascii="Arial" w:eastAsia="Arial" w:hAnsi="Arial" w:cs="Arial"/>
        </w:rPr>
        <w:t xml:space="preserve"> mais essenciais ao bem-estar: ar, água, alimentos e abrigo, seguido pela necessidade de segurança e proteção.</w:t>
      </w:r>
      <w:r w:rsidR="00640EC0" w:rsidRPr="4FD16B59">
        <w:rPr>
          <w:rFonts w:ascii="Arial" w:eastAsia="Arial" w:hAnsi="Arial" w:cs="Arial"/>
        </w:rPr>
        <w:t xml:space="preserve"> </w:t>
      </w:r>
    </w:p>
    <w:p w14:paraId="705ADCD2" w14:textId="4C554841" w:rsidR="5455CBDA" w:rsidRDefault="5455CBDA" w:rsidP="00640EC0">
      <w:pPr>
        <w:spacing w:line="360" w:lineRule="auto"/>
        <w:ind w:firstLine="709"/>
        <w:jc w:val="both"/>
      </w:pPr>
      <w:r w:rsidRPr="4FD16B59">
        <w:rPr>
          <w:rFonts w:ascii="Arial" w:eastAsia="Arial" w:hAnsi="Arial" w:cs="Arial"/>
        </w:rPr>
        <w:t>A próxima etapa a ser considerada envolve o amor, a amizade, a intimidade, e a aceitação em grupos sociais distintos. Aqui, encontra-se a estima</w:t>
      </w:r>
      <w:r w:rsidR="79D8F9D2" w:rsidRPr="4FD16B59">
        <w:rPr>
          <w:rFonts w:ascii="Arial" w:eastAsia="Arial" w:hAnsi="Arial" w:cs="Arial"/>
        </w:rPr>
        <w:t xml:space="preserve"> por si e pelos outros.</w:t>
      </w:r>
      <w:r w:rsidRPr="4FD16B59">
        <w:rPr>
          <w:rFonts w:ascii="Arial" w:eastAsia="Arial" w:hAnsi="Arial" w:cs="Arial"/>
        </w:rPr>
        <w:t xml:space="preserve"> Essas necessidades quando não atendidas pode</w:t>
      </w:r>
      <w:r w:rsidR="2E0EFC3D" w:rsidRPr="4FD16B59">
        <w:rPr>
          <w:rFonts w:ascii="Arial" w:eastAsia="Arial" w:hAnsi="Arial" w:cs="Arial"/>
        </w:rPr>
        <w:t>m</w:t>
      </w:r>
      <w:r w:rsidRPr="4FD16B59">
        <w:rPr>
          <w:rFonts w:ascii="Arial" w:eastAsia="Arial" w:hAnsi="Arial" w:cs="Arial"/>
        </w:rPr>
        <w:t xml:space="preserve"> desenvolver estresse, sentimento de inferioridade, baixa au</w:t>
      </w:r>
      <w:r w:rsidR="5EB2E53F" w:rsidRPr="4FD16B59">
        <w:rPr>
          <w:rFonts w:ascii="Arial" w:eastAsia="Arial" w:hAnsi="Arial" w:cs="Arial"/>
        </w:rPr>
        <w:t>t</w:t>
      </w:r>
      <w:r w:rsidRPr="4FD16B59">
        <w:rPr>
          <w:rFonts w:ascii="Arial" w:eastAsia="Arial" w:hAnsi="Arial" w:cs="Arial"/>
        </w:rPr>
        <w:t>oestima, por exemplo.</w:t>
      </w:r>
    </w:p>
    <w:p w14:paraId="13319EC5" w14:textId="21E9DE13" w:rsidR="5455CBDA" w:rsidRDefault="5455CBDA" w:rsidP="00640EC0">
      <w:pPr>
        <w:spacing w:line="360" w:lineRule="auto"/>
        <w:ind w:firstLine="709"/>
        <w:jc w:val="both"/>
      </w:pPr>
      <w:r w:rsidRPr="4FD16B59">
        <w:rPr>
          <w:rFonts w:ascii="Arial" w:eastAsia="Arial" w:hAnsi="Arial" w:cs="Arial"/>
        </w:rPr>
        <w:t>Por último, a re</w:t>
      </w:r>
      <w:r w:rsidR="375FF5B0" w:rsidRPr="4FD16B59">
        <w:rPr>
          <w:rFonts w:ascii="Arial" w:eastAsia="Arial" w:hAnsi="Arial" w:cs="Arial"/>
        </w:rPr>
        <w:t>a</w:t>
      </w:r>
      <w:r w:rsidRPr="4FD16B59">
        <w:rPr>
          <w:rFonts w:ascii="Arial" w:eastAsia="Arial" w:hAnsi="Arial" w:cs="Arial"/>
        </w:rPr>
        <w:t>lização pessoal refere</w:t>
      </w:r>
      <w:r w:rsidR="00AB0638">
        <w:rPr>
          <w:rFonts w:ascii="Arial" w:eastAsia="Arial" w:hAnsi="Arial" w:cs="Arial"/>
        </w:rPr>
        <w:t>-se</w:t>
      </w:r>
      <w:r w:rsidRPr="4FD16B59">
        <w:rPr>
          <w:rFonts w:ascii="Arial" w:eastAsia="Arial" w:hAnsi="Arial" w:cs="Arial"/>
        </w:rPr>
        <w:t xml:space="preserve"> </w:t>
      </w:r>
      <w:r w:rsidR="4B421E62" w:rsidRPr="4FD16B59">
        <w:rPr>
          <w:rFonts w:ascii="Arial" w:eastAsia="Arial" w:hAnsi="Arial" w:cs="Arial"/>
        </w:rPr>
        <w:t>a</w:t>
      </w:r>
      <w:r w:rsidRPr="4FD16B59">
        <w:rPr>
          <w:rFonts w:ascii="Arial" w:eastAsia="Arial" w:hAnsi="Arial" w:cs="Arial"/>
        </w:rPr>
        <w:t xml:space="preserve"> explorar o potencial humano de acordo com os interesses de cada pessoa e a </w:t>
      </w:r>
      <w:r w:rsidR="70354A21" w:rsidRPr="4FD16B59">
        <w:rPr>
          <w:rFonts w:ascii="Arial" w:eastAsia="Arial" w:hAnsi="Arial" w:cs="Arial"/>
        </w:rPr>
        <w:t>transcendência</w:t>
      </w:r>
      <w:r w:rsidRPr="4FD16B59">
        <w:rPr>
          <w:rFonts w:ascii="Arial" w:eastAsia="Arial" w:hAnsi="Arial" w:cs="Arial"/>
        </w:rPr>
        <w:t xml:space="preserve">, que é a necessidade de buscar alcançar um objetivo maior, além do próprio eu. Ressalta-se que essas necessidades não são sequenciais, podendo ser atendidas ao mesmo tempo, tornando-se, portanto, requisitos </w:t>
      </w:r>
      <w:r w:rsidR="72BF789F" w:rsidRPr="4FD16B59">
        <w:rPr>
          <w:rFonts w:ascii="Arial" w:eastAsia="Arial" w:hAnsi="Arial" w:cs="Arial"/>
        </w:rPr>
        <w:t>significativos</w:t>
      </w:r>
      <w:r w:rsidRPr="4FD16B59">
        <w:rPr>
          <w:rFonts w:ascii="Arial" w:eastAsia="Arial" w:hAnsi="Arial" w:cs="Arial"/>
        </w:rPr>
        <w:t xml:space="preserve"> para o desenvolvimento</w:t>
      </w:r>
      <w:r w:rsidR="34D3076C" w:rsidRPr="4FD16B59">
        <w:rPr>
          <w:rFonts w:ascii="Arial" w:eastAsia="Arial" w:hAnsi="Arial" w:cs="Arial"/>
        </w:rPr>
        <w:t xml:space="preserve"> humano.</w:t>
      </w:r>
    </w:p>
    <w:p w14:paraId="5A139B9D" w14:textId="2E869171" w:rsidR="7A97A305" w:rsidRDefault="7A97A305" w:rsidP="4FD16B59">
      <w:pPr>
        <w:spacing w:line="360" w:lineRule="auto"/>
        <w:ind w:firstLine="709"/>
        <w:jc w:val="both"/>
        <w:rPr>
          <w:rFonts w:ascii="Arial" w:eastAsia="Arial" w:hAnsi="Arial" w:cs="Arial"/>
        </w:rPr>
      </w:pPr>
      <w:r w:rsidRPr="348CD16B">
        <w:rPr>
          <w:rFonts w:ascii="Arial" w:eastAsia="Arial" w:hAnsi="Arial" w:cs="Arial"/>
        </w:rPr>
        <w:t xml:space="preserve">Para assegurar </w:t>
      </w:r>
      <w:r w:rsidR="78D90431" w:rsidRPr="348CD16B">
        <w:rPr>
          <w:rFonts w:ascii="Arial" w:eastAsia="Arial" w:hAnsi="Arial" w:cs="Arial"/>
        </w:rPr>
        <w:t xml:space="preserve">a </w:t>
      </w:r>
      <w:r w:rsidRPr="348CD16B">
        <w:rPr>
          <w:rFonts w:ascii="Arial" w:eastAsia="Arial" w:hAnsi="Arial" w:cs="Arial"/>
        </w:rPr>
        <w:t xml:space="preserve">Educação para o </w:t>
      </w:r>
      <w:r w:rsidR="00AB0638">
        <w:rPr>
          <w:rFonts w:ascii="Arial" w:eastAsia="Arial" w:hAnsi="Arial" w:cs="Arial"/>
        </w:rPr>
        <w:t>s</w:t>
      </w:r>
      <w:r w:rsidRPr="348CD16B">
        <w:rPr>
          <w:rFonts w:ascii="Arial" w:eastAsia="Arial" w:hAnsi="Arial" w:cs="Arial"/>
        </w:rPr>
        <w:t xml:space="preserve">éculo XXI e atender </w:t>
      </w:r>
      <w:r w:rsidR="00AB0638">
        <w:rPr>
          <w:rFonts w:ascii="Arial" w:eastAsia="Arial" w:hAnsi="Arial" w:cs="Arial"/>
        </w:rPr>
        <w:t>a</w:t>
      </w:r>
      <w:r w:rsidRPr="348CD16B">
        <w:rPr>
          <w:rFonts w:ascii="Arial" w:eastAsia="Arial" w:hAnsi="Arial" w:cs="Arial"/>
        </w:rPr>
        <w:t xml:space="preserve">o eixo SESI Educação Infantil, apresentamos </w:t>
      </w:r>
      <w:r w:rsidR="00AB0638">
        <w:rPr>
          <w:rFonts w:ascii="Arial" w:eastAsia="Arial" w:hAnsi="Arial" w:cs="Arial"/>
        </w:rPr>
        <w:t>quatro</w:t>
      </w:r>
      <w:r w:rsidRPr="348CD16B">
        <w:rPr>
          <w:rFonts w:ascii="Arial" w:eastAsia="Arial" w:hAnsi="Arial" w:cs="Arial"/>
        </w:rPr>
        <w:t xml:space="preserve"> dimensões a serem exploradas:</w:t>
      </w:r>
    </w:p>
    <w:p w14:paraId="63D9D504" w14:textId="53370EEE" w:rsidR="5A9C8521" w:rsidRDefault="5A9C8521" w:rsidP="5746F3F5">
      <w:pPr>
        <w:spacing w:line="360" w:lineRule="auto"/>
        <w:jc w:val="both"/>
      </w:pPr>
      <w:r>
        <w:rPr>
          <w:noProof/>
        </w:rPr>
        <w:lastRenderedPageBreak/>
        <w:drawing>
          <wp:inline distT="0" distB="0" distL="0" distR="0" wp14:anchorId="37C46BB0" wp14:editId="6BAD5390">
            <wp:extent cx="5391152" cy="3571875"/>
            <wp:effectExtent l="0" t="0" r="0" b="0"/>
            <wp:docPr id="1888835817" name="Imagem 1888835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88835817"/>
                    <pic:cNvPicPr/>
                  </pic:nvPicPr>
                  <pic:blipFill>
                    <a:blip r:embed="rId14">
                      <a:extLst>
                        <a:ext uri="{28A0092B-C50C-407E-A947-70E740481C1C}">
                          <a14:useLocalDpi xmlns:a14="http://schemas.microsoft.com/office/drawing/2010/main" val="0"/>
                        </a:ext>
                      </a:extLst>
                    </a:blip>
                    <a:stretch>
                      <a:fillRect/>
                    </a:stretch>
                  </pic:blipFill>
                  <pic:spPr>
                    <a:xfrm>
                      <a:off x="0" y="0"/>
                      <a:ext cx="5391152" cy="3571875"/>
                    </a:xfrm>
                    <a:prstGeom prst="rect">
                      <a:avLst/>
                    </a:prstGeom>
                  </pic:spPr>
                </pic:pic>
              </a:graphicData>
            </a:graphic>
          </wp:inline>
        </w:drawing>
      </w:r>
    </w:p>
    <w:p w14:paraId="01F4BCCC" w14:textId="7B865884" w:rsidR="3D7501E2" w:rsidRDefault="3D7501E2" w:rsidP="5746F3F5">
      <w:pPr>
        <w:pStyle w:val="PargrafodaLista"/>
        <w:numPr>
          <w:ilvl w:val="0"/>
          <w:numId w:val="1"/>
        </w:numPr>
        <w:spacing w:line="360" w:lineRule="auto"/>
        <w:jc w:val="both"/>
        <w:rPr>
          <w:rFonts w:ascii="Arial" w:eastAsia="Arial" w:hAnsi="Arial" w:cs="Arial"/>
        </w:rPr>
      </w:pPr>
      <w:r w:rsidRPr="4FD16B59">
        <w:rPr>
          <w:rFonts w:ascii="Arial" w:eastAsia="Arial" w:hAnsi="Arial" w:cs="Arial"/>
        </w:rPr>
        <w:t xml:space="preserve"> </w:t>
      </w:r>
      <w:r w:rsidR="5455CBDA" w:rsidRPr="4FD16B59">
        <w:rPr>
          <w:rFonts w:ascii="Arial" w:eastAsia="Arial" w:hAnsi="Arial" w:cs="Arial"/>
          <w:b/>
          <w:bCs/>
        </w:rPr>
        <w:t>Construç</w:t>
      </w:r>
      <w:r w:rsidR="25CBC655" w:rsidRPr="4FD16B59">
        <w:rPr>
          <w:rFonts w:ascii="Arial" w:eastAsia="Arial" w:hAnsi="Arial" w:cs="Arial"/>
          <w:b/>
          <w:bCs/>
        </w:rPr>
        <w:t xml:space="preserve">ão </w:t>
      </w:r>
      <w:r w:rsidR="008E4EC3">
        <w:rPr>
          <w:rFonts w:ascii="Arial" w:eastAsia="Arial" w:hAnsi="Arial" w:cs="Arial"/>
          <w:b/>
          <w:bCs/>
        </w:rPr>
        <w:t>i</w:t>
      </w:r>
      <w:r w:rsidR="25CBC655" w:rsidRPr="4FD16B59">
        <w:rPr>
          <w:rFonts w:ascii="Arial" w:eastAsia="Arial" w:hAnsi="Arial" w:cs="Arial"/>
          <w:b/>
          <w:bCs/>
        </w:rPr>
        <w:t>dentitária</w:t>
      </w:r>
      <w:r w:rsidR="5455CBDA" w:rsidRPr="4FD16B59">
        <w:rPr>
          <w:rFonts w:ascii="Arial" w:eastAsia="Arial" w:hAnsi="Arial" w:cs="Arial"/>
          <w:b/>
          <w:bCs/>
        </w:rPr>
        <w:t>:</w:t>
      </w:r>
      <w:r w:rsidR="5455CBDA" w:rsidRPr="4FD16B59">
        <w:rPr>
          <w:rFonts w:ascii="Arial" w:eastAsia="Arial" w:hAnsi="Arial" w:cs="Arial"/>
        </w:rPr>
        <w:t xml:space="preserve"> por meio das experiências sociais </w:t>
      </w:r>
      <w:r w:rsidR="265A6802" w:rsidRPr="4FD16B59">
        <w:rPr>
          <w:rFonts w:ascii="Arial" w:eastAsia="Arial" w:hAnsi="Arial" w:cs="Arial"/>
        </w:rPr>
        <w:t xml:space="preserve">e de </w:t>
      </w:r>
      <w:r w:rsidR="5455CBDA" w:rsidRPr="4FD16B59">
        <w:rPr>
          <w:rFonts w:ascii="Arial" w:eastAsia="Arial" w:hAnsi="Arial" w:cs="Arial"/>
        </w:rPr>
        <w:t>relações positivas nos diversos grupos sociais: família, escola e comunidade, a criança</w:t>
      </w:r>
      <w:r w:rsidR="1A7C882F" w:rsidRPr="4FD16B59">
        <w:rPr>
          <w:rFonts w:ascii="Arial" w:eastAsia="Arial" w:hAnsi="Arial" w:cs="Arial"/>
        </w:rPr>
        <w:t xml:space="preserve"> desenvolverá</w:t>
      </w:r>
      <w:r w:rsidR="5455CBDA" w:rsidRPr="4FD16B59">
        <w:rPr>
          <w:rFonts w:ascii="Arial" w:eastAsia="Arial" w:hAnsi="Arial" w:cs="Arial"/>
        </w:rPr>
        <w:t xml:space="preserve"> valores e virtudes para agir como cidadãos participativos e preparados, no futuro, para os desafios impostos no século XXI. Compete ao educador promover experiências que estimulem a curiosidade, a coragem, a resiliência, a ética e a liderança das crianças</w:t>
      </w:r>
      <w:r w:rsidR="04EA01BE" w:rsidRPr="4FD16B59">
        <w:rPr>
          <w:rFonts w:ascii="Arial" w:eastAsia="Arial" w:hAnsi="Arial" w:cs="Arial"/>
        </w:rPr>
        <w:t xml:space="preserve"> favorecendo </w:t>
      </w:r>
      <w:r w:rsidR="29A2C320" w:rsidRPr="4FD16B59">
        <w:rPr>
          <w:rFonts w:ascii="Arial" w:eastAsia="Arial" w:hAnsi="Arial" w:cs="Arial"/>
        </w:rPr>
        <w:t>a</w:t>
      </w:r>
      <w:r w:rsidR="04EA01BE" w:rsidRPr="4FD16B59">
        <w:rPr>
          <w:rFonts w:ascii="Arial" w:eastAsia="Arial" w:hAnsi="Arial" w:cs="Arial"/>
        </w:rPr>
        <w:t xml:space="preserve"> construção da identidade infantil.</w:t>
      </w:r>
    </w:p>
    <w:p w14:paraId="335455A3" w14:textId="6BFEB032" w:rsidR="0CD6ADF7" w:rsidRDefault="0CD6ADF7" w:rsidP="5746F3F5">
      <w:pPr>
        <w:pStyle w:val="PargrafodaLista"/>
        <w:numPr>
          <w:ilvl w:val="0"/>
          <w:numId w:val="1"/>
        </w:numPr>
        <w:spacing w:line="360" w:lineRule="auto"/>
        <w:jc w:val="both"/>
        <w:rPr>
          <w:rFonts w:ascii="Arial" w:eastAsia="Arial" w:hAnsi="Arial" w:cs="Arial"/>
          <w:b/>
          <w:bCs/>
        </w:rPr>
      </w:pPr>
      <w:r w:rsidRPr="34C52967">
        <w:rPr>
          <w:rFonts w:ascii="Arial" w:eastAsia="Arial" w:hAnsi="Arial" w:cs="Arial"/>
          <w:b/>
          <w:bCs/>
        </w:rPr>
        <w:t>A</w:t>
      </w:r>
      <w:r w:rsidR="5455CBDA" w:rsidRPr="34C52967">
        <w:rPr>
          <w:rFonts w:ascii="Arial" w:eastAsia="Arial" w:hAnsi="Arial" w:cs="Arial"/>
          <w:b/>
          <w:bCs/>
        </w:rPr>
        <w:t>prendizage</w:t>
      </w:r>
      <w:r w:rsidR="170950BC" w:rsidRPr="34C52967">
        <w:rPr>
          <w:rFonts w:ascii="Arial" w:eastAsia="Arial" w:hAnsi="Arial" w:cs="Arial"/>
          <w:b/>
          <w:bCs/>
        </w:rPr>
        <w:t>ns significativas</w:t>
      </w:r>
      <w:r w:rsidR="5455CBDA" w:rsidRPr="34C52967">
        <w:rPr>
          <w:rFonts w:ascii="Arial" w:eastAsia="Arial" w:hAnsi="Arial" w:cs="Arial"/>
          <w:b/>
          <w:bCs/>
        </w:rPr>
        <w:t>:</w:t>
      </w:r>
      <w:r w:rsidR="5455CBDA" w:rsidRPr="34C52967">
        <w:rPr>
          <w:rFonts w:ascii="Arial" w:eastAsia="Arial" w:hAnsi="Arial" w:cs="Arial"/>
        </w:rPr>
        <w:t xml:space="preserve"> estimular</w:t>
      </w:r>
      <w:r w:rsidR="333602BE" w:rsidRPr="34C52967">
        <w:rPr>
          <w:rFonts w:ascii="Arial" w:eastAsia="Arial" w:hAnsi="Arial" w:cs="Arial"/>
        </w:rPr>
        <w:t xml:space="preserve">, por meio de </w:t>
      </w:r>
      <w:r w:rsidR="5455CBDA" w:rsidRPr="34C52967">
        <w:rPr>
          <w:rFonts w:ascii="Arial" w:eastAsia="Arial" w:hAnsi="Arial" w:cs="Arial"/>
        </w:rPr>
        <w:t xml:space="preserve">experiências integradas </w:t>
      </w:r>
      <w:r w:rsidR="1A258D19" w:rsidRPr="34C52967">
        <w:rPr>
          <w:rFonts w:ascii="Arial" w:eastAsia="Arial" w:hAnsi="Arial" w:cs="Arial"/>
        </w:rPr>
        <w:t xml:space="preserve">aos </w:t>
      </w:r>
      <w:r w:rsidR="00AB0638">
        <w:rPr>
          <w:rFonts w:ascii="Arial" w:eastAsia="Arial" w:hAnsi="Arial" w:cs="Arial"/>
        </w:rPr>
        <w:t>c</w:t>
      </w:r>
      <w:r w:rsidR="6387C051" w:rsidRPr="34C52967">
        <w:rPr>
          <w:rFonts w:ascii="Arial" w:eastAsia="Arial" w:hAnsi="Arial" w:cs="Arial"/>
        </w:rPr>
        <w:t>ampos de experiências</w:t>
      </w:r>
      <w:r w:rsidR="12FAA366" w:rsidRPr="34C52967">
        <w:rPr>
          <w:rFonts w:ascii="Arial" w:eastAsia="Arial" w:hAnsi="Arial" w:cs="Arial"/>
        </w:rPr>
        <w:t xml:space="preserve"> e seus objetivos de aprendizagem</w:t>
      </w:r>
      <w:r w:rsidR="4EA6429A" w:rsidRPr="34C52967">
        <w:rPr>
          <w:rFonts w:ascii="Arial" w:eastAsia="Arial" w:hAnsi="Arial" w:cs="Arial"/>
        </w:rPr>
        <w:t xml:space="preserve">, </w:t>
      </w:r>
      <w:r w:rsidR="32391EF6" w:rsidRPr="34C52967">
        <w:rPr>
          <w:rFonts w:ascii="Arial" w:eastAsia="Arial" w:hAnsi="Arial" w:cs="Arial"/>
        </w:rPr>
        <w:t>o</w:t>
      </w:r>
      <w:r w:rsidR="5455CBDA" w:rsidRPr="34C52967">
        <w:rPr>
          <w:rFonts w:ascii="Arial" w:eastAsia="Arial" w:hAnsi="Arial" w:cs="Arial"/>
        </w:rPr>
        <w:t xml:space="preserve"> desenvolvimento de determina</w:t>
      </w:r>
      <w:r w:rsidR="0D0DB547" w:rsidRPr="34C52967">
        <w:rPr>
          <w:rFonts w:ascii="Arial" w:eastAsia="Arial" w:hAnsi="Arial" w:cs="Arial"/>
        </w:rPr>
        <w:t>das</w:t>
      </w:r>
      <w:r w:rsidR="5455CBDA" w:rsidRPr="34C52967">
        <w:rPr>
          <w:rFonts w:ascii="Arial" w:eastAsia="Arial" w:hAnsi="Arial" w:cs="Arial"/>
        </w:rPr>
        <w:t xml:space="preserve"> habilidades futuras, como a investigação, a descoberta por meio de metodologias ativas, a </w:t>
      </w:r>
      <w:r w:rsidR="50A50E29" w:rsidRPr="34C52967">
        <w:rPr>
          <w:rFonts w:ascii="Arial" w:eastAsia="Arial" w:hAnsi="Arial" w:cs="Arial"/>
        </w:rPr>
        <w:t>colaboração, a</w:t>
      </w:r>
      <w:r w:rsidR="5455CBDA" w:rsidRPr="34C52967">
        <w:rPr>
          <w:rFonts w:ascii="Arial" w:eastAsia="Arial" w:hAnsi="Arial" w:cs="Arial"/>
        </w:rPr>
        <w:t xml:space="preserve"> comunicação, a reflexão e </w:t>
      </w:r>
      <w:r w:rsidR="36D9D0CB" w:rsidRPr="34C52967">
        <w:rPr>
          <w:rFonts w:ascii="Arial" w:eastAsia="Arial" w:hAnsi="Arial" w:cs="Arial"/>
        </w:rPr>
        <w:t>o pensamento</w:t>
      </w:r>
      <w:r w:rsidR="5455CBDA" w:rsidRPr="34C52967">
        <w:rPr>
          <w:rFonts w:ascii="Arial" w:eastAsia="Arial" w:hAnsi="Arial" w:cs="Arial"/>
        </w:rPr>
        <w:t xml:space="preserve"> cria</w:t>
      </w:r>
      <w:r w:rsidR="7722FEA9" w:rsidRPr="34C52967">
        <w:rPr>
          <w:rFonts w:ascii="Arial" w:eastAsia="Arial" w:hAnsi="Arial" w:cs="Arial"/>
        </w:rPr>
        <w:t>t</w:t>
      </w:r>
      <w:r w:rsidR="5455CBDA" w:rsidRPr="34C52967">
        <w:rPr>
          <w:rFonts w:ascii="Arial" w:eastAsia="Arial" w:hAnsi="Arial" w:cs="Arial"/>
        </w:rPr>
        <w:t>ivo e crítico da criança.</w:t>
      </w:r>
    </w:p>
    <w:p w14:paraId="2600F36B" w14:textId="0EF2B3D9" w:rsidR="5455CBDA" w:rsidRDefault="5455CBDA" w:rsidP="5746F3F5">
      <w:pPr>
        <w:pStyle w:val="PargrafodaLista"/>
        <w:numPr>
          <w:ilvl w:val="0"/>
          <w:numId w:val="1"/>
        </w:numPr>
        <w:spacing w:line="360" w:lineRule="auto"/>
        <w:jc w:val="both"/>
        <w:rPr>
          <w:rFonts w:ascii="Arial" w:eastAsia="Arial" w:hAnsi="Arial" w:cs="Arial"/>
          <w:b/>
          <w:bCs/>
        </w:rPr>
      </w:pPr>
      <w:r w:rsidRPr="5746F3F5">
        <w:rPr>
          <w:rFonts w:ascii="Arial" w:eastAsia="Arial" w:hAnsi="Arial" w:cs="Arial"/>
          <w:b/>
          <w:bCs/>
        </w:rPr>
        <w:t xml:space="preserve">Eixos estruturantes SESI: </w:t>
      </w:r>
      <w:r w:rsidRPr="5746F3F5">
        <w:rPr>
          <w:rFonts w:ascii="Arial" w:eastAsia="Arial" w:hAnsi="Arial" w:cs="Arial"/>
        </w:rPr>
        <w:t>dimensão voltada para a intencionalidade pedagógica. O educador deverá organizar seu planejamento</w:t>
      </w:r>
      <w:r w:rsidR="00AB0638">
        <w:rPr>
          <w:rFonts w:ascii="Arial" w:eastAsia="Arial" w:hAnsi="Arial" w:cs="Arial"/>
        </w:rPr>
        <w:t>,</w:t>
      </w:r>
      <w:r w:rsidRPr="5746F3F5">
        <w:rPr>
          <w:rFonts w:ascii="Arial" w:eastAsia="Arial" w:hAnsi="Arial" w:cs="Arial"/>
        </w:rPr>
        <w:t xml:space="preserve"> buscando um olhar para a criança como protagonista de seu processo de aprendizagem</w:t>
      </w:r>
      <w:r w:rsidR="64B721F8" w:rsidRPr="5746F3F5">
        <w:rPr>
          <w:rFonts w:ascii="Arial" w:eastAsia="Arial" w:hAnsi="Arial" w:cs="Arial"/>
        </w:rPr>
        <w:t xml:space="preserve"> </w:t>
      </w:r>
      <w:r w:rsidRPr="5746F3F5">
        <w:rPr>
          <w:rFonts w:ascii="Arial" w:eastAsia="Arial" w:hAnsi="Arial" w:cs="Arial"/>
        </w:rPr>
        <w:t>e para os eixos estru</w:t>
      </w:r>
      <w:r w:rsidR="46CB6FAA" w:rsidRPr="5746F3F5">
        <w:rPr>
          <w:rFonts w:ascii="Arial" w:eastAsia="Arial" w:hAnsi="Arial" w:cs="Arial"/>
        </w:rPr>
        <w:t>t</w:t>
      </w:r>
      <w:r w:rsidRPr="5746F3F5">
        <w:rPr>
          <w:rFonts w:ascii="Arial" w:eastAsia="Arial" w:hAnsi="Arial" w:cs="Arial"/>
        </w:rPr>
        <w:t>urantes SESI, consolidados a partir de temáticas contemporâneas que despertam o interesse das crianças. Esta proposta será desenvolvida de forma integrada e associada à realidade social e da criança, rompendo assim modelos tradicionais de educação.</w:t>
      </w:r>
    </w:p>
    <w:p w14:paraId="0C9ACCDE" w14:textId="19FE9963" w:rsidR="00AB0638" w:rsidRDefault="7107B12F" w:rsidP="5746F3F5">
      <w:pPr>
        <w:spacing w:line="360" w:lineRule="auto"/>
        <w:jc w:val="both"/>
      </w:pPr>
      <w:r w:rsidRPr="4FD16B59">
        <w:rPr>
          <w:rFonts w:ascii="Arial" w:eastAsia="Arial" w:hAnsi="Arial" w:cs="Arial"/>
        </w:rPr>
        <w:t xml:space="preserve"> Esses temas</w:t>
      </w:r>
      <w:r w:rsidR="0D3BAF6C" w:rsidRPr="4FD16B59">
        <w:rPr>
          <w:rFonts w:ascii="Arial" w:eastAsia="Arial" w:hAnsi="Arial" w:cs="Arial"/>
        </w:rPr>
        <w:t xml:space="preserve"> </w:t>
      </w:r>
      <w:r w:rsidRPr="4FD16B59">
        <w:rPr>
          <w:rFonts w:ascii="Arial" w:eastAsia="Arial" w:hAnsi="Arial" w:cs="Arial"/>
        </w:rPr>
        <w:t>irão contribuir</w:t>
      </w:r>
      <w:r w:rsidR="00AB0638">
        <w:rPr>
          <w:rFonts w:ascii="Arial" w:eastAsia="Arial" w:hAnsi="Arial" w:cs="Arial"/>
        </w:rPr>
        <w:t>,</w:t>
      </w:r>
      <w:r w:rsidRPr="4FD16B59">
        <w:rPr>
          <w:rFonts w:ascii="Arial" w:eastAsia="Arial" w:hAnsi="Arial" w:cs="Arial"/>
        </w:rPr>
        <w:t xml:space="preserve"> entre outras possibilidades, para a criança:</w:t>
      </w:r>
    </w:p>
    <w:p w14:paraId="174512EB" w14:textId="03F98DE9" w:rsidR="00AB0638" w:rsidRDefault="00AB0638" w:rsidP="001C21BA">
      <w:pPr>
        <w:pStyle w:val="PargrafodaLista"/>
        <w:numPr>
          <w:ilvl w:val="0"/>
          <w:numId w:val="41"/>
        </w:numPr>
        <w:spacing w:line="360" w:lineRule="auto"/>
        <w:jc w:val="both"/>
      </w:pPr>
      <w:r>
        <w:rPr>
          <w:rFonts w:ascii="Arial" w:eastAsia="Arial" w:hAnsi="Arial" w:cs="Arial"/>
        </w:rPr>
        <w:lastRenderedPageBreak/>
        <w:t>e</w:t>
      </w:r>
      <w:r w:rsidR="7107B12F" w:rsidRPr="001C21BA">
        <w:rPr>
          <w:rFonts w:ascii="Arial" w:eastAsia="Arial" w:hAnsi="Arial" w:cs="Arial"/>
        </w:rPr>
        <w:t>stimular, desenvolver inteligências sociais e emocionais</w:t>
      </w:r>
      <w:r>
        <w:rPr>
          <w:rFonts w:ascii="Arial" w:eastAsia="Arial" w:hAnsi="Arial" w:cs="Arial"/>
        </w:rPr>
        <w:t>,</w:t>
      </w:r>
      <w:r w:rsidR="7107B12F" w:rsidRPr="001C21BA">
        <w:rPr>
          <w:rFonts w:ascii="Arial" w:eastAsia="Arial" w:hAnsi="Arial" w:cs="Arial"/>
        </w:rPr>
        <w:t xml:space="preserve"> como compreender pensamentos, sentimentos, interesse e motivações sua e dos seus pares;</w:t>
      </w:r>
    </w:p>
    <w:p w14:paraId="400E2993" w14:textId="3D3444A5" w:rsidR="00AB0638" w:rsidRDefault="00AB0638" w:rsidP="001C21BA">
      <w:pPr>
        <w:pStyle w:val="PargrafodaLista"/>
        <w:numPr>
          <w:ilvl w:val="0"/>
          <w:numId w:val="41"/>
        </w:numPr>
        <w:spacing w:line="360" w:lineRule="auto"/>
        <w:jc w:val="both"/>
      </w:pPr>
      <w:r>
        <w:rPr>
          <w:rFonts w:ascii="Arial" w:eastAsia="Arial" w:hAnsi="Arial" w:cs="Arial"/>
        </w:rPr>
        <w:t>d</w:t>
      </w:r>
      <w:r w:rsidR="7107B12F" w:rsidRPr="001C21BA">
        <w:rPr>
          <w:rFonts w:ascii="Arial" w:eastAsia="Arial" w:hAnsi="Arial" w:cs="Arial"/>
        </w:rPr>
        <w:t>esenvolver a colaboração, o trabalho em equipe e progressivamente a alfabetização global que a oportunize enriquecer os aspectos socioculturais</w:t>
      </w:r>
      <w:r>
        <w:rPr>
          <w:rFonts w:ascii="Arial" w:eastAsia="Arial" w:hAnsi="Arial" w:cs="Arial"/>
        </w:rPr>
        <w:t>,</w:t>
      </w:r>
      <w:r w:rsidR="7107B12F" w:rsidRPr="001C21BA">
        <w:rPr>
          <w:rFonts w:ascii="Arial" w:eastAsia="Arial" w:hAnsi="Arial" w:cs="Arial"/>
        </w:rPr>
        <w:t xml:space="preserve"> valorizando a diversidade cultural e a sustentabilidade</w:t>
      </w:r>
      <w:r w:rsidR="009C74D0" w:rsidRPr="001C21BA">
        <w:rPr>
          <w:rFonts w:ascii="Arial" w:eastAsia="Arial" w:hAnsi="Arial" w:cs="Arial"/>
        </w:rPr>
        <w:t>;</w:t>
      </w:r>
    </w:p>
    <w:p w14:paraId="23E52300" w14:textId="5145A70A" w:rsidR="00AB0638" w:rsidRDefault="00AB0638" w:rsidP="001C21BA">
      <w:pPr>
        <w:pStyle w:val="PargrafodaLista"/>
        <w:numPr>
          <w:ilvl w:val="0"/>
          <w:numId w:val="41"/>
        </w:numPr>
        <w:spacing w:line="360" w:lineRule="auto"/>
        <w:jc w:val="both"/>
      </w:pPr>
      <w:r>
        <w:rPr>
          <w:rFonts w:ascii="Arial" w:eastAsia="Arial" w:hAnsi="Arial" w:cs="Arial"/>
        </w:rPr>
        <w:t>a</w:t>
      </w:r>
      <w:r w:rsidR="7107B12F" w:rsidRPr="001C21BA">
        <w:rPr>
          <w:rFonts w:ascii="Arial" w:eastAsia="Arial" w:hAnsi="Arial" w:cs="Arial"/>
        </w:rPr>
        <w:t>mpliar a comunicação, utilizando-se das múltiplas linguagens, das tecnologias digitais, do letramento digital e midiático;</w:t>
      </w:r>
    </w:p>
    <w:p w14:paraId="36C2718D" w14:textId="32A0468C" w:rsidR="00AB0638" w:rsidRDefault="00AB0638" w:rsidP="001C21BA">
      <w:pPr>
        <w:pStyle w:val="PargrafodaLista"/>
        <w:numPr>
          <w:ilvl w:val="0"/>
          <w:numId w:val="41"/>
        </w:numPr>
        <w:spacing w:line="360" w:lineRule="auto"/>
        <w:jc w:val="both"/>
      </w:pPr>
      <w:r>
        <w:rPr>
          <w:rFonts w:ascii="Arial" w:eastAsia="Arial" w:hAnsi="Arial" w:cs="Arial"/>
        </w:rPr>
        <w:t>s</w:t>
      </w:r>
      <w:r w:rsidR="7107B12F" w:rsidRPr="001C21BA">
        <w:rPr>
          <w:rFonts w:ascii="Arial" w:eastAsia="Arial" w:hAnsi="Arial" w:cs="Arial"/>
        </w:rPr>
        <w:t>ignificar e ressignificar ideias e conceitos formulados a respeito de alguma temática;</w:t>
      </w:r>
    </w:p>
    <w:p w14:paraId="1E097F4E" w14:textId="148305A6" w:rsidR="00AB0638" w:rsidRDefault="00AB0638" w:rsidP="001C21BA">
      <w:pPr>
        <w:pStyle w:val="PargrafodaLista"/>
        <w:numPr>
          <w:ilvl w:val="0"/>
          <w:numId w:val="41"/>
        </w:numPr>
        <w:spacing w:line="360" w:lineRule="auto"/>
        <w:jc w:val="both"/>
      </w:pPr>
      <w:r>
        <w:rPr>
          <w:rFonts w:ascii="Arial" w:eastAsia="Arial" w:hAnsi="Arial" w:cs="Arial"/>
        </w:rPr>
        <w:t>a</w:t>
      </w:r>
      <w:r w:rsidR="5DD3095E" w:rsidRPr="001C21BA">
        <w:rPr>
          <w:rFonts w:ascii="Arial" w:eastAsia="Arial" w:hAnsi="Arial" w:cs="Arial"/>
        </w:rPr>
        <w:t>prender</w:t>
      </w:r>
      <w:r w:rsidR="7107B12F" w:rsidRPr="001C21BA">
        <w:rPr>
          <w:rFonts w:ascii="Arial" w:eastAsia="Arial" w:hAnsi="Arial" w:cs="Arial"/>
        </w:rPr>
        <w:t xml:space="preserve"> a gerir e resolver conflitos, compreender e </w:t>
      </w:r>
      <w:r w:rsidR="00640EC0" w:rsidRPr="001C21BA">
        <w:rPr>
          <w:rFonts w:ascii="Arial" w:eastAsia="Arial" w:hAnsi="Arial" w:cs="Arial"/>
        </w:rPr>
        <w:t>obedecer a regras</w:t>
      </w:r>
      <w:r w:rsidR="7107B12F" w:rsidRPr="001C21BA">
        <w:rPr>
          <w:rFonts w:ascii="Arial" w:eastAsia="Arial" w:hAnsi="Arial" w:cs="Arial"/>
        </w:rPr>
        <w:t xml:space="preserve"> sociais e de </w:t>
      </w:r>
      <w:r w:rsidR="2BEEF74D" w:rsidRPr="001C21BA">
        <w:rPr>
          <w:rFonts w:ascii="Arial" w:eastAsia="Arial" w:hAnsi="Arial" w:cs="Arial"/>
        </w:rPr>
        <w:t>convivência</w:t>
      </w:r>
      <w:r w:rsidR="7107B12F" w:rsidRPr="001C21BA">
        <w:rPr>
          <w:rFonts w:ascii="Arial" w:eastAsia="Arial" w:hAnsi="Arial" w:cs="Arial"/>
        </w:rPr>
        <w:t>;</w:t>
      </w:r>
    </w:p>
    <w:p w14:paraId="621B9A5D" w14:textId="28BC890B" w:rsidR="00AB0638" w:rsidRDefault="00AB0638" w:rsidP="001C21BA">
      <w:pPr>
        <w:pStyle w:val="PargrafodaLista"/>
        <w:numPr>
          <w:ilvl w:val="0"/>
          <w:numId w:val="41"/>
        </w:numPr>
        <w:spacing w:line="360" w:lineRule="auto"/>
        <w:jc w:val="both"/>
      </w:pPr>
      <w:r>
        <w:rPr>
          <w:rFonts w:ascii="Arial" w:eastAsia="Arial" w:hAnsi="Arial" w:cs="Arial"/>
        </w:rPr>
        <w:t>a</w:t>
      </w:r>
      <w:r w:rsidR="7107B12F" w:rsidRPr="001C21BA">
        <w:rPr>
          <w:rFonts w:ascii="Arial" w:eastAsia="Arial" w:hAnsi="Arial" w:cs="Arial"/>
        </w:rPr>
        <w:t>valiar processos de tomada de decisão individual e coletiva;</w:t>
      </w:r>
    </w:p>
    <w:p w14:paraId="07F9D147" w14:textId="28259FB8" w:rsidR="00AB0638" w:rsidRDefault="00AB0638" w:rsidP="001C21BA">
      <w:pPr>
        <w:pStyle w:val="PargrafodaLista"/>
        <w:numPr>
          <w:ilvl w:val="0"/>
          <w:numId w:val="41"/>
        </w:numPr>
        <w:spacing w:line="360" w:lineRule="auto"/>
        <w:jc w:val="both"/>
      </w:pPr>
      <w:r>
        <w:rPr>
          <w:rFonts w:ascii="Arial" w:eastAsia="Arial" w:hAnsi="Arial" w:cs="Arial"/>
        </w:rPr>
        <w:t>i</w:t>
      </w:r>
      <w:r w:rsidR="7107B12F" w:rsidRPr="001C21BA">
        <w:rPr>
          <w:rFonts w:ascii="Arial" w:eastAsia="Arial" w:hAnsi="Arial" w:cs="Arial"/>
        </w:rPr>
        <w:t>dentificar formas de contribuir com o bem-estar na escola, na sala de aula, em casa e em seu entorno</w:t>
      </w:r>
      <w:r w:rsidR="227AF84B" w:rsidRPr="001C21BA">
        <w:rPr>
          <w:rFonts w:ascii="Arial" w:eastAsia="Arial" w:hAnsi="Arial" w:cs="Arial"/>
        </w:rPr>
        <w:t>;</w:t>
      </w:r>
      <w:r>
        <w:rPr>
          <w:rFonts w:ascii="Arial" w:eastAsia="Arial" w:hAnsi="Arial" w:cs="Arial"/>
        </w:rPr>
        <w:t xml:space="preserve"> e</w:t>
      </w:r>
    </w:p>
    <w:p w14:paraId="10E6B215" w14:textId="5E9B2712" w:rsidR="227AF84B" w:rsidRDefault="00AB0638" w:rsidP="5746F3F5">
      <w:pPr>
        <w:pStyle w:val="PargrafodaLista"/>
        <w:numPr>
          <w:ilvl w:val="0"/>
          <w:numId w:val="41"/>
        </w:numPr>
        <w:spacing w:line="360" w:lineRule="auto"/>
        <w:jc w:val="both"/>
        <w:rPr>
          <w:rFonts w:ascii="Arial" w:eastAsia="Arial" w:hAnsi="Arial" w:cs="Arial"/>
        </w:rPr>
      </w:pPr>
      <w:r>
        <w:rPr>
          <w:rFonts w:ascii="Arial" w:eastAsia="Arial" w:hAnsi="Arial" w:cs="Arial"/>
        </w:rPr>
        <w:t>e</w:t>
      </w:r>
      <w:r w:rsidR="29D1C380" w:rsidRPr="001C21BA">
        <w:rPr>
          <w:rFonts w:ascii="Arial" w:eastAsia="Arial" w:hAnsi="Arial" w:cs="Arial"/>
        </w:rPr>
        <w:t>stabelecer vínculos afetivos</w:t>
      </w:r>
      <w:r w:rsidR="00640EC0" w:rsidRPr="001C21BA">
        <w:rPr>
          <w:rFonts w:ascii="Arial" w:eastAsia="Arial" w:hAnsi="Arial" w:cs="Arial"/>
        </w:rPr>
        <w:t>.</w:t>
      </w:r>
    </w:p>
    <w:p w14:paraId="152EDFD4" w14:textId="77777777" w:rsidR="00AB0638" w:rsidRPr="001C21BA" w:rsidRDefault="00AB0638" w:rsidP="001C21BA">
      <w:pPr>
        <w:pStyle w:val="PargrafodaLista"/>
        <w:spacing w:line="360" w:lineRule="auto"/>
        <w:jc w:val="both"/>
        <w:rPr>
          <w:rFonts w:ascii="Arial" w:eastAsia="Arial" w:hAnsi="Arial" w:cs="Arial"/>
        </w:rPr>
      </w:pPr>
    </w:p>
    <w:p w14:paraId="5D7B74F7" w14:textId="0136CB3D" w:rsidR="5455CBDA" w:rsidRDefault="5455CBDA" w:rsidP="5746F3F5">
      <w:pPr>
        <w:pStyle w:val="PargrafodaLista"/>
        <w:numPr>
          <w:ilvl w:val="0"/>
          <w:numId w:val="1"/>
        </w:numPr>
        <w:spacing w:line="360" w:lineRule="auto"/>
        <w:jc w:val="both"/>
        <w:rPr>
          <w:rFonts w:ascii="Arial" w:eastAsia="Arial" w:hAnsi="Arial" w:cs="Arial"/>
          <w:b/>
          <w:bCs/>
        </w:rPr>
      </w:pPr>
      <w:r w:rsidRPr="5746F3F5">
        <w:rPr>
          <w:rFonts w:ascii="Arial" w:eastAsia="Arial" w:hAnsi="Arial" w:cs="Arial"/>
          <w:b/>
          <w:bCs/>
        </w:rPr>
        <w:t>Aprender a aprender:</w:t>
      </w:r>
      <w:r w:rsidR="00F23E51">
        <w:rPr>
          <w:rFonts w:ascii="Arial" w:eastAsia="Arial" w:hAnsi="Arial" w:cs="Arial"/>
          <w:b/>
          <w:bCs/>
        </w:rPr>
        <w:t xml:space="preserve"> </w:t>
      </w:r>
      <w:r w:rsidR="2C13CB24" w:rsidRPr="5746F3F5">
        <w:rPr>
          <w:rFonts w:ascii="Arial" w:eastAsia="Arial" w:hAnsi="Arial" w:cs="Arial"/>
        </w:rPr>
        <w:t>dimensão da metacognição. Deve-se</w:t>
      </w:r>
      <w:r w:rsidR="2C13CB24" w:rsidRPr="5746F3F5">
        <w:rPr>
          <w:rFonts w:ascii="Arial" w:eastAsia="Arial" w:hAnsi="Arial" w:cs="Arial"/>
          <w:b/>
          <w:bCs/>
        </w:rPr>
        <w:t xml:space="preserve"> </w:t>
      </w:r>
      <w:r w:rsidRPr="5746F3F5">
        <w:rPr>
          <w:rFonts w:ascii="Arial" w:eastAsia="Arial" w:hAnsi="Arial" w:cs="Arial"/>
        </w:rPr>
        <w:t>estimular a criança a refletir sobre o que faz e como faz para que as aprendizagens se tornem mais significativas. Por exemplo: orientar uma criança antes da realização de uma atividade para que ela possa organizar suas ideias, controlar sua execução e avaliar os resultados</w:t>
      </w:r>
      <w:r w:rsidR="00AB0638">
        <w:rPr>
          <w:rFonts w:ascii="Arial" w:eastAsia="Arial" w:hAnsi="Arial" w:cs="Arial"/>
        </w:rPr>
        <w:t>,</w:t>
      </w:r>
      <w:r w:rsidRPr="5746F3F5">
        <w:rPr>
          <w:rFonts w:ascii="Arial" w:eastAsia="Arial" w:hAnsi="Arial" w:cs="Arial"/>
        </w:rPr>
        <w:t xml:space="preserve"> considerando os objetivos iniciais. A</w:t>
      </w:r>
      <w:r w:rsidR="06B0EF62" w:rsidRPr="5746F3F5">
        <w:rPr>
          <w:rFonts w:ascii="Arial" w:eastAsia="Arial" w:hAnsi="Arial" w:cs="Arial"/>
        </w:rPr>
        <w:t xml:space="preserve"> metacognição favorece </w:t>
      </w:r>
      <w:r w:rsidRPr="5746F3F5">
        <w:rPr>
          <w:rFonts w:ascii="Arial" w:eastAsia="Arial" w:hAnsi="Arial" w:cs="Arial"/>
        </w:rPr>
        <w:t xml:space="preserve">que as crianças desenvolvam a tomada de consciência e a autorregulação diante das propostas de atividades e desafios. </w:t>
      </w:r>
      <w:r w:rsidR="0C0A1C2F" w:rsidRPr="5746F3F5">
        <w:rPr>
          <w:rFonts w:ascii="Arial" w:eastAsia="Arial" w:hAnsi="Arial" w:cs="Arial"/>
        </w:rPr>
        <w:t>P</w:t>
      </w:r>
      <w:r w:rsidRPr="5746F3F5">
        <w:rPr>
          <w:rFonts w:ascii="Arial" w:eastAsia="Arial" w:hAnsi="Arial" w:cs="Arial"/>
        </w:rPr>
        <w:t>or isso</w:t>
      </w:r>
      <w:r w:rsidR="74AE7EC9" w:rsidRPr="5746F3F5">
        <w:rPr>
          <w:rFonts w:ascii="Arial" w:eastAsia="Arial" w:hAnsi="Arial" w:cs="Arial"/>
        </w:rPr>
        <w:t>, essa dimensão</w:t>
      </w:r>
      <w:r w:rsidRPr="5746F3F5">
        <w:rPr>
          <w:rFonts w:ascii="Arial" w:eastAsia="Arial" w:hAnsi="Arial" w:cs="Arial"/>
        </w:rPr>
        <w:t xml:space="preserve"> abrange todas as demais</w:t>
      </w:r>
      <w:r w:rsidR="4648D686" w:rsidRPr="5746F3F5">
        <w:rPr>
          <w:rFonts w:ascii="Arial" w:eastAsia="Arial" w:hAnsi="Arial" w:cs="Arial"/>
        </w:rPr>
        <w:t>.</w:t>
      </w:r>
    </w:p>
    <w:p w14:paraId="16D223F6" w14:textId="460DF39C" w:rsidR="5746F3F5" w:rsidRDefault="5746F3F5" w:rsidP="5746F3F5">
      <w:pPr>
        <w:spacing w:line="360" w:lineRule="auto"/>
        <w:jc w:val="both"/>
        <w:rPr>
          <w:rFonts w:ascii="Arial" w:eastAsia="Arial" w:hAnsi="Arial" w:cs="Arial"/>
        </w:rPr>
      </w:pPr>
    </w:p>
    <w:p w14:paraId="312EABD9" w14:textId="35CEA120" w:rsidR="2B0C1635" w:rsidRDefault="2B0C1635" w:rsidP="00892255">
      <w:pPr>
        <w:pStyle w:val="NormalWeb"/>
        <w:numPr>
          <w:ilvl w:val="0"/>
          <w:numId w:val="5"/>
        </w:numPr>
        <w:spacing w:before="300" w:beforeAutospacing="0" w:after="300" w:afterAutospacing="0"/>
        <w:jc w:val="both"/>
        <w:rPr>
          <w:rFonts w:ascii="Arial" w:eastAsia="Arial" w:hAnsi="Arial" w:cs="Arial"/>
          <w:b/>
          <w:bCs/>
          <w:color w:val="000000" w:themeColor="text1"/>
        </w:rPr>
      </w:pPr>
      <w:r w:rsidRPr="513968DD">
        <w:rPr>
          <w:rFonts w:ascii="Arial" w:hAnsi="Arial" w:cs="Arial"/>
          <w:b/>
          <w:bCs/>
          <w:color w:val="000000" w:themeColor="text1"/>
        </w:rPr>
        <w:t>Aprendizagem ativa</w:t>
      </w:r>
    </w:p>
    <w:p w14:paraId="2BBCCC37" w14:textId="23193A14" w:rsidR="2B0C1635" w:rsidRDefault="2B0C1635" w:rsidP="513968DD">
      <w:pPr>
        <w:pStyle w:val="NormalWeb"/>
        <w:shd w:val="clear" w:color="auto" w:fill="FFFFFF" w:themeFill="background1"/>
        <w:spacing w:before="160" w:beforeAutospacing="0" w:after="0" w:afterAutospacing="0"/>
        <w:ind w:left="4535" w:right="160"/>
        <w:jc w:val="both"/>
        <w:rPr>
          <w:rFonts w:ascii="Arial" w:hAnsi="Arial" w:cs="Arial"/>
        </w:rPr>
      </w:pPr>
      <w:r w:rsidRPr="513968DD">
        <w:rPr>
          <w:rFonts w:ascii="Arial" w:hAnsi="Arial" w:cs="Arial"/>
          <w:color w:val="000000" w:themeColor="text1"/>
          <w:sz w:val="20"/>
          <w:szCs w:val="20"/>
        </w:rPr>
        <w:t>“Se você quer resultados diferentes, não faça sempre a mesma coisa.”</w:t>
      </w:r>
    </w:p>
    <w:p w14:paraId="067EDCF4" w14:textId="2E1F93A4" w:rsidR="2B0C1635" w:rsidRDefault="2B0C1635" w:rsidP="513968DD">
      <w:pPr>
        <w:pStyle w:val="NormalWeb"/>
        <w:shd w:val="clear" w:color="auto" w:fill="FFFFFF" w:themeFill="background1"/>
        <w:spacing w:before="160" w:beforeAutospacing="0" w:after="0" w:afterAutospacing="0"/>
        <w:ind w:left="4535" w:right="160"/>
        <w:jc w:val="right"/>
        <w:rPr>
          <w:rFonts w:ascii="Arial" w:hAnsi="Arial" w:cs="Arial"/>
        </w:rPr>
      </w:pPr>
      <w:r w:rsidRPr="513968DD">
        <w:rPr>
          <w:rFonts w:ascii="Arial" w:hAnsi="Arial" w:cs="Arial"/>
          <w:color w:val="000000" w:themeColor="text1"/>
          <w:sz w:val="20"/>
          <w:szCs w:val="20"/>
        </w:rPr>
        <w:t xml:space="preserve"> Albert </w:t>
      </w:r>
      <w:r w:rsidR="00FF1CDA" w:rsidRPr="513968DD">
        <w:rPr>
          <w:rFonts w:ascii="Arial" w:hAnsi="Arial" w:cs="Arial"/>
          <w:color w:val="000000" w:themeColor="text1"/>
          <w:sz w:val="20"/>
          <w:szCs w:val="20"/>
        </w:rPr>
        <w:t>Einstein</w:t>
      </w:r>
    </w:p>
    <w:p w14:paraId="0CA0E392" w14:textId="77777777" w:rsidR="2B0C1635" w:rsidRDefault="2B0C1635" w:rsidP="513968DD">
      <w:pPr>
        <w:pStyle w:val="NormalWeb"/>
        <w:shd w:val="clear" w:color="auto" w:fill="FFFFFF" w:themeFill="background1"/>
        <w:spacing w:before="0" w:beforeAutospacing="0" w:after="160" w:afterAutospacing="0"/>
        <w:ind w:left="4535" w:right="160"/>
        <w:jc w:val="right"/>
        <w:rPr>
          <w:rFonts w:ascii="Arial" w:hAnsi="Arial" w:cs="Arial"/>
        </w:rPr>
      </w:pPr>
      <w:r w:rsidRPr="513968DD">
        <w:rPr>
          <w:rFonts w:ascii="Arial" w:hAnsi="Arial" w:cs="Arial"/>
        </w:rPr>
        <w:t> </w:t>
      </w:r>
    </w:p>
    <w:p w14:paraId="2E02A19D" w14:textId="4A42EBDB" w:rsidR="2B0C1635" w:rsidRDefault="2B0C1635" w:rsidP="513968DD">
      <w:pPr>
        <w:pStyle w:val="NormalWeb"/>
        <w:shd w:val="clear" w:color="auto" w:fill="FFFFFF" w:themeFill="background1"/>
        <w:spacing w:before="160" w:beforeAutospacing="0" w:after="0" w:afterAutospacing="0" w:line="360" w:lineRule="auto"/>
        <w:ind w:right="160" w:firstLine="720"/>
        <w:jc w:val="both"/>
        <w:rPr>
          <w:rFonts w:ascii="Arial" w:hAnsi="Arial" w:cs="Arial"/>
          <w:color w:val="000000" w:themeColor="text1"/>
        </w:rPr>
      </w:pPr>
      <w:r w:rsidRPr="513968DD">
        <w:rPr>
          <w:rFonts w:ascii="Arial" w:hAnsi="Arial" w:cs="Arial"/>
          <w:color w:val="000000" w:themeColor="text1"/>
        </w:rPr>
        <w:t>Ampliar as possibilidades de aprendizagem, tendo como princípio</w:t>
      </w:r>
      <w:r w:rsidR="00492DB8">
        <w:rPr>
          <w:rStyle w:val="Refdecomentrio"/>
          <w:rFonts w:ascii="Calibri" w:eastAsia="Calibri" w:hAnsi="Calibri" w:cs="Calibri"/>
        </w:rPr>
        <w:t xml:space="preserve"> </w:t>
      </w:r>
      <w:r w:rsidR="00492DB8" w:rsidRPr="00492DB8">
        <w:rPr>
          <w:rStyle w:val="Refdecomentrio"/>
          <w:rFonts w:ascii="Calibri" w:eastAsia="Calibri" w:hAnsi="Calibri" w:cs="Calibri"/>
          <w:sz w:val="24"/>
          <w:szCs w:val="24"/>
        </w:rPr>
        <w:t xml:space="preserve">do </w:t>
      </w:r>
      <w:r w:rsidRPr="513968DD">
        <w:rPr>
          <w:rFonts w:ascii="Arial" w:hAnsi="Arial" w:cs="Arial"/>
          <w:color w:val="000000" w:themeColor="text1"/>
        </w:rPr>
        <w:t xml:space="preserve">processo educativo a criança, observando os modos de pensar e agir das diferentes faixas etárias da Educação Infantil, traz para os educadores as </w:t>
      </w:r>
      <w:r w:rsidRPr="513968DD">
        <w:rPr>
          <w:rFonts w:ascii="Arial" w:hAnsi="Arial" w:cs="Arial"/>
          <w:color w:val="000000" w:themeColor="text1"/>
        </w:rPr>
        <w:lastRenderedPageBreak/>
        <w:t>transformações necessárias para acompanhar o comportamento humano e suas mudanças.</w:t>
      </w:r>
    </w:p>
    <w:p w14:paraId="0369CC7B" w14:textId="77777777" w:rsidR="513968DD" w:rsidRDefault="513968DD" w:rsidP="513968DD">
      <w:pPr>
        <w:pStyle w:val="NormalWeb"/>
        <w:shd w:val="clear" w:color="auto" w:fill="FFFFFF" w:themeFill="background1"/>
        <w:spacing w:before="160" w:beforeAutospacing="0" w:after="0" w:afterAutospacing="0"/>
        <w:ind w:right="160"/>
        <w:jc w:val="both"/>
        <w:rPr>
          <w:rFonts w:ascii="Arial" w:hAnsi="Arial" w:cs="Arial"/>
          <w:sz w:val="16"/>
          <w:szCs w:val="16"/>
        </w:rPr>
      </w:pPr>
    </w:p>
    <w:p w14:paraId="03573747" w14:textId="0C6FC210" w:rsidR="2B0C1635" w:rsidRDefault="2B0C1635" w:rsidP="4FD16B59">
      <w:pPr>
        <w:pStyle w:val="NormalWeb"/>
        <w:shd w:val="clear" w:color="auto" w:fill="FFFFFF" w:themeFill="background1"/>
        <w:spacing w:before="0" w:beforeAutospacing="0" w:after="0" w:afterAutospacing="0" w:line="360" w:lineRule="auto"/>
        <w:ind w:right="160" w:firstLine="720"/>
        <w:jc w:val="both"/>
        <w:rPr>
          <w:rFonts w:ascii="Arial" w:hAnsi="Arial" w:cs="Arial"/>
          <w:color w:val="000000" w:themeColor="text1"/>
        </w:rPr>
      </w:pPr>
      <w:r w:rsidRPr="4FD16B59">
        <w:rPr>
          <w:rFonts w:ascii="Arial" w:hAnsi="Arial" w:cs="Arial"/>
          <w:color w:val="000000" w:themeColor="text1"/>
        </w:rPr>
        <w:t>As diversas possibilidades para promover aprendizagens que sejam realmente significativas e que façam a diferença na vida das crianças</w:t>
      </w:r>
      <w:r w:rsidR="63B60034" w:rsidRPr="4FD16B59">
        <w:rPr>
          <w:rFonts w:ascii="Arial" w:hAnsi="Arial" w:cs="Arial"/>
          <w:color w:val="000000" w:themeColor="text1"/>
        </w:rPr>
        <w:t xml:space="preserve"> </w:t>
      </w:r>
      <w:r w:rsidRPr="4FD16B59">
        <w:rPr>
          <w:rFonts w:ascii="Arial" w:hAnsi="Arial" w:cs="Arial"/>
          <w:color w:val="000000" w:themeColor="text1"/>
        </w:rPr>
        <w:t xml:space="preserve">torna-se um desafio diário. Ao pensarmos </w:t>
      </w:r>
      <w:r w:rsidR="00AB0638">
        <w:rPr>
          <w:rFonts w:ascii="Arial" w:hAnsi="Arial" w:cs="Arial"/>
          <w:color w:val="000000" w:themeColor="text1"/>
        </w:rPr>
        <w:t>em</w:t>
      </w:r>
      <w:r w:rsidR="00AB0638" w:rsidRPr="4FD16B59">
        <w:rPr>
          <w:rFonts w:ascii="Arial" w:hAnsi="Arial" w:cs="Arial"/>
          <w:color w:val="000000" w:themeColor="text1"/>
        </w:rPr>
        <w:t xml:space="preserve"> </w:t>
      </w:r>
      <w:r w:rsidRPr="4FD16B59">
        <w:rPr>
          <w:rFonts w:ascii="Arial" w:hAnsi="Arial" w:cs="Arial"/>
          <w:color w:val="000000" w:themeColor="text1"/>
        </w:rPr>
        <w:t>maneiras e espaços apropriados para promover essas atividades, devemos considerar a organização de espaços que promovam interação, interesse e curiosidade. </w:t>
      </w:r>
    </w:p>
    <w:p w14:paraId="0F8F31D3" w14:textId="77777777" w:rsidR="513968DD" w:rsidRDefault="513968DD" w:rsidP="513968DD">
      <w:pPr>
        <w:pStyle w:val="NormalWeb"/>
        <w:shd w:val="clear" w:color="auto" w:fill="FFFFFF" w:themeFill="background1"/>
        <w:spacing w:before="0" w:beforeAutospacing="0" w:after="0" w:afterAutospacing="0"/>
        <w:ind w:right="160"/>
        <w:jc w:val="both"/>
        <w:rPr>
          <w:rFonts w:ascii="Arial" w:hAnsi="Arial" w:cs="Arial"/>
        </w:rPr>
      </w:pPr>
    </w:p>
    <w:p w14:paraId="1CE77C3F" w14:textId="34A038D3" w:rsidR="2B0C1635" w:rsidRDefault="2B0C1635" w:rsidP="4FD16B59">
      <w:pPr>
        <w:pStyle w:val="NormalWeb"/>
        <w:shd w:val="clear" w:color="auto" w:fill="FFFFFF" w:themeFill="background1"/>
        <w:spacing w:before="0" w:beforeAutospacing="0" w:after="0" w:afterAutospacing="0" w:line="360" w:lineRule="auto"/>
        <w:ind w:right="160" w:firstLine="720"/>
        <w:jc w:val="both"/>
        <w:rPr>
          <w:rFonts w:ascii="Arial" w:hAnsi="Arial" w:cs="Arial"/>
          <w:color w:val="000000" w:themeColor="text1"/>
        </w:rPr>
      </w:pPr>
      <w:r w:rsidRPr="4FD16B59">
        <w:rPr>
          <w:rFonts w:ascii="Arial" w:hAnsi="Arial" w:cs="Arial"/>
          <w:color w:val="000000" w:themeColor="text1"/>
        </w:rPr>
        <w:t xml:space="preserve">As crianças estão imersas a diferentes influências na rotina escolar. Para acompanhar o ritmo de desenvolvimento e aprendizagem na Educação Infantil, a promoção de um ambiente atrativo </w:t>
      </w:r>
      <w:r w:rsidR="00F80078">
        <w:rPr>
          <w:rFonts w:ascii="Arial" w:hAnsi="Arial" w:cs="Arial"/>
          <w:color w:val="000000" w:themeColor="text1"/>
        </w:rPr>
        <w:t>no qual</w:t>
      </w:r>
      <w:r w:rsidRPr="4FD16B59">
        <w:rPr>
          <w:rFonts w:ascii="Arial" w:hAnsi="Arial" w:cs="Arial"/>
          <w:color w:val="000000" w:themeColor="text1"/>
        </w:rPr>
        <w:t xml:space="preserve"> a criança s</w:t>
      </w:r>
      <w:r w:rsidR="77D019B0" w:rsidRPr="4FD16B59">
        <w:rPr>
          <w:rFonts w:ascii="Arial" w:hAnsi="Arial" w:cs="Arial"/>
          <w:color w:val="000000" w:themeColor="text1"/>
        </w:rPr>
        <w:t>e sinta</w:t>
      </w:r>
      <w:r w:rsidRPr="4FD16B59">
        <w:rPr>
          <w:rFonts w:ascii="Arial" w:hAnsi="Arial" w:cs="Arial"/>
          <w:color w:val="000000" w:themeColor="text1"/>
        </w:rPr>
        <w:t xml:space="preserve"> pertencente trará muitas possibilidades </w:t>
      </w:r>
      <w:r w:rsidR="4262FA05" w:rsidRPr="4FD16B59">
        <w:rPr>
          <w:rFonts w:ascii="Arial" w:hAnsi="Arial" w:cs="Arial"/>
          <w:color w:val="000000" w:themeColor="text1"/>
        </w:rPr>
        <w:t>no avanço quanto ao desenvolvimento da aprendizagem.</w:t>
      </w:r>
    </w:p>
    <w:p w14:paraId="2B1288BC" w14:textId="77777777" w:rsidR="513968DD" w:rsidRDefault="513968DD" w:rsidP="513968DD">
      <w:pPr>
        <w:pStyle w:val="NormalWeb"/>
        <w:shd w:val="clear" w:color="auto" w:fill="FFFFFF" w:themeFill="background1"/>
        <w:spacing w:before="0" w:beforeAutospacing="0" w:after="0" w:afterAutospacing="0"/>
        <w:ind w:right="160"/>
        <w:jc w:val="both"/>
        <w:rPr>
          <w:rFonts w:ascii="Arial" w:hAnsi="Arial" w:cs="Arial"/>
        </w:rPr>
      </w:pPr>
    </w:p>
    <w:p w14:paraId="5596719B" w14:textId="3F6FE64F" w:rsidR="2B0C1635" w:rsidRDefault="2B0C1635" w:rsidP="4FD16B59">
      <w:pPr>
        <w:pStyle w:val="NormalWeb"/>
        <w:shd w:val="clear" w:color="auto" w:fill="FFFFFF" w:themeFill="background1"/>
        <w:spacing w:before="0" w:beforeAutospacing="0" w:after="0" w:afterAutospacing="0" w:line="360" w:lineRule="auto"/>
        <w:ind w:right="160" w:firstLine="720"/>
        <w:jc w:val="both"/>
        <w:rPr>
          <w:rFonts w:ascii="Arial" w:hAnsi="Arial" w:cs="Arial"/>
          <w:color w:val="000000" w:themeColor="text1"/>
        </w:rPr>
      </w:pPr>
      <w:r w:rsidRPr="4FD16B59">
        <w:rPr>
          <w:rFonts w:ascii="Arial" w:hAnsi="Arial" w:cs="Arial"/>
          <w:color w:val="000000" w:themeColor="text1"/>
        </w:rPr>
        <w:t xml:space="preserve">Em virtude do caminhar acelerado das aprendizagens na Educação Infantil, existe a necessidade de promover aprendizagens e metodologias ativas. Conforme </w:t>
      </w:r>
      <w:proofErr w:type="spellStart"/>
      <w:r w:rsidR="00F80078" w:rsidRPr="4FD16B59">
        <w:rPr>
          <w:rFonts w:ascii="Arial" w:hAnsi="Arial" w:cs="Arial"/>
          <w:color w:val="000000" w:themeColor="text1"/>
        </w:rPr>
        <w:t>Cortelazzo</w:t>
      </w:r>
      <w:proofErr w:type="spellEnd"/>
      <w:r w:rsidR="00F80078" w:rsidRPr="4FD16B59">
        <w:rPr>
          <w:rFonts w:ascii="Arial" w:hAnsi="Arial" w:cs="Arial"/>
          <w:color w:val="000000" w:themeColor="text1"/>
        </w:rPr>
        <w:t xml:space="preserve"> </w:t>
      </w:r>
      <w:r w:rsidR="009C74D0" w:rsidRPr="4FD16B59">
        <w:rPr>
          <w:rFonts w:ascii="Arial" w:hAnsi="Arial" w:cs="Arial"/>
          <w:color w:val="000000" w:themeColor="text1"/>
        </w:rPr>
        <w:t>(</w:t>
      </w:r>
      <w:r w:rsidRPr="4FD16B59">
        <w:rPr>
          <w:rFonts w:ascii="Arial" w:hAnsi="Arial" w:cs="Arial"/>
          <w:color w:val="000000" w:themeColor="text1"/>
        </w:rPr>
        <w:t>2018, p.</w:t>
      </w:r>
      <w:r w:rsidR="00F80078">
        <w:rPr>
          <w:rFonts w:ascii="Arial" w:hAnsi="Arial" w:cs="Arial"/>
          <w:color w:val="000000" w:themeColor="text1"/>
        </w:rPr>
        <w:t xml:space="preserve"> </w:t>
      </w:r>
      <w:r w:rsidRPr="4FD16B59">
        <w:rPr>
          <w:rFonts w:ascii="Arial" w:hAnsi="Arial" w:cs="Arial"/>
          <w:color w:val="000000" w:themeColor="text1"/>
        </w:rPr>
        <w:t>95</w:t>
      </w:r>
      <w:r w:rsidR="009C74D0" w:rsidRPr="4FD16B59">
        <w:rPr>
          <w:rFonts w:ascii="Arial" w:hAnsi="Arial" w:cs="Arial"/>
          <w:color w:val="000000" w:themeColor="text1"/>
        </w:rPr>
        <w:t>)</w:t>
      </w:r>
      <w:r w:rsidRPr="4FD16B59">
        <w:rPr>
          <w:rFonts w:ascii="Arial" w:hAnsi="Arial" w:cs="Arial"/>
          <w:color w:val="000000" w:themeColor="text1"/>
        </w:rPr>
        <w:t xml:space="preserve">, a “pedagogia ativa” faz com que os estudantes procurem o conteúdo </w:t>
      </w:r>
      <w:r w:rsidR="406E7B7B" w:rsidRPr="4FD16B59">
        <w:rPr>
          <w:rFonts w:ascii="Arial" w:hAnsi="Arial" w:cs="Arial"/>
          <w:color w:val="000000" w:themeColor="text1"/>
        </w:rPr>
        <w:t>o</w:t>
      </w:r>
      <w:r w:rsidRPr="4FD16B59">
        <w:rPr>
          <w:rFonts w:ascii="Arial" w:hAnsi="Arial" w:cs="Arial"/>
          <w:color w:val="000000" w:themeColor="text1"/>
        </w:rPr>
        <w:t xml:space="preserve"> qual querem estudar. O professor sugere os caminhos e auxilia nas dúvidas que possam surgir ao longo do </w:t>
      </w:r>
      <w:r w:rsidR="52DD8271" w:rsidRPr="4FD16B59">
        <w:rPr>
          <w:rFonts w:ascii="Arial" w:hAnsi="Arial" w:cs="Arial"/>
          <w:color w:val="000000" w:themeColor="text1"/>
        </w:rPr>
        <w:t>processo de</w:t>
      </w:r>
      <w:r w:rsidRPr="4FD16B59">
        <w:rPr>
          <w:rFonts w:ascii="Arial" w:hAnsi="Arial" w:cs="Arial"/>
          <w:color w:val="000000" w:themeColor="text1"/>
        </w:rPr>
        <w:t xml:space="preserve"> aprendizagem. </w:t>
      </w:r>
    </w:p>
    <w:p w14:paraId="1D108D6A" w14:textId="3BBBDDF8" w:rsidR="2B0C1635" w:rsidRDefault="00F80078" w:rsidP="513968DD">
      <w:pPr>
        <w:pStyle w:val="NormalWeb"/>
        <w:shd w:val="clear" w:color="auto" w:fill="FFFFFF" w:themeFill="background1"/>
        <w:spacing w:before="0" w:beforeAutospacing="0" w:after="160" w:afterAutospacing="0" w:line="360" w:lineRule="auto"/>
        <w:ind w:right="160" w:firstLine="720"/>
        <w:jc w:val="both"/>
        <w:rPr>
          <w:rFonts w:ascii="Arial" w:hAnsi="Arial" w:cs="Arial"/>
        </w:rPr>
      </w:pPr>
      <w:r>
        <w:rPr>
          <w:rFonts w:ascii="Arial" w:hAnsi="Arial" w:cs="Arial"/>
        </w:rPr>
        <w:t>Para a</w:t>
      </w:r>
      <w:r w:rsidR="2B0C1635" w:rsidRPr="513968DD">
        <w:rPr>
          <w:rFonts w:ascii="Arial" w:hAnsi="Arial" w:cs="Arial"/>
          <w:color w:val="000000" w:themeColor="text1"/>
        </w:rPr>
        <w:t>mplia</w:t>
      </w:r>
      <w:r>
        <w:rPr>
          <w:rFonts w:ascii="Arial" w:hAnsi="Arial" w:cs="Arial"/>
          <w:color w:val="000000" w:themeColor="text1"/>
        </w:rPr>
        <w:t>r</w:t>
      </w:r>
      <w:r w:rsidR="2B0C1635" w:rsidRPr="513968DD">
        <w:rPr>
          <w:rFonts w:ascii="Arial" w:hAnsi="Arial" w:cs="Arial"/>
          <w:color w:val="000000" w:themeColor="text1"/>
        </w:rPr>
        <w:t xml:space="preserve"> nosso entendimento sobre metodologias ativas, recorremos a </w:t>
      </w:r>
      <w:proofErr w:type="spellStart"/>
      <w:r w:rsidRPr="513968DD">
        <w:rPr>
          <w:rFonts w:ascii="Arial" w:hAnsi="Arial" w:cs="Arial"/>
          <w:color w:val="000000" w:themeColor="text1"/>
        </w:rPr>
        <w:t>Cortelazzo</w:t>
      </w:r>
      <w:proofErr w:type="spellEnd"/>
      <w:r w:rsidRPr="513968DD">
        <w:rPr>
          <w:rFonts w:ascii="Arial" w:hAnsi="Arial" w:cs="Arial"/>
          <w:color w:val="000000" w:themeColor="text1"/>
        </w:rPr>
        <w:t xml:space="preserve"> </w:t>
      </w:r>
      <w:r w:rsidR="2B0C1635" w:rsidRPr="513968DD">
        <w:rPr>
          <w:rFonts w:ascii="Arial" w:hAnsi="Arial" w:cs="Arial"/>
          <w:color w:val="000000" w:themeColor="text1"/>
        </w:rPr>
        <w:t>(2018, p.</w:t>
      </w:r>
      <w:r>
        <w:rPr>
          <w:rFonts w:ascii="Arial" w:hAnsi="Arial" w:cs="Arial"/>
          <w:color w:val="000000" w:themeColor="text1"/>
        </w:rPr>
        <w:t xml:space="preserve"> </w:t>
      </w:r>
      <w:r w:rsidR="2B0C1635" w:rsidRPr="513968DD">
        <w:rPr>
          <w:rFonts w:ascii="Arial" w:hAnsi="Arial" w:cs="Arial"/>
          <w:color w:val="000000" w:themeColor="text1"/>
        </w:rPr>
        <w:t>107)</w:t>
      </w:r>
      <w:r>
        <w:rPr>
          <w:rFonts w:ascii="Arial" w:hAnsi="Arial" w:cs="Arial"/>
          <w:color w:val="000000" w:themeColor="text1"/>
        </w:rPr>
        <w:t xml:space="preserve"> que</w:t>
      </w:r>
      <w:r w:rsidR="2B0C1635" w:rsidRPr="513968DD">
        <w:rPr>
          <w:rFonts w:ascii="Arial" w:hAnsi="Arial" w:cs="Arial"/>
          <w:color w:val="000000" w:themeColor="text1"/>
        </w:rPr>
        <w:t xml:space="preserve"> afirma que:</w:t>
      </w:r>
    </w:p>
    <w:p w14:paraId="6BC27D06" w14:textId="313F4537" w:rsidR="2B0C1635" w:rsidRPr="009C74D0" w:rsidRDefault="2B0C1635" w:rsidP="513968DD">
      <w:pPr>
        <w:pStyle w:val="NormalWeb"/>
        <w:shd w:val="clear" w:color="auto" w:fill="FFFFFF" w:themeFill="background1"/>
        <w:spacing w:before="160" w:beforeAutospacing="0" w:after="0" w:afterAutospacing="0"/>
        <w:ind w:left="2268" w:right="160"/>
        <w:jc w:val="both"/>
        <w:rPr>
          <w:rFonts w:ascii="Arial" w:hAnsi="Arial" w:cs="Arial"/>
          <w:sz w:val="22"/>
          <w:szCs w:val="22"/>
        </w:rPr>
      </w:pPr>
      <w:r w:rsidRPr="009C74D0">
        <w:rPr>
          <w:rFonts w:ascii="Arial" w:hAnsi="Arial" w:cs="Arial"/>
          <w:color w:val="000000" w:themeColor="text1"/>
          <w:sz w:val="22"/>
          <w:szCs w:val="22"/>
        </w:rPr>
        <w:t>[...] são identificados como qualquer atividade onde os estudantes ficam envolvidos em fazer algo e pensar no que estão fazendo. São atividades que tiram o estudante da posição passiva de apenas “recebedores” de informação, para uma posição mais ativa de “construtores” de sua própria aprendizagem.</w:t>
      </w:r>
    </w:p>
    <w:p w14:paraId="2F0A7985" w14:textId="77777777" w:rsidR="2B0C1635" w:rsidRDefault="2B0C1635" w:rsidP="513968DD">
      <w:pPr>
        <w:pStyle w:val="NormalWeb"/>
        <w:shd w:val="clear" w:color="auto" w:fill="FFFFFF" w:themeFill="background1"/>
        <w:spacing w:before="0" w:beforeAutospacing="0" w:after="160" w:afterAutospacing="0"/>
        <w:ind w:left="2268" w:right="160"/>
        <w:jc w:val="both"/>
        <w:rPr>
          <w:rFonts w:ascii="Arial" w:hAnsi="Arial" w:cs="Arial"/>
        </w:rPr>
      </w:pPr>
      <w:r w:rsidRPr="513968DD">
        <w:rPr>
          <w:rFonts w:ascii="Arial" w:hAnsi="Arial" w:cs="Arial"/>
        </w:rPr>
        <w:t> </w:t>
      </w:r>
    </w:p>
    <w:p w14:paraId="4722C0AE" w14:textId="6619168B" w:rsidR="2B0C1635" w:rsidRDefault="4C60FEAD" w:rsidP="34C52967">
      <w:pPr>
        <w:pStyle w:val="NormalWeb"/>
        <w:shd w:val="clear" w:color="auto" w:fill="FFFFFF" w:themeFill="background1"/>
        <w:spacing w:before="160" w:beforeAutospacing="0" w:after="160" w:afterAutospacing="0" w:line="360" w:lineRule="auto"/>
        <w:ind w:right="160" w:firstLine="720"/>
        <w:jc w:val="both"/>
        <w:rPr>
          <w:rFonts w:ascii="Arial" w:hAnsi="Arial" w:cs="Arial"/>
          <w:color w:val="000000" w:themeColor="text1"/>
        </w:rPr>
      </w:pPr>
      <w:r w:rsidRPr="348CD16B">
        <w:rPr>
          <w:rFonts w:ascii="Arial" w:hAnsi="Arial" w:cs="Arial"/>
          <w:color w:val="000000" w:themeColor="text1"/>
        </w:rPr>
        <w:t>Ao abordar as</w:t>
      </w:r>
      <w:r w:rsidR="2B0C1635" w:rsidRPr="348CD16B">
        <w:rPr>
          <w:rFonts w:ascii="Arial" w:hAnsi="Arial" w:cs="Arial"/>
          <w:color w:val="000000" w:themeColor="text1"/>
        </w:rPr>
        <w:t xml:space="preserve"> metodologias ativas nos espaços educativos </w:t>
      </w:r>
      <w:r w:rsidR="7D966EC4" w:rsidRPr="348CD16B">
        <w:rPr>
          <w:rFonts w:ascii="Arial" w:hAnsi="Arial" w:cs="Arial"/>
          <w:color w:val="000000" w:themeColor="text1"/>
        </w:rPr>
        <w:t xml:space="preserve">para a </w:t>
      </w:r>
      <w:r w:rsidR="2B0C1635" w:rsidRPr="348CD16B">
        <w:rPr>
          <w:rFonts w:ascii="Arial" w:hAnsi="Arial" w:cs="Arial"/>
          <w:color w:val="000000" w:themeColor="text1"/>
        </w:rPr>
        <w:t xml:space="preserve">primeira infância, </w:t>
      </w:r>
      <w:r w:rsidR="1476BB84" w:rsidRPr="348CD16B">
        <w:rPr>
          <w:rFonts w:ascii="Arial" w:hAnsi="Arial" w:cs="Arial"/>
          <w:color w:val="000000" w:themeColor="text1"/>
        </w:rPr>
        <w:t xml:space="preserve">é necessário </w:t>
      </w:r>
      <w:r w:rsidR="2B0C1635" w:rsidRPr="348CD16B">
        <w:rPr>
          <w:rFonts w:ascii="Arial" w:hAnsi="Arial" w:cs="Arial"/>
          <w:color w:val="000000" w:themeColor="text1"/>
        </w:rPr>
        <w:t>o</w:t>
      </w:r>
      <w:r w:rsidR="6A4B5ACA" w:rsidRPr="348CD16B">
        <w:rPr>
          <w:rFonts w:ascii="Arial" w:hAnsi="Arial" w:cs="Arial"/>
          <w:color w:val="000000" w:themeColor="text1"/>
        </w:rPr>
        <w:t xml:space="preserve">portunizar a participação ativa das crianças </w:t>
      </w:r>
      <w:r w:rsidR="4217718F" w:rsidRPr="348CD16B">
        <w:rPr>
          <w:rFonts w:ascii="Arial" w:hAnsi="Arial" w:cs="Arial"/>
          <w:color w:val="000000" w:themeColor="text1"/>
        </w:rPr>
        <w:t>nas mais variadas situações de aprendizagem</w:t>
      </w:r>
      <w:r w:rsidR="6A4B5ACA" w:rsidRPr="348CD16B">
        <w:rPr>
          <w:rFonts w:ascii="Arial" w:hAnsi="Arial" w:cs="Arial"/>
          <w:color w:val="000000" w:themeColor="text1"/>
        </w:rPr>
        <w:t>, além de e</w:t>
      </w:r>
      <w:r w:rsidR="2B0C1635" w:rsidRPr="348CD16B">
        <w:rPr>
          <w:rFonts w:ascii="Arial" w:hAnsi="Arial" w:cs="Arial"/>
          <w:color w:val="000000" w:themeColor="text1"/>
        </w:rPr>
        <w:t>nriquecer os ambientes educativos nas instituições SESI</w:t>
      </w:r>
      <w:r w:rsidR="1108E422" w:rsidRPr="348CD16B">
        <w:rPr>
          <w:rFonts w:ascii="Arial" w:hAnsi="Arial" w:cs="Arial"/>
          <w:color w:val="000000" w:themeColor="text1"/>
        </w:rPr>
        <w:t xml:space="preserve"> </w:t>
      </w:r>
      <w:r w:rsidR="7C971CB2" w:rsidRPr="348CD16B">
        <w:rPr>
          <w:rFonts w:ascii="Arial" w:hAnsi="Arial" w:cs="Arial"/>
          <w:color w:val="000000" w:themeColor="text1"/>
        </w:rPr>
        <w:t>com</w:t>
      </w:r>
      <w:r w:rsidR="1108E422" w:rsidRPr="348CD16B">
        <w:rPr>
          <w:rFonts w:ascii="Arial" w:hAnsi="Arial" w:cs="Arial"/>
          <w:color w:val="000000" w:themeColor="text1"/>
        </w:rPr>
        <w:t xml:space="preserve"> atividades </w:t>
      </w:r>
      <w:r w:rsidR="015AC576" w:rsidRPr="348CD16B">
        <w:rPr>
          <w:rFonts w:ascii="Arial" w:hAnsi="Arial" w:cs="Arial"/>
          <w:color w:val="000000" w:themeColor="text1"/>
        </w:rPr>
        <w:t>desafiadoras,</w:t>
      </w:r>
      <w:r w:rsidR="514CA0D8" w:rsidRPr="348CD16B">
        <w:rPr>
          <w:rFonts w:ascii="Arial" w:hAnsi="Arial" w:cs="Arial"/>
          <w:color w:val="000000" w:themeColor="text1"/>
        </w:rPr>
        <w:t xml:space="preserve"> contribuindo, assim, para o desenvolvimento </w:t>
      </w:r>
      <w:r w:rsidR="18E26F27" w:rsidRPr="348CD16B">
        <w:rPr>
          <w:rFonts w:ascii="Arial" w:hAnsi="Arial" w:cs="Arial"/>
          <w:color w:val="000000" w:themeColor="text1"/>
        </w:rPr>
        <w:t>socio</w:t>
      </w:r>
      <w:r w:rsidR="514CA0D8" w:rsidRPr="348CD16B">
        <w:rPr>
          <w:rFonts w:ascii="Arial" w:hAnsi="Arial" w:cs="Arial"/>
          <w:color w:val="000000" w:themeColor="text1"/>
        </w:rPr>
        <w:t>emocional</w:t>
      </w:r>
      <w:r w:rsidR="62B8139D" w:rsidRPr="348CD16B">
        <w:rPr>
          <w:rFonts w:ascii="Arial" w:hAnsi="Arial" w:cs="Arial"/>
          <w:color w:val="000000" w:themeColor="text1"/>
        </w:rPr>
        <w:t xml:space="preserve"> das crianças, </w:t>
      </w:r>
      <w:r w:rsidR="514CA0D8" w:rsidRPr="348CD16B">
        <w:rPr>
          <w:rFonts w:ascii="Arial" w:hAnsi="Arial" w:cs="Arial"/>
          <w:color w:val="000000" w:themeColor="text1"/>
        </w:rPr>
        <w:lastRenderedPageBreak/>
        <w:t>tornando-</w:t>
      </w:r>
      <w:r w:rsidR="0FEFE376" w:rsidRPr="348CD16B">
        <w:rPr>
          <w:rFonts w:ascii="Arial" w:hAnsi="Arial" w:cs="Arial"/>
          <w:color w:val="000000" w:themeColor="text1"/>
        </w:rPr>
        <w:t>a</w:t>
      </w:r>
      <w:r w:rsidR="514CA0D8" w:rsidRPr="348CD16B">
        <w:rPr>
          <w:rFonts w:ascii="Arial" w:hAnsi="Arial" w:cs="Arial"/>
          <w:color w:val="000000" w:themeColor="text1"/>
        </w:rPr>
        <w:t xml:space="preserve">s </w:t>
      </w:r>
      <w:r w:rsidR="634353FF" w:rsidRPr="348CD16B">
        <w:rPr>
          <w:rFonts w:ascii="Arial" w:hAnsi="Arial" w:cs="Arial"/>
          <w:color w:val="000000" w:themeColor="text1"/>
        </w:rPr>
        <w:t xml:space="preserve">protagonistas </w:t>
      </w:r>
      <w:r w:rsidR="3277415C" w:rsidRPr="348CD16B">
        <w:rPr>
          <w:rFonts w:ascii="Arial" w:hAnsi="Arial" w:cs="Arial"/>
          <w:color w:val="000000" w:themeColor="text1"/>
        </w:rPr>
        <w:t>nas ações educativas</w:t>
      </w:r>
      <w:r w:rsidR="634353FF" w:rsidRPr="348CD16B">
        <w:rPr>
          <w:rFonts w:ascii="Arial" w:hAnsi="Arial" w:cs="Arial"/>
          <w:color w:val="000000" w:themeColor="text1"/>
        </w:rPr>
        <w:t xml:space="preserve"> que deve</w:t>
      </w:r>
      <w:r w:rsidR="20B68D01" w:rsidRPr="348CD16B">
        <w:rPr>
          <w:rFonts w:ascii="Arial" w:hAnsi="Arial" w:cs="Arial"/>
          <w:color w:val="000000" w:themeColor="text1"/>
        </w:rPr>
        <w:t>m</w:t>
      </w:r>
      <w:r w:rsidR="634353FF" w:rsidRPr="348CD16B">
        <w:rPr>
          <w:rFonts w:ascii="Arial" w:hAnsi="Arial" w:cs="Arial"/>
          <w:color w:val="000000" w:themeColor="text1"/>
        </w:rPr>
        <w:t xml:space="preserve"> </w:t>
      </w:r>
      <w:r w:rsidR="0AFD1672" w:rsidRPr="348CD16B">
        <w:rPr>
          <w:rFonts w:ascii="Arial" w:hAnsi="Arial" w:cs="Arial"/>
          <w:color w:val="000000" w:themeColor="text1"/>
        </w:rPr>
        <w:t>responder aos desafios atuais da sociedade.</w:t>
      </w:r>
    </w:p>
    <w:p w14:paraId="694BD357" w14:textId="4D622642" w:rsidR="2B0C1635" w:rsidRDefault="2B0C1635" w:rsidP="00892255">
      <w:pPr>
        <w:pStyle w:val="NormalWeb"/>
        <w:numPr>
          <w:ilvl w:val="0"/>
          <w:numId w:val="4"/>
        </w:numPr>
        <w:spacing w:before="300" w:beforeAutospacing="0" w:after="300" w:afterAutospacing="0"/>
        <w:jc w:val="both"/>
        <w:rPr>
          <w:rFonts w:ascii="Arial" w:eastAsia="Arial" w:hAnsi="Arial" w:cs="Arial"/>
          <w:b/>
          <w:bCs/>
          <w:color w:val="000000" w:themeColor="text1"/>
        </w:rPr>
      </w:pPr>
      <w:r w:rsidRPr="513968DD">
        <w:rPr>
          <w:rFonts w:ascii="Arial" w:hAnsi="Arial" w:cs="Arial"/>
          <w:b/>
          <w:bCs/>
          <w:color w:val="000000" w:themeColor="text1"/>
        </w:rPr>
        <w:t>Múltiplas linguagens</w:t>
      </w:r>
    </w:p>
    <w:p w14:paraId="3B262338" w14:textId="634F2BD1" w:rsidR="2B0C1635" w:rsidRDefault="77CE094C" w:rsidP="4FD16B59">
      <w:pPr>
        <w:pStyle w:val="NormalWeb"/>
        <w:spacing w:before="300" w:beforeAutospacing="0" w:after="300" w:afterAutospacing="0" w:line="360" w:lineRule="auto"/>
        <w:ind w:firstLine="720"/>
        <w:jc w:val="both"/>
        <w:rPr>
          <w:rFonts w:ascii="Arial" w:hAnsi="Arial" w:cs="Arial"/>
        </w:rPr>
      </w:pPr>
      <w:r w:rsidRPr="34C52967">
        <w:rPr>
          <w:rFonts w:ascii="Arial" w:hAnsi="Arial" w:cs="Arial"/>
          <w:color w:val="000000" w:themeColor="text1"/>
        </w:rPr>
        <w:t>A variedade de diferentes situações cotidianas na infância promove</w:t>
      </w:r>
      <w:r w:rsidR="2B0C1635" w:rsidRPr="34C52967">
        <w:rPr>
          <w:rFonts w:ascii="Arial" w:hAnsi="Arial" w:cs="Arial"/>
          <w:color w:val="000000" w:themeColor="text1"/>
        </w:rPr>
        <w:t xml:space="preserve"> o vasto mundo de possibilidades e aprimoramento dos</w:t>
      </w:r>
      <w:r w:rsidR="3057B3CA" w:rsidRPr="34C52967">
        <w:rPr>
          <w:rFonts w:ascii="Arial" w:hAnsi="Arial" w:cs="Arial"/>
          <w:color w:val="000000" w:themeColor="text1"/>
        </w:rPr>
        <w:t xml:space="preserve"> </w:t>
      </w:r>
      <w:r w:rsidR="2B0C1635" w:rsidRPr="34C52967">
        <w:rPr>
          <w:rFonts w:ascii="Arial" w:hAnsi="Arial" w:cs="Arial"/>
          <w:color w:val="000000" w:themeColor="text1"/>
        </w:rPr>
        <w:t xml:space="preserve">diversos sentidos. Diferentes percepções podem ser trabalhadas diariamente dentro e fora do ambiente educativo. </w:t>
      </w:r>
      <w:r w:rsidR="00F80078">
        <w:rPr>
          <w:rFonts w:ascii="Arial" w:hAnsi="Arial" w:cs="Arial"/>
          <w:color w:val="000000" w:themeColor="text1"/>
        </w:rPr>
        <w:t xml:space="preserve">Segundo </w:t>
      </w:r>
      <w:proofErr w:type="spellStart"/>
      <w:r w:rsidR="00F80078" w:rsidRPr="34C52967">
        <w:rPr>
          <w:rFonts w:ascii="Arial" w:hAnsi="Arial" w:cs="Arial"/>
          <w:color w:val="000000" w:themeColor="text1"/>
        </w:rPr>
        <w:t>Gobbi</w:t>
      </w:r>
      <w:proofErr w:type="spellEnd"/>
      <w:r w:rsidR="00F80078" w:rsidRPr="34C52967">
        <w:rPr>
          <w:rFonts w:ascii="Arial" w:hAnsi="Arial" w:cs="Arial"/>
          <w:color w:val="000000" w:themeColor="text1"/>
        </w:rPr>
        <w:t xml:space="preserve"> </w:t>
      </w:r>
      <w:r w:rsidR="2B0C1635" w:rsidRPr="34C52967">
        <w:rPr>
          <w:rFonts w:ascii="Arial" w:hAnsi="Arial" w:cs="Arial"/>
          <w:color w:val="000000" w:themeColor="text1"/>
        </w:rPr>
        <w:t>(2010, p.</w:t>
      </w:r>
      <w:r w:rsidR="008E4EC3">
        <w:rPr>
          <w:rFonts w:ascii="Arial" w:hAnsi="Arial" w:cs="Arial"/>
          <w:color w:val="000000" w:themeColor="text1"/>
        </w:rPr>
        <w:t xml:space="preserve"> </w:t>
      </w:r>
      <w:r w:rsidR="2B0C1635" w:rsidRPr="34C52967">
        <w:rPr>
          <w:rFonts w:ascii="Arial" w:hAnsi="Arial" w:cs="Arial"/>
          <w:color w:val="000000" w:themeColor="text1"/>
        </w:rPr>
        <w:t xml:space="preserve">1), </w:t>
      </w:r>
      <w:r w:rsidR="00F80078">
        <w:rPr>
          <w:rFonts w:ascii="Arial" w:hAnsi="Arial" w:cs="Arial"/>
          <w:color w:val="000000" w:themeColor="text1"/>
        </w:rPr>
        <w:t xml:space="preserve">isso </w:t>
      </w:r>
      <w:r w:rsidR="4F605812" w:rsidRPr="34C52967">
        <w:rPr>
          <w:rFonts w:ascii="Arial" w:hAnsi="Arial" w:cs="Arial"/>
          <w:color w:val="000000" w:themeColor="text1"/>
        </w:rPr>
        <w:t>possibilita a ampliação da construção social e histórica da criança em sua infância.</w:t>
      </w:r>
    </w:p>
    <w:p w14:paraId="77ADACE3" w14:textId="77777777" w:rsidR="2B0C1635" w:rsidRPr="009C74D0" w:rsidRDefault="2B0C1635" w:rsidP="513968DD">
      <w:pPr>
        <w:pStyle w:val="NormalWeb"/>
        <w:spacing w:before="300" w:beforeAutospacing="0" w:after="300" w:afterAutospacing="0"/>
        <w:ind w:left="2268"/>
        <w:jc w:val="both"/>
        <w:rPr>
          <w:rFonts w:ascii="Arial" w:hAnsi="Arial" w:cs="Arial"/>
          <w:sz w:val="22"/>
          <w:szCs w:val="22"/>
        </w:rPr>
      </w:pPr>
      <w:r w:rsidRPr="009C74D0">
        <w:rPr>
          <w:rFonts w:ascii="Arial" w:hAnsi="Arial" w:cs="Arial"/>
          <w:color w:val="000000" w:themeColor="text1"/>
          <w:sz w:val="22"/>
          <w:szCs w:val="22"/>
        </w:rPr>
        <w:t>Neste período da vida, meninos e meninas são considerados sujeitos históricos e de direitos, o que constitui formas de estar no mundo manifestas nas relações práticas diárias por elas vivenciadas, experimentando a cada instante suas brincadeiras, invenções, fantasias, desejos que lhe permitem construir sentidos e culturas das quais fazem parte permitindo-nos afirmar que são ativos, capazes, com saberes diversos, que se manifestam com riqueza demonstrando suas capacidades de compreender e expressar o mundo.</w:t>
      </w:r>
    </w:p>
    <w:p w14:paraId="1CBC4E25" w14:textId="2A8F78C5" w:rsidR="2B0C1635" w:rsidRDefault="2B0C1635" w:rsidP="4FD16B59">
      <w:pPr>
        <w:pStyle w:val="NormalWeb"/>
        <w:spacing w:before="300" w:beforeAutospacing="0" w:after="300" w:afterAutospacing="0" w:line="360" w:lineRule="auto"/>
        <w:ind w:firstLine="720"/>
        <w:jc w:val="both"/>
        <w:rPr>
          <w:rFonts w:ascii="Arial" w:hAnsi="Arial" w:cs="Arial"/>
        </w:rPr>
      </w:pPr>
      <w:r w:rsidRPr="4FD16B59">
        <w:rPr>
          <w:rFonts w:ascii="Arial" w:hAnsi="Arial" w:cs="Arial"/>
          <w:color w:val="000000" w:themeColor="text1"/>
        </w:rPr>
        <w:t>A intensidade dos relacionamentos nessa etapa de ensino irá proporcionar para as crianças, quando ouvidas, as expressões mais diversificadas dentro do mundo das linguagens. Compreender as formas das linguagens infantis por diferentes meios, além das linguagens escritas e orais, como</w:t>
      </w:r>
      <w:r w:rsidR="00F80078">
        <w:rPr>
          <w:rFonts w:ascii="Arial" w:hAnsi="Arial" w:cs="Arial"/>
          <w:color w:val="000000" w:themeColor="text1"/>
        </w:rPr>
        <w:t>,</w:t>
      </w:r>
      <w:r w:rsidRPr="4FD16B59">
        <w:rPr>
          <w:rFonts w:ascii="Arial" w:hAnsi="Arial" w:cs="Arial"/>
          <w:color w:val="000000" w:themeColor="text1"/>
        </w:rPr>
        <w:t xml:space="preserve"> por exemplo, sons, gestos, choros, movimentos, pinturas, palavras, desenhos, </w:t>
      </w:r>
      <w:proofErr w:type="gramStart"/>
      <w:r w:rsidRPr="4FD16B59">
        <w:rPr>
          <w:rFonts w:ascii="Arial" w:hAnsi="Arial" w:cs="Arial"/>
          <w:color w:val="000000" w:themeColor="text1"/>
        </w:rPr>
        <w:t>músicas</w:t>
      </w:r>
      <w:r w:rsidR="00F80078">
        <w:rPr>
          <w:rFonts w:ascii="Arial" w:hAnsi="Arial" w:cs="Arial"/>
          <w:color w:val="000000" w:themeColor="text1"/>
        </w:rPr>
        <w:t>,</w:t>
      </w:r>
      <w:r w:rsidRPr="4FD16B59">
        <w:rPr>
          <w:rFonts w:ascii="Arial" w:hAnsi="Arial" w:cs="Arial"/>
          <w:color w:val="000000" w:themeColor="text1"/>
        </w:rPr>
        <w:t xml:space="preserve"> etc</w:t>
      </w:r>
      <w:r w:rsidR="00F80078">
        <w:rPr>
          <w:rFonts w:ascii="Arial" w:hAnsi="Arial" w:cs="Arial"/>
          <w:color w:val="000000" w:themeColor="text1"/>
        </w:rPr>
        <w:t>.</w:t>
      </w:r>
      <w:proofErr w:type="gramEnd"/>
      <w:r w:rsidRPr="4FD16B59">
        <w:rPr>
          <w:rFonts w:ascii="Arial" w:hAnsi="Arial" w:cs="Arial"/>
          <w:color w:val="000000" w:themeColor="text1"/>
        </w:rPr>
        <w:t>, podem favorecer propostas educativas ricas e capazes de transformar o mundo no espaço escolar.</w:t>
      </w:r>
    </w:p>
    <w:p w14:paraId="783334A7" w14:textId="3E9BD591" w:rsidR="2B0C1635" w:rsidRDefault="2B0C1635" w:rsidP="4FD16B59">
      <w:pPr>
        <w:pStyle w:val="NormalWeb"/>
        <w:spacing w:before="300" w:beforeAutospacing="0" w:after="300" w:afterAutospacing="0" w:line="360" w:lineRule="auto"/>
        <w:ind w:firstLine="720"/>
        <w:jc w:val="both"/>
        <w:rPr>
          <w:rFonts w:ascii="Arial" w:hAnsi="Arial" w:cs="Arial"/>
        </w:rPr>
      </w:pPr>
      <w:r w:rsidRPr="4FD16B59">
        <w:rPr>
          <w:rFonts w:ascii="Arial" w:hAnsi="Arial" w:cs="Arial"/>
          <w:color w:val="000000" w:themeColor="text1"/>
        </w:rPr>
        <w:t xml:space="preserve">De acordo com a DCNEI (2009), dentro dos princípios estéticos em que se destacam </w:t>
      </w:r>
      <w:r w:rsidR="49A63974" w:rsidRPr="4FD16B59">
        <w:rPr>
          <w:rFonts w:ascii="Arial" w:hAnsi="Arial" w:cs="Arial"/>
          <w:color w:val="000000" w:themeColor="text1"/>
        </w:rPr>
        <w:t xml:space="preserve">a </w:t>
      </w:r>
      <w:r w:rsidRPr="4FD16B59">
        <w:rPr>
          <w:rFonts w:ascii="Arial" w:hAnsi="Arial" w:cs="Arial"/>
          <w:color w:val="000000" w:themeColor="text1"/>
        </w:rPr>
        <w:t>sensibilidade,</w:t>
      </w:r>
      <w:r w:rsidR="65F8C6B2" w:rsidRPr="4FD16B59">
        <w:rPr>
          <w:rFonts w:ascii="Arial" w:hAnsi="Arial" w:cs="Arial"/>
          <w:color w:val="000000" w:themeColor="text1"/>
        </w:rPr>
        <w:t xml:space="preserve"> </w:t>
      </w:r>
      <w:r w:rsidRPr="4FD16B59">
        <w:rPr>
          <w:rFonts w:ascii="Arial" w:hAnsi="Arial" w:cs="Arial"/>
          <w:color w:val="000000" w:themeColor="text1"/>
        </w:rPr>
        <w:t>a criatividade,</w:t>
      </w:r>
      <w:r w:rsidR="4BA2355C" w:rsidRPr="4FD16B59">
        <w:rPr>
          <w:rFonts w:ascii="Arial" w:hAnsi="Arial" w:cs="Arial"/>
          <w:color w:val="000000" w:themeColor="text1"/>
        </w:rPr>
        <w:t xml:space="preserve"> </w:t>
      </w:r>
      <w:r w:rsidRPr="4FD16B59">
        <w:rPr>
          <w:rFonts w:ascii="Arial" w:hAnsi="Arial" w:cs="Arial"/>
          <w:color w:val="000000" w:themeColor="text1"/>
        </w:rPr>
        <w:t>a ludicidade e</w:t>
      </w:r>
      <w:r w:rsidR="1AF4965A" w:rsidRPr="4FD16B59">
        <w:rPr>
          <w:rFonts w:ascii="Arial" w:hAnsi="Arial" w:cs="Arial"/>
          <w:color w:val="000000" w:themeColor="text1"/>
        </w:rPr>
        <w:t xml:space="preserve"> </w:t>
      </w:r>
      <w:r w:rsidRPr="4FD16B59">
        <w:rPr>
          <w:rFonts w:ascii="Arial" w:hAnsi="Arial" w:cs="Arial"/>
          <w:color w:val="000000" w:themeColor="text1"/>
        </w:rPr>
        <w:t xml:space="preserve">a liberdade de expressão nas diferentes manifestações artísticas e culturais, a Rede SESI de Educação, dentro de sua proposta pedagógica, entende que explorar e conhecer as múltiplas linguagens disponíveis para as diferentes etapas da </w:t>
      </w:r>
      <w:r w:rsidR="00A209B3">
        <w:rPr>
          <w:rFonts w:ascii="Arial" w:hAnsi="Arial" w:cs="Arial"/>
          <w:color w:val="000000" w:themeColor="text1"/>
        </w:rPr>
        <w:t>Educação Básica</w:t>
      </w:r>
      <w:r w:rsidRPr="4FD16B59">
        <w:rPr>
          <w:rFonts w:ascii="Arial" w:hAnsi="Arial" w:cs="Arial"/>
          <w:color w:val="000000" w:themeColor="text1"/>
        </w:rPr>
        <w:t xml:space="preserve">, em especial, a </w:t>
      </w:r>
      <w:r w:rsidR="00F80078">
        <w:rPr>
          <w:rFonts w:ascii="Arial" w:hAnsi="Arial" w:cs="Arial"/>
          <w:color w:val="000000" w:themeColor="text1"/>
        </w:rPr>
        <w:t>E</w:t>
      </w:r>
      <w:r w:rsidRPr="4FD16B59">
        <w:rPr>
          <w:rFonts w:ascii="Arial" w:hAnsi="Arial" w:cs="Arial"/>
          <w:color w:val="000000" w:themeColor="text1"/>
        </w:rPr>
        <w:t xml:space="preserve">ducação </w:t>
      </w:r>
      <w:r w:rsidR="00F80078">
        <w:rPr>
          <w:rFonts w:ascii="Arial" w:hAnsi="Arial" w:cs="Arial"/>
          <w:color w:val="000000" w:themeColor="text1"/>
        </w:rPr>
        <w:t>I</w:t>
      </w:r>
      <w:r w:rsidRPr="4FD16B59">
        <w:rPr>
          <w:rFonts w:ascii="Arial" w:hAnsi="Arial" w:cs="Arial"/>
          <w:color w:val="000000" w:themeColor="text1"/>
        </w:rPr>
        <w:t>nfantil, em suas práticas pedagógicas, levará a criança organizar ou reorganizar suas aprendizagens e desenvolvimento, observando e respeitando as diferentes manifestações culturais, religiosas, étnicas, econômicas e sociais.</w:t>
      </w:r>
    </w:p>
    <w:p w14:paraId="38BACB8E" w14:textId="674D422F" w:rsidR="2B0C1635" w:rsidRDefault="2B0C1635" w:rsidP="4FD16B59">
      <w:pPr>
        <w:pStyle w:val="NormalWeb"/>
        <w:spacing w:before="300" w:beforeAutospacing="0" w:after="300" w:afterAutospacing="0" w:line="360" w:lineRule="auto"/>
        <w:ind w:firstLine="720"/>
        <w:jc w:val="both"/>
        <w:rPr>
          <w:rFonts w:ascii="Arial" w:hAnsi="Arial" w:cs="Arial"/>
        </w:rPr>
      </w:pPr>
      <w:r w:rsidRPr="4FD16B59">
        <w:rPr>
          <w:rFonts w:ascii="Arial" w:hAnsi="Arial" w:cs="Arial"/>
          <w:color w:val="000000" w:themeColor="text1"/>
        </w:rPr>
        <w:lastRenderedPageBreak/>
        <w:t>Diversas linguagens culturais podem enriquecer o planejamento do educador no cotidiano escolar. Explorar as diferentes culturas indígenas, quilombolas, comunidades rurais e urbanas, em suas características</w:t>
      </w:r>
      <w:r w:rsidR="00F80078">
        <w:rPr>
          <w:rFonts w:ascii="Arial" w:hAnsi="Arial" w:cs="Arial"/>
          <w:color w:val="000000" w:themeColor="text1"/>
        </w:rPr>
        <w:t>,</w:t>
      </w:r>
      <w:r w:rsidRPr="4FD16B59">
        <w:rPr>
          <w:rFonts w:ascii="Arial" w:hAnsi="Arial" w:cs="Arial"/>
          <w:color w:val="000000" w:themeColor="text1"/>
        </w:rPr>
        <w:t xml:space="preserve"> podem proporcionar um olhar diversificado da realidade e dos grupos sociais existentes em nosso país. </w:t>
      </w:r>
    </w:p>
    <w:p w14:paraId="529CC57C" w14:textId="0DEBF53C" w:rsidR="2B0C1635" w:rsidRDefault="2B0C1635" w:rsidP="4FD16B59">
      <w:pPr>
        <w:pStyle w:val="NormalWeb"/>
        <w:spacing w:before="300" w:beforeAutospacing="0" w:after="300" w:afterAutospacing="0" w:line="360" w:lineRule="auto"/>
        <w:ind w:firstLine="720"/>
        <w:jc w:val="both"/>
        <w:rPr>
          <w:rFonts w:ascii="Arial" w:hAnsi="Arial" w:cs="Arial"/>
        </w:rPr>
      </w:pPr>
      <w:r w:rsidRPr="4FD16B59">
        <w:rPr>
          <w:rFonts w:ascii="Arial" w:hAnsi="Arial" w:cs="Arial"/>
          <w:color w:val="000000" w:themeColor="text1"/>
        </w:rPr>
        <w:t xml:space="preserve">Dessa forma, </w:t>
      </w:r>
      <w:proofErr w:type="spellStart"/>
      <w:r w:rsidRPr="4FD16B59">
        <w:rPr>
          <w:rFonts w:ascii="Arial" w:hAnsi="Arial" w:cs="Arial"/>
          <w:color w:val="000000" w:themeColor="text1"/>
        </w:rPr>
        <w:t>G</w:t>
      </w:r>
      <w:r w:rsidR="00C147A0">
        <w:rPr>
          <w:rFonts w:ascii="Arial" w:hAnsi="Arial" w:cs="Arial"/>
          <w:color w:val="000000" w:themeColor="text1"/>
        </w:rPr>
        <w:t>obbi</w:t>
      </w:r>
      <w:proofErr w:type="spellEnd"/>
      <w:r w:rsidRPr="4FD16B59">
        <w:rPr>
          <w:rFonts w:ascii="Arial" w:hAnsi="Arial" w:cs="Arial"/>
          <w:color w:val="000000" w:themeColor="text1"/>
        </w:rPr>
        <w:t xml:space="preserve"> (2010) traz sugestões das múltiplas linguagens que podem ser trabalhadas na primeira infância, explorando cada linguagem das mais diferentes formas a partir dos interesses infantis e </w:t>
      </w:r>
      <w:r w:rsidR="00F80078">
        <w:rPr>
          <w:rFonts w:ascii="Arial" w:hAnsi="Arial" w:cs="Arial"/>
          <w:color w:val="000000" w:themeColor="text1"/>
        </w:rPr>
        <w:t xml:space="preserve">de </w:t>
      </w:r>
      <w:r w:rsidRPr="4FD16B59">
        <w:rPr>
          <w:rFonts w:ascii="Arial" w:hAnsi="Arial" w:cs="Arial"/>
          <w:color w:val="000000" w:themeColor="text1"/>
        </w:rPr>
        <w:t>suas possibilidades. São elas: desenh</w:t>
      </w:r>
      <w:r w:rsidR="576D8DB6" w:rsidRPr="4FD16B59">
        <w:rPr>
          <w:rFonts w:ascii="Arial" w:hAnsi="Arial" w:cs="Arial"/>
          <w:color w:val="000000" w:themeColor="text1"/>
        </w:rPr>
        <w:t>o</w:t>
      </w:r>
      <w:r w:rsidRPr="4FD16B59">
        <w:rPr>
          <w:rFonts w:ascii="Arial" w:hAnsi="Arial" w:cs="Arial"/>
          <w:color w:val="000000" w:themeColor="text1"/>
        </w:rPr>
        <w:t xml:space="preserve"> e pint</w:t>
      </w:r>
      <w:r w:rsidR="4473E1D7" w:rsidRPr="4FD16B59">
        <w:rPr>
          <w:rFonts w:ascii="Arial" w:hAnsi="Arial" w:cs="Arial"/>
          <w:color w:val="000000" w:themeColor="text1"/>
        </w:rPr>
        <w:t>ura</w:t>
      </w:r>
      <w:r w:rsidRPr="4FD16B59">
        <w:rPr>
          <w:rFonts w:ascii="Arial" w:hAnsi="Arial" w:cs="Arial"/>
          <w:color w:val="000000" w:themeColor="text1"/>
        </w:rPr>
        <w:t>; fotografia e cinema; poesia e literatura; músicas (sons, barulhos); exposições infantis; teatro (dança e movimento).</w:t>
      </w:r>
    </w:p>
    <w:p w14:paraId="482C209D" w14:textId="6330CB63" w:rsidR="2B0C1635" w:rsidRDefault="2B0C1635" w:rsidP="4FD16B59">
      <w:pPr>
        <w:pStyle w:val="NormalWeb"/>
        <w:spacing w:before="300" w:beforeAutospacing="0" w:after="300" w:afterAutospacing="0" w:line="360" w:lineRule="auto"/>
        <w:ind w:firstLine="720"/>
        <w:jc w:val="both"/>
        <w:rPr>
          <w:rFonts w:ascii="Arial" w:hAnsi="Arial" w:cs="Arial"/>
        </w:rPr>
      </w:pPr>
      <w:r w:rsidRPr="4FD16B59">
        <w:rPr>
          <w:rFonts w:ascii="Arial" w:hAnsi="Arial" w:cs="Arial"/>
          <w:color w:val="000000" w:themeColor="text1"/>
        </w:rPr>
        <w:t xml:space="preserve">Portanto, </w:t>
      </w:r>
      <w:r w:rsidR="281FD4B9" w:rsidRPr="4FD16B59">
        <w:rPr>
          <w:rFonts w:ascii="Arial" w:hAnsi="Arial" w:cs="Arial"/>
          <w:color w:val="000000" w:themeColor="text1"/>
        </w:rPr>
        <w:t>não pode existir</w:t>
      </w:r>
      <w:r w:rsidR="00F80078">
        <w:rPr>
          <w:rFonts w:ascii="Arial" w:hAnsi="Arial" w:cs="Arial"/>
          <w:color w:val="000000" w:themeColor="text1"/>
        </w:rPr>
        <w:t>,</w:t>
      </w:r>
      <w:r w:rsidR="281FD4B9" w:rsidRPr="4FD16B59">
        <w:rPr>
          <w:rFonts w:ascii="Arial" w:hAnsi="Arial" w:cs="Arial"/>
          <w:color w:val="000000" w:themeColor="text1"/>
        </w:rPr>
        <w:t xml:space="preserve"> no</w:t>
      </w:r>
      <w:r w:rsidRPr="4FD16B59">
        <w:rPr>
          <w:rFonts w:ascii="Arial" w:hAnsi="Arial" w:cs="Arial"/>
          <w:color w:val="000000" w:themeColor="text1"/>
        </w:rPr>
        <w:t xml:space="preserve"> processo educativo</w:t>
      </w:r>
      <w:r w:rsidR="00F80078">
        <w:rPr>
          <w:rFonts w:ascii="Arial" w:hAnsi="Arial" w:cs="Arial"/>
          <w:color w:val="000000" w:themeColor="text1"/>
        </w:rPr>
        <w:t>,</w:t>
      </w:r>
      <w:r w:rsidRPr="4FD16B59">
        <w:rPr>
          <w:rFonts w:ascii="Arial" w:hAnsi="Arial" w:cs="Arial"/>
          <w:color w:val="000000" w:themeColor="text1"/>
        </w:rPr>
        <w:t xml:space="preserve"> planejamentos rígidos</w:t>
      </w:r>
      <w:r w:rsidR="43D9548B" w:rsidRPr="4FD16B59">
        <w:rPr>
          <w:rFonts w:ascii="Arial" w:hAnsi="Arial" w:cs="Arial"/>
          <w:color w:val="000000" w:themeColor="text1"/>
        </w:rPr>
        <w:t xml:space="preserve"> e </w:t>
      </w:r>
      <w:r w:rsidRPr="4FD16B59">
        <w:rPr>
          <w:rFonts w:ascii="Arial" w:hAnsi="Arial" w:cs="Arial"/>
          <w:color w:val="000000" w:themeColor="text1"/>
        </w:rPr>
        <w:t>ausência de uma escuta sensível</w:t>
      </w:r>
      <w:r w:rsidR="4003D9DD" w:rsidRPr="4FD16B59">
        <w:rPr>
          <w:rFonts w:ascii="Arial" w:hAnsi="Arial" w:cs="Arial"/>
          <w:color w:val="000000" w:themeColor="text1"/>
        </w:rPr>
        <w:t xml:space="preserve"> e</w:t>
      </w:r>
      <w:r w:rsidR="00F80078">
        <w:rPr>
          <w:rFonts w:ascii="Arial" w:hAnsi="Arial" w:cs="Arial"/>
          <w:color w:val="000000" w:themeColor="text1"/>
        </w:rPr>
        <w:t>,</w:t>
      </w:r>
      <w:r w:rsidR="4003D9DD" w:rsidRPr="4FD16B59">
        <w:rPr>
          <w:rFonts w:ascii="Arial" w:hAnsi="Arial" w:cs="Arial"/>
          <w:color w:val="000000" w:themeColor="text1"/>
        </w:rPr>
        <w:t xml:space="preserve"> sim, </w:t>
      </w:r>
      <w:r w:rsidRPr="4FD16B59">
        <w:rPr>
          <w:rFonts w:ascii="Arial" w:hAnsi="Arial" w:cs="Arial"/>
          <w:color w:val="000000" w:themeColor="text1"/>
        </w:rPr>
        <w:t>um olhar atento das instituições da Educação Infantil para abolir “os procedimentos que não reconhecem a atividade criadora e o protagonismo da criança pequena, que promovam atividades mecânicas e não significativas paras as crianças” (Parecer CNE/CEB nº 20/09). As possibilidades são inúmeras e aumentam a partir do momento que o educador possa olhar a criança como princípio das suas tomadas de decisão e respeitar sua subjetividade.</w:t>
      </w:r>
    </w:p>
    <w:p w14:paraId="41719799" w14:textId="2CBB0B92" w:rsidR="7656527E" w:rsidRPr="003025FD" w:rsidRDefault="7656527E" w:rsidP="067E1AB5">
      <w:pPr>
        <w:spacing w:after="0" w:line="360" w:lineRule="auto"/>
        <w:ind w:right="-284"/>
        <w:jc w:val="both"/>
        <w:rPr>
          <w:rFonts w:ascii="Arial" w:eastAsia="Arial" w:hAnsi="Arial" w:cs="Arial"/>
          <w:sz w:val="24"/>
          <w:szCs w:val="24"/>
        </w:rPr>
      </w:pPr>
    </w:p>
    <w:p w14:paraId="2B8B4E07" w14:textId="5AABFDCA" w:rsidR="54C34CEF" w:rsidRPr="00910899" w:rsidRDefault="00763886" w:rsidP="001C21BA">
      <w:pPr>
        <w:pStyle w:val="Ttulo1"/>
      </w:pPr>
      <w:bookmarkStart w:id="32" w:name="_Toc51939479"/>
      <w:r>
        <w:t xml:space="preserve">5 </w:t>
      </w:r>
      <w:r w:rsidR="7EDD1810" w:rsidRPr="00910899">
        <w:t>O</w:t>
      </w:r>
      <w:r w:rsidR="0DD104EB" w:rsidRPr="00910899">
        <w:t>rganização</w:t>
      </w:r>
      <w:r w:rsidR="7EDD1810" w:rsidRPr="00910899">
        <w:t xml:space="preserve"> </w:t>
      </w:r>
      <w:r w:rsidR="597C152D" w:rsidRPr="00910899">
        <w:t>curricular SESI</w:t>
      </w:r>
      <w:bookmarkEnd w:id="32"/>
    </w:p>
    <w:p w14:paraId="62D477C8" w14:textId="77777777" w:rsidR="0020304A" w:rsidRPr="003025FD" w:rsidRDefault="0020304A" w:rsidP="4D4C1997">
      <w:pPr>
        <w:spacing w:after="0" w:line="360" w:lineRule="auto"/>
        <w:ind w:right="-284" w:firstLine="720"/>
        <w:jc w:val="both"/>
        <w:rPr>
          <w:rFonts w:ascii="Arial" w:eastAsia="Arial" w:hAnsi="Arial" w:cs="Arial"/>
          <w:sz w:val="24"/>
          <w:szCs w:val="24"/>
        </w:rPr>
      </w:pPr>
    </w:p>
    <w:p w14:paraId="692EB92D" w14:textId="4897B0E5" w:rsidR="003B634F" w:rsidRPr="003025FD" w:rsidRDefault="72DF1E4F" w:rsidP="513968DD">
      <w:pPr>
        <w:spacing w:after="0" w:line="360" w:lineRule="auto"/>
        <w:ind w:right="-284" w:firstLine="720"/>
        <w:jc w:val="both"/>
        <w:rPr>
          <w:rFonts w:ascii="Arial" w:eastAsia="Arial" w:hAnsi="Arial" w:cs="Arial"/>
          <w:sz w:val="24"/>
          <w:szCs w:val="24"/>
        </w:rPr>
      </w:pPr>
      <w:r w:rsidRPr="513968DD">
        <w:rPr>
          <w:rFonts w:ascii="Arial" w:eastAsia="Arial" w:hAnsi="Arial" w:cs="Arial"/>
          <w:sz w:val="24"/>
          <w:szCs w:val="24"/>
        </w:rPr>
        <w:t xml:space="preserve">Ao propor um núcleo curricular comum para o </w:t>
      </w:r>
      <w:bookmarkStart w:id="33" w:name="_Hlk50884541"/>
      <w:r w:rsidR="00F80078">
        <w:rPr>
          <w:rFonts w:ascii="Arial" w:eastAsia="Arial" w:hAnsi="Arial" w:cs="Arial"/>
          <w:sz w:val="24"/>
          <w:szCs w:val="24"/>
        </w:rPr>
        <w:t>S</w:t>
      </w:r>
      <w:r w:rsidRPr="513968DD">
        <w:rPr>
          <w:rFonts w:ascii="Arial" w:eastAsia="Arial" w:hAnsi="Arial" w:cs="Arial"/>
          <w:sz w:val="24"/>
          <w:szCs w:val="24"/>
        </w:rPr>
        <w:t>istema SESI</w:t>
      </w:r>
      <w:bookmarkEnd w:id="33"/>
      <w:r w:rsidRPr="513968DD">
        <w:rPr>
          <w:rFonts w:ascii="Arial" w:eastAsia="Arial" w:hAnsi="Arial" w:cs="Arial"/>
          <w:sz w:val="24"/>
          <w:szCs w:val="24"/>
        </w:rPr>
        <w:t>, considera-se a BNCC como propulsor</w:t>
      </w:r>
      <w:r w:rsidR="00F80078">
        <w:rPr>
          <w:rFonts w:ascii="Arial" w:eastAsia="Arial" w:hAnsi="Arial" w:cs="Arial"/>
          <w:sz w:val="24"/>
          <w:szCs w:val="24"/>
        </w:rPr>
        <w:t>a</w:t>
      </w:r>
      <w:r w:rsidRPr="513968DD">
        <w:rPr>
          <w:rFonts w:ascii="Arial" w:eastAsia="Arial" w:hAnsi="Arial" w:cs="Arial"/>
          <w:sz w:val="24"/>
          <w:szCs w:val="24"/>
        </w:rPr>
        <w:t xml:space="preserve"> para a formulação des</w:t>
      </w:r>
      <w:r w:rsidR="00F80078">
        <w:rPr>
          <w:rFonts w:ascii="Arial" w:eastAsia="Arial" w:hAnsi="Arial" w:cs="Arial"/>
          <w:sz w:val="24"/>
          <w:szCs w:val="24"/>
        </w:rPr>
        <w:t>s</w:t>
      </w:r>
      <w:r w:rsidRPr="513968DD">
        <w:rPr>
          <w:rFonts w:ascii="Arial" w:eastAsia="Arial" w:hAnsi="Arial" w:cs="Arial"/>
          <w:sz w:val="24"/>
          <w:szCs w:val="24"/>
        </w:rPr>
        <w:t>e currículo.</w:t>
      </w:r>
    </w:p>
    <w:p w14:paraId="4082E3F7" w14:textId="77777777" w:rsidR="003B634F" w:rsidRPr="003025FD" w:rsidRDefault="003B634F" w:rsidP="513968DD">
      <w:pPr>
        <w:spacing w:after="0" w:line="360" w:lineRule="auto"/>
        <w:ind w:right="-284"/>
        <w:jc w:val="both"/>
        <w:rPr>
          <w:rFonts w:ascii="Arial" w:eastAsia="Arial" w:hAnsi="Arial" w:cs="Arial"/>
          <w:sz w:val="24"/>
          <w:szCs w:val="24"/>
        </w:rPr>
      </w:pPr>
    </w:p>
    <w:p w14:paraId="0871D654" w14:textId="5042B6B9" w:rsidR="003B634F" w:rsidRPr="009C74D0" w:rsidRDefault="4AE4DBA4" w:rsidP="009C74D0">
      <w:pPr>
        <w:jc w:val="both"/>
        <w:rPr>
          <w:rFonts w:ascii="Arial" w:eastAsia="Arial" w:hAnsi="Arial" w:cs="Arial"/>
          <w:sz w:val="24"/>
          <w:szCs w:val="24"/>
        </w:rPr>
      </w:pPr>
      <w:r w:rsidRPr="513968DD">
        <w:rPr>
          <w:rFonts w:ascii="Arial" w:eastAsia="Arial" w:hAnsi="Arial" w:cs="Arial"/>
          <w:sz w:val="24"/>
          <w:szCs w:val="24"/>
        </w:rPr>
        <w:t xml:space="preserve">Define-se a BNCC como: </w:t>
      </w:r>
    </w:p>
    <w:p w14:paraId="1237FB42" w14:textId="4665618C" w:rsidR="003B634F" w:rsidRPr="009C74D0" w:rsidRDefault="593EA126" w:rsidP="001C21BA">
      <w:pPr>
        <w:pStyle w:val="Citao"/>
      </w:pPr>
      <w:r w:rsidRPr="348CD16B">
        <w:t xml:space="preserve">[...] </w:t>
      </w:r>
      <w:r w:rsidR="72DF1E4F" w:rsidRPr="348CD16B">
        <w:t>um documento de caráter normativo que define o conjunto orgânico e progressivo de aprendizagens essenciais que todos os alunos devem desenvolver ao longo das etapas e modalidades da Educação Básica, de modo a que tenham assegurados seus direitos de aprendizagem e desenvolvimento</w:t>
      </w:r>
      <w:r w:rsidR="33064EA0" w:rsidRPr="348CD16B">
        <w:t xml:space="preserve"> </w:t>
      </w:r>
      <w:r w:rsidR="72DF1E4F" w:rsidRPr="348CD16B">
        <w:t>(B</w:t>
      </w:r>
      <w:r w:rsidR="398D19F3" w:rsidRPr="348CD16B">
        <w:t>RASIL</w:t>
      </w:r>
      <w:r w:rsidR="72DF1E4F" w:rsidRPr="348CD16B">
        <w:t xml:space="preserve">, </w:t>
      </w:r>
      <w:r w:rsidR="44E8DCA5" w:rsidRPr="348CD16B">
        <w:t xml:space="preserve">2017, </w:t>
      </w:r>
      <w:r w:rsidR="72DF1E4F" w:rsidRPr="348CD16B">
        <w:t>p.</w:t>
      </w:r>
      <w:r w:rsidR="00F80078">
        <w:t xml:space="preserve"> </w:t>
      </w:r>
      <w:r w:rsidR="72DF1E4F" w:rsidRPr="348CD16B">
        <w:t>8)</w:t>
      </w:r>
      <w:r w:rsidR="00F80078">
        <w:t>.</w:t>
      </w:r>
    </w:p>
    <w:p w14:paraId="08AEC2EF" w14:textId="76C9EC99" w:rsidR="003B634F" w:rsidRPr="003025FD" w:rsidRDefault="72DF1E4F" w:rsidP="4D4C1997">
      <w:pPr>
        <w:spacing w:after="0" w:line="360" w:lineRule="auto"/>
        <w:ind w:right="-284" w:firstLine="720"/>
        <w:jc w:val="both"/>
        <w:rPr>
          <w:rFonts w:ascii="Arial" w:eastAsia="Arial" w:hAnsi="Arial" w:cs="Arial"/>
          <w:sz w:val="24"/>
          <w:szCs w:val="24"/>
        </w:rPr>
      </w:pPr>
      <w:r w:rsidRPr="4FD16B59">
        <w:rPr>
          <w:rFonts w:ascii="Arial" w:eastAsia="Arial" w:hAnsi="Arial" w:cs="Arial"/>
          <w:sz w:val="24"/>
          <w:szCs w:val="24"/>
        </w:rPr>
        <w:lastRenderedPageBreak/>
        <w:t xml:space="preserve">Sendo assim, a </w:t>
      </w:r>
      <w:r w:rsidR="0D11CEC6" w:rsidRPr="4FD16B59">
        <w:rPr>
          <w:rFonts w:ascii="Arial" w:eastAsia="Arial" w:hAnsi="Arial" w:cs="Arial"/>
          <w:sz w:val="24"/>
          <w:szCs w:val="24"/>
        </w:rPr>
        <w:t>BNCC</w:t>
      </w:r>
      <w:r w:rsidRPr="4FD16B59">
        <w:rPr>
          <w:rFonts w:ascii="Arial" w:eastAsia="Arial" w:hAnsi="Arial" w:cs="Arial"/>
          <w:sz w:val="24"/>
          <w:szCs w:val="24"/>
        </w:rPr>
        <w:t xml:space="preserve"> é um documento normativo que define o conjunto de aprendizagens essenciais em que todos os estudantes, independentemente de onde vivem ou estudam, possam </w:t>
      </w:r>
      <w:r w:rsidR="00CD70AE">
        <w:rPr>
          <w:rFonts w:ascii="Arial" w:eastAsia="Arial" w:hAnsi="Arial" w:cs="Arial"/>
          <w:sz w:val="24"/>
          <w:szCs w:val="24"/>
        </w:rPr>
        <w:t>ter</w:t>
      </w:r>
      <w:r w:rsidR="00F80078">
        <w:rPr>
          <w:rFonts w:ascii="Arial" w:eastAsia="Arial" w:hAnsi="Arial" w:cs="Arial"/>
          <w:sz w:val="24"/>
          <w:szCs w:val="24"/>
        </w:rPr>
        <w:t>,</w:t>
      </w:r>
      <w:r w:rsidR="60D228FD" w:rsidRPr="4FD16B59">
        <w:rPr>
          <w:rFonts w:ascii="Arial" w:eastAsia="Arial" w:hAnsi="Arial" w:cs="Arial"/>
          <w:sz w:val="24"/>
          <w:szCs w:val="24"/>
        </w:rPr>
        <w:t xml:space="preserve"> </w:t>
      </w:r>
      <w:r w:rsidRPr="4FD16B59">
        <w:rPr>
          <w:rFonts w:ascii="Arial" w:eastAsia="Arial" w:hAnsi="Arial" w:cs="Arial"/>
          <w:sz w:val="24"/>
          <w:szCs w:val="24"/>
        </w:rPr>
        <w:t xml:space="preserve">ao longo das etapas e modalidades da Educação Básica, um desenvolvimento global para que assim contribuam </w:t>
      </w:r>
      <w:r w:rsidR="4CB60C98" w:rsidRPr="4FD16B59">
        <w:rPr>
          <w:rFonts w:ascii="Arial" w:eastAsia="Arial" w:hAnsi="Arial" w:cs="Arial"/>
          <w:sz w:val="24"/>
          <w:szCs w:val="24"/>
        </w:rPr>
        <w:t>n</w:t>
      </w:r>
      <w:r w:rsidRPr="4FD16B59">
        <w:rPr>
          <w:rFonts w:ascii="Arial" w:eastAsia="Arial" w:hAnsi="Arial" w:cs="Arial"/>
          <w:sz w:val="24"/>
          <w:szCs w:val="24"/>
        </w:rPr>
        <w:t>a formação de uma sociedade igualitária, ética e sustentável</w:t>
      </w:r>
      <w:r w:rsidR="1D4DCE97" w:rsidRPr="4FD16B59">
        <w:rPr>
          <w:rFonts w:ascii="Arial" w:eastAsia="Arial" w:hAnsi="Arial" w:cs="Arial"/>
          <w:sz w:val="24"/>
          <w:szCs w:val="24"/>
        </w:rPr>
        <w:t>,</w:t>
      </w:r>
      <w:r w:rsidRPr="4FD16B59">
        <w:rPr>
          <w:rFonts w:ascii="Arial" w:eastAsia="Arial" w:hAnsi="Arial" w:cs="Arial"/>
          <w:sz w:val="24"/>
          <w:szCs w:val="24"/>
        </w:rPr>
        <w:t xml:space="preserve"> numa tentativa de reduzir as diferenças de oportunidades enfrentadas entre as </w:t>
      </w:r>
      <w:r w:rsidR="4BA403FB" w:rsidRPr="4FD16B59">
        <w:rPr>
          <w:rFonts w:ascii="Arial" w:eastAsia="Arial" w:hAnsi="Arial" w:cs="Arial"/>
          <w:sz w:val="24"/>
          <w:szCs w:val="24"/>
        </w:rPr>
        <w:t>diversas r</w:t>
      </w:r>
      <w:r w:rsidRPr="4FD16B59">
        <w:rPr>
          <w:rFonts w:ascii="Arial" w:eastAsia="Arial" w:hAnsi="Arial" w:cs="Arial"/>
          <w:sz w:val="24"/>
          <w:szCs w:val="24"/>
        </w:rPr>
        <w:t>egiões do país em seu processo educativo</w:t>
      </w:r>
      <w:r w:rsidR="47701AE2" w:rsidRPr="4FD16B59">
        <w:rPr>
          <w:rFonts w:ascii="Arial" w:eastAsia="Arial" w:hAnsi="Arial" w:cs="Arial"/>
          <w:sz w:val="24"/>
          <w:szCs w:val="24"/>
        </w:rPr>
        <w:t>,</w:t>
      </w:r>
      <w:r w:rsidR="48FE5588" w:rsidRPr="4FD16B59">
        <w:rPr>
          <w:rFonts w:ascii="Arial" w:eastAsia="Arial" w:hAnsi="Arial" w:cs="Arial"/>
          <w:sz w:val="24"/>
          <w:szCs w:val="24"/>
        </w:rPr>
        <w:t xml:space="preserve"> </w:t>
      </w:r>
      <w:r w:rsidR="0C1755DB" w:rsidRPr="4FD16B59">
        <w:rPr>
          <w:rFonts w:ascii="Arial" w:eastAsia="Arial" w:hAnsi="Arial" w:cs="Arial"/>
          <w:sz w:val="24"/>
          <w:szCs w:val="24"/>
        </w:rPr>
        <w:t>r</w:t>
      </w:r>
      <w:r w:rsidRPr="4FD16B59">
        <w:rPr>
          <w:rFonts w:ascii="Arial" w:eastAsia="Arial" w:hAnsi="Arial" w:cs="Arial"/>
          <w:sz w:val="24"/>
          <w:szCs w:val="24"/>
        </w:rPr>
        <w:t>econhecendo a necessidade de práticas educativas inclusivas.</w:t>
      </w:r>
    </w:p>
    <w:p w14:paraId="337907E4" w14:textId="77777777" w:rsidR="003B634F" w:rsidRPr="003025FD" w:rsidRDefault="003B634F" w:rsidP="003B634F">
      <w:pPr>
        <w:spacing w:after="0" w:line="360" w:lineRule="auto"/>
        <w:ind w:right="-284"/>
        <w:jc w:val="both"/>
        <w:rPr>
          <w:rFonts w:ascii="Arial" w:eastAsia="Arial" w:hAnsi="Arial" w:cs="Arial"/>
          <w:sz w:val="24"/>
          <w:szCs w:val="24"/>
        </w:rPr>
      </w:pPr>
    </w:p>
    <w:p w14:paraId="454A2B63" w14:textId="3B869029" w:rsidR="003B634F" w:rsidRPr="003025FD" w:rsidRDefault="7067686B" w:rsidP="001C21BA">
      <w:pPr>
        <w:pStyle w:val="Ttulo2"/>
        <w:rPr>
          <w:rFonts w:eastAsia="Arial"/>
        </w:rPr>
      </w:pPr>
      <w:bookmarkStart w:id="34" w:name="_Toc51939480"/>
      <w:r w:rsidRPr="513968DD">
        <w:rPr>
          <w:rFonts w:eastAsia="Arial"/>
        </w:rPr>
        <w:t xml:space="preserve">5.1 </w:t>
      </w:r>
      <w:r w:rsidR="097753CD" w:rsidRPr="513968DD">
        <w:rPr>
          <w:rFonts w:eastAsia="Arial"/>
        </w:rPr>
        <w:t>Competências gerais da Educação Básica</w:t>
      </w:r>
      <w:bookmarkEnd w:id="34"/>
    </w:p>
    <w:p w14:paraId="465519EA" w14:textId="45D1A9F4" w:rsidR="003B634F" w:rsidRPr="009C74D0" w:rsidRDefault="48E551DB" w:rsidP="001C21BA">
      <w:pPr>
        <w:pStyle w:val="Citao"/>
        <w:rPr>
          <w:rFonts w:eastAsia="Arial"/>
        </w:rPr>
      </w:pPr>
      <w:r w:rsidRPr="009C74D0">
        <w:t>Ao longo da Educação Básica, as aprendizagens essenciais definidas na BNCC devem concorrer para assegurar aos estudantes o desenvolvimento de dez</w:t>
      </w:r>
      <w:r w:rsidR="00763886">
        <w:t xml:space="preserve"> </w:t>
      </w:r>
      <w:r w:rsidRPr="009C74D0">
        <w:rPr>
          <w:rStyle w:val="Forte"/>
          <w:rFonts w:cs="Arial"/>
          <w:color w:val="000000" w:themeColor="text1"/>
        </w:rPr>
        <w:t>competências gerais</w:t>
      </w:r>
      <w:r w:rsidRPr="009C74D0">
        <w:t>, que consubstanciam, no âmbito pedagógico, os direitos de aprendizagem e desenvolvimento</w:t>
      </w:r>
      <w:r w:rsidR="009C74D0" w:rsidRPr="009C74D0">
        <w:t xml:space="preserve"> </w:t>
      </w:r>
      <w:r w:rsidR="07C5C7AA" w:rsidRPr="009C74D0">
        <w:rPr>
          <w:rFonts w:eastAsia="Arial"/>
        </w:rPr>
        <w:t>(</w:t>
      </w:r>
      <w:r w:rsidR="3741CE40" w:rsidRPr="009C74D0">
        <w:rPr>
          <w:rFonts w:eastAsia="Arial"/>
        </w:rPr>
        <w:t>B</w:t>
      </w:r>
      <w:r w:rsidR="0D46DDCC" w:rsidRPr="009C74D0">
        <w:rPr>
          <w:rFonts w:eastAsia="Arial"/>
        </w:rPr>
        <w:t>RASIL</w:t>
      </w:r>
      <w:r w:rsidR="45280D2B" w:rsidRPr="009C74D0">
        <w:rPr>
          <w:rFonts w:eastAsia="Arial"/>
        </w:rPr>
        <w:t>, 2017, p.</w:t>
      </w:r>
      <w:r w:rsidR="00763886">
        <w:rPr>
          <w:rFonts w:eastAsia="Arial"/>
        </w:rPr>
        <w:t xml:space="preserve"> </w:t>
      </w:r>
      <w:r w:rsidR="45280D2B" w:rsidRPr="009C74D0">
        <w:rPr>
          <w:rFonts w:eastAsia="Arial"/>
        </w:rPr>
        <w:t>8</w:t>
      </w:r>
      <w:r w:rsidR="7AAE5C05" w:rsidRPr="009C74D0">
        <w:rPr>
          <w:rFonts w:eastAsia="Arial"/>
        </w:rPr>
        <w:t>)</w:t>
      </w:r>
      <w:r w:rsidR="00CD70AE">
        <w:rPr>
          <w:rFonts w:eastAsia="Arial"/>
        </w:rPr>
        <w:t>.</w:t>
      </w:r>
    </w:p>
    <w:p w14:paraId="49ED3673" w14:textId="05A162CE" w:rsidR="003B634F" w:rsidRPr="003025FD" w:rsidRDefault="097753CD" w:rsidP="4D4C1997">
      <w:pPr>
        <w:spacing w:after="0" w:line="360" w:lineRule="auto"/>
        <w:ind w:right="-284" w:firstLine="720"/>
        <w:jc w:val="both"/>
        <w:rPr>
          <w:rFonts w:ascii="Arial" w:eastAsia="Arial" w:hAnsi="Arial" w:cs="Arial"/>
          <w:sz w:val="24"/>
          <w:szCs w:val="24"/>
        </w:rPr>
      </w:pPr>
      <w:r w:rsidRPr="4FD16B59">
        <w:rPr>
          <w:rFonts w:ascii="Arial" w:eastAsia="Arial" w:hAnsi="Arial" w:cs="Arial"/>
          <w:sz w:val="24"/>
          <w:szCs w:val="24"/>
          <w:highlight w:val="white"/>
        </w:rPr>
        <w:t>Como indicadores seguros para a organização da proposta curricu</w:t>
      </w:r>
      <w:r w:rsidRPr="4FD16B59">
        <w:rPr>
          <w:rFonts w:ascii="Arial" w:eastAsia="Arial" w:hAnsi="Arial" w:cs="Arial"/>
          <w:sz w:val="24"/>
          <w:szCs w:val="24"/>
        </w:rPr>
        <w:t>lar, as Competências Gerais da Educação Básica</w:t>
      </w:r>
      <w:r w:rsidR="0FA1E54C" w:rsidRPr="4FD16B59">
        <w:rPr>
          <w:rFonts w:ascii="Arial" w:eastAsia="Arial" w:hAnsi="Arial" w:cs="Arial"/>
          <w:sz w:val="24"/>
          <w:szCs w:val="24"/>
        </w:rPr>
        <w:t xml:space="preserve"> </w:t>
      </w:r>
      <w:r w:rsidRPr="4FD16B59">
        <w:rPr>
          <w:rFonts w:ascii="Arial" w:eastAsia="Arial" w:hAnsi="Arial" w:cs="Arial"/>
          <w:sz w:val="24"/>
          <w:szCs w:val="24"/>
        </w:rPr>
        <w:t>tornam-se imprescindíveis, pois inter-relacionam</w:t>
      </w:r>
      <w:r w:rsidR="00CD70AE">
        <w:rPr>
          <w:rFonts w:ascii="Arial" w:eastAsia="Arial" w:hAnsi="Arial" w:cs="Arial"/>
          <w:sz w:val="24"/>
          <w:szCs w:val="24"/>
        </w:rPr>
        <w:t>-se</w:t>
      </w:r>
      <w:r w:rsidRPr="4FD16B59">
        <w:rPr>
          <w:rFonts w:ascii="Arial" w:eastAsia="Arial" w:hAnsi="Arial" w:cs="Arial"/>
          <w:sz w:val="24"/>
          <w:szCs w:val="24"/>
        </w:rPr>
        <w:t xml:space="preserve"> e se desdobram</w:t>
      </w:r>
      <w:r w:rsidR="00CD70AE">
        <w:rPr>
          <w:rFonts w:ascii="Arial" w:eastAsia="Arial" w:hAnsi="Arial" w:cs="Arial"/>
          <w:sz w:val="24"/>
          <w:szCs w:val="24"/>
        </w:rPr>
        <w:t>-se</w:t>
      </w:r>
      <w:r w:rsidRPr="4FD16B59">
        <w:rPr>
          <w:rFonts w:ascii="Arial" w:eastAsia="Arial" w:hAnsi="Arial" w:cs="Arial"/>
          <w:sz w:val="24"/>
          <w:szCs w:val="24"/>
        </w:rPr>
        <w:t xml:space="preserve"> ao longo d</w:t>
      </w:r>
      <w:r w:rsidR="4A6E90CD" w:rsidRPr="4FD16B59">
        <w:rPr>
          <w:rFonts w:ascii="Arial" w:eastAsia="Arial" w:hAnsi="Arial" w:cs="Arial"/>
          <w:sz w:val="24"/>
          <w:szCs w:val="24"/>
        </w:rPr>
        <w:t>essas</w:t>
      </w:r>
      <w:r w:rsidRPr="4FD16B59">
        <w:rPr>
          <w:rFonts w:ascii="Arial" w:eastAsia="Arial" w:hAnsi="Arial" w:cs="Arial"/>
          <w:sz w:val="24"/>
          <w:szCs w:val="24"/>
        </w:rPr>
        <w:t xml:space="preserve"> etapas</w:t>
      </w:r>
      <w:r w:rsidR="386B3DCD" w:rsidRPr="4FD16B59">
        <w:rPr>
          <w:rFonts w:ascii="Arial" w:eastAsia="Arial" w:hAnsi="Arial" w:cs="Arial"/>
          <w:sz w:val="24"/>
          <w:szCs w:val="24"/>
        </w:rPr>
        <w:t xml:space="preserve">, </w:t>
      </w:r>
      <w:r w:rsidRPr="4FD16B59">
        <w:rPr>
          <w:rFonts w:ascii="Arial" w:eastAsia="Arial" w:hAnsi="Arial" w:cs="Arial"/>
          <w:sz w:val="24"/>
          <w:szCs w:val="24"/>
        </w:rPr>
        <w:t>adequando</w:t>
      </w:r>
      <w:r w:rsidR="6DD7B968" w:rsidRPr="4FD16B59">
        <w:rPr>
          <w:rFonts w:ascii="Arial" w:eastAsia="Arial" w:hAnsi="Arial" w:cs="Arial"/>
          <w:sz w:val="24"/>
          <w:szCs w:val="24"/>
        </w:rPr>
        <w:t>-se</w:t>
      </w:r>
      <w:r w:rsidRPr="4FD16B59">
        <w:rPr>
          <w:rFonts w:ascii="Arial" w:eastAsia="Arial" w:hAnsi="Arial" w:cs="Arial"/>
          <w:sz w:val="24"/>
          <w:szCs w:val="24"/>
        </w:rPr>
        <w:t xml:space="preserve"> às características de cada fase do desenvolvimento d</w:t>
      </w:r>
      <w:r w:rsidR="04FB510A" w:rsidRPr="4FD16B59">
        <w:rPr>
          <w:rFonts w:ascii="Arial" w:eastAsia="Arial" w:hAnsi="Arial" w:cs="Arial"/>
          <w:sz w:val="24"/>
          <w:szCs w:val="24"/>
        </w:rPr>
        <w:t>as crianças</w:t>
      </w:r>
      <w:r w:rsidRPr="4FD16B59">
        <w:rPr>
          <w:rFonts w:ascii="Arial" w:eastAsia="Arial" w:hAnsi="Arial" w:cs="Arial"/>
          <w:sz w:val="24"/>
          <w:szCs w:val="24"/>
        </w:rPr>
        <w:t xml:space="preserve">, assegurando como resultado desse processo o desenvolvimento da formação humana integral. Por isso, essas competências estarão presentes em todas as etapas da Educação Básica na </w:t>
      </w:r>
      <w:r w:rsidR="00A209B3">
        <w:rPr>
          <w:rFonts w:ascii="Arial" w:eastAsia="Arial" w:hAnsi="Arial" w:cs="Arial"/>
          <w:sz w:val="24"/>
          <w:szCs w:val="24"/>
        </w:rPr>
        <w:t>Proposta Curricular SESI</w:t>
      </w:r>
      <w:r w:rsidRPr="4FD16B59">
        <w:rPr>
          <w:rFonts w:ascii="Arial" w:eastAsia="Arial" w:hAnsi="Arial" w:cs="Arial"/>
          <w:sz w:val="24"/>
          <w:szCs w:val="24"/>
        </w:rPr>
        <w:t xml:space="preserve">. São elas: </w:t>
      </w:r>
    </w:p>
    <w:p w14:paraId="3BA7DFFD" w14:textId="77777777" w:rsidR="003B634F" w:rsidRPr="001C21BA" w:rsidRDefault="48E551DB" w:rsidP="001C21BA">
      <w:pPr>
        <w:numPr>
          <w:ilvl w:val="0"/>
          <w:numId w:val="20"/>
        </w:numPr>
        <w:spacing w:after="0" w:line="240" w:lineRule="auto"/>
        <w:ind w:left="2268"/>
        <w:jc w:val="both"/>
        <w:rPr>
          <w:rFonts w:ascii="Arial" w:hAnsi="Arial" w:cs="Arial"/>
          <w:color w:val="000000" w:themeColor="text1"/>
          <w:sz w:val="20"/>
          <w:szCs w:val="20"/>
        </w:rPr>
      </w:pPr>
      <w:r w:rsidRPr="001C21BA">
        <w:rPr>
          <w:rFonts w:ascii="Arial" w:hAnsi="Arial" w:cs="Arial"/>
          <w:color w:val="000000" w:themeColor="text1"/>
          <w:sz w:val="20"/>
          <w:szCs w:val="20"/>
        </w:rPr>
        <w:t>Valorizar e utilizar os conhecimentos historicamente construídos sobre o mundo físico, social, cultural e digital para entender e explicar a realidade, continuar aprendendo e colaborar para a construção de uma sociedade justa, democrática e inclusiva.</w:t>
      </w:r>
    </w:p>
    <w:p w14:paraId="2C37D260" w14:textId="77777777" w:rsidR="003B634F" w:rsidRPr="001C21BA" w:rsidRDefault="48E551DB" w:rsidP="001C21BA">
      <w:pPr>
        <w:numPr>
          <w:ilvl w:val="0"/>
          <w:numId w:val="20"/>
        </w:numPr>
        <w:spacing w:after="0" w:line="240" w:lineRule="auto"/>
        <w:ind w:left="2268"/>
        <w:jc w:val="both"/>
        <w:rPr>
          <w:rFonts w:ascii="Arial" w:hAnsi="Arial" w:cs="Arial"/>
          <w:color w:val="000000" w:themeColor="text1"/>
          <w:sz w:val="20"/>
          <w:szCs w:val="20"/>
        </w:rPr>
      </w:pPr>
      <w:r w:rsidRPr="001C21BA">
        <w:rPr>
          <w:rFonts w:ascii="Arial" w:hAnsi="Arial" w:cs="Arial"/>
          <w:color w:val="000000" w:themeColor="text1"/>
          <w:sz w:val="20"/>
          <w:szCs w:val="20"/>
        </w:rPr>
        <w:t>Exercitar a curiosidade intelectual e recorrer à abordagem própria das ciências, incluindo a investigação, a reflexão, a análise crítica, a imaginação e a criatividade, para investigar causas, elaborar e testar hipóteses, formular e resolver problemas e criar soluções (inclusive tecnológicas) com base nos conhecimentos das diferentes áreas.</w:t>
      </w:r>
    </w:p>
    <w:p w14:paraId="4BE921DD" w14:textId="77777777" w:rsidR="003B634F" w:rsidRPr="001C21BA" w:rsidRDefault="48E551DB" w:rsidP="001C21BA">
      <w:pPr>
        <w:numPr>
          <w:ilvl w:val="0"/>
          <w:numId w:val="20"/>
        </w:numPr>
        <w:spacing w:after="0" w:line="240" w:lineRule="auto"/>
        <w:ind w:left="2268"/>
        <w:jc w:val="both"/>
        <w:rPr>
          <w:rFonts w:ascii="Arial" w:hAnsi="Arial" w:cs="Arial"/>
          <w:color w:val="000000" w:themeColor="text1"/>
          <w:sz w:val="20"/>
          <w:szCs w:val="20"/>
        </w:rPr>
      </w:pPr>
      <w:r w:rsidRPr="001C21BA">
        <w:rPr>
          <w:rFonts w:ascii="Arial" w:hAnsi="Arial" w:cs="Arial"/>
          <w:color w:val="000000" w:themeColor="text1"/>
          <w:sz w:val="20"/>
          <w:szCs w:val="20"/>
        </w:rPr>
        <w:t xml:space="preserve">Valorizar e fruir as diversas manifestações artísticas e culturais, das locais às mundiais, </w:t>
      </w:r>
      <w:proofErr w:type="gramStart"/>
      <w:r w:rsidRPr="001C21BA">
        <w:rPr>
          <w:rFonts w:ascii="Arial" w:hAnsi="Arial" w:cs="Arial"/>
          <w:color w:val="000000" w:themeColor="text1"/>
          <w:sz w:val="20"/>
          <w:szCs w:val="20"/>
        </w:rPr>
        <w:t>e também</w:t>
      </w:r>
      <w:proofErr w:type="gramEnd"/>
      <w:r w:rsidRPr="001C21BA">
        <w:rPr>
          <w:rFonts w:ascii="Arial" w:hAnsi="Arial" w:cs="Arial"/>
          <w:color w:val="000000" w:themeColor="text1"/>
          <w:sz w:val="20"/>
          <w:szCs w:val="20"/>
        </w:rPr>
        <w:t xml:space="preserve"> participar de práticas diversificadas da produção artístico-cultural.</w:t>
      </w:r>
    </w:p>
    <w:p w14:paraId="5F56A762" w14:textId="77777777" w:rsidR="003B634F" w:rsidRPr="001C21BA" w:rsidRDefault="48E551DB" w:rsidP="001C21BA">
      <w:pPr>
        <w:numPr>
          <w:ilvl w:val="0"/>
          <w:numId w:val="20"/>
        </w:numPr>
        <w:spacing w:after="0" w:line="240" w:lineRule="auto"/>
        <w:ind w:left="2268"/>
        <w:jc w:val="both"/>
        <w:rPr>
          <w:rFonts w:ascii="Arial" w:hAnsi="Arial" w:cs="Arial"/>
          <w:color w:val="000000" w:themeColor="text1"/>
          <w:sz w:val="20"/>
          <w:szCs w:val="20"/>
        </w:rPr>
      </w:pPr>
      <w:r w:rsidRPr="001C21BA">
        <w:rPr>
          <w:rFonts w:ascii="Arial" w:hAnsi="Arial" w:cs="Arial"/>
          <w:color w:val="000000" w:themeColor="text1"/>
          <w:sz w:val="20"/>
          <w:szCs w:val="20"/>
        </w:rPr>
        <w:t>Utilizar diferentes linguagens – verbal (oral ou visual-motora, como Libras, e escrita), corporal, visual, sonora e digital –, bem como conhecimentos das linguagens artística, matemática e científica, para se expressar e partilhar informações, experiências, ideias e sentimentos em diferentes contextos e produzir sentidos que levem ao entendimento mútuo.</w:t>
      </w:r>
    </w:p>
    <w:p w14:paraId="420591B3" w14:textId="77777777" w:rsidR="003B634F" w:rsidRPr="001C21BA" w:rsidRDefault="48E551DB" w:rsidP="001C21BA">
      <w:pPr>
        <w:numPr>
          <w:ilvl w:val="0"/>
          <w:numId w:val="20"/>
        </w:numPr>
        <w:spacing w:after="0" w:line="240" w:lineRule="auto"/>
        <w:ind w:left="2268"/>
        <w:jc w:val="both"/>
        <w:rPr>
          <w:rFonts w:ascii="Arial" w:hAnsi="Arial" w:cs="Arial"/>
          <w:color w:val="000000" w:themeColor="text1"/>
          <w:sz w:val="20"/>
          <w:szCs w:val="20"/>
        </w:rPr>
      </w:pPr>
      <w:r w:rsidRPr="001C21BA">
        <w:rPr>
          <w:rFonts w:ascii="Arial" w:hAnsi="Arial" w:cs="Arial"/>
          <w:color w:val="000000" w:themeColor="text1"/>
          <w:sz w:val="20"/>
          <w:szCs w:val="20"/>
        </w:rPr>
        <w:lastRenderedPageBreak/>
        <w:t>Compreender, utilizar e criar tecnologias digitais de informação e comunicação de forma crítica, significativa, reflexiva e ética nas diversas práticas sociais (incluindo as escolares) para se comunicar, acessar e disseminar informações, produzir conhecimentos, resolver problemas e exercer protagonismo e autoria na vida pessoal e coletiva.</w:t>
      </w:r>
    </w:p>
    <w:p w14:paraId="3D3CE2AB" w14:textId="77777777" w:rsidR="003B634F" w:rsidRPr="001C21BA" w:rsidRDefault="48E551DB" w:rsidP="001C21BA">
      <w:pPr>
        <w:numPr>
          <w:ilvl w:val="0"/>
          <w:numId w:val="20"/>
        </w:numPr>
        <w:spacing w:after="0" w:line="240" w:lineRule="auto"/>
        <w:ind w:left="2268"/>
        <w:jc w:val="both"/>
        <w:rPr>
          <w:rFonts w:ascii="Arial" w:hAnsi="Arial" w:cs="Arial"/>
          <w:color w:val="000000" w:themeColor="text1"/>
          <w:sz w:val="20"/>
          <w:szCs w:val="20"/>
        </w:rPr>
      </w:pPr>
      <w:r w:rsidRPr="001C21BA">
        <w:rPr>
          <w:rFonts w:ascii="Arial" w:hAnsi="Arial" w:cs="Arial"/>
          <w:color w:val="000000" w:themeColor="text1"/>
          <w:sz w:val="20"/>
          <w:szCs w:val="20"/>
        </w:rPr>
        <w:t>Valorizar a diversidade de saberes e vivências culturais e apropriar-se de conhecimentos e experiências que lhe possibilitem entender as relações próprias do mundo do trabalho e fazer escolhas alinhadas ao exercício da cidadania e ao seu projeto de vida, com liberdade, autonomia, consciência crítica e responsabilidade.</w:t>
      </w:r>
    </w:p>
    <w:p w14:paraId="1B5D79E6" w14:textId="77777777" w:rsidR="003B634F" w:rsidRPr="001C21BA" w:rsidRDefault="48E551DB" w:rsidP="001C21BA">
      <w:pPr>
        <w:numPr>
          <w:ilvl w:val="0"/>
          <w:numId w:val="20"/>
        </w:numPr>
        <w:spacing w:after="0" w:line="240" w:lineRule="auto"/>
        <w:ind w:left="2268"/>
        <w:jc w:val="both"/>
        <w:rPr>
          <w:rFonts w:ascii="Arial" w:hAnsi="Arial" w:cs="Arial"/>
          <w:color w:val="000000" w:themeColor="text1"/>
          <w:sz w:val="20"/>
          <w:szCs w:val="20"/>
        </w:rPr>
      </w:pPr>
      <w:r w:rsidRPr="001C21BA">
        <w:rPr>
          <w:rFonts w:ascii="Arial" w:hAnsi="Arial" w:cs="Arial"/>
          <w:color w:val="000000" w:themeColor="text1"/>
          <w:sz w:val="20"/>
          <w:szCs w:val="20"/>
        </w:rPr>
        <w:t>Argumentar com base em fatos, dados e informações confiáveis, para formular, negociar e defender ideias, pontos de vista e decisões comuns que respeitem e promovam os direitos humanos, a consciência socioambiental e o consumo responsável em âmbito local, regional e global, com posicionamento ético em relação ao cuidado de si mesmo, dos outros e do planeta.</w:t>
      </w:r>
    </w:p>
    <w:p w14:paraId="584D01B6" w14:textId="77777777" w:rsidR="003B634F" w:rsidRPr="001C21BA" w:rsidRDefault="48E551DB" w:rsidP="001C21BA">
      <w:pPr>
        <w:numPr>
          <w:ilvl w:val="0"/>
          <w:numId w:val="20"/>
        </w:numPr>
        <w:spacing w:after="0" w:line="240" w:lineRule="auto"/>
        <w:ind w:left="2268"/>
        <w:jc w:val="both"/>
        <w:rPr>
          <w:rFonts w:ascii="Arial" w:hAnsi="Arial" w:cs="Arial"/>
          <w:color w:val="000000" w:themeColor="text1"/>
          <w:sz w:val="20"/>
          <w:szCs w:val="20"/>
        </w:rPr>
      </w:pPr>
      <w:r w:rsidRPr="001C21BA">
        <w:rPr>
          <w:rFonts w:ascii="Arial" w:hAnsi="Arial" w:cs="Arial"/>
          <w:color w:val="000000" w:themeColor="text1"/>
          <w:sz w:val="20"/>
          <w:szCs w:val="20"/>
        </w:rPr>
        <w:t>Conhecer-se, apreciar-se e cuidar de sua saúde física e emocional, compreendendo-se na diversidade humana e reconhecendo suas emoções e as dos outros, com autocrítica e capacidade para lidar com elas.</w:t>
      </w:r>
    </w:p>
    <w:p w14:paraId="5D4F5538" w14:textId="77777777" w:rsidR="003B634F" w:rsidRPr="001C21BA" w:rsidRDefault="48E551DB" w:rsidP="001C21BA">
      <w:pPr>
        <w:numPr>
          <w:ilvl w:val="0"/>
          <w:numId w:val="20"/>
        </w:numPr>
        <w:spacing w:after="0" w:line="240" w:lineRule="auto"/>
        <w:ind w:left="2268"/>
        <w:jc w:val="both"/>
        <w:rPr>
          <w:rFonts w:ascii="Arial" w:hAnsi="Arial" w:cs="Arial"/>
          <w:color w:val="000000" w:themeColor="text1"/>
          <w:sz w:val="20"/>
          <w:szCs w:val="20"/>
        </w:rPr>
      </w:pPr>
      <w:r w:rsidRPr="001C21BA">
        <w:rPr>
          <w:rFonts w:ascii="Arial" w:hAnsi="Arial" w:cs="Arial"/>
          <w:color w:val="000000" w:themeColor="text1"/>
          <w:sz w:val="20"/>
          <w:szCs w:val="20"/>
        </w:rPr>
        <w:t>Exercitar a empatia, o diálogo, a resolução de conflitos e a cooperação, fazendo-se respeitar e promovendo o respeito ao outro e aos direitos humanos, com acolhimento e valorização da diversidade de indivíduos e de grupos sociais, seus saberes, identidades, culturas e potencialidades, sem preconceitos de qualquer natureza.</w:t>
      </w:r>
    </w:p>
    <w:p w14:paraId="503868D9" w14:textId="22077AF5" w:rsidR="003B634F" w:rsidRPr="001C21BA" w:rsidRDefault="48E551DB" w:rsidP="001C21BA">
      <w:pPr>
        <w:numPr>
          <w:ilvl w:val="0"/>
          <w:numId w:val="20"/>
        </w:numPr>
        <w:spacing w:after="0" w:line="240" w:lineRule="auto"/>
        <w:ind w:left="2268" w:right="-284"/>
        <w:jc w:val="both"/>
        <w:rPr>
          <w:rFonts w:ascii="Arial" w:eastAsia="Arial" w:hAnsi="Arial" w:cs="Arial"/>
          <w:sz w:val="20"/>
          <w:szCs w:val="20"/>
        </w:rPr>
      </w:pPr>
      <w:r w:rsidRPr="001C21BA">
        <w:rPr>
          <w:rFonts w:ascii="Arial" w:hAnsi="Arial" w:cs="Arial"/>
          <w:color w:val="000000" w:themeColor="text1"/>
          <w:sz w:val="20"/>
          <w:szCs w:val="20"/>
        </w:rPr>
        <w:t>Agir pessoal e coletivamente com autonomia, responsabilidade, flexibilidade, resiliência e determinação, tomando decisões com base em princípios éticos, democráticos, inclusivos, sustentáveis e solidários</w:t>
      </w:r>
      <w:r w:rsidR="00CD70AE">
        <w:rPr>
          <w:rFonts w:ascii="Arial" w:eastAsia="Arial" w:hAnsi="Arial" w:cs="Arial"/>
          <w:sz w:val="20"/>
          <w:szCs w:val="20"/>
        </w:rPr>
        <w:t xml:space="preserve"> </w:t>
      </w:r>
      <w:r w:rsidR="4D81983A" w:rsidRPr="001C21BA">
        <w:rPr>
          <w:rFonts w:ascii="Arial" w:eastAsia="Arial" w:hAnsi="Arial" w:cs="Arial"/>
          <w:sz w:val="20"/>
          <w:szCs w:val="20"/>
        </w:rPr>
        <w:t>(</w:t>
      </w:r>
      <w:r w:rsidR="6B87AAF9" w:rsidRPr="001C21BA">
        <w:rPr>
          <w:rFonts w:ascii="Arial" w:eastAsia="Arial" w:hAnsi="Arial" w:cs="Arial"/>
          <w:sz w:val="20"/>
          <w:szCs w:val="20"/>
        </w:rPr>
        <w:t>B</w:t>
      </w:r>
      <w:r w:rsidR="0E6F58A7" w:rsidRPr="001C21BA">
        <w:rPr>
          <w:rFonts w:ascii="Arial" w:eastAsia="Arial" w:hAnsi="Arial" w:cs="Arial"/>
          <w:sz w:val="20"/>
          <w:szCs w:val="20"/>
        </w:rPr>
        <w:t>RASIL</w:t>
      </w:r>
      <w:r w:rsidR="6B87AAF9" w:rsidRPr="001C21BA">
        <w:rPr>
          <w:rFonts w:ascii="Arial" w:eastAsia="Arial" w:hAnsi="Arial" w:cs="Arial"/>
          <w:sz w:val="20"/>
          <w:szCs w:val="20"/>
        </w:rPr>
        <w:t>, 2017, p.</w:t>
      </w:r>
      <w:r w:rsidR="00763886" w:rsidRPr="00CD70AE">
        <w:rPr>
          <w:rFonts w:ascii="Arial" w:eastAsia="Arial" w:hAnsi="Arial" w:cs="Arial"/>
          <w:sz w:val="20"/>
          <w:szCs w:val="20"/>
        </w:rPr>
        <w:t xml:space="preserve"> </w:t>
      </w:r>
      <w:r w:rsidR="6B87AAF9" w:rsidRPr="001C21BA">
        <w:rPr>
          <w:rFonts w:ascii="Arial" w:eastAsia="Arial" w:hAnsi="Arial" w:cs="Arial"/>
          <w:sz w:val="20"/>
          <w:szCs w:val="20"/>
        </w:rPr>
        <w:t>9-10</w:t>
      </w:r>
      <w:r w:rsidR="74F619DE" w:rsidRPr="001C21BA">
        <w:rPr>
          <w:rFonts w:ascii="Arial" w:eastAsia="Arial" w:hAnsi="Arial" w:cs="Arial"/>
          <w:sz w:val="20"/>
          <w:szCs w:val="20"/>
        </w:rPr>
        <w:t>)</w:t>
      </w:r>
      <w:r w:rsidR="00CD70AE">
        <w:rPr>
          <w:rFonts w:ascii="Arial" w:eastAsia="Arial" w:hAnsi="Arial" w:cs="Arial"/>
          <w:sz w:val="20"/>
          <w:szCs w:val="20"/>
        </w:rPr>
        <w:t>.</w:t>
      </w:r>
    </w:p>
    <w:p w14:paraId="45309117" w14:textId="2182C1DB" w:rsidR="003B634F" w:rsidRPr="003025FD" w:rsidRDefault="7067686B" w:rsidP="001C21BA">
      <w:pPr>
        <w:pStyle w:val="Ttulo2"/>
        <w:rPr>
          <w:rFonts w:eastAsia="Arial"/>
        </w:rPr>
      </w:pPr>
      <w:bookmarkStart w:id="35" w:name="_Toc51939481"/>
      <w:r w:rsidRPr="513968DD">
        <w:rPr>
          <w:rFonts w:eastAsia="Arial"/>
        </w:rPr>
        <w:t xml:space="preserve">5.2 </w:t>
      </w:r>
      <w:r w:rsidR="72DF1E4F" w:rsidRPr="513968DD">
        <w:rPr>
          <w:rFonts w:eastAsia="Arial"/>
        </w:rPr>
        <w:t>Direitos de aprendizagem</w:t>
      </w:r>
      <w:r w:rsidR="7500F4B8" w:rsidRPr="513968DD">
        <w:rPr>
          <w:rFonts w:eastAsia="Arial"/>
        </w:rPr>
        <w:t xml:space="preserve"> e desenvolvimento</w:t>
      </w:r>
      <w:bookmarkEnd w:id="35"/>
      <w:r w:rsidR="7500F4B8" w:rsidRPr="513968DD">
        <w:rPr>
          <w:rFonts w:eastAsia="Arial"/>
        </w:rPr>
        <w:t xml:space="preserve"> </w:t>
      </w:r>
    </w:p>
    <w:p w14:paraId="39D5750F" w14:textId="19D2D1E7" w:rsidR="003B634F" w:rsidRPr="003025FD" w:rsidRDefault="72DF1E4F" w:rsidP="067E1AB5">
      <w:pPr>
        <w:spacing w:after="0" w:line="360" w:lineRule="auto"/>
        <w:ind w:right="-284" w:firstLine="720"/>
        <w:jc w:val="both"/>
        <w:rPr>
          <w:rFonts w:ascii="Arial" w:eastAsia="Arial" w:hAnsi="Arial" w:cs="Arial"/>
          <w:sz w:val="24"/>
          <w:szCs w:val="24"/>
        </w:rPr>
      </w:pPr>
      <w:r w:rsidRPr="4FD16B59">
        <w:rPr>
          <w:rFonts w:ascii="Arial" w:eastAsia="Arial" w:hAnsi="Arial" w:cs="Arial"/>
          <w:sz w:val="24"/>
          <w:szCs w:val="24"/>
        </w:rPr>
        <w:t xml:space="preserve">Os seis direitos de aprendizagem </w:t>
      </w:r>
      <w:r w:rsidR="2A091FE4" w:rsidRPr="4FD16B59">
        <w:rPr>
          <w:rFonts w:ascii="Arial" w:eastAsia="Arial" w:hAnsi="Arial" w:cs="Arial"/>
          <w:sz w:val="24"/>
          <w:szCs w:val="24"/>
        </w:rPr>
        <w:t xml:space="preserve">e desenvolvimento </w:t>
      </w:r>
      <w:r w:rsidRPr="4FD16B59">
        <w:rPr>
          <w:rFonts w:ascii="Arial" w:eastAsia="Arial" w:hAnsi="Arial" w:cs="Arial"/>
          <w:sz w:val="24"/>
          <w:szCs w:val="24"/>
        </w:rPr>
        <w:t xml:space="preserve">propostos na </w:t>
      </w:r>
      <w:r w:rsidR="0D11CEC6" w:rsidRPr="4FD16B59">
        <w:rPr>
          <w:rFonts w:ascii="Arial" w:eastAsia="Arial" w:hAnsi="Arial" w:cs="Arial"/>
          <w:sz w:val="24"/>
          <w:szCs w:val="24"/>
        </w:rPr>
        <w:t xml:space="preserve">BNCC </w:t>
      </w:r>
      <w:r w:rsidRPr="4FD16B59">
        <w:rPr>
          <w:rFonts w:ascii="Arial" w:eastAsia="Arial" w:hAnsi="Arial" w:cs="Arial"/>
          <w:sz w:val="24"/>
          <w:szCs w:val="24"/>
        </w:rPr>
        <w:t xml:space="preserve">para a etapa da Educação Infantil consideram as distintas maneiras pelas quais </w:t>
      </w:r>
      <w:r w:rsidR="7241D2B5" w:rsidRPr="4FD16B59">
        <w:rPr>
          <w:rFonts w:ascii="Arial" w:eastAsia="Arial" w:hAnsi="Arial" w:cs="Arial"/>
          <w:sz w:val="24"/>
          <w:szCs w:val="24"/>
        </w:rPr>
        <w:t xml:space="preserve">os </w:t>
      </w:r>
      <w:r w:rsidRPr="4FD16B59">
        <w:rPr>
          <w:rFonts w:ascii="Arial" w:eastAsia="Arial" w:hAnsi="Arial" w:cs="Arial"/>
          <w:sz w:val="24"/>
          <w:szCs w:val="24"/>
        </w:rPr>
        <w:t xml:space="preserve">bebês e </w:t>
      </w:r>
      <w:r w:rsidR="6AF0B16B" w:rsidRPr="4FD16B59">
        <w:rPr>
          <w:rFonts w:ascii="Arial" w:eastAsia="Arial" w:hAnsi="Arial" w:cs="Arial"/>
          <w:sz w:val="24"/>
          <w:szCs w:val="24"/>
        </w:rPr>
        <w:t xml:space="preserve">as </w:t>
      </w:r>
      <w:r w:rsidRPr="4FD16B59">
        <w:rPr>
          <w:rFonts w:ascii="Arial" w:eastAsia="Arial" w:hAnsi="Arial" w:cs="Arial"/>
          <w:sz w:val="24"/>
          <w:szCs w:val="24"/>
        </w:rPr>
        <w:t>crianças se desenvolvem, aprendem e constroem sentidos sobre si, sobre os outros e sobre o mundo. Eles se apresentam</w:t>
      </w:r>
      <w:r w:rsidRPr="4FD16B59">
        <w:rPr>
          <w:rFonts w:ascii="Arial" w:eastAsia="Arial" w:hAnsi="Arial" w:cs="Arial"/>
          <w:b/>
          <w:bCs/>
          <w:sz w:val="24"/>
          <w:szCs w:val="24"/>
        </w:rPr>
        <w:t xml:space="preserve"> </w:t>
      </w:r>
      <w:r w:rsidRPr="4FD16B59">
        <w:rPr>
          <w:rFonts w:ascii="Arial" w:eastAsia="Arial" w:hAnsi="Arial" w:cs="Arial"/>
          <w:sz w:val="24"/>
          <w:szCs w:val="24"/>
        </w:rPr>
        <w:t xml:space="preserve">integrados aos pilares estruturantes SESI e às </w:t>
      </w:r>
      <w:r w:rsidR="00CD70AE">
        <w:rPr>
          <w:rFonts w:ascii="Arial" w:eastAsia="Arial" w:hAnsi="Arial" w:cs="Arial"/>
          <w:sz w:val="24"/>
          <w:szCs w:val="24"/>
        </w:rPr>
        <w:t>10</w:t>
      </w:r>
      <w:r w:rsidRPr="4FD16B59">
        <w:rPr>
          <w:rFonts w:ascii="Arial" w:eastAsia="Arial" w:hAnsi="Arial" w:cs="Arial"/>
          <w:sz w:val="24"/>
          <w:szCs w:val="24"/>
        </w:rPr>
        <w:t xml:space="preserve"> competências gerais da Educação Básica e possibilitam </w:t>
      </w:r>
      <w:r w:rsidR="26C384BE" w:rsidRPr="4FD16B59">
        <w:rPr>
          <w:rFonts w:ascii="Arial" w:eastAsia="Arial" w:hAnsi="Arial" w:cs="Arial"/>
          <w:sz w:val="24"/>
          <w:szCs w:val="24"/>
        </w:rPr>
        <w:t>à</w:t>
      </w:r>
      <w:r w:rsidRPr="4FD16B59">
        <w:rPr>
          <w:rFonts w:ascii="Arial" w:eastAsia="Arial" w:hAnsi="Arial" w:cs="Arial"/>
          <w:sz w:val="24"/>
          <w:szCs w:val="24"/>
        </w:rPr>
        <w:t xml:space="preserve"> criança desempenhar seu papel como </w:t>
      </w:r>
      <w:r w:rsidR="19254670" w:rsidRPr="4FD16B59">
        <w:rPr>
          <w:rFonts w:ascii="Arial" w:eastAsia="Arial" w:hAnsi="Arial" w:cs="Arial"/>
          <w:sz w:val="24"/>
          <w:szCs w:val="24"/>
        </w:rPr>
        <w:t>protagonista</w:t>
      </w:r>
      <w:r w:rsidRPr="4FD16B59">
        <w:rPr>
          <w:rFonts w:ascii="Arial" w:eastAsia="Arial" w:hAnsi="Arial" w:cs="Arial"/>
          <w:sz w:val="24"/>
          <w:szCs w:val="24"/>
        </w:rPr>
        <w:t>, promovendo a construção d</w:t>
      </w:r>
      <w:r w:rsidR="00CD70AE">
        <w:rPr>
          <w:rFonts w:ascii="Arial" w:eastAsia="Arial" w:hAnsi="Arial" w:cs="Arial"/>
          <w:sz w:val="24"/>
          <w:szCs w:val="24"/>
        </w:rPr>
        <w:t>os</w:t>
      </w:r>
      <w:r w:rsidRPr="4FD16B59">
        <w:rPr>
          <w:rFonts w:ascii="Arial" w:eastAsia="Arial" w:hAnsi="Arial" w:cs="Arial"/>
          <w:sz w:val="24"/>
          <w:szCs w:val="24"/>
        </w:rPr>
        <w:t xml:space="preserve"> próprios significados em diferentes contextos de aprendizagem, valorizando a prática social e as características da contemporaneidade</w:t>
      </w:r>
      <w:r w:rsidR="359994D0" w:rsidRPr="4FD16B59">
        <w:rPr>
          <w:rFonts w:ascii="Arial" w:eastAsia="Arial" w:hAnsi="Arial" w:cs="Arial"/>
          <w:sz w:val="24"/>
          <w:szCs w:val="24"/>
        </w:rPr>
        <w:t>.</w:t>
      </w:r>
    </w:p>
    <w:p w14:paraId="4CF895CB" w14:textId="1FA5D9B6" w:rsidR="003B634F" w:rsidRPr="003025FD" w:rsidRDefault="72DF1E4F" w:rsidP="4D4C1997">
      <w:pPr>
        <w:spacing w:after="0" w:line="360" w:lineRule="auto"/>
        <w:ind w:right="-284" w:firstLine="720"/>
        <w:jc w:val="both"/>
        <w:rPr>
          <w:rFonts w:ascii="Arial" w:eastAsia="Arial" w:hAnsi="Arial" w:cs="Arial"/>
          <w:sz w:val="24"/>
          <w:szCs w:val="24"/>
        </w:rPr>
      </w:pPr>
      <w:r w:rsidRPr="34C52967">
        <w:rPr>
          <w:rFonts w:ascii="Arial" w:eastAsia="Arial" w:hAnsi="Arial" w:cs="Arial"/>
          <w:sz w:val="24"/>
          <w:szCs w:val="24"/>
        </w:rPr>
        <w:t>N</w:t>
      </w:r>
      <w:r w:rsidR="60DDD33B" w:rsidRPr="34C52967">
        <w:rPr>
          <w:rFonts w:ascii="Arial" w:eastAsia="Arial" w:hAnsi="Arial" w:cs="Arial"/>
          <w:sz w:val="24"/>
          <w:szCs w:val="24"/>
        </w:rPr>
        <w:t>es</w:t>
      </w:r>
      <w:r w:rsidR="54C4A97C" w:rsidRPr="34C52967">
        <w:rPr>
          <w:rFonts w:ascii="Arial" w:eastAsia="Arial" w:hAnsi="Arial" w:cs="Arial"/>
          <w:sz w:val="24"/>
          <w:szCs w:val="24"/>
        </w:rPr>
        <w:t>t</w:t>
      </w:r>
      <w:r w:rsidR="60DDD33B" w:rsidRPr="34C52967">
        <w:rPr>
          <w:rFonts w:ascii="Arial" w:eastAsia="Arial" w:hAnsi="Arial" w:cs="Arial"/>
          <w:sz w:val="24"/>
          <w:szCs w:val="24"/>
        </w:rPr>
        <w:t>e</w:t>
      </w:r>
      <w:r w:rsidRPr="34C52967">
        <w:rPr>
          <w:rFonts w:ascii="Arial" w:eastAsia="Arial" w:hAnsi="Arial" w:cs="Arial"/>
          <w:sz w:val="24"/>
          <w:szCs w:val="24"/>
        </w:rPr>
        <w:t xml:space="preserve"> documento, os direitos de aprendizagem, em seu compromisso social, político e pedagógico, são iniciados por verbos para remeter a ação da criança, sua interação com o mundo físico e social na construção de aprendizagens a partir de processos naturais e espontâneos, garantindo, sempre, a intencionalidade educativa e as práticas pedagógicas desde bebês às crianças pequenas. São direitos de aprendizagem</w:t>
      </w:r>
      <w:r w:rsidR="4F96393A" w:rsidRPr="34C52967">
        <w:rPr>
          <w:rFonts w:ascii="Arial" w:eastAsia="Arial" w:hAnsi="Arial" w:cs="Arial"/>
          <w:sz w:val="24"/>
          <w:szCs w:val="24"/>
        </w:rPr>
        <w:t xml:space="preserve"> e desenvolvimento:</w:t>
      </w:r>
    </w:p>
    <w:p w14:paraId="77976250" w14:textId="77777777" w:rsidR="003B634F" w:rsidRPr="003025FD" w:rsidRDefault="003B634F" w:rsidP="003B634F">
      <w:pPr>
        <w:spacing w:after="0" w:line="360" w:lineRule="auto"/>
        <w:ind w:right="-284"/>
        <w:jc w:val="both"/>
        <w:rPr>
          <w:rFonts w:ascii="Arial" w:eastAsia="Arial" w:hAnsi="Arial" w:cs="Arial"/>
          <w:sz w:val="24"/>
          <w:szCs w:val="24"/>
        </w:rPr>
      </w:pPr>
    </w:p>
    <w:p w14:paraId="6CAD42F4" w14:textId="3F8ED99C" w:rsidR="003B634F" w:rsidRPr="001C21BA" w:rsidRDefault="003B634F" w:rsidP="001C21BA">
      <w:pPr>
        <w:numPr>
          <w:ilvl w:val="0"/>
          <w:numId w:val="19"/>
        </w:numPr>
        <w:spacing w:after="0" w:line="240" w:lineRule="auto"/>
        <w:ind w:left="2268"/>
        <w:jc w:val="both"/>
        <w:rPr>
          <w:rFonts w:ascii="Arial" w:hAnsi="Arial" w:cs="Arial"/>
          <w:color w:val="000000"/>
          <w:sz w:val="20"/>
          <w:szCs w:val="20"/>
        </w:rPr>
      </w:pPr>
      <w:r w:rsidRPr="001C21BA">
        <w:rPr>
          <w:rFonts w:ascii="Arial" w:hAnsi="Arial" w:cs="Arial"/>
          <w:b/>
          <w:bCs/>
          <w:color w:val="000000" w:themeColor="text1"/>
          <w:sz w:val="20"/>
          <w:szCs w:val="20"/>
        </w:rPr>
        <w:t>Conviver</w:t>
      </w:r>
      <w:r w:rsidRPr="001C21BA">
        <w:rPr>
          <w:rFonts w:ascii="Arial" w:hAnsi="Arial" w:cs="Arial"/>
          <w:color w:val="000000" w:themeColor="text1"/>
          <w:sz w:val="20"/>
          <w:szCs w:val="20"/>
        </w:rPr>
        <w:t xml:space="preserve"> com outras crianças e adultos, em pequenos e grandes grupos, utilizando diferentes linguagens, ampliando o conhecimento de si e do outro, o respeito em relação à cultura e às diferenças entre as pessoas.</w:t>
      </w:r>
    </w:p>
    <w:p w14:paraId="4F6BDF04" w14:textId="0162DB5F" w:rsidR="003B634F" w:rsidRPr="001C21BA" w:rsidRDefault="003B634F" w:rsidP="001C21BA">
      <w:pPr>
        <w:numPr>
          <w:ilvl w:val="0"/>
          <w:numId w:val="19"/>
        </w:numPr>
        <w:spacing w:after="0" w:line="240" w:lineRule="auto"/>
        <w:ind w:left="2268"/>
        <w:jc w:val="both"/>
        <w:rPr>
          <w:rFonts w:ascii="Arial" w:hAnsi="Arial" w:cs="Arial"/>
          <w:color w:val="000000"/>
          <w:sz w:val="20"/>
          <w:szCs w:val="20"/>
        </w:rPr>
      </w:pPr>
      <w:r w:rsidRPr="001C21BA">
        <w:rPr>
          <w:rFonts w:ascii="Arial" w:hAnsi="Arial" w:cs="Arial"/>
          <w:b/>
          <w:bCs/>
          <w:color w:val="000000" w:themeColor="text1"/>
          <w:sz w:val="20"/>
          <w:szCs w:val="20"/>
        </w:rPr>
        <w:t>Brincar</w:t>
      </w:r>
      <w:r w:rsidRPr="001C21BA">
        <w:rPr>
          <w:rFonts w:ascii="Arial" w:hAnsi="Arial" w:cs="Arial"/>
          <w:color w:val="000000" w:themeColor="text1"/>
          <w:sz w:val="20"/>
          <w:szCs w:val="20"/>
        </w:rPr>
        <w:t xml:space="preserve"> cotidianamente de diversas formas, em diferentes espaços e tempos, com diferentes parceiros (crianças e adultos), ampliando e diversificando seu acesso a produções culturais, seus conhecimentos, sua imaginação, sua criatividade, suas experiências emocionais, corporais, sensoriais, expressivas, cognitivas, sociais e relacionais.</w:t>
      </w:r>
    </w:p>
    <w:p w14:paraId="4FE5FB75" w14:textId="1558FAB4" w:rsidR="003B634F" w:rsidRPr="001C21BA" w:rsidRDefault="003B634F" w:rsidP="001C21BA">
      <w:pPr>
        <w:numPr>
          <w:ilvl w:val="0"/>
          <w:numId w:val="19"/>
        </w:numPr>
        <w:spacing w:after="0" w:line="240" w:lineRule="auto"/>
        <w:ind w:left="2268"/>
        <w:jc w:val="both"/>
        <w:rPr>
          <w:rFonts w:ascii="Arial" w:hAnsi="Arial" w:cs="Arial"/>
          <w:color w:val="000000"/>
          <w:sz w:val="20"/>
          <w:szCs w:val="20"/>
        </w:rPr>
      </w:pPr>
      <w:r w:rsidRPr="001C21BA">
        <w:rPr>
          <w:rFonts w:ascii="Arial" w:hAnsi="Arial" w:cs="Arial"/>
          <w:b/>
          <w:bCs/>
          <w:color w:val="000000" w:themeColor="text1"/>
          <w:sz w:val="20"/>
          <w:szCs w:val="20"/>
        </w:rPr>
        <w:t>Participar</w:t>
      </w:r>
      <w:r w:rsidRPr="001C21BA">
        <w:rPr>
          <w:rFonts w:ascii="Arial" w:hAnsi="Arial" w:cs="Arial"/>
          <w:color w:val="000000" w:themeColor="text1"/>
          <w:sz w:val="20"/>
          <w:szCs w:val="20"/>
        </w:rPr>
        <w:t xml:space="preserve"> ativamente, com adultos e outras crianças, tanto do planejamento da gestão da escola e das atividades propostas pelo educador quanto da realização das atividades da vida cotidiana, tais como a escolha das brincadeiras, dos materiais e dos ambientes, desenvolvendo diferentes linguagens e elaborando conhecimentos, decidindo e se posicionando.</w:t>
      </w:r>
    </w:p>
    <w:p w14:paraId="455F4E4F" w14:textId="57C33A6C" w:rsidR="003B634F" w:rsidRPr="001C21BA" w:rsidRDefault="003B634F" w:rsidP="001C21BA">
      <w:pPr>
        <w:numPr>
          <w:ilvl w:val="0"/>
          <w:numId w:val="19"/>
        </w:numPr>
        <w:spacing w:after="0" w:line="240" w:lineRule="auto"/>
        <w:ind w:left="2268"/>
        <w:jc w:val="both"/>
        <w:rPr>
          <w:rFonts w:ascii="Arial" w:hAnsi="Arial" w:cs="Arial"/>
          <w:color w:val="000000"/>
          <w:sz w:val="20"/>
          <w:szCs w:val="20"/>
        </w:rPr>
      </w:pPr>
      <w:r w:rsidRPr="001C21BA">
        <w:rPr>
          <w:rFonts w:ascii="Arial" w:hAnsi="Arial" w:cs="Arial"/>
          <w:b/>
          <w:bCs/>
          <w:color w:val="000000" w:themeColor="text1"/>
          <w:sz w:val="20"/>
          <w:szCs w:val="20"/>
        </w:rPr>
        <w:t>Explorar</w:t>
      </w:r>
      <w:r w:rsidRPr="001C21BA">
        <w:rPr>
          <w:rFonts w:ascii="Arial" w:hAnsi="Arial" w:cs="Arial"/>
          <w:color w:val="000000" w:themeColor="text1"/>
          <w:sz w:val="20"/>
          <w:szCs w:val="20"/>
        </w:rPr>
        <w:t xml:space="preserve"> movimentos, gestos, sons, formas, texturas, cores, palavras, emoções, transformações, relacionamentos, histórias, objetos, elementos da natureza, na escola e fora dela, ampliando seus saberes sobre a cultura, em suas diversas modalidades: as artes, a escrita, a ciência e a tecnologia.</w:t>
      </w:r>
    </w:p>
    <w:p w14:paraId="24672503" w14:textId="75517AC2" w:rsidR="003B634F" w:rsidRPr="001C21BA" w:rsidRDefault="003B634F" w:rsidP="001C21BA">
      <w:pPr>
        <w:numPr>
          <w:ilvl w:val="0"/>
          <w:numId w:val="19"/>
        </w:numPr>
        <w:spacing w:after="0" w:line="240" w:lineRule="auto"/>
        <w:ind w:left="2268"/>
        <w:jc w:val="both"/>
        <w:rPr>
          <w:rFonts w:ascii="Arial" w:hAnsi="Arial" w:cs="Arial"/>
          <w:color w:val="000000"/>
          <w:sz w:val="20"/>
          <w:szCs w:val="20"/>
        </w:rPr>
      </w:pPr>
      <w:r w:rsidRPr="001C21BA">
        <w:rPr>
          <w:rFonts w:ascii="Arial" w:hAnsi="Arial" w:cs="Arial"/>
          <w:b/>
          <w:bCs/>
          <w:color w:val="000000" w:themeColor="text1"/>
          <w:sz w:val="20"/>
          <w:szCs w:val="20"/>
        </w:rPr>
        <w:t>Expressar,</w:t>
      </w:r>
      <w:r w:rsidRPr="001C21BA">
        <w:rPr>
          <w:rFonts w:ascii="Arial" w:hAnsi="Arial" w:cs="Arial"/>
          <w:color w:val="000000" w:themeColor="text1"/>
          <w:sz w:val="20"/>
          <w:szCs w:val="20"/>
        </w:rPr>
        <w:t xml:space="preserve"> como sujeito dialógico, criativo e sensível, suas necessidades, emoções, sentimentos, dúvidas, hipóteses, descobertas, opiniões, questionamentos, por meio de diferentes linguagens.</w:t>
      </w:r>
    </w:p>
    <w:p w14:paraId="3CCE39D3" w14:textId="5DA39DA7" w:rsidR="003B634F" w:rsidRPr="001C21BA" w:rsidRDefault="003B634F" w:rsidP="001C21BA">
      <w:pPr>
        <w:spacing w:line="240" w:lineRule="auto"/>
        <w:ind w:left="2268"/>
        <w:jc w:val="both"/>
        <w:rPr>
          <w:rFonts w:ascii="Arial" w:hAnsi="Arial" w:cs="Arial"/>
          <w:sz w:val="20"/>
          <w:szCs w:val="20"/>
        </w:rPr>
      </w:pPr>
      <w:r w:rsidRPr="001C21BA">
        <w:rPr>
          <w:rFonts w:ascii="Arial" w:hAnsi="Arial" w:cs="Arial"/>
          <w:b/>
          <w:color w:val="000000"/>
          <w:sz w:val="20"/>
          <w:szCs w:val="20"/>
        </w:rPr>
        <w:t>Conhecer-se</w:t>
      </w:r>
      <w:r w:rsidRPr="001C21BA">
        <w:rPr>
          <w:rFonts w:ascii="Arial" w:hAnsi="Arial" w:cs="Arial"/>
          <w:color w:val="000000"/>
          <w:sz w:val="20"/>
          <w:szCs w:val="20"/>
        </w:rPr>
        <w:t xml:space="preserve"> e construir sua identidade pessoal, social e cultural, constituindo uma imagem positiva de si e de seus grupos de pertencimento, nas diversas experiências de cuidados, interações, brincadeiras e linguagens vivenciadas na instituição escolar e em seu contexto familiar e comunitário</w:t>
      </w:r>
      <w:r w:rsidR="00CD70AE">
        <w:rPr>
          <w:rFonts w:ascii="Arial" w:hAnsi="Arial" w:cs="Arial"/>
          <w:sz w:val="20"/>
          <w:szCs w:val="20"/>
        </w:rPr>
        <w:t xml:space="preserve"> </w:t>
      </w:r>
      <w:r w:rsidR="72DF1E4F" w:rsidRPr="001C21BA">
        <w:rPr>
          <w:rFonts w:ascii="Arial" w:hAnsi="Arial" w:cs="Arial"/>
          <w:sz w:val="20"/>
          <w:szCs w:val="20"/>
        </w:rPr>
        <w:t>(</w:t>
      </w:r>
      <w:r w:rsidR="3FA1CF84" w:rsidRPr="001C21BA">
        <w:rPr>
          <w:rFonts w:ascii="Arial" w:hAnsi="Arial" w:cs="Arial"/>
          <w:sz w:val="20"/>
          <w:szCs w:val="20"/>
        </w:rPr>
        <w:t>B</w:t>
      </w:r>
      <w:r w:rsidR="70D13C63" w:rsidRPr="001C21BA">
        <w:rPr>
          <w:rFonts w:ascii="Arial" w:hAnsi="Arial" w:cs="Arial"/>
          <w:sz w:val="20"/>
          <w:szCs w:val="20"/>
        </w:rPr>
        <w:t>RASIL</w:t>
      </w:r>
      <w:r w:rsidR="72DF1E4F" w:rsidRPr="001C21BA">
        <w:rPr>
          <w:rFonts w:ascii="Arial" w:hAnsi="Arial" w:cs="Arial"/>
          <w:sz w:val="20"/>
          <w:szCs w:val="20"/>
        </w:rPr>
        <w:t>,</w:t>
      </w:r>
      <w:r w:rsidR="1C9D3BE9" w:rsidRPr="001C21BA">
        <w:rPr>
          <w:rFonts w:ascii="Arial" w:hAnsi="Arial" w:cs="Arial"/>
          <w:sz w:val="20"/>
          <w:szCs w:val="20"/>
        </w:rPr>
        <w:t xml:space="preserve"> </w:t>
      </w:r>
      <w:r w:rsidR="72DF1E4F" w:rsidRPr="001C21BA">
        <w:rPr>
          <w:rFonts w:ascii="Arial" w:hAnsi="Arial" w:cs="Arial"/>
          <w:sz w:val="20"/>
          <w:szCs w:val="20"/>
        </w:rPr>
        <w:t>2017, p.</w:t>
      </w:r>
      <w:r w:rsidR="00310667" w:rsidRPr="00CD70AE">
        <w:rPr>
          <w:rFonts w:ascii="Arial" w:hAnsi="Arial" w:cs="Arial"/>
          <w:sz w:val="20"/>
          <w:szCs w:val="20"/>
        </w:rPr>
        <w:t xml:space="preserve"> </w:t>
      </w:r>
      <w:r w:rsidR="72DF1E4F" w:rsidRPr="001C21BA">
        <w:rPr>
          <w:rFonts w:ascii="Arial" w:hAnsi="Arial" w:cs="Arial"/>
          <w:sz w:val="20"/>
          <w:szCs w:val="20"/>
        </w:rPr>
        <w:t>36)</w:t>
      </w:r>
      <w:r w:rsidR="00CD70AE">
        <w:rPr>
          <w:rFonts w:ascii="Arial" w:hAnsi="Arial" w:cs="Arial"/>
          <w:sz w:val="20"/>
          <w:szCs w:val="20"/>
        </w:rPr>
        <w:t>.</w:t>
      </w:r>
    </w:p>
    <w:p w14:paraId="690684F6" w14:textId="3801DEF9" w:rsidR="003B634F" w:rsidRPr="003025FD" w:rsidRDefault="003B634F" w:rsidP="34C52967">
      <w:pPr>
        <w:spacing w:after="0" w:line="360" w:lineRule="auto"/>
        <w:ind w:right="-284"/>
        <w:jc w:val="both"/>
        <w:rPr>
          <w:rFonts w:ascii="Arial" w:eastAsia="Arial" w:hAnsi="Arial" w:cs="Arial"/>
          <w:sz w:val="24"/>
          <w:szCs w:val="24"/>
        </w:rPr>
      </w:pPr>
    </w:p>
    <w:p w14:paraId="00DFAC45" w14:textId="28C090F5" w:rsidR="003B634F" w:rsidRPr="003025FD" w:rsidRDefault="0A2694C9" w:rsidP="4D4C1997">
      <w:pPr>
        <w:spacing w:after="0" w:line="360" w:lineRule="auto"/>
        <w:ind w:right="-284" w:firstLine="720"/>
        <w:jc w:val="both"/>
        <w:rPr>
          <w:rFonts w:ascii="Arial" w:eastAsia="Arial" w:hAnsi="Arial" w:cs="Arial"/>
          <w:sz w:val="24"/>
          <w:szCs w:val="24"/>
        </w:rPr>
      </w:pPr>
      <w:r w:rsidRPr="513968DD">
        <w:rPr>
          <w:rFonts w:ascii="Arial" w:eastAsia="Arial" w:hAnsi="Arial" w:cs="Arial"/>
          <w:sz w:val="24"/>
          <w:szCs w:val="24"/>
        </w:rPr>
        <w:t>Portanto</w:t>
      </w:r>
      <w:r w:rsidR="72DF1E4F" w:rsidRPr="513968DD">
        <w:rPr>
          <w:rFonts w:ascii="Arial" w:eastAsia="Arial" w:hAnsi="Arial" w:cs="Arial"/>
          <w:sz w:val="24"/>
          <w:szCs w:val="24"/>
        </w:rPr>
        <w:t>, em consonância com os documentos legais e seus pilares para a Educação Infantil, o SESI</w:t>
      </w:r>
      <w:r w:rsidR="2A608DAA" w:rsidRPr="513968DD">
        <w:rPr>
          <w:rFonts w:ascii="Arial" w:eastAsia="Arial" w:hAnsi="Arial" w:cs="Arial"/>
          <w:sz w:val="24"/>
          <w:szCs w:val="24"/>
        </w:rPr>
        <w:t xml:space="preserve"> </w:t>
      </w:r>
      <w:r w:rsidR="72DF1E4F" w:rsidRPr="513968DD">
        <w:rPr>
          <w:rFonts w:ascii="Arial" w:eastAsia="Arial" w:hAnsi="Arial" w:cs="Arial"/>
          <w:sz w:val="24"/>
          <w:szCs w:val="24"/>
        </w:rPr>
        <w:t>busca constituir um currículo integrado</w:t>
      </w:r>
      <w:r w:rsidR="3D578654" w:rsidRPr="513968DD">
        <w:rPr>
          <w:rFonts w:ascii="Arial" w:eastAsia="Arial" w:hAnsi="Arial" w:cs="Arial"/>
          <w:sz w:val="24"/>
          <w:szCs w:val="24"/>
        </w:rPr>
        <w:t xml:space="preserve"> e </w:t>
      </w:r>
      <w:r w:rsidR="72DF1E4F" w:rsidRPr="513968DD">
        <w:rPr>
          <w:rFonts w:ascii="Arial" w:eastAsia="Arial" w:hAnsi="Arial" w:cs="Arial"/>
          <w:sz w:val="24"/>
          <w:szCs w:val="24"/>
        </w:rPr>
        <w:t>dinâmico em que a criança possa interagir com outras crianças e com adultos, participar ativamente de desafios e descobertas e ampliar suas aprendizagens e relações sociais a partir de diversas experiências proporcionadas pelo contexto escolar, articulando também as práticas sociais e culturais essenciais para a construção da identidade da criança SESI.</w:t>
      </w:r>
    </w:p>
    <w:p w14:paraId="576905C2" w14:textId="4AD3F49E" w:rsidR="003B634F" w:rsidRPr="003025FD" w:rsidRDefault="35FAD776" w:rsidP="001C21BA">
      <w:pPr>
        <w:pStyle w:val="Ttulo2"/>
        <w:rPr>
          <w:rFonts w:eastAsia="Arial"/>
        </w:rPr>
      </w:pPr>
      <w:bookmarkStart w:id="36" w:name="_Toc51939482"/>
      <w:r w:rsidRPr="34C52967">
        <w:rPr>
          <w:rFonts w:eastAsia="Arial"/>
        </w:rPr>
        <w:t>5</w:t>
      </w:r>
      <w:r w:rsidR="72DF1E4F" w:rsidRPr="34C52967">
        <w:rPr>
          <w:rFonts w:eastAsia="Arial"/>
        </w:rPr>
        <w:t>.</w:t>
      </w:r>
      <w:r w:rsidR="5383BA23" w:rsidRPr="34C52967">
        <w:rPr>
          <w:rFonts w:eastAsia="Arial"/>
        </w:rPr>
        <w:t>3</w:t>
      </w:r>
      <w:r w:rsidR="72DF1E4F" w:rsidRPr="34C52967">
        <w:rPr>
          <w:rFonts w:eastAsia="Arial"/>
        </w:rPr>
        <w:t xml:space="preserve"> </w:t>
      </w:r>
      <w:r w:rsidR="6387C051" w:rsidRPr="34C52967">
        <w:rPr>
          <w:rFonts w:eastAsia="Arial"/>
        </w:rPr>
        <w:t>Campos de experiências</w:t>
      </w:r>
      <w:bookmarkEnd w:id="36"/>
    </w:p>
    <w:p w14:paraId="20ECDDF3" w14:textId="68E3EEE6" w:rsidR="003B634F" w:rsidRPr="003025FD" w:rsidRDefault="72DF1E4F" w:rsidP="001C21BA">
      <w:pPr>
        <w:shd w:val="clear" w:color="auto" w:fill="FFFFFF" w:themeFill="background1"/>
        <w:spacing w:after="0" w:line="360" w:lineRule="auto"/>
        <w:ind w:firstLine="720"/>
        <w:jc w:val="both"/>
        <w:rPr>
          <w:rFonts w:ascii="Arial" w:eastAsia="Arial" w:hAnsi="Arial" w:cs="Arial"/>
          <w:sz w:val="24"/>
          <w:szCs w:val="24"/>
        </w:rPr>
      </w:pPr>
      <w:r w:rsidRPr="513968DD">
        <w:rPr>
          <w:rFonts w:ascii="Arial" w:eastAsia="Arial" w:hAnsi="Arial" w:cs="Arial"/>
          <w:sz w:val="24"/>
          <w:szCs w:val="24"/>
        </w:rPr>
        <w:t>A L</w:t>
      </w:r>
      <w:r w:rsidR="00CD70AE">
        <w:rPr>
          <w:rFonts w:ascii="Arial" w:eastAsia="Arial" w:hAnsi="Arial" w:cs="Arial"/>
          <w:sz w:val="24"/>
          <w:szCs w:val="24"/>
        </w:rPr>
        <w:t>DB</w:t>
      </w:r>
      <w:r w:rsidR="44B11472" w:rsidRPr="513968DD">
        <w:rPr>
          <w:rFonts w:ascii="Arial" w:eastAsia="Arial" w:hAnsi="Arial" w:cs="Arial"/>
          <w:sz w:val="24"/>
          <w:szCs w:val="24"/>
        </w:rPr>
        <w:t xml:space="preserve"> (1996)</w:t>
      </w:r>
      <w:r w:rsidRPr="513968DD">
        <w:rPr>
          <w:rFonts w:ascii="Arial" w:eastAsia="Arial" w:hAnsi="Arial" w:cs="Arial"/>
          <w:sz w:val="24"/>
          <w:szCs w:val="24"/>
        </w:rPr>
        <w:t xml:space="preserve"> determina</w:t>
      </w:r>
      <w:r w:rsidR="00CD70AE">
        <w:rPr>
          <w:rFonts w:ascii="Arial" w:eastAsia="Arial" w:hAnsi="Arial" w:cs="Arial"/>
          <w:sz w:val="24"/>
          <w:szCs w:val="24"/>
        </w:rPr>
        <w:t>,</w:t>
      </w:r>
      <w:r w:rsidRPr="513968DD">
        <w:rPr>
          <w:rFonts w:ascii="Arial" w:eastAsia="Arial" w:hAnsi="Arial" w:cs="Arial"/>
          <w:sz w:val="24"/>
          <w:szCs w:val="24"/>
        </w:rPr>
        <w:t xml:space="preserve"> em seu artigo 26</w:t>
      </w:r>
      <w:r w:rsidR="00CD70AE">
        <w:rPr>
          <w:rFonts w:ascii="Arial" w:eastAsia="Arial" w:hAnsi="Arial" w:cs="Arial"/>
          <w:sz w:val="24"/>
          <w:szCs w:val="24"/>
        </w:rPr>
        <w:t>,</w:t>
      </w:r>
      <w:r w:rsidRPr="513968DD">
        <w:rPr>
          <w:rFonts w:ascii="Arial" w:eastAsia="Arial" w:hAnsi="Arial" w:cs="Arial"/>
          <w:sz w:val="24"/>
          <w:szCs w:val="24"/>
        </w:rPr>
        <w:t xml:space="preserve"> que os currículos da Educação Básica devem:</w:t>
      </w:r>
    </w:p>
    <w:p w14:paraId="3A0B815A" w14:textId="0B50E897" w:rsidR="003B634F" w:rsidRPr="003025FD" w:rsidRDefault="3298E0E7" w:rsidP="001C21BA">
      <w:pPr>
        <w:pStyle w:val="Citao"/>
        <w:rPr>
          <w:shd w:val="clear" w:color="auto" w:fill="FFFFFF"/>
        </w:rPr>
      </w:pPr>
      <w:r w:rsidRPr="003025FD">
        <w:rPr>
          <w:shd w:val="clear" w:color="auto" w:fill="FFFFFF"/>
        </w:rPr>
        <w:t xml:space="preserve">[...] </w:t>
      </w:r>
      <w:r w:rsidR="72DF1E4F" w:rsidRPr="003025FD">
        <w:rPr>
          <w:shd w:val="clear" w:color="auto" w:fill="FFFFFF"/>
        </w:rPr>
        <w:t>ter</w:t>
      </w:r>
      <w:r w:rsidR="00310667">
        <w:rPr>
          <w:shd w:val="clear" w:color="auto" w:fill="FFFFFF"/>
        </w:rPr>
        <w:t xml:space="preserve"> </w:t>
      </w:r>
      <w:r w:rsidR="72DF1E4F" w:rsidRPr="003025FD">
        <w:rPr>
          <w:shd w:val="clear" w:color="auto" w:fill="FFFFFF"/>
        </w:rPr>
        <w:t>base nacional comum, a ser complementada, em cada sistema de ensino e em cada estabelecimento escolar, por uma parte diversificada, exigida pelas características regionais e locais da sociedade, da cultura, da economia e dos educandos.</w:t>
      </w:r>
    </w:p>
    <w:p w14:paraId="30933D5A" w14:textId="6CAAE9BC" w:rsidR="003B634F" w:rsidRPr="003025FD" w:rsidRDefault="003B634F" w:rsidP="4D4C1997">
      <w:pPr>
        <w:spacing w:after="0" w:line="360" w:lineRule="auto"/>
        <w:ind w:right="-284" w:firstLine="720"/>
        <w:jc w:val="both"/>
        <w:rPr>
          <w:rFonts w:ascii="Arial" w:eastAsia="Arial" w:hAnsi="Arial" w:cs="Arial"/>
          <w:sz w:val="24"/>
          <w:szCs w:val="24"/>
        </w:rPr>
      </w:pPr>
      <w:r w:rsidRPr="4FD16B59">
        <w:rPr>
          <w:rFonts w:ascii="Arial" w:eastAsia="Arial" w:hAnsi="Arial" w:cs="Arial"/>
          <w:sz w:val="24"/>
          <w:szCs w:val="24"/>
        </w:rPr>
        <w:lastRenderedPageBreak/>
        <w:t>Nes</w:t>
      </w:r>
      <w:r w:rsidR="00CD70AE">
        <w:rPr>
          <w:rFonts w:ascii="Arial" w:eastAsia="Arial" w:hAnsi="Arial" w:cs="Arial"/>
          <w:sz w:val="24"/>
          <w:szCs w:val="24"/>
        </w:rPr>
        <w:t>s</w:t>
      </w:r>
      <w:r w:rsidRPr="4FD16B59">
        <w:rPr>
          <w:rFonts w:ascii="Arial" w:eastAsia="Arial" w:hAnsi="Arial" w:cs="Arial"/>
          <w:sz w:val="24"/>
          <w:szCs w:val="24"/>
        </w:rPr>
        <w:t>a proposição</w:t>
      </w:r>
      <w:r w:rsidR="00CD70AE">
        <w:rPr>
          <w:rFonts w:ascii="Arial" w:eastAsia="Arial" w:hAnsi="Arial" w:cs="Arial"/>
          <w:sz w:val="24"/>
          <w:szCs w:val="24"/>
        </w:rPr>
        <w:t>,</w:t>
      </w:r>
      <w:r w:rsidRPr="4FD16B59">
        <w:rPr>
          <w:rFonts w:ascii="Arial" w:eastAsia="Arial" w:hAnsi="Arial" w:cs="Arial"/>
          <w:sz w:val="24"/>
          <w:szCs w:val="24"/>
        </w:rPr>
        <w:t xml:space="preserve"> a </w:t>
      </w:r>
      <w:r w:rsidR="00CD70AE">
        <w:rPr>
          <w:rFonts w:ascii="Arial" w:eastAsia="Arial" w:hAnsi="Arial" w:cs="Arial"/>
          <w:sz w:val="24"/>
          <w:szCs w:val="24"/>
        </w:rPr>
        <w:t>R</w:t>
      </w:r>
      <w:r w:rsidRPr="4FD16B59">
        <w:rPr>
          <w:rFonts w:ascii="Arial" w:eastAsia="Arial" w:hAnsi="Arial" w:cs="Arial"/>
          <w:sz w:val="24"/>
          <w:szCs w:val="24"/>
        </w:rPr>
        <w:t>ede SESI deverá considerar possibilidade de ampliação curricular específica para cada região, em escala local, de acordo com suas respectivas esferas de autonomia e competência, considerando suas particularidades</w:t>
      </w:r>
      <w:r w:rsidR="706276BA" w:rsidRPr="4FD16B59">
        <w:rPr>
          <w:rFonts w:ascii="Arial" w:eastAsia="Arial" w:hAnsi="Arial" w:cs="Arial"/>
          <w:sz w:val="24"/>
          <w:szCs w:val="24"/>
        </w:rPr>
        <w:t>,</w:t>
      </w:r>
      <w:r w:rsidRPr="4FD16B59">
        <w:rPr>
          <w:rFonts w:ascii="Arial" w:eastAsia="Arial" w:hAnsi="Arial" w:cs="Arial"/>
          <w:sz w:val="24"/>
          <w:szCs w:val="24"/>
        </w:rPr>
        <w:t xml:space="preserve"> abordando os temas contemporâneos propostos na BNCC, de forma transversal e integradora. </w:t>
      </w:r>
    </w:p>
    <w:p w14:paraId="375C9978" w14:textId="1E316103" w:rsidR="003B634F" w:rsidRPr="003025FD" w:rsidRDefault="72DF1E4F" w:rsidP="4D4C1997">
      <w:pPr>
        <w:spacing w:after="0" w:line="360" w:lineRule="auto"/>
        <w:ind w:right="-284" w:firstLine="720"/>
        <w:jc w:val="both"/>
        <w:rPr>
          <w:rFonts w:ascii="Arial" w:eastAsia="Arial" w:hAnsi="Arial" w:cs="Arial"/>
          <w:sz w:val="24"/>
          <w:szCs w:val="24"/>
        </w:rPr>
      </w:pPr>
      <w:r w:rsidRPr="4FD16B59">
        <w:rPr>
          <w:rFonts w:ascii="Arial" w:eastAsia="Arial" w:hAnsi="Arial" w:cs="Arial"/>
          <w:sz w:val="24"/>
          <w:szCs w:val="24"/>
        </w:rPr>
        <w:t>Diferentemente da organização curricular das outras etapas d</w:t>
      </w:r>
      <w:r w:rsidR="53D2D810" w:rsidRPr="4FD16B59">
        <w:rPr>
          <w:rFonts w:ascii="Arial" w:eastAsia="Arial" w:hAnsi="Arial" w:cs="Arial"/>
          <w:sz w:val="24"/>
          <w:szCs w:val="24"/>
        </w:rPr>
        <w:t>a Educação B</w:t>
      </w:r>
      <w:r w:rsidRPr="4FD16B59">
        <w:rPr>
          <w:rFonts w:ascii="Arial" w:eastAsia="Arial" w:hAnsi="Arial" w:cs="Arial"/>
          <w:sz w:val="24"/>
          <w:szCs w:val="24"/>
        </w:rPr>
        <w:t>ásic</w:t>
      </w:r>
      <w:r w:rsidR="14D3E3EC" w:rsidRPr="4FD16B59">
        <w:rPr>
          <w:rFonts w:ascii="Arial" w:eastAsia="Arial" w:hAnsi="Arial" w:cs="Arial"/>
          <w:sz w:val="24"/>
          <w:szCs w:val="24"/>
        </w:rPr>
        <w:t>a</w:t>
      </w:r>
      <w:r w:rsidRPr="4FD16B59">
        <w:rPr>
          <w:rFonts w:ascii="Arial" w:eastAsia="Arial" w:hAnsi="Arial" w:cs="Arial"/>
          <w:sz w:val="24"/>
          <w:szCs w:val="24"/>
        </w:rPr>
        <w:t xml:space="preserve"> proposto pela BNCC que abordam como foco o desenvolvimento por competências e habilidades, na Educação </w:t>
      </w:r>
      <w:r w:rsidR="00CD70AE">
        <w:rPr>
          <w:rFonts w:ascii="Arial" w:eastAsia="Arial" w:hAnsi="Arial" w:cs="Arial"/>
          <w:sz w:val="24"/>
          <w:szCs w:val="24"/>
        </w:rPr>
        <w:t>I</w:t>
      </w:r>
      <w:r w:rsidRPr="4FD16B59">
        <w:rPr>
          <w:rFonts w:ascii="Arial" w:eastAsia="Arial" w:hAnsi="Arial" w:cs="Arial"/>
          <w:sz w:val="24"/>
          <w:szCs w:val="24"/>
        </w:rPr>
        <w:t xml:space="preserve">nfantil, </w:t>
      </w:r>
      <w:r w:rsidR="00CD70AE">
        <w:rPr>
          <w:rFonts w:ascii="Arial" w:eastAsia="Arial" w:hAnsi="Arial" w:cs="Arial"/>
          <w:sz w:val="24"/>
          <w:szCs w:val="24"/>
        </w:rPr>
        <w:t>em que</w:t>
      </w:r>
      <w:r w:rsidR="00CD70AE" w:rsidRPr="4FD16B59">
        <w:rPr>
          <w:rFonts w:ascii="Arial" w:eastAsia="Arial" w:hAnsi="Arial" w:cs="Arial"/>
          <w:sz w:val="24"/>
          <w:szCs w:val="24"/>
        </w:rPr>
        <w:t xml:space="preserve"> </w:t>
      </w:r>
      <w:r w:rsidRPr="4FD16B59">
        <w:rPr>
          <w:rFonts w:ascii="Arial" w:eastAsia="Arial" w:hAnsi="Arial" w:cs="Arial"/>
          <w:sz w:val="24"/>
          <w:szCs w:val="24"/>
        </w:rPr>
        <w:t>educar e cuidar são indissociáveis do processo educativo</w:t>
      </w:r>
      <w:r w:rsidR="003D50A0">
        <w:rPr>
          <w:rFonts w:ascii="Arial" w:eastAsia="Arial" w:hAnsi="Arial" w:cs="Arial"/>
          <w:sz w:val="24"/>
          <w:szCs w:val="24"/>
        </w:rPr>
        <w:t>,</w:t>
      </w:r>
      <w:r w:rsidRPr="4FD16B59">
        <w:rPr>
          <w:rFonts w:ascii="Arial" w:eastAsia="Arial" w:hAnsi="Arial" w:cs="Arial"/>
          <w:sz w:val="24"/>
          <w:szCs w:val="24"/>
        </w:rPr>
        <w:t xml:space="preserve"> as aprendizagens e o desenvolvimento das crianças possuirão como eixos estruturantes as interações e a</w:t>
      </w:r>
      <w:r w:rsidR="5A8D4AFB" w:rsidRPr="4FD16B59">
        <w:rPr>
          <w:rFonts w:ascii="Arial" w:eastAsia="Arial" w:hAnsi="Arial" w:cs="Arial"/>
          <w:sz w:val="24"/>
          <w:szCs w:val="24"/>
        </w:rPr>
        <w:t>s</w:t>
      </w:r>
      <w:r w:rsidRPr="4FD16B59">
        <w:rPr>
          <w:rFonts w:ascii="Arial" w:eastAsia="Arial" w:hAnsi="Arial" w:cs="Arial"/>
          <w:sz w:val="24"/>
          <w:szCs w:val="24"/>
        </w:rPr>
        <w:t xml:space="preserve"> brincadeira</w:t>
      </w:r>
      <w:r w:rsidR="7CBA465D" w:rsidRPr="4FD16B59">
        <w:rPr>
          <w:rFonts w:ascii="Arial" w:eastAsia="Arial" w:hAnsi="Arial" w:cs="Arial"/>
          <w:sz w:val="24"/>
          <w:szCs w:val="24"/>
        </w:rPr>
        <w:t>s</w:t>
      </w:r>
      <w:r w:rsidRPr="4FD16B59">
        <w:rPr>
          <w:rFonts w:ascii="Arial" w:eastAsia="Arial" w:hAnsi="Arial" w:cs="Arial"/>
          <w:sz w:val="24"/>
          <w:szCs w:val="24"/>
        </w:rPr>
        <w:t>, assegurando-lhes os direitos de aprendizagem contemplados nes</w:t>
      </w:r>
      <w:r w:rsidR="003D50A0">
        <w:rPr>
          <w:rFonts w:ascii="Arial" w:eastAsia="Arial" w:hAnsi="Arial" w:cs="Arial"/>
          <w:sz w:val="24"/>
          <w:szCs w:val="24"/>
        </w:rPr>
        <w:t>s</w:t>
      </w:r>
      <w:r w:rsidRPr="4FD16B59">
        <w:rPr>
          <w:rFonts w:ascii="Arial" w:eastAsia="Arial" w:hAnsi="Arial" w:cs="Arial"/>
          <w:sz w:val="24"/>
          <w:szCs w:val="24"/>
        </w:rPr>
        <w:t>a proposta curricular.</w:t>
      </w:r>
    </w:p>
    <w:p w14:paraId="01D1F5F2" w14:textId="67635F5E" w:rsidR="003B634F" w:rsidRPr="003025FD" w:rsidRDefault="72DF1E4F" w:rsidP="4D4C1997">
      <w:pPr>
        <w:spacing w:after="0" w:line="360" w:lineRule="auto"/>
        <w:ind w:right="-284" w:firstLine="720"/>
        <w:jc w:val="both"/>
        <w:rPr>
          <w:rFonts w:ascii="Arial" w:eastAsia="Arial" w:hAnsi="Arial" w:cs="Arial"/>
          <w:sz w:val="24"/>
          <w:szCs w:val="24"/>
        </w:rPr>
      </w:pPr>
      <w:r w:rsidRPr="34C52967">
        <w:rPr>
          <w:rFonts w:ascii="Arial" w:eastAsia="Arial" w:hAnsi="Arial" w:cs="Arial"/>
          <w:sz w:val="24"/>
          <w:szCs w:val="24"/>
        </w:rPr>
        <w:t xml:space="preserve">A </w:t>
      </w:r>
      <w:r w:rsidR="0D11CEC6" w:rsidRPr="34C52967">
        <w:rPr>
          <w:rFonts w:ascii="Arial" w:eastAsia="Arial" w:hAnsi="Arial" w:cs="Arial"/>
          <w:sz w:val="24"/>
          <w:szCs w:val="24"/>
        </w:rPr>
        <w:t>BNCC</w:t>
      </w:r>
      <w:r w:rsidR="2406B25A" w:rsidRPr="34C52967">
        <w:rPr>
          <w:rFonts w:ascii="Arial" w:eastAsia="Arial" w:hAnsi="Arial" w:cs="Arial"/>
          <w:sz w:val="24"/>
          <w:szCs w:val="24"/>
        </w:rPr>
        <w:t>,</w:t>
      </w:r>
      <w:r w:rsidRPr="34C52967">
        <w:rPr>
          <w:rFonts w:ascii="Arial" w:eastAsia="Arial" w:hAnsi="Arial" w:cs="Arial"/>
          <w:sz w:val="24"/>
          <w:szCs w:val="24"/>
        </w:rPr>
        <w:t xml:space="preserve"> em conformidade com as </w:t>
      </w:r>
      <w:r w:rsidR="74735A60" w:rsidRPr="34C52967">
        <w:rPr>
          <w:rFonts w:ascii="Arial" w:eastAsia="Arial" w:hAnsi="Arial" w:cs="Arial"/>
          <w:sz w:val="24"/>
          <w:szCs w:val="24"/>
        </w:rPr>
        <w:t xml:space="preserve">DCNEI </w:t>
      </w:r>
      <w:r w:rsidRPr="34C52967">
        <w:rPr>
          <w:rFonts w:ascii="Arial" w:eastAsia="Arial" w:hAnsi="Arial" w:cs="Arial"/>
          <w:sz w:val="24"/>
          <w:szCs w:val="24"/>
        </w:rPr>
        <w:t>e seus pilares estruturantes, apresenta para a Educação Infantil</w:t>
      </w:r>
      <w:r w:rsidR="29D3DA1C" w:rsidRPr="34C52967">
        <w:rPr>
          <w:rFonts w:ascii="Arial" w:eastAsia="Arial" w:hAnsi="Arial" w:cs="Arial"/>
          <w:sz w:val="24"/>
          <w:szCs w:val="24"/>
        </w:rPr>
        <w:t xml:space="preserve"> </w:t>
      </w:r>
      <w:r w:rsidRPr="34C52967">
        <w:rPr>
          <w:rFonts w:ascii="Arial" w:eastAsia="Arial" w:hAnsi="Arial" w:cs="Arial"/>
          <w:sz w:val="24"/>
          <w:szCs w:val="24"/>
        </w:rPr>
        <w:t xml:space="preserve">uma organização curricular distribuída em cinco </w:t>
      </w:r>
      <w:r w:rsidR="6387C051" w:rsidRPr="34C52967">
        <w:rPr>
          <w:rFonts w:ascii="Arial" w:eastAsia="Arial" w:hAnsi="Arial" w:cs="Arial"/>
          <w:sz w:val="24"/>
          <w:szCs w:val="24"/>
        </w:rPr>
        <w:t>campos de experiências</w:t>
      </w:r>
      <w:r w:rsidR="003D50A0">
        <w:rPr>
          <w:rFonts w:ascii="Arial" w:eastAsia="Arial" w:hAnsi="Arial" w:cs="Arial"/>
          <w:sz w:val="24"/>
          <w:szCs w:val="24"/>
        </w:rPr>
        <w:t xml:space="preserve"> – p</w:t>
      </w:r>
      <w:r w:rsidRPr="34C52967">
        <w:rPr>
          <w:rFonts w:ascii="Arial" w:eastAsia="Arial" w:hAnsi="Arial" w:cs="Arial"/>
          <w:sz w:val="24"/>
          <w:szCs w:val="24"/>
        </w:rPr>
        <w:t>ensados de forma articulada, diferenciando-se, portanto, de modelos tradicionais.</w:t>
      </w:r>
    </w:p>
    <w:p w14:paraId="788C858E" w14:textId="24B8EA14" w:rsidR="003B634F" w:rsidRPr="003025FD" w:rsidRDefault="72DF1E4F" w:rsidP="4D4C1997">
      <w:pPr>
        <w:spacing w:after="0" w:line="360" w:lineRule="auto"/>
        <w:ind w:right="-284" w:firstLine="720"/>
        <w:jc w:val="both"/>
        <w:rPr>
          <w:rFonts w:ascii="Arial" w:eastAsia="Arial" w:hAnsi="Arial" w:cs="Arial"/>
          <w:sz w:val="24"/>
          <w:szCs w:val="24"/>
        </w:rPr>
      </w:pPr>
      <w:r w:rsidRPr="34C52967">
        <w:rPr>
          <w:rFonts w:ascii="Arial" w:eastAsia="Arial" w:hAnsi="Arial" w:cs="Arial"/>
          <w:sz w:val="24"/>
          <w:szCs w:val="24"/>
        </w:rPr>
        <w:t xml:space="preserve">Para atender </w:t>
      </w:r>
      <w:r w:rsidR="582401D8" w:rsidRPr="34C52967">
        <w:rPr>
          <w:rFonts w:ascii="Arial" w:eastAsia="Arial" w:hAnsi="Arial" w:cs="Arial"/>
          <w:sz w:val="24"/>
          <w:szCs w:val="24"/>
        </w:rPr>
        <w:t xml:space="preserve">a esses </w:t>
      </w:r>
      <w:r w:rsidRPr="34C52967">
        <w:rPr>
          <w:rFonts w:ascii="Arial" w:eastAsia="Arial" w:hAnsi="Arial" w:cs="Arial"/>
          <w:sz w:val="24"/>
          <w:szCs w:val="24"/>
        </w:rPr>
        <w:t>pilares</w:t>
      </w:r>
      <w:r w:rsidR="6C6D37BD" w:rsidRPr="34C52967">
        <w:rPr>
          <w:rFonts w:ascii="Arial" w:eastAsia="Arial" w:hAnsi="Arial" w:cs="Arial"/>
          <w:sz w:val="24"/>
          <w:szCs w:val="24"/>
        </w:rPr>
        <w:t xml:space="preserve">, o </w:t>
      </w:r>
      <w:r w:rsidRPr="34C52967">
        <w:rPr>
          <w:rFonts w:ascii="Arial" w:eastAsia="Arial" w:hAnsi="Arial" w:cs="Arial"/>
          <w:sz w:val="24"/>
          <w:szCs w:val="24"/>
        </w:rPr>
        <w:t xml:space="preserve">SESI elaborou uma organização curricular </w:t>
      </w:r>
      <w:r w:rsidR="31E4B3FA" w:rsidRPr="34C52967">
        <w:rPr>
          <w:rFonts w:ascii="Arial" w:eastAsia="Arial" w:hAnsi="Arial" w:cs="Arial"/>
          <w:sz w:val="24"/>
          <w:szCs w:val="24"/>
        </w:rPr>
        <w:t>n</w:t>
      </w:r>
      <w:r w:rsidRPr="34C52967">
        <w:rPr>
          <w:rFonts w:ascii="Arial" w:eastAsia="Arial" w:hAnsi="Arial" w:cs="Arial"/>
          <w:sz w:val="24"/>
          <w:szCs w:val="24"/>
        </w:rPr>
        <w:t xml:space="preserve">a Educação </w:t>
      </w:r>
      <w:r w:rsidR="003D50A0">
        <w:rPr>
          <w:rFonts w:ascii="Arial" w:eastAsia="Arial" w:hAnsi="Arial" w:cs="Arial"/>
          <w:sz w:val="24"/>
          <w:szCs w:val="24"/>
        </w:rPr>
        <w:t>I</w:t>
      </w:r>
      <w:r w:rsidRPr="34C52967">
        <w:rPr>
          <w:rFonts w:ascii="Arial" w:eastAsia="Arial" w:hAnsi="Arial" w:cs="Arial"/>
          <w:sz w:val="24"/>
          <w:szCs w:val="24"/>
        </w:rPr>
        <w:t xml:space="preserve">nfantil estruturada nos cinco </w:t>
      </w:r>
      <w:r w:rsidR="003D50A0">
        <w:rPr>
          <w:rFonts w:ascii="Arial" w:eastAsia="Arial" w:hAnsi="Arial" w:cs="Arial"/>
          <w:sz w:val="24"/>
          <w:szCs w:val="24"/>
        </w:rPr>
        <w:t>c</w:t>
      </w:r>
      <w:r w:rsidR="6387C051" w:rsidRPr="34C52967">
        <w:rPr>
          <w:rFonts w:ascii="Arial" w:eastAsia="Arial" w:hAnsi="Arial" w:cs="Arial"/>
          <w:sz w:val="24"/>
          <w:szCs w:val="24"/>
        </w:rPr>
        <w:t>ampos de experiências</w:t>
      </w:r>
      <w:r w:rsidRPr="34C52967">
        <w:rPr>
          <w:rFonts w:ascii="Arial" w:eastAsia="Arial" w:hAnsi="Arial" w:cs="Arial"/>
          <w:sz w:val="24"/>
          <w:szCs w:val="24"/>
        </w:rPr>
        <w:t xml:space="preserve"> </w:t>
      </w:r>
      <w:r w:rsidR="41B80CF4" w:rsidRPr="34C52967">
        <w:rPr>
          <w:rFonts w:ascii="Arial" w:eastAsia="Arial" w:hAnsi="Arial" w:cs="Arial"/>
          <w:sz w:val="24"/>
          <w:szCs w:val="24"/>
        </w:rPr>
        <w:t>citados na BNCC</w:t>
      </w:r>
      <w:r w:rsidR="5F709CB9" w:rsidRPr="34C52967">
        <w:rPr>
          <w:rFonts w:ascii="Arial" w:eastAsia="Arial" w:hAnsi="Arial" w:cs="Arial"/>
          <w:sz w:val="24"/>
          <w:szCs w:val="24"/>
        </w:rPr>
        <w:t>,</w:t>
      </w:r>
      <w:r w:rsidRPr="34C52967">
        <w:rPr>
          <w:rFonts w:ascii="Arial" w:eastAsia="Arial" w:hAnsi="Arial" w:cs="Arial"/>
          <w:sz w:val="24"/>
          <w:szCs w:val="24"/>
        </w:rPr>
        <w:t xml:space="preserve"> nos quais são definidos objetivos de aprendizagem e desenvolvimento</w:t>
      </w:r>
      <w:r w:rsidR="5C7566E2" w:rsidRPr="34C52967">
        <w:rPr>
          <w:rFonts w:ascii="Arial" w:eastAsia="Arial" w:hAnsi="Arial" w:cs="Arial"/>
          <w:sz w:val="24"/>
          <w:szCs w:val="24"/>
        </w:rPr>
        <w:t xml:space="preserve"> que foram</w:t>
      </w:r>
      <w:r w:rsidRPr="34C52967">
        <w:rPr>
          <w:rFonts w:ascii="Arial" w:eastAsia="Arial" w:hAnsi="Arial" w:cs="Arial"/>
          <w:sz w:val="24"/>
          <w:szCs w:val="24"/>
        </w:rPr>
        <w:t xml:space="preserve"> </w:t>
      </w:r>
      <w:r w:rsidR="1CBC46D2" w:rsidRPr="34C52967">
        <w:rPr>
          <w:rFonts w:ascii="Arial" w:eastAsia="Arial" w:hAnsi="Arial" w:cs="Arial"/>
          <w:sz w:val="24"/>
          <w:szCs w:val="24"/>
        </w:rPr>
        <w:t>ampliados</w:t>
      </w:r>
      <w:r w:rsidRPr="34C52967">
        <w:rPr>
          <w:rFonts w:ascii="Arial" w:eastAsia="Arial" w:hAnsi="Arial" w:cs="Arial"/>
          <w:sz w:val="24"/>
          <w:szCs w:val="24"/>
        </w:rPr>
        <w:t xml:space="preserve"> e integra</w:t>
      </w:r>
      <w:r w:rsidR="1784E311" w:rsidRPr="34C52967">
        <w:rPr>
          <w:rFonts w:ascii="Arial" w:eastAsia="Arial" w:hAnsi="Arial" w:cs="Arial"/>
          <w:sz w:val="24"/>
          <w:szCs w:val="24"/>
        </w:rPr>
        <w:t>do</w:t>
      </w:r>
      <w:r w:rsidR="6B246E08" w:rsidRPr="34C52967">
        <w:rPr>
          <w:rFonts w:ascii="Arial" w:eastAsia="Arial" w:hAnsi="Arial" w:cs="Arial"/>
          <w:sz w:val="24"/>
          <w:szCs w:val="24"/>
        </w:rPr>
        <w:t>s</w:t>
      </w:r>
      <w:r w:rsidRPr="34C52967">
        <w:rPr>
          <w:rFonts w:ascii="Arial" w:eastAsia="Arial" w:hAnsi="Arial" w:cs="Arial"/>
          <w:sz w:val="24"/>
          <w:szCs w:val="24"/>
        </w:rPr>
        <w:t xml:space="preserve"> </w:t>
      </w:r>
      <w:r w:rsidR="46D96604" w:rsidRPr="34C52967">
        <w:rPr>
          <w:rFonts w:ascii="Arial" w:eastAsia="Arial" w:hAnsi="Arial" w:cs="Arial"/>
          <w:sz w:val="24"/>
          <w:szCs w:val="24"/>
        </w:rPr>
        <w:t xml:space="preserve">para atender </w:t>
      </w:r>
      <w:r w:rsidRPr="34C52967">
        <w:rPr>
          <w:rFonts w:ascii="Arial" w:eastAsia="Arial" w:hAnsi="Arial" w:cs="Arial"/>
          <w:sz w:val="24"/>
          <w:szCs w:val="24"/>
        </w:rPr>
        <w:t xml:space="preserve">aos objetivos de aprendizagem e desenvolvimento SESI. </w:t>
      </w:r>
    </w:p>
    <w:p w14:paraId="2B891C53" w14:textId="64F8D269" w:rsidR="003B634F" w:rsidRPr="003025FD" w:rsidRDefault="003D50A0" w:rsidP="003B634F">
      <w:pPr>
        <w:jc w:val="both"/>
        <w:rPr>
          <w:rFonts w:ascii="Arial" w:eastAsia="Arial" w:hAnsi="Arial" w:cs="Arial"/>
          <w:sz w:val="24"/>
          <w:szCs w:val="24"/>
        </w:rPr>
      </w:pPr>
      <w:r>
        <w:rPr>
          <w:rFonts w:ascii="Arial" w:eastAsia="Arial" w:hAnsi="Arial" w:cs="Arial"/>
          <w:sz w:val="24"/>
          <w:szCs w:val="24"/>
        </w:rPr>
        <w:tab/>
      </w:r>
      <w:r w:rsidR="003B634F" w:rsidRPr="34C52967">
        <w:rPr>
          <w:rFonts w:ascii="Arial" w:eastAsia="Arial" w:hAnsi="Arial" w:cs="Arial"/>
          <w:sz w:val="24"/>
          <w:szCs w:val="24"/>
        </w:rPr>
        <w:t xml:space="preserve">De acordo com a BNCC, os </w:t>
      </w:r>
      <w:r w:rsidR="6387C051" w:rsidRPr="34C52967">
        <w:rPr>
          <w:rFonts w:ascii="Arial" w:eastAsia="Arial" w:hAnsi="Arial" w:cs="Arial"/>
          <w:sz w:val="24"/>
          <w:szCs w:val="24"/>
        </w:rPr>
        <w:t>campos de experiências</w:t>
      </w:r>
      <w:r w:rsidR="003B634F" w:rsidRPr="34C52967">
        <w:rPr>
          <w:rFonts w:ascii="Arial" w:eastAsia="Arial" w:hAnsi="Arial" w:cs="Arial"/>
          <w:sz w:val="24"/>
          <w:szCs w:val="24"/>
        </w:rPr>
        <w:t>:</w:t>
      </w:r>
    </w:p>
    <w:p w14:paraId="7B867CC0" w14:textId="38ACFB7C" w:rsidR="003B634F" w:rsidRPr="003025FD" w:rsidRDefault="5AE44578" w:rsidP="001C21BA">
      <w:pPr>
        <w:pStyle w:val="Citao"/>
        <w:rPr>
          <w:i/>
        </w:rPr>
      </w:pPr>
      <w:r w:rsidRPr="513968DD">
        <w:t xml:space="preserve">[...] </w:t>
      </w:r>
      <w:r w:rsidR="72DF1E4F" w:rsidRPr="513968DD">
        <w:t xml:space="preserve">constituem um arranjo curricular que acolhe as situações e as experiências concretas da vida cotidiana das crianças e seus saberes, </w:t>
      </w:r>
      <w:r w:rsidR="72DF1E4F" w:rsidRPr="00910899">
        <w:t>entrelaçando-os aos conhecimentos que fazem parte do patrimônio cultural</w:t>
      </w:r>
      <w:r w:rsidR="4DAE046F" w:rsidRPr="00910899">
        <w:t xml:space="preserve"> </w:t>
      </w:r>
      <w:r w:rsidR="72DF1E4F" w:rsidRPr="001C21BA">
        <w:t>(B</w:t>
      </w:r>
      <w:r w:rsidR="26F05314" w:rsidRPr="001C21BA">
        <w:t>RASIL</w:t>
      </w:r>
      <w:r w:rsidR="72DF1E4F" w:rsidRPr="001C21BA">
        <w:t xml:space="preserve">, </w:t>
      </w:r>
      <w:r w:rsidR="176AA4B9" w:rsidRPr="001C21BA">
        <w:t xml:space="preserve">2017, </w:t>
      </w:r>
      <w:r w:rsidR="72DF1E4F" w:rsidRPr="001C21BA">
        <w:t>p.</w:t>
      </w:r>
      <w:r w:rsidR="003D50A0">
        <w:t xml:space="preserve"> </w:t>
      </w:r>
      <w:r w:rsidR="72DF1E4F" w:rsidRPr="001C21BA">
        <w:t>38)</w:t>
      </w:r>
      <w:r w:rsidR="003D50A0">
        <w:t>.</w:t>
      </w:r>
    </w:p>
    <w:p w14:paraId="6F2B86F0" w14:textId="5F3888C1" w:rsidR="003B634F" w:rsidRPr="003025FD" w:rsidRDefault="72DF1E4F" w:rsidP="4D4C1997">
      <w:pPr>
        <w:spacing w:after="0" w:line="360" w:lineRule="auto"/>
        <w:ind w:right="-284" w:firstLine="720"/>
        <w:jc w:val="both"/>
        <w:rPr>
          <w:rFonts w:ascii="Arial" w:eastAsia="Arial" w:hAnsi="Arial" w:cs="Arial"/>
          <w:sz w:val="24"/>
          <w:szCs w:val="24"/>
        </w:rPr>
      </w:pPr>
      <w:r w:rsidRPr="34C52967">
        <w:rPr>
          <w:rFonts w:ascii="Arial" w:eastAsia="Arial" w:hAnsi="Arial" w:cs="Arial"/>
          <w:sz w:val="24"/>
          <w:szCs w:val="24"/>
        </w:rPr>
        <w:t xml:space="preserve">Pode-se considerar, então, que os </w:t>
      </w:r>
      <w:r w:rsidR="6387C051" w:rsidRPr="34C52967">
        <w:rPr>
          <w:rFonts w:ascii="Arial" w:eastAsia="Arial" w:hAnsi="Arial" w:cs="Arial"/>
          <w:sz w:val="24"/>
          <w:szCs w:val="24"/>
        </w:rPr>
        <w:t>campos de experiências</w:t>
      </w:r>
      <w:r w:rsidRPr="34C52967">
        <w:rPr>
          <w:rFonts w:ascii="Arial" w:eastAsia="Arial" w:hAnsi="Arial" w:cs="Arial"/>
          <w:sz w:val="24"/>
          <w:szCs w:val="24"/>
        </w:rPr>
        <w:t xml:space="preserve"> na Educação Infantil SESI são elementos que serão constituídos a partir de e</w:t>
      </w:r>
      <w:r w:rsidR="445FD81F" w:rsidRPr="34C52967">
        <w:rPr>
          <w:rFonts w:ascii="Arial" w:eastAsia="Arial" w:hAnsi="Arial" w:cs="Arial"/>
          <w:sz w:val="24"/>
          <w:szCs w:val="24"/>
        </w:rPr>
        <w:t xml:space="preserve">xplorações </w:t>
      </w:r>
      <w:r w:rsidRPr="34C52967">
        <w:rPr>
          <w:rFonts w:ascii="Arial" w:eastAsia="Arial" w:hAnsi="Arial" w:cs="Arial"/>
          <w:sz w:val="24"/>
          <w:szCs w:val="24"/>
        </w:rPr>
        <w:t>e saberes desenvolvidos pelas crianças em sua interação social, seja na família ou no espaço escolar, ampliando seus conhecimentos culturais e sociais, sempre com a mediação e</w:t>
      </w:r>
      <w:r w:rsidR="003D50A0">
        <w:rPr>
          <w:rFonts w:ascii="Arial" w:eastAsia="Arial" w:hAnsi="Arial" w:cs="Arial"/>
          <w:sz w:val="24"/>
          <w:szCs w:val="24"/>
        </w:rPr>
        <w:t xml:space="preserve"> a</w:t>
      </w:r>
      <w:r w:rsidRPr="34C52967">
        <w:rPr>
          <w:rFonts w:ascii="Arial" w:eastAsia="Arial" w:hAnsi="Arial" w:cs="Arial"/>
          <w:sz w:val="24"/>
          <w:szCs w:val="24"/>
        </w:rPr>
        <w:t xml:space="preserve"> intencionalidade de um educador.</w:t>
      </w:r>
    </w:p>
    <w:p w14:paraId="492B9564" w14:textId="16E3439C" w:rsidR="003B634F" w:rsidRPr="006E682C" w:rsidRDefault="72DF1E4F" w:rsidP="001C21BA">
      <w:pPr>
        <w:pStyle w:val="Citao"/>
      </w:pPr>
      <w:r w:rsidRPr="006E682C">
        <w:t xml:space="preserve">O principal propósito do arranjo curricular por </w:t>
      </w:r>
      <w:r w:rsidR="6387C051" w:rsidRPr="006E682C">
        <w:t>campos de experiências</w:t>
      </w:r>
      <w:r w:rsidRPr="006E682C">
        <w:t xml:space="preserve"> é preservar tempo, espaço, materiais e interações necessários para que as crianças explorem, experimentem, elaborem os conhecimentos ao seu modo, beneficiando-se do frescor e da vivacidade do olhar </w:t>
      </w:r>
      <w:r w:rsidRPr="006E682C">
        <w:lastRenderedPageBreak/>
        <w:t>infantil sobre o mundo, um olhar sempre novo, não viciado pelos velhos e tão consolidados padrões de compreensão que, muitas vezes, pautam as construções adultas</w:t>
      </w:r>
      <w:r w:rsidR="5F80A702" w:rsidRPr="006E682C">
        <w:t xml:space="preserve"> </w:t>
      </w:r>
      <w:r w:rsidRPr="006E682C">
        <w:t>(</w:t>
      </w:r>
      <w:r w:rsidR="771FB183" w:rsidRPr="006E682C">
        <w:t>O</w:t>
      </w:r>
      <w:r w:rsidR="6F6FDD5E" w:rsidRPr="006E682C">
        <w:t xml:space="preserve">LIVEIRA, </w:t>
      </w:r>
      <w:r w:rsidR="07EF3002" w:rsidRPr="001C21BA">
        <w:rPr>
          <w:i/>
          <w:iCs w:val="0"/>
        </w:rPr>
        <w:t>et al.</w:t>
      </w:r>
      <w:r w:rsidR="07EF3002" w:rsidRPr="006E682C">
        <w:t>,</w:t>
      </w:r>
      <w:r w:rsidR="771FB183" w:rsidRPr="006E682C">
        <w:t xml:space="preserve"> </w:t>
      </w:r>
      <w:r w:rsidR="3FA1CF84" w:rsidRPr="006E682C">
        <w:t xml:space="preserve">2019, </w:t>
      </w:r>
      <w:r w:rsidRPr="006E682C">
        <w:t>p.</w:t>
      </w:r>
      <w:r w:rsidR="003D50A0">
        <w:t xml:space="preserve"> </w:t>
      </w:r>
      <w:r w:rsidRPr="006E682C">
        <w:t>296)</w:t>
      </w:r>
      <w:r w:rsidR="003D50A0">
        <w:t>.</w:t>
      </w:r>
    </w:p>
    <w:p w14:paraId="280F00AF" w14:textId="27A575F0" w:rsidR="003B634F" w:rsidRPr="003025FD" w:rsidRDefault="72DF1E4F" w:rsidP="4D4C1997">
      <w:pPr>
        <w:spacing w:after="0" w:line="360" w:lineRule="auto"/>
        <w:ind w:right="-284" w:firstLine="720"/>
        <w:jc w:val="both"/>
        <w:rPr>
          <w:rFonts w:ascii="Arial" w:eastAsia="Arial" w:hAnsi="Arial" w:cs="Arial"/>
          <w:sz w:val="24"/>
          <w:szCs w:val="24"/>
        </w:rPr>
      </w:pPr>
      <w:r w:rsidRPr="34C52967">
        <w:rPr>
          <w:rFonts w:ascii="Arial" w:eastAsia="Arial" w:hAnsi="Arial" w:cs="Arial"/>
          <w:sz w:val="24"/>
          <w:szCs w:val="24"/>
        </w:rPr>
        <w:t>As práticas pedagógicas que compõe</w:t>
      </w:r>
      <w:r w:rsidR="6D8F6440" w:rsidRPr="34C52967">
        <w:rPr>
          <w:rFonts w:ascii="Arial" w:eastAsia="Arial" w:hAnsi="Arial" w:cs="Arial"/>
          <w:sz w:val="24"/>
          <w:szCs w:val="24"/>
        </w:rPr>
        <w:t>m</w:t>
      </w:r>
      <w:r w:rsidRPr="34C52967">
        <w:rPr>
          <w:rFonts w:ascii="Arial" w:eastAsia="Arial" w:hAnsi="Arial" w:cs="Arial"/>
          <w:sz w:val="24"/>
          <w:szCs w:val="24"/>
        </w:rPr>
        <w:t xml:space="preserve"> a proposta curricular, nos </w:t>
      </w:r>
      <w:r w:rsidR="6387C051" w:rsidRPr="34C52967">
        <w:rPr>
          <w:rFonts w:ascii="Arial" w:eastAsia="Arial" w:hAnsi="Arial" w:cs="Arial"/>
          <w:sz w:val="24"/>
          <w:szCs w:val="24"/>
        </w:rPr>
        <w:t>campos de experiências</w:t>
      </w:r>
      <w:r w:rsidRPr="34C52967">
        <w:rPr>
          <w:rFonts w:ascii="Arial" w:eastAsia="Arial" w:hAnsi="Arial" w:cs="Arial"/>
          <w:sz w:val="24"/>
          <w:szCs w:val="24"/>
        </w:rPr>
        <w:t xml:space="preserve">, derivam do </w:t>
      </w:r>
      <w:r w:rsidR="003D50A0">
        <w:rPr>
          <w:rFonts w:ascii="Arial" w:eastAsia="Arial" w:hAnsi="Arial" w:cs="Arial"/>
          <w:sz w:val="24"/>
          <w:szCs w:val="24"/>
        </w:rPr>
        <w:t>a</w:t>
      </w:r>
      <w:r w:rsidRPr="34C52967">
        <w:rPr>
          <w:rFonts w:ascii="Arial" w:eastAsia="Arial" w:hAnsi="Arial" w:cs="Arial"/>
          <w:sz w:val="24"/>
          <w:szCs w:val="24"/>
        </w:rPr>
        <w:t>rt. 9º da Resolução nº 5, de 17 de dezembro de 2009</w:t>
      </w:r>
      <w:r w:rsidR="003D50A0">
        <w:rPr>
          <w:rFonts w:ascii="Arial" w:eastAsia="Arial" w:hAnsi="Arial" w:cs="Arial"/>
          <w:sz w:val="24"/>
          <w:szCs w:val="24"/>
        </w:rPr>
        <w:t>,</w:t>
      </w:r>
      <w:r w:rsidRPr="34C52967">
        <w:rPr>
          <w:rFonts w:ascii="Arial" w:eastAsia="Arial" w:hAnsi="Arial" w:cs="Arial"/>
          <w:sz w:val="24"/>
          <w:szCs w:val="24"/>
        </w:rPr>
        <w:t xml:space="preserve"> que fixa as DCNEI e devem garantir a todas as crianças, além dos direitos de aprendizagem, experiências que: </w:t>
      </w:r>
    </w:p>
    <w:p w14:paraId="629A0DDE" w14:textId="77777777" w:rsidR="003B634F" w:rsidRPr="003025FD" w:rsidRDefault="003B634F" w:rsidP="003B634F">
      <w:pPr>
        <w:spacing w:after="0" w:line="360" w:lineRule="auto"/>
        <w:ind w:right="-284"/>
        <w:jc w:val="both"/>
        <w:rPr>
          <w:rFonts w:ascii="Arial" w:eastAsia="Arial" w:hAnsi="Arial" w:cs="Arial"/>
          <w:sz w:val="24"/>
          <w:szCs w:val="24"/>
        </w:rPr>
      </w:pPr>
    </w:p>
    <w:p w14:paraId="4B12E4C0" w14:textId="77777777" w:rsidR="003B634F" w:rsidRPr="001C21BA" w:rsidRDefault="003B634F" w:rsidP="001C21BA">
      <w:pPr>
        <w:pStyle w:val="PargrafodaLista"/>
        <w:numPr>
          <w:ilvl w:val="0"/>
          <w:numId w:val="21"/>
        </w:numPr>
        <w:spacing w:after="0" w:line="240" w:lineRule="auto"/>
        <w:ind w:left="2268" w:right="-284" w:hanging="284"/>
        <w:jc w:val="both"/>
        <w:rPr>
          <w:rFonts w:ascii="Arial" w:hAnsi="Arial" w:cs="Arial"/>
          <w:iCs/>
          <w:sz w:val="20"/>
          <w:szCs w:val="20"/>
        </w:rPr>
      </w:pPr>
      <w:r w:rsidRPr="001C21BA">
        <w:rPr>
          <w:rFonts w:ascii="Arial" w:hAnsi="Arial" w:cs="Arial"/>
          <w:iCs/>
          <w:sz w:val="20"/>
          <w:szCs w:val="20"/>
        </w:rPr>
        <w:t>promovam o conhecimento de si e do mundo por meio da ampliação de experiências sensoriais, expressivas, corporais que possibilitem movimentação ampla, expressão da individualidade e respeito pelos ritmos e desejos da criança;</w:t>
      </w:r>
    </w:p>
    <w:p w14:paraId="2EDE7131" w14:textId="77777777" w:rsidR="003B634F" w:rsidRPr="001C21BA" w:rsidRDefault="003B634F" w:rsidP="001C21BA">
      <w:pPr>
        <w:pStyle w:val="PargrafodaLista"/>
        <w:numPr>
          <w:ilvl w:val="0"/>
          <w:numId w:val="21"/>
        </w:numPr>
        <w:spacing w:after="0" w:line="240" w:lineRule="auto"/>
        <w:ind w:left="2268" w:right="-284" w:hanging="284"/>
        <w:jc w:val="both"/>
        <w:rPr>
          <w:rFonts w:ascii="Arial" w:hAnsi="Arial" w:cs="Arial"/>
          <w:iCs/>
          <w:sz w:val="20"/>
          <w:szCs w:val="20"/>
        </w:rPr>
      </w:pPr>
      <w:r w:rsidRPr="001C21BA">
        <w:rPr>
          <w:rFonts w:ascii="Arial" w:hAnsi="Arial" w:cs="Arial"/>
          <w:iCs/>
          <w:sz w:val="20"/>
          <w:szCs w:val="20"/>
        </w:rPr>
        <w:t xml:space="preserve"> favoreçam a imersão das crianças nas diferentes linguagens e o progressivo domínio por elas de vários gêneros e formas de expressão: gestual, verbal, plástica, dramática e musical;</w:t>
      </w:r>
    </w:p>
    <w:p w14:paraId="26A93DAB" w14:textId="77777777" w:rsidR="003B634F" w:rsidRPr="001C21BA" w:rsidRDefault="003B634F" w:rsidP="001C21BA">
      <w:pPr>
        <w:pStyle w:val="PargrafodaLista"/>
        <w:numPr>
          <w:ilvl w:val="0"/>
          <w:numId w:val="21"/>
        </w:numPr>
        <w:spacing w:after="0" w:line="240" w:lineRule="auto"/>
        <w:ind w:left="2268" w:right="-284" w:hanging="284"/>
        <w:jc w:val="both"/>
        <w:rPr>
          <w:rFonts w:ascii="Arial" w:hAnsi="Arial" w:cs="Arial"/>
          <w:iCs/>
          <w:sz w:val="20"/>
          <w:szCs w:val="20"/>
        </w:rPr>
      </w:pPr>
      <w:r w:rsidRPr="001C21BA">
        <w:rPr>
          <w:rFonts w:ascii="Arial" w:hAnsi="Arial" w:cs="Arial"/>
          <w:iCs/>
          <w:sz w:val="20"/>
          <w:szCs w:val="20"/>
        </w:rPr>
        <w:t>possibilitem às crianças experiências de narrativas, de apreciação e interação com a linguagem oral e escrita, e convívio com diferentes suportes e gêneros textuais orais e escritos;</w:t>
      </w:r>
    </w:p>
    <w:p w14:paraId="45AF8CEE" w14:textId="77777777" w:rsidR="003B634F" w:rsidRPr="001C21BA" w:rsidRDefault="003B634F" w:rsidP="001C21BA">
      <w:pPr>
        <w:pStyle w:val="PargrafodaLista"/>
        <w:numPr>
          <w:ilvl w:val="0"/>
          <w:numId w:val="21"/>
        </w:numPr>
        <w:spacing w:after="0" w:line="240" w:lineRule="auto"/>
        <w:ind w:left="2268" w:right="-284" w:hanging="284"/>
        <w:jc w:val="both"/>
        <w:rPr>
          <w:rFonts w:ascii="Arial" w:hAnsi="Arial" w:cs="Arial"/>
          <w:iCs/>
          <w:sz w:val="20"/>
          <w:szCs w:val="20"/>
        </w:rPr>
      </w:pPr>
      <w:r w:rsidRPr="001C21BA">
        <w:rPr>
          <w:rFonts w:ascii="Arial" w:hAnsi="Arial" w:cs="Arial"/>
          <w:iCs/>
          <w:sz w:val="20"/>
          <w:szCs w:val="20"/>
        </w:rPr>
        <w:t>recriem, em contextos significativos para as crianças, relações quantitativas, medidas, formas e orientações espaço temporais;</w:t>
      </w:r>
    </w:p>
    <w:p w14:paraId="7ABE6F0F" w14:textId="77777777" w:rsidR="003B634F" w:rsidRPr="001C21BA" w:rsidRDefault="003B634F" w:rsidP="001C21BA">
      <w:pPr>
        <w:pStyle w:val="PargrafodaLista"/>
        <w:numPr>
          <w:ilvl w:val="0"/>
          <w:numId w:val="21"/>
        </w:numPr>
        <w:spacing w:after="0" w:line="240" w:lineRule="auto"/>
        <w:ind w:left="2268" w:right="-284" w:hanging="284"/>
        <w:jc w:val="both"/>
        <w:rPr>
          <w:rFonts w:ascii="Arial" w:hAnsi="Arial" w:cs="Arial"/>
          <w:iCs/>
          <w:sz w:val="20"/>
          <w:szCs w:val="20"/>
        </w:rPr>
      </w:pPr>
      <w:r w:rsidRPr="001C21BA">
        <w:rPr>
          <w:rFonts w:ascii="Arial" w:hAnsi="Arial" w:cs="Arial"/>
          <w:iCs/>
          <w:sz w:val="20"/>
          <w:szCs w:val="20"/>
        </w:rPr>
        <w:t xml:space="preserve"> ampliem a confiança e a participação das crianças nas atividades individuais e coletivas;</w:t>
      </w:r>
    </w:p>
    <w:p w14:paraId="76B7822A" w14:textId="77777777" w:rsidR="003B634F" w:rsidRPr="001C21BA" w:rsidRDefault="003B634F" w:rsidP="001C21BA">
      <w:pPr>
        <w:pStyle w:val="PargrafodaLista"/>
        <w:numPr>
          <w:ilvl w:val="0"/>
          <w:numId w:val="21"/>
        </w:numPr>
        <w:spacing w:after="0" w:line="240" w:lineRule="auto"/>
        <w:ind w:left="2268" w:right="-284" w:hanging="284"/>
        <w:jc w:val="both"/>
        <w:rPr>
          <w:rFonts w:ascii="Arial" w:hAnsi="Arial" w:cs="Arial"/>
          <w:iCs/>
          <w:sz w:val="20"/>
          <w:szCs w:val="20"/>
        </w:rPr>
      </w:pPr>
      <w:r w:rsidRPr="001C21BA">
        <w:rPr>
          <w:rFonts w:ascii="Arial" w:hAnsi="Arial" w:cs="Arial"/>
          <w:iCs/>
          <w:sz w:val="20"/>
          <w:szCs w:val="20"/>
        </w:rPr>
        <w:t>possibilitem situações de aprendizagem mediadas para a elaboração da autonomia das crianças nas ações de cuidado pessoal, auto-organização, saúde e bem-estar;</w:t>
      </w:r>
    </w:p>
    <w:p w14:paraId="79097EDD" w14:textId="77777777" w:rsidR="003B634F" w:rsidRPr="001C21BA" w:rsidRDefault="003B634F" w:rsidP="001C21BA">
      <w:pPr>
        <w:pStyle w:val="PargrafodaLista"/>
        <w:numPr>
          <w:ilvl w:val="0"/>
          <w:numId w:val="21"/>
        </w:numPr>
        <w:spacing w:after="0" w:line="240" w:lineRule="auto"/>
        <w:ind w:left="2268" w:right="-284" w:hanging="284"/>
        <w:jc w:val="both"/>
        <w:rPr>
          <w:rFonts w:ascii="Arial" w:hAnsi="Arial" w:cs="Arial"/>
          <w:iCs/>
          <w:sz w:val="20"/>
          <w:szCs w:val="20"/>
        </w:rPr>
      </w:pPr>
      <w:r w:rsidRPr="001C21BA">
        <w:rPr>
          <w:rFonts w:ascii="Arial" w:hAnsi="Arial" w:cs="Arial"/>
          <w:iCs/>
          <w:sz w:val="20"/>
          <w:szCs w:val="20"/>
        </w:rPr>
        <w:t>possibilitem vivências éticas e estéticas com outras crianças e grupos culturais, que alarguem seus padrões de referência e de identidades no diálogo e reconhecimento da diversidade;</w:t>
      </w:r>
    </w:p>
    <w:p w14:paraId="7C54DCFE" w14:textId="77777777" w:rsidR="003B634F" w:rsidRPr="001C21BA" w:rsidRDefault="003B634F" w:rsidP="001C21BA">
      <w:pPr>
        <w:pStyle w:val="PargrafodaLista"/>
        <w:numPr>
          <w:ilvl w:val="0"/>
          <w:numId w:val="21"/>
        </w:numPr>
        <w:spacing w:after="0" w:line="240" w:lineRule="auto"/>
        <w:ind w:left="2268" w:right="-284" w:hanging="284"/>
        <w:jc w:val="both"/>
        <w:rPr>
          <w:rFonts w:ascii="Arial" w:hAnsi="Arial" w:cs="Arial"/>
          <w:iCs/>
          <w:sz w:val="20"/>
          <w:szCs w:val="20"/>
        </w:rPr>
      </w:pPr>
      <w:r w:rsidRPr="001C21BA">
        <w:rPr>
          <w:rFonts w:ascii="Arial" w:hAnsi="Arial" w:cs="Arial"/>
          <w:iCs/>
          <w:sz w:val="20"/>
          <w:szCs w:val="20"/>
        </w:rPr>
        <w:t xml:space="preserve"> incentivem a curiosidade, a exploração, o encantamento, o questionamento, a indagação e o conhecimento das crianças em relação ao mundo físico e social, ao tempo e à natureza;</w:t>
      </w:r>
    </w:p>
    <w:p w14:paraId="5EAEEE17" w14:textId="77777777" w:rsidR="003B634F" w:rsidRPr="001C21BA" w:rsidRDefault="003B634F" w:rsidP="001C21BA">
      <w:pPr>
        <w:pStyle w:val="PargrafodaLista"/>
        <w:numPr>
          <w:ilvl w:val="0"/>
          <w:numId w:val="21"/>
        </w:numPr>
        <w:spacing w:after="0" w:line="240" w:lineRule="auto"/>
        <w:ind w:left="2268" w:right="-284" w:hanging="284"/>
        <w:jc w:val="both"/>
        <w:rPr>
          <w:rFonts w:ascii="Arial" w:hAnsi="Arial" w:cs="Arial"/>
          <w:iCs/>
          <w:sz w:val="20"/>
          <w:szCs w:val="20"/>
        </w:rPr>
      </w:pPr>
      <w:r w:rsidRPr="001C21BA">
        <w:rPr>
          <w:rFonts w:ascii="Arial" w:hAnsi="Arial" w:cs="Arial"/>
          <w:iCs/>
          <w:sz w:val="20"/>
          <w:szCs w:val="20"/>
        </w:rPr>
        <w:t>promovam o relacionamento e a interação das crianças com diversificadas manifestações de música, artes plásticas e gráficas, cinema, fotografia, dança, teatro, poesia e literatura;</w:t>
      </w:r>
    </w:p>
    <w:p w14:paraId="77F0BEE5" w14:textId="77777777" w:rsidR="003B634F" w:rsidRPr="001C21BA" w:rsidRDefault="003B634F" w:rsidP="001C21BA">
      <w:pPr>
        <w:pStyle w:val="PargrafodaLista"/>
        <w:numPr>
          <w:ilvl w:val="0"/>
          <w:numId w:val="21"/>
        </w:numPr>
        <w:spacing w:after="0" w:line="240" w:lineRule="auto"/>
        <w:ind w:left="2268" w:right="-284" w:hanging="284"/>
        <w:jc w:val="both"/>
        <w:rPr>
          <w:rFonts w:ascii="Arial" w:hAnsi="Arial" w:cs="Arial"/>
          <w:iCs/>
          <w:sz w:val="20"/>
          <w:szCs w:val="20"/>
        </w:rPr>
      </w:pPr>
      <w:r w:rsidRPr="001C21BA">
        <w:rPr>
          <w:rFonts w:ascii="Arial" w:hAnsi="Arial" w:cs="Arial"/>
          <w:iCs/>
          <w:sz w:val="20"/>
          <w:szCs w:val="20"/>
        </w:rPr>
        <w:t>promovam a interação, o cuidado, a preservação e o conhecimento da biodiversidade e da sustentabilidade da vida na Terra, assim como o não desperdício dos recursos naturais;</w:t>
      </w:r>
    </w:p>
    <w:p w14:paraId="69D84F86" w14:textId="77777777" w:rsidR="003B634F" w:rsidRPr="001C21BA" w:rsidRDefault="003B634F" w:rsidP="001C21BA">
      <w:pPr>
        <w:pStyle w:val="PargrafodaLista"/>
        <w:numPr>
          <w:ilvl w:val="0"/>
          <w:numId w:val="21"/>
        </w:numPr>
        <w:spacing w:after="0" w:line="240" w:lineRule="auto"/>
        <w:ind w:left="2268" w:right="-284" w:hanging="284"/>
        <w:jc w:val="both"/>
        <w:rPr>
          <w:rFonts w:ascii="Arial" w:hAnsi="Arial" w:cs="Arial"/>
          <w:iCs/>
          <w:sz w:val="20"/>
          <w:szCs w:val="20"/>
        </w:rPr>
      </w:pPr>
      <w:r w:rsidRPr="001C21BA">
        <w:rPr>
          <w:rFonts w:ascii="Arial" w:hAnsi="Arial" w:cs="Arial"/>
          <w:iCs/>
          <w:sz w:val="20"/>
          <w:szCs w:val="20"/>
        </w:rPr>
        <w:t>propiciem a interação e o conhecimento pelas crianças das manifestações e tradições culturais brasileiras;</w:t>
      </w:r>
    </w:p>
    <w:p w14:paraId="2A6FBD18" w14:textId="77777777" w:rsidR="003B634F" w:rsidRPr="001C21BA" w:rsidRDefault="003B634F" w:rsidP="001C21BA">
      <w:pPr>
        <w:pStyle w:val="PargrafodaLista"/>
        <w:numPr>
          <w:ilvl w:val="0"/>
          <w:numId w:val="21"/>
        </w:numPr>
        <w:spacing w:after="0" w:line="240" w:lineRule="auto"/>
        <w:ind w:left="2268" w:right="-284" w:hanging="284"/>
        <w:jc w:val="both"/>
        <w:rPr>
          <w:rFonts w:ascii="Arial" w:hAnsi="Arial" w:cs="Arial"/>
          <w:iCs/>
          <w:sz w:val="20"/>
          <w:szCs w:val="20"/>
        </w:rPr>
      </w:pPr>
      <w:r w:rsidRPr="001C21BA">
        <w:rPr>
          <w:rFonts w:ascii="Arial" w:hAnsi="Arial" w:cs="Arial"/>
          <w:iCs/>
          <w:sz w:val="20"/>
          <w:szCs w:val="20"/>
        </w:rPr>
        <w:t>possibilitem a utilização de gravadores, projetores, computadores, máquinas fotográficas, e outros recursos tecnológicos e midiáticos.</w:t>
      </w:r>
    </w:p>
    <w:p w14:paraId="1BB60D66" w14:textId="77777777" w:rsidR="003B634F" w:rsidRPr="003025FD" w:rsidRDefault="003B634F" w:rsidP="003B634F">
      <w:pPr>
        <w:ind w:left="1985" w:hanging="284"/>
        <w:rPr>
          <w:rFonts w:ascii="Arial" w:eastAsia="Arial" w:hAnsi="Arial" w:cs="Arial"/>
          <w:sz w:val="24"/>
          <w:szCs w:val="24"/>
        </w:rPr>
      </w:pPr>
    </w:p>
    <w:p w14:paraId="322CC711" w14:textId="4DC64BF7" w:rsidR="003B634F" w:rsidRPr="003025FD" w:rsidRDefault="72DF1E4F" w:rsidP="4D4C1997">
      <w:pPr>
        <w:spacing w:after="0" w:line="360" w:lineRule="auto"/>
        <w:ind w:right="-284" w:firstLine="720"/>
        <w:jc w:val="both"/>
        <w:rPr>
          <w:rFonts w:ascii="Arial" w:eastAsia="Arial" w:hAnsi="Arial" w:cs="Arial"/>
          <w:sz w:val="24"/>
          <w:szCs w:val="24"/>
        </w:rPr>
      </w:pPr>
      <w:r w:rsidRPr="4FD16B59">
        <w:rPr>
          <w:rFonts w:ascii="Arial" w:eastAsia="Arial" w:hAnsi="Arial" w:cs="Arial"/>
          <w:sz w:val="24"/>
          <w:szCs w:val="24"/>
        </w:rPr>
        <w:t xml:space="preserve">Essas experiências são asseguradas na proposta curricular do SESI e compete, portanto, ao educador e </w:t>
      </w:r>
      <w:r w:rsidR="003D50A0">
        <w:rPr>
          <w:rFonts w:ascii="Arial" w:eastAsia="Arial" w:hAnsi="Arial" w:cs="Arial"/>
          <w:sz w:val="24"/>
          <w:szCs w:val="24"/>
        </w:rPr>
        <w:t xml:space="preserve">à </w:t>
      </w:r>
      <w:r w:rsidRPr="4FD16B59">
        <w:rPr>
          <w:rFonts w:ascii="Arial" w:eastAsia="Arial" w:hAnsi="Arial" w:cs="Arial"/>
          <w:sz w:val="24"/>
          <w:szCs w:val="24"/>
        </w:rPr>
        <w:t>sua gestão pedagógica buscar promover</w:t>
      </w:r>
      <w:r w:rsidR="1CCFAAB9" w:rsidRPr="4FD16B59">
        <w:rPr>
          <w:rFonts w:ascii="Arial" w:eastAsia="Arial" w:hAnsi="Arial" w:cs="Arial"/>
          <w:sz w:val="24"/>
          <w:szCs w:val="24"/>
        </w:rPr>
        <w:t xml:space="preserve"> oportunidades</w:t>
      </w:r>
      <w:r w:rsidRPr="4FD16B59">
        <w:rPr>
          <w:rFonts w:ascii="Arial" w:eastAsia="Arial" w:hAnsi="Arial" w:cs="Arial"/>
          <w:sz w:val="24"/>
          <w:szCs w:val="24"/>
        </w:rPr>
        <w:t xml:space="preserve"> que despertem os interesses infantis considerando experiências reais.</w:t>
      </w:r>
    </w:p>
    <w:p w14:paraId="66C0FD22" w14:textId="247F5604" w:rsidR="003B634F" w:rsidRPr="003025FD" w:rsidRDefault="384FBA0C" w:rsidP="001C21BA">
      <w:pPr>
        <w:pStyle w:val="Ttulo3"/>
      </w:pPr>
      <w:bookmarkStart w:id="37" w:name="_Toc51939483"/>
      <w:r w:rsidRPr="003025FD">
        <w:lastRenderedPageBreak/>
        <w:t xml:space="preserve">5.3.1 O </w:t>
      </w:r>
      <w:r w:rsidR="67FB46B6" w:rsidRPr="003025FD">
        <w:t>eu, o outro e o nós</w:t>
      </w:r>
      <w:bookmarkEnd w:id="37"/>
    </w:p>
    <w:p w14:paraId="5773B34D" w14:textId="4B5D208A" w:rsidR="003B634F" w:rsidRPr="003025FD" w:rsidRDefault="54B25A3F" w:rsidP="001C21BA">
      <w:pPr>
        <w:pStyle w:val="Citao"/>
        <w:rPr>
          <w:i/>
        </w:rPr>
      </w:pPr>
      <w:r w:rsidRPr="513968DD">
        <w:t xml:space="preserve">É na interação com os pares e com adultos que as crianças vão constituindo um modo próprio de agir, sentir e </w:t>
      </w:r>
      <w:r w:rsidR="7495BDE7" w:rsidRPr="513968DD">
        <w:rPr>
          <w:rFonts w:eastAsia="Arial"/>
        </w:rPr>
        <w:t xml:space="preserve">experiências </w:t>
      </w:r>
      <w:r w:rsidRPr="513968DD">
        <w:t>pensar e vão descobrindo que existem outros modos de vida, pessoas diferentes, com outros pontos de vista. Conforme vivem suas primeiras experiências sociais (na família, na instituição escolar, na coletividade), constroem percepções e questionamentos sobre si e sobre os outros, diferenciando-se e, simultaneamente, identificando- se como seres individuais e sociais. Ao mesmo tempo que participam de relações sociais e de cuidados pessoais, as crianças constroem sua autonomia e senso de autocuidado, de reciprocidade e de interdependência com o meio. Por sua vez, na Educação Infantil, é preciso criar oportunidades para que as crianças entrem em contato com outros grupos sociais e culturais, outros modos de vida, diferentes atitudes, técnicas e rituais de cuidados pessoais e do grupo, costumes, celebrações e narrativas. Nessas experiências, elas podem ampliar o modo de perceber a si mesmas e ao outro, valorizar sua identidade, respeitar os outros e reconhecer as diferenças que nos constituem como seres humanos</w:t>
      </w:r>
      <w:r w:rsidR="7BFF4591" w:rsidRPr="513968DD">
        <w:t xml:space="preserve"> </w:t>
      </w:r>
      <w:r w:rsidRPr="006E682C">
        <w:t>(</w:t>
      </w:r>
      <w:r w:rsidR="54E6A243" w:rsidRPr="006E682C">
        <w:t>BRASIL</w:t>
      </w:r>
      <w:r w:rsidRPr="006E682C">
        <w:t>, 2017, p.</w:t>
      </w:r>
      <w:r w:rsidR="003D50A0">
        <w:t xml:space="preserve"> </w:t>
      </w:r>
      <w:r w:rsidRPr="006E682C">
        <w:t>38)</w:t>
      </w:r>
      <w:r w:rsidR="003D50A0">
        <w:t>.</w:t>
      </w:r>
    </w:p>
    <w:p w14:paraId="11171608" w14:textId="3F89B1B6" w:rsidR="003B634F" w:rsidRPr="003025FD" w:rsidRDefault="00310667" w:rsidP="001C21BA">
      <w:pPr>
        <w:spacing w:line="360" w:lineRule="auto"/>
        <w:jc w:val="both"/>
        <w:rPr>
          <w:rFonts w:ascii="Arial" w:hAnsi="Arial" w:cs="Arial"/>
          <w:sz w:val="24"/>
          <w:szCs w:val="24"/>
        </w:rPr>
      </w:pPr>
      <w:r>
        <w:rPr>
          <w:rFonts w:ascii="Arial" w:eastAsia="Open Sans" w:hAnsi="Arial" w:cs="Arial"/>
          <w:i/>
          <w:iCs/>
          <w:sz w:val="24"/>
          <w:szCs w:val="24"/>
        </w:rPr>
        <w:tab/>
      </w:r>
      <w:r w:rsidR="54B25A3F" w:rsidRPr="4FD16B59">
        <w:rPr>
          <w:rFonts w:ascii="Arial" w:eastAsia="Arial" w:hAnsi="Arial" w:cs="Arial"/>
          <w:color w:val="000000" w:themeColor="text1"/>
          <w:sz w:val="24"/>
          <w:szCs w:val="24"/>
        </w:rPr>
        <w:t>A criança em sua construção de identidade e autonomia na interação social com seus pares e com os adultos e outras experiências sociais vão progressivamente aprendendo a se reconhecer. Descobrem</w:t>
      </w:r>
      <w:r w:rsidR="069117C1" w:rsidRPr="4FD16B59">
        <w:rPr>
          <w:rFonts w:ascii="Arial" w:eastAsia="Arial" w:hAnsi="Arial" w:cs="Arial"/>
          <w:color w:val="000000" w:themeColor="text1"/>
          <w:sz w:val="24"/>
          <w:szCs w:val="24"/>
        </w:rPr>
        <w:t>,</w:t>
      </w:r>
      <w:r w:rsidR="54B25A3F" w:rsidRPr="4FD16B59">
        <w:rPr>
          <w:rFonts w:ascii="Arial" w:eastAsia="Arial" w:hAnsi="Arial" w:cs="Arial"/>
          <w:color w:val="000000" w:themeColor="text1"/>
          <w:sz w:val="24"/>
          <w:szCs w:val="24"/>
        </w:rPr>
        <w:t xml:space="preserve"> também, na relação com o outro, características, desejos, interesses seu</w:t>
      </w:r>
      <w:r w:rsidR="229FE6E8" w:rsidRPr="4FD16B59">
        <w:rPr>
          <w:rFonts w:ascii="Arial" w:eastAsia="Arial" w:hAnsi="Arial" w:cs="Arial"/>
          <w:color w:val="000000" w:themeColor="text1"/>
          <w:sz w:val="24"/>
          <w:szCs w:val="24"/>
        </w:rPr>
        <w:t xml:space="preserve">s </w:t>
      </w:r>
      <w:r w:rsidR="54B25A3F" w:rsidRPr="4FD16B59">
        <w:rPr>
          <w:rFonts w:ascii="Arial" w:eastAsia="Arial" w:hAnsi="Arial" w:cs="Arial"/>
          <w:color w:val="000000" w:themeColor="text1"/>
          <w:sz w:val="24"/>
          <w:szCs w:val="24"/>
        </w:rPr>
        <w:t xml:space="preserve">e do “outro” e nessa relação a existência de um “nós” representado por grupos sociais e seus diferentes modos de vida, outros lugares e culturas, outros costumes e celebrações. </w:t>
      </w:r>
      <w:r w:rsidR="736553AB" w:rsidRPr="4FD16B59">
        <w:rPr>
          <w:rFonts w:ascii="Arial" w:eastAsia="Arial" w:hAnsi="Arial" w:cs="Arial"/>
          <w:color w:val="000000" w:themeColor="text1"/>
          <w:sz w:val="24"/>
          <w:szCs w:val="24"/>
        </w:rPr>
        <w:t>Este</w:t>
      </w:r>
      <w:r w:rsidR="54B25A3F" w:rsidRPr="4FD16B59">
        <w:rPr>
          <w:rFonts w:ascii="Arial" w:eastAsia="Arial" w:hAnsi="Arial" w:cs="Arial"/>
          <w:color w:val="000000" w:themeColor="text1"/>
          <w:sz w:val="24"/>
          <w:szCs w:val="24"/>
        </w:rPr>
        <w:t xml:space="preserve"> </w:t>
      </w:r>
      <w:r w:rsidR="0BD8E481" w:rsidRPr="4FD16B59">
        <w:rPr>
          <w:rFonts w:ascii="Arial" w:eastAsia="Arial" w:hAnsi="Arial" w:cs="Arial"/>
          <w:color w:val="000000" w:themeColor="text1"/>
          <w:sz w:val="24"/>
          <w:szCs w:val="24"/>
        </w:rPr>
        <w:t xml:space="preserve">é </w:t>
      </w:r>
      <w:r w:rsidR="54B25A3F" w:rsidRPr="4FD16B59">
        <w:rPr>
          <w:rFonts w:ascii="Arial" w:eastAsia="Arial" w:hAnsi="Arial" w:cs="Arial"/>
          <w:color w:val="000000" w:themeColor="text1"/>
          <w:sz w:val="24"/>
          <w:szCs w:val="24"/>
        </w:rPr>
        <w:t xml:space="preserve">o campo das construções identitárias. É o campo da descoberta da diversidade. É o campo das construções e das relações de respeito e confiança. Por isso, é importante possibilitar experiências que desenvolvam </w:t>
      </w:r>
      <w:r w:rsidR="184ACB88" w:rsidRPr="4FD16B59">
        <w:rPr>
          <w:rFonts w:ascii="Arial" w:eastAsia="Arial" w:hAnsi="Arial" w:cs="Arial"/>
          <w:color w:val="000000" w:themeColor="text1"/>
          <w:sz w:val="24"/>
          <w:szCs w:val="24"/>
        </w:rPr>
        <w:t xml:space="preserve">a </w:t>
      </w:r>
      <w:r w:rsidR="54B25A3F" w:rsidRPr="4FD16B59">
        <w:rPr>
          <w:rFonts w:ascii="Arial" w:eastAsia="Arial" w:hAnsi="Arial" w:cs="Arial"/>
          <w:color w:val="000000" w:themeColor="text1"/>
          <w:sz w:val="24"/>
          <w:szCs w:val="24"/>
        </w:rPr>
        <w:t>autonomia, a colaboração, a participação em atividades individuais e coletivas</w:t>
      </w:r>
      <w:r w:rsidR="54B25A3F" w:rsidRPr="4FD16B59">
        <w:rPr>
          <w:rFonts w:ascii="Arial" w:eastAsia="Times New Roman" w:hAnsi="Arial" w:cs="Arial"/>
          <w:sz w:val="24"/>
          <w:szCs w:val="24"/>
        </w:rPr>
        <w:t>.</w:t>
      </w:r>
    </w:p>
    <w:p w14:paraId="20C5CE16" w14:textId="20737533" w:rsidR="003B634F" w:rsidRPr="003025FD" w:rsidRDefault="54B25A3F" w:rsidP="513968DD">
      <w:pPr>
        <w:spacing w:line="360" w:lineRule="auto"/>
        <w:ind w:firstLine="720"/>
        <w:jc w:val="both"/>
        <w:rPr>
          <w:rFonts w:ascii="Arial" w:hAnsi="Arial" w:cs="Arial"/>
          <w:sz w:val="24"/>
          <w:szCs w:val="24"/>
        </w:rPr>
      </w:pPr>
      <w:r w:rsidRPr="513968DD">
        <w:rPr>
          <w:rFonts w:ascii="Arial" w:eastAsia="Arial" w:hAnsi="Arial" w:cs="Arial"/>
          <w:color w:val="000000" w:themeColor="text1"/>
          <w:sz w:val="24"/>
          <w:szCs w:val="24"/>
        </w:rPr>
        <w:t>Nesse processo,</w:t>
      </w:r>
      <w:r w:rsidR="7E15B1A6" w:rsidRPr="513968DD">
        <w:rPr>
          <w:rFonts w:ascii="Arial" w:eastAsia="Arial" w:hAnsi="Arial" w:cs="Arial"/>
          <w:color w:val="000000" w:themeColor="text1"/>
          <w:sz w:val="24"/>
          <w:szCs w:val="24"/>
        </w:rPr>
        <w:t xml:space="preserve"> as crianças</w:t>
      </w:r>
      <w:r w:rsidRPr="513968DD">
        <w:rPr>
          <w:rFonts w:ascii="Arial" w:eastAsia="Arial" w:hAnsi="Arial" w:cs="Arial"/>
          <w:color w:val="000000" w:themeColor="text1"/>
          <w:sz w:val="24"/>
          <w:szCs w:val="24"/>
        </w:rPr>
        <w:t xml:space="preserve"> vão se constituindo como sujeito</w:t>
      </w:r>
      <w:r w:rsidR="33A71C91" w:rsidRPr="513968DD">
        <w:rPr>
          <w:rFonts w:ascii="Arial" w:eastAsia="Arial" w:hAnsi="Arial" w:cs="Arial"/>
          <w:color w:val="000000" w:themeColor="text1"/>
          <w:sz w:val="24"/>
          <w:szCs w:val="24"/>
        </w:rPr>
        <w:t>s</w:t>
      </w:r>
      <w:r w:rsidRPr="513968DD">
        <w:rPr>
          <w:rFonts w:ascii="Arial" w:eastAsia="Arial" w:hAnsi="Arial" w:cs="Arial"/>
          <w:color w:val="000000" w:themeColor="text1"/>
          <w:sz w:val="24"/>
          <w:szCs w:val="24"/>
        </w:rPr>
        <w:t xml:space="preserve"> com modo próprio de agir, sentir e pensar. A ênfase nes</w:t>
      </w:r>
      <w:r w:rsidR="00A209B3">
        <w:rPr>
          <w:rFonts w:ascii="Arial" w:eastAsia="Arial" w:hAnsi="Arial" w:cs="Arial"/>
          <w:color w:val="000000" w:themeColor="text1"/>
          <w:sz w:val="24"/>
          <w:szCs w:val="24"/>
        </w:rPr>
        <w:t>s</w:t>
      </w:r>
      <w:r w:rsidRPr="513968DD">
        <w:rPr>
          <w:rFonts w:ascii="Arial" w:eastAsia="Arial" w:hAnsi="Arial" w:cs="Arial"/>
          <w:color w:val="000000" w:themeColor="text1"/>
          <w:sz w:val="24"/>
          <w:szCs w:val="24"/>
        </w:rPr>
        <w:t>e campo de experiência está ligada à constituição de atitudes nas relações vividas ao longo de toda a permanência da criança na unidade de Educação Infantil, abrindo caminho para outras aprendizagens</w:t>
      </w:r>
      <w:r w:rsidRPr="513968DD">
        <w:rPr>
          <w:rFonts w:ascii="Arial" w:eastAsia="Times New Roman" w:hAnsi="Arial" w:cs="Arial"/>
          <w:sz w:val="24"/>
          <w:szCs w:val="24"/>
        </w:rPr>
        <w:t>.</w:t>
      </w:r>
    </w:p>
    <w:p w14:paraId="057B3A95" w14:textId="2FB2A686" w:rsidR="003B634F" w:rsidRPr="003025FD" w:rsidRDefault="54B25A3F" w:rsidP="7656527E">
      <w:pPr>
        <w:spacing w:line="360" w:lineRule="auto"/>
        <w:ind w:firstLine="720"/>
        <w:jc w:val="both"/>
        <w:rPr>
          <w:rFonts w:ascii="Arial" w:hAnsi="Arial" w:cs="Arial"/>
          <w:sz w:val="24"/>
          <w:szCs w:val="24"/>
        </w:rPr>
      </w:pPr>
      <w:r w:rsidRPr="513968DD">
        <w:rPr>
          <w:rFonts w:ascii="Arial" w:eastAsia="Arial" w:hAnsi="Arial" w:cs="Arial"/>
          <w:color w:val="000000" w:themeColor="text1"/>
          <w:sz w:val="24"/>
          <w:szCs w:val="24"/>
        </w:rPr>
        <w:t>De acordo com o R</w:t>
      </w:r>
      <w:r w:rsidR="7B809236" w:rsidRPr="513968DD">
        <w:rPr>
          <w:rFonts w:ascii="Arial" w:eastAsia="Arial" w:hAnsi="Arial" w:cs="Arial"/>
          <w:color w:val="000000" w:themeColor="text1"/>
          <w:sz w:val="24"/>
          <w:szCs w:val="24"/>
        </w:rPr>
        <w:t>CN</w:t>
      </w:r>
      <w:r w:rsidR="71CD95B3" w:rsidRPr="513968DD">
        <w:rPr>
          <w:rFonts w:ascii="Arial" w:eastAsia="Arial" w:hAnsi="Arial" w:cs="Arial"/>
          <w:color w:val="000000" w:themeColor="text1"/>
          <w:sz w:val="24"/>
          <w:szCs w:val="24"/>
        </w:rPr>
        <w:t xml:space="preserve">EI </w:t>
      </w:r>
      <w:r w:rsidRPr="513968DD">
        <w:rPr>
          <w:rFonts w:ascii="Arial" w:eastAsia="Arial" w:hAnsi="Arial" w:cs="Arial"/>
          <w:color w:val="000000" w:themeColor="text1"/>
          <w:sz w:val="24"/>
          <w:szCs w:val="24"/>
        </w:rPr>
        <w:t>(1998)</w:t>
      </w:r>
      <w:r w:rsidR="00A209B3">
        <w:rPr>
          <w:rFonts w:ascii="Arial" w:eastAsia="Arial" w:hAnsi="Arial" w:cs="Arial"/>
          <w:color w:val="000000" w:themeColor="text1"/>
          <w:sz w:val="24"/>
          <w:szCs w:val="24"/>
        </w:rPr>
        <w:t>,</w:t>
      </w:r>
      <w:r w:rsidR="3062CCCD" w:rsidRPr="513968DD">
        <w:rPr>
          <w:rFonts w:ascii="Arial" w:eastAsia="Arial" w:hAnsi="Arial" w:cs="Arial"/>
          <w:color w:val="000000" w:themeColor="text1"/>
          <w:sz w:val="24"/>
          <w:szCs w:val="24"/>
        </w:rPr>
        <w:t xml:space="preserve"> </w:t>
      </w:r>
      <w:r w:rsidRPr="513968DD">
        <w:rPr>
          <w:rFonts w:ascii="Arial" w:eastAsia="Arial" w:hAnsi="Arial" w:cs="Arial"/>
          <w:color w:val="000000" w:themeColor="text1"/>
          <w:sz w:val="24"/>
          <w:szCs w:val="24"/>
        </w:rPr>
        <w:t xml:space="preserve">a identidade é distinta. É uma marca de diferença entre as pessoas, como características físicas, maneiras de agir e pensar e da história </w:t>
      </w:r>
      <w:r w:rsidR="40FA6906" w:rsidRPr="513968DD">
        <w:rPr>
          <w:rFonts w:ascii="Arial" w:eastAsia="Arial" w:hAnsi="Arial" w:cs="Arial"/>
          <w:color w:val="000000" w:themeColor="text1"/>
          <w:sz w:val="24"/>
          <w:szCs w:val="24"/>
        </w:rPr>
        <w:t xml:space="preserve">de cada indivíduo </w:t>
      </w:r>
      <w:r w:rsidRPr="513968DD">
        <w:rPr>
          <w:rFonts w:ascii="Arial" w:eastAsia="Arial" w:hAnsi="Arial" w:cs="Arial"/>
          <w:color w:val="000000" w:themeColor="text1"/>
          <w:sz w:val="24"/>
          <w:szCs w:val="24"/>
        </w:rPr>
        <w:t>que só pode ser construída progressivamente por meio das interações sociais estabelecidas pela criança.</w:t>
      </w:r>
    </w:p>
    <w:p w14:paraId="4E2C60E8" w14:textId="49DC59C5" w:rsidR="003B634F" w:rsidRPr="003025FD" w:rsidRDefault="67FB46B6" w:rsidP="7656527E">
      <w:pPr>
        <w:spacing w:line="360" w:lineRule="auto"/>
        <w:ind w:firstLine="720"/>
        <w:jc w:val="both"/>
        <w:rPr>
          <w:rFonts w:ascii="Arial" w:hAnsi="Arial" w:cs="Arial"/>
          <w:sz w:val="24"/>
          <w:szCs w:val="24"/>
        </w:rPr>
      </w:pPr>
      <w:r w:rsidRPr="003025FD">
        <w:rPr>
          <w:rFonts w:ascii="Arial" w:eastAsia="Arial" w:hAnsi="Arial" w:cs="Arial"/>
          <w:color w:val="000000" w:themeColor="text1"/>
          <w:sz w:val="24"/>
          <w:szCs w:val="24"/>
        </w:rPr>
        <w:lastRenderedPageBreak/>
        <w:t>Já a autonomia</w:t>
      </w:r>
      <w:r w:rsidR="75D746A8" w:rsidRPr="003025FD">
        <w:rPr>
          <w:rFonts w:ascii="Arial" w:eastAsia="Arial" w:hAnsi="Arial" w:cs="Arial"/>
          <w:color w:val="000000" w:themeColor="text1"/>
          <w:sz w:val="24"/>
          <w:szCs w:val="24"/>
        </w:rPr>
        <w:t xml:space="preserve"> </w:t>
      </w:r>
      <w:r w:rsidRPr="003025FD">
        <w:rPr>
          <w:rFonts w:ascii="Arial" w:eastAsia="Arial" w:hAnsi="Arial" w:cs="Arial"/>
          <w:color w:val="000000" w:themeColor="text1"/>
          <w:sz w:val="24"/>
          <w:szCs w:val="24"/>
        </w:rPr>
        <w:t>é estabelecida como a capacidade de se conduzir e tomar decisões próprias a partir de uma perspectiva pessoal</w:t>
      </w:r>
      <w:r w:rsidR="00A209B3">
        <w:rPr>
          <w:rFonts w:ascii="Arial" w:eastAsia="Arial" w:hAnsi="Arial" w:cs="Arial"/>
          <w:color w:val="000000" w:themeColor="text1"/>
          <w:sz w:val="24"/>
          <w:szCs w:val="24"/>
        </w:rPr>
        <w:t>,</w:t>
      </w:r>
      <w:r w:rsidRPr="003025FD">
        <w:rPr>
          <w:rFonts w:ascii="Arial" w:eastAsia="Arial" w:hAnsi="Arial" w:cs="Arial"/>
          <w:color w:val="000000" w:themeColor="text1"/>
          <w:sz w:val="24"/>
          <w:szCs w:val="24"/>
        </w:rPr>
        <w:t xml:space="preserve"> considerando regras e valores, além da visão do outro.</w:t>
      </w:r>
    </w:p>
    <w:p w14:paraId="5FCDA8EF" w14:textId="0863F674" w:rsidR="003B634F" w:rsidRPr="003025FD" w:rsidRDefault="54B25A3F" w:rsidP="7656527E">
      <w:pPr>
        <w:spacing w:line="360" w:lineRule="auto"/>
        <w:ind w:firstLine="720"/>
        <w:jc w:val="both"/>
        <w:rPr>
          <w:rFonts w:ascii="Arial" w:hAnsi="Arial" w:cs="Arial"/>
          <w:sz w:val="24"/>
          <w:szCs w:val="24"/>
        </w:rPr>
      </w:pPr>
      <w:r w:rsidRPr="513968DD">
        <w:rPr>
          <w:rFonts w:ascii="Arial" w:eastAsia="Arial" w:hAnsi="Arial" w:cs="Arial"/>
          <w:color w:val="000000" w:themeColor="text1"/>
          <w:sz w:val="24"/>
          <w:szCs w:val="24"/>
        </w:rPr>
        <w:t>Para a construção dessa identidade e autonomia, a Educação Infantil precisa proporcionar experiências, nas quais as crianças sejam capazes de aprender a expressar seus pensamentos, emoções, percepções e sensações, que aprendam por meio do confronto a se colocar no lugar do outro, que criem laços afetivos com outras crianças e adultos, que ampliem as possibilidades de cuidar de si e do outro e de buscar soluções para conflitos.</w:t>
      </w:r>
    </w:p>
    <w:p w14:paraId="16AEA0C7" w14:textId="361A4113" w:rsidR="003B634F" w:rsidRPr="003025FD" w:rsidRDefault="54B25A3F" w:rsidP="7656527E">
      <w:pPr>
        <w:spacing w:line="360" w:lineRule="auto"/>
        <w:ind w:firstLine="720"/>
        <w:jc w:val="both"/>
        <w:rPr>
          <w:rFonts w:ascii="Arial" w:hAnsi="Arial" w:cs="Arial"/>
          <w:sz w:val="24"/>
          <w:szCs w:val="24"/>
        </w:rPr>
      </w:pPr>
      <w:r w:rsidRPr="513968DD">
        <w:rPr>
          <w:rFonts w:ascii="Arial" w:eastAsia="Arial" w:hAnsi="Arial" w:cs="Arial"/>
          <w:color w:val="000000" w:themeColor="text1"/>
          <w:sz w:val="24"/>
          <w:szCs w:val="24"/>
        </w:rPr>
        <w:t>A Educação i</w:t>
      </w:r>
      <w:r w:rsidR="4A15779A" w:rsidRPr="513968DD">
        <w:rPr>
          <w:rFonts w:ascii="Arial" w:eastAsia="Arial" w:hAnsi="Arial" w:cs="Arial"/>
          <w:color w:val="000000" w:themeColor="text1"/>
          <w:sz w:val="24"/>
          <w:szCs w:val="24"/>
        </w:rPr>
        <w:t>n</w:t>
      </w:r>
      <w:r w:rsidRPr="513968DD">
        <w:rPr>
          <w:rFonts w:ascii="Arial" w:eastAsia="Arial" w:hAnsi="Arial" w:cs="Arial"/>
          <w:color w:val="000000" w:themeColor="text1"/>
          <w:sz w:val="24"/>
          <w:szCs w:val="24"/>
        </w:rPr>
        <w:t xml:space="preserve">fantil é um espaço privilegiado para a construção da identidade e da autonomia, por isso uma intencionalidade educativa, que </w:t>
      </w:r>
      <w:r w:rsidR="3349D6E5" w:rsidRPr="513968DD">
        <w:rPr>
          <w:rFonts w:ascii="Arial" w:eastAsia="Arial" w:hAnsi="Arial" w:cs="Arial"/>
          <w:color w:val="000000" w:themeColor="text1"/>
          <w:sz w:val="24"/>
          <w:szCs w:val="24"/>
        </w:rPr>
        <w:t>promova interações</w:t>
      </w:r>
      <w:r w:rsidR="3AA72441" w:rsidRPr="513968DD">
        <w:rPr>
          <w:rFonts w:ascii="Arial" w:eastAsia="Arial" w:hAnsi="Arial" w:cs="Arial"/>
          <w:color w:val="000000" w:themeColor="text1"/>
          <w:sz w:val="24"/>
          <w:szCs w:val="24"/>
        </w:rPr>
        <w:t xml:space="preserve"> </w:t>
      </w:r>
      <w:r w:rsidRPr="513968DD">
        <w:rPr>
          <w:rFonts w:ascii="Arial" w:eastAsia="Arial" w:hAnsi="Arial" w:cs="Arial"/>
          <w:color w:val="000000" w:themeColor="text1"/>
          <w:sz w:val="24"/>
          <w:szCs w:val="24"/>
        </w:rPr>
        <w:t xml:space="preserve">e </w:t>
      </w:r>
      <w:r w:rsidR="271FCC8A" w:rsidRPr="513968DD">
        <w:rPr>
          <w:rFonts w:ascii="Arial" w:eastAsia="Arial" w:hAnsi="Arial" w:cs="Arial"/>
          <w:color w:val="000000" w:themeColor="text1"/>
          <w:sz w:val="24"/>
          <w:szCs w:val="24"/>
        </w:rPr>
        <w:t>brincadeira</w:t>
      </w:r>
      <w:r w:rsidR="311E2BF0" w:rsidRPr="513968DD">
        <w:rPr>
          <w:rFonts w:ascii="Arial" w:eastAsia="Arial" w:hAnsi="Arial" w:cs="Arial"/>
          <w:color w:val="000000" w:themeColor="text1"/>
          <w:sz w:val="24"/>
          <w:szCs w:val="24"/>
        </w:rPr>
        <w:t>s</w:t>
      </w:r>
      <w:r w:rsidR="55729F52" w:rsidRPr="513968DD">
        <w:rPr>
          <w:rFonts w:ascii="Arial" w:eastAsia="Arial" w:hAnsi="Arial" w:cs="Arial"/>
          <w:color w:val="000000" w:themeColor="text1"/>
          <w:sz w:val="24"/>
          <w:szCs w:val="24"/>
        </w:rPr>
        <w:t xml:space="preserve"> </w:t>
      </w:r>
      <w:r w:rsidRPr="513968DD">
        <w:rPr>
          <w:rFonts w:ascii="Arial" w:eastAsia="Arial" w:hAnsi="Arial" w:cs="Arial"/>
          <w:color w:val="000000" w:themeColor="text1"/>
          <w:sz w:val="24"/>
          <w:szCs w:val="24"/>
        </w:rPr>
        <w:t>é fundamental para promover esse desenvolvimento.</w:t>
      </w:r>
    </w:p>
    <w:p w14:paraId="423CADE0" w14:textId="5890068A" w:rsidR="0078163F" w:rsidRPr="00B70664" w:rsidRDefault="0078163F" w:rsidP="0078163F">
      <w:pPr>
        <w:pStyle w:val="NormalWeb"/>
        <w:spacing w:before="300" w:beforeAutospacing="0" w:after="300" w:afterAutospacing="0"/>
        <w:ind w:left="720"/>
        <w:jc w:val="center"/>
        <w:rPr>
          <w:rFonts w:ascii="Arial" w:eastAsia="Arial" w:hAnsi="Arial" w:cs="Arial"/>
          <w:b/>
          <w:bCs/>
          <w:color w:val="000000" w:themeColor="text1"/>
        </w:rPr>
      </w:pPr>
      <w:r w:rsidRPr="00B70664">
        <w:rPr>
          <w:rFonts w:ascii="Arial" w:eastAsia="Arial" w:hAnsi="Arial" w:cs="Arial"/>
        </w:rPr>
        <w:t xml:space="preserve">Figura </w:t>
      </w:r>
      <w:r>
        <w:rPr>
          <w:rFonts w:ascii="Arial" w:eastAsia="Arial" w:hAnsi="Arial" w:cs="Arial"/>
        </w:rPr>
        <w:t>2</w:t>
      </w:r>
      <w:r w:rsidRPr="00B70664">
        <w:rPr>
          <w:rFonts w:ascii="Arial" w:eastAsia="Arial" w:hAnsi="Arial" w:cs="Arial"/>
        </w:rPr>
        <w:t xml:space="preserve"> – </w:t>
      </w:r>
      <w:r>
        <w:rPr>
          <w:rFonts w:ascii="Arial" w:eastAsia="Arial" w:hAnsi="Arial" w:cs="Arial"/>
        </w:rPr>
        <w:t>Campo de experiências – Rede SESI – O eu, o outro e o nós</w:t>
      </w:r>
    </w:p>
    <w:p w14:paraId="430444A0" w14:textId="2CE75287" w:rsidR="003B634F" w:rsidRPr="003025FD" w:rsidRDefault="5DB4A934" w:rsidP="3AF9F85C">
      <w:pPr>
        <w:spacing w:line="360" w:lineRule="auto"/>
        <w:jc w:val="both"/>
        <w:rPr>
          <w:rFonts w:ascii="Arial" w:hAnsi="Arial" w:cs="Arial"/>
          <w:sz w:val="24"/>
          <w:szCs w:val="24"/>
        </w:rPr>
      </w:pPr>
      <w:r>
        <w:rPr>
          <w:noProof/>
        </w:rPr>
        <w:drawing>
          <wp:inline distT="0" distB="0" distL="0" distR="0" wp14:anchorId="01746383" wp14:editId="2FA8C1EB">
            <wp:extent cx="5391152" cy="3600450"/>
            <wp:effectExtent l="0" t="0" r="0" b="0"/>
            <wp:docPr id="801266497" name="Imagem 129964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99647228"/>
                    <pic:cNvPicPr/>
                  </pic:nvPicPr>
                  <pic:blipFill>
                    <a:blip r:embed="rId15">
                      <a:extLst>
                        <a:ext uri="{28A0092B-C50C-407E-A947-70E740481C1C}">
                          <a14:useLocalDpi xmlns:a14="http://schemas.microsoft.com/office/drawing/2010/main" val="0"/>
                        </a:ext>
                      </a:extLst>
                    </a:blip>
                    <a:stretch>
                      <a:fillRect/>
                    </a:stretch>
                  </pic:blipFill>
                  <pic:spPr>
                    <a:xfrm>
                      <a:off x="0" y="0"/>
                      <a:ext cx="5391152" cy="3600450"/>
                    </a:xfrm>
                    <a:prstGeom prst="rect">
                      <a:avLst/>
                    </a:prstGeom>
                  </pic:spPr>
                </pic:pic>
              </a:graphicData>
            </a:graphic>
          </wp:inline>
        </w:drawing>
      </w:r>
    </w:p>
    <w:p w14:paraId="5441BFE6" w14:textId="1B02E175" w:rsidR="0078163F" w:rsidRPr="0078163F" w:rsidRDefault="0078163F" w:rsidP="001C21BA">
      <w:pPr>
        <w:pStyle w:val="Ttulo3"/>
        <w:rPr>
          <w:b w:val="0"/>
          <w:bCs/>
          <w:i w:val="0"/>
          <w:iCs/>
        </w:rPr>
      </w:pPr>
      <w:bookmarkStart w:id="38" w:name="_Toc51939484"/>
      <w:r w:rsidRPr="0078163F">
        <w:rPr>
          <w:b w:val="0"/>
          <w:bCs/>
          <w:i w:val="0"/>
          <w:iCs/>
        </w:rPr>
        <w:lastRenderedPageBreak/>
        <w:t>Fonte: Elaborado pelo SESI</w:t>
      </w:r>
      <w:bookmarkEnd w:id="38"/>
    </w:p>
    <w:p w14:paraId="1299BD16" w14:textId="5E35E291" w:rsidR="003B634F" w:rsidRPr="003025FD" w:rsidRDefault="7DAF03C8" w:rsidP="001C21BA">
      <w:pPr>
        <w:pStyle w:val="Ttulo3"/>
      </w:pPr>
      <w:bookmarkStart w:id="39" w:name="_Toc51939485"/>
      <w:r w:rsidRPr="003025FD">
        <w:t>5.3.2</w:t>
      </w:r>
      <w:r w:rsidR="3A177B02" w:rsidRPr="003025FD">
        <w:rPr>
          <w:rFonts w:eastAsia="Open Sans"/>
        </w:rPr>
        <w:t xml:space="preserve"> </w:t>
      </w:r>
      <w:r w:rsidR="67FB46B6" w:rsidRPr="003025FD">
        <w:t>Corpo, gestos e movimentos</w:t>
      </w:r>
      <w:bookmarkEnd w:id="39"/>
    </w:p>
    <w:p w14:paraId="6C10A234" w14:textId="79A36074" w:rsidR="003B634F" w:rsidRPr="003025FD" w:rsidRDefault="54B25A3F" w:rsidP="001C21BA">
      <w:pPr>
        <w:pStyle w:val="Citao"/>
      </w:pPr>
      <w:r w:rsidRPr="513968DD">
        <w:t>Com o corpo (por meio dos sentidos, gestos, movimentos impulsivos ou intencionais, coordenados ou espontâneos), as crianças, desde cedo, exploram o mundo, o espaço e os objetos do seu entorno, estabelecem relações, expressam-se, brincam e produzem conhecimentos sobre si, sobre o outro, sobre o universo social e cultural, tornando-se, progressivamente, conscientes dessa corporeidade. Por meio das diferentes linguagens, como a música, a dança, o teatro, as brincadeiras de faz de conta, elas se comunicam e se expressam no entrelaçamento entre corpo, emoção e linguagem. As crianças conhecem e reconhecem as sensações e funções de seu corpo e, com seus gestos e movimentos, identificam suas potencialidades e seus limites, desenvolvendo, ao mesmo tempo, a consciência sobre o que é seguro e o que pode ser um risco à sua integridade física. Na Educação Infantil, o corpo das crianças ganha centralidade, pois ele é o partícipe privilegiado das práticas pedagógicas de cuidado físico, orientadas para a emancipação e a liberdade, e não para a submissão. Assim, a instituição escolar precisa promover oportunidades ricas para que as crianças possam, sempre animadas pelo espírito lúdico e na interação com seus pares, explorar e vivenciar um amplo repertório de movimentos, gestos, olhares, sons e mímicas com o corpo, para descobrir variados modos de ocupação e uso do espaço com o corpo (tais como sentar com apoio, rastejar, engatinhar, escorregar, caminhar apoiando-se em berços, mesas e cordas, saltar, escalar, equilibrar-se, correr, dar cambalhotas, alongar-se etc.)</w:t>
      </w:r>
      <w:r w:rsidR="030A8DC8" w:rsidRPr="513968DD">
        <w:t xml:space="preserve"> </w:t>
      </w:r>
      <w:r w:rsidR="14A6036A" w:rsidRPr="006E682C">
        <w:t>(</w:t>
      </w:r>
      <w:r w:rsidR="4C49A2E8" w:rsidRPr="006E682C">
        <w:t>B</w:t>
      </w:r>
      <w:r w:rsidR="7A95239E" w:rsidRPr="006E682C">
        <w:t>RASIL</w:t>
      </w:r>
      <w:r w:rsidR="4C49A2E8" w:rsidRPr="006E682C">
        <w:t>, 2017, p.</w:t>
      </w:r>
      <w:r w:rsidR="00A209B3">
        <w:t xml:space="preserve"> </w:t>
      </w:r>
      <w:r w:rsidR="4C49A2E8" w:rsidRPr="006E682C">
        <w:t>38-40</w:t>
      </w:r>
      <w:r w:rsidR="7BB95A89" w:rsidRPr="006E682C">
        <w:t>)</w:t>
      </w:r>
      <w:r w:rsidR="00A209B3">
        <w:t>.</w:t>
      </w:r>
    </w:p>
    <w:p w14:paraId="7F7DB136" w14:textId="77777777" w:rsidR="009C74D0" w:rsidRDefault="009C74D0" w:rsidP="7656527E">
      <w:pPr>
        <w:spacing w:line="360" w:lineRule="auto"/>
        <w:ind w:firstLine="720"/>
        <w:jc w:val="both"/>
        <w:rPr>
          <w:rFonts w:ascii="Arial" w:eastAsia="Arial" w:hAnsi="Arial" w:cs="Arial"/>
          <w:color w:val="000000" w:themeColor="text1"/>
          <w:sz w:val="24"/>
          <w:szCs w:val="24"/>
        </w:rPr>
      </w:pPr>
    </w:p>
    <w:p w14:paraId="7BCC1489" w14:textId="0BB83F46" w:rsidR="003B634F" w:rsidRPr="003025FD" w:rsidRDefault="54B25A3F" w:rsidP="7656527E">
      <w:pPr>
        <w:spacing w:line="360" w:lineRule="auto"/>
        <w:ind w:firstLine="720"/>
        <w:jc w:val="both"/>
        <w:rPr>
          <w:rFonts w:ascii="Arial" w:hAnsi="Arial" w:cs="Arial"/>
          <w:sz w:val="24"/>
          <w:szCs w:val="24"/>
        </w:rPr>
      </w:pPr>
      <w:r w:rsidRPr="513968DD">
        <w:rPr>
          <w:rFonts w:ascii="Arial" w:eastAsia="Arial" w:hAnsi="Arial" w:cs="Arial"/>
          <w:color w:val="000000" w:themeColor="text1"/>
          <w:sz w:val="24"/>
          <w:szCs w:val="24"/>
        </w:rPr>
        <w:t>Este é o campo dos movimentos e gestos, das experimentações dos sentidos e das linguagens corporais. Desde o nascimento, o corpo, os gestos e os movimentos constituem como linguagem em desenvolvimento que são aprimorados a partir das experiências proporcionadas aos bebês.</w:t>
      </w:r>
      <w:r w:rsidR="00F23E51">
        <w:rPr>
          <w:rFonts w:ascii="Arial" w:eastAsia="Arial" w:hAnsi="Arial" w:cs="Arial"/>
          <w:color w:val="000000" w:themeColor="text1"/>
          <w:sz w:val="24"/>
          <w:szCs w:val="24"/>
        </w:rPr>
        <w:t xml:space="preserve"> </w:t>
      </w:r>
      <w:r w:rsidRPr="513968DD">
        <w:rPr>
          <w:rFonts w:ascii="Arial" w:eastAsia="Arial" w:hAnsi="Arial" w:cs="Arial"/>
          <w:color w:val="000000" w:themeColor="text1"/>
          <w:sz w:val="24"/>
          <w:szCs w:val="24"/>
        </w:rPr>
        <w:t>O corpo é a primeira ferramenta de expressão e comunicação do ser humano.</w:t>
      </w:r>
    </w:p>
    <w:p w14:paraId="6E929A3C" w14:textId="5184AE32" w:rsidR="003B634F" w:rsidRPr="003025FD" w:rsidRDefault="67FB46B6" w:rsidP="7656527E">
      <w:pPr>
        <w:spacing w:line="360" w:lineRule="auto"/>
        <w:ind w:firstLine="720"/>
        <w:jc w:val="both"/>
        <w:rPr>
          <w:rFonts w:ascii="Arial" w:hAnsi="Arial" w:cs="Arial"/>
          <w:sz w:val="24"/>
          <w:szCs w:val="24"/>
        </w:rPr>
      </w:pPr>
      <w:r w:rsidRPr="003025FD">
        <w:rPr>
          <w:rFonts w:ascii="Arial" w:eastAsia="Arial" w:hAnsi="Arial" w:cs="Arial"/>
          <w:color w:val="000000" w:themeColor="text1"/>
          <w:sz w:val="24"/>
          <w:szCs w:val="24"/>
        </w:rPr>
        <w:t xml:space="preserve">Os gestos, as expressões e os movimentos corporais, estimulados por meio da motricidade, colaboram para o desenvolvimento da linguagem oral e são recursos expressivos utilizados nas interações diárias com o outro. </w:t>
      </w:r>
    </w:p>
    <w:p w14:paraId="74DCFBEE" w14:textId="1166B077" w:rsidR="003B634F" w:rsidRPr="003025FD" w:rsidRDefault="67FB46B6" w:rsidP="7656527E">
      <w:pPr>
        <w:spacing w:line="360" w:lineRule="auto"/>
        <w:ind w:firstLine="720"/>
        <w:jc w:val="both"/>
        <w:rPr>
          <w:rFonts w:ascii="Arial" w:hAnsi="Arial" w:cs="Arial"/>
          <w:sz w:val="24"/>
          <w:szCs w:val="24"/>
        </w:rPr>
      </w:pPr>
      <w:r w:rsidRPr="003025FD">
        <w:rPr>
          <w:rFonts w:ascii="Arial" w:eastAsia="Arial" w:hAnsi="Arial" w:cs="Arial"/>
          <w:color w:val="000000" w:themeColor="text1"/>
          <w:sz w:val="24"/>
          <w:szCs w:val="24"/>
        </w:rPr>
        <w:t>A linguagem corporal associada aos gestos e aos movimentos corporais exercidos pela criança contribuem para que ela construa conhecimento de si e do mundo que a cerca. É por meio dessa linguagem que ela aprenderá a expressar suas emoções, conviver com outras crianças e adultos, brincar, imitar, dançar e dramatizar.</w:t>
      </w:r>
    </w:p>
    <w:p w14:paraId="2C3B395F" w14:textId="36602118" w:rsidR="003B634F" w:rsidRPr="003025FD" w:rsidRDefault="54B25A3F" w:rsidP="7656527E">
      <w:pPr>
        <w:spacing w:line="360" w:lineRule="auto"/>
        <w:ind w:firstLine="720"/>
        <w:jc w:val="both"/>
        <w:rPr>
          <w:rFonts w:ascii="Arial" w:hAnsi="Arial" w:cs="Arial"/>
          <w:sz w:val="24"/>
          <w:szCs w:val="24"/>
        </w:rPr>
      </w:pPr>
      <w:r w:rsidRPr="00A209B3">
        <w:rPr>
          <w:rFonts w:ascii="Arial" w:eastAsia="Arial" w:hAnsi="Arial" w:cs="Arial"/>
          <w:color w:val="000000" w:themeColor="text1"/>
          <w:sz w:val="24"/>
          <w:szCs w:val="24"/>
        </w:rPr>
        <w:lastRenderedPageBreak/>
        <w:t xml:space="preserve">Nessa perspectiva, a </w:t>
      </w:r>
      <w:r w:rsidR="00A209B3" w:rsidRPr="00A209B3">
        <w:rPr>
          <w:rFonts w:ascii="Arial" w:eastAsia="Arial" w:hAnsi="Arial" w:cs="Arial"/>
          <w:color w:val="000000" w:themeColor="text1"/>
          <w:sz w:val="24"/>
          <w:szCs w:val="24"/>
        </w:rPr>
        <w:t>Rede SESI</w:t>
      </w:r>
      <w:r w:rsidRPr="00A209B3">
        <w:rPr>
          <w:rFonts w:ascii="Arial" w:eastAsia="Arial" w:hAnsi="Arial" w:cs="Arial"/>
          <w:color w:val="000000" w:themeColor="text1"/>
          <w:sz w:val="24"/>
          <w:szCs w:val="24"/>
        </w:rPr>
        <w:t xml:space="preserve"> deverá</w:t>
      </w:r>
      <w:r w:rsidR="55C1E896" w:rsidRPr="00A209B3">
        <w:rPr>
          <w:rFonts w:ascii="Arial" w:eastAsia="Arial" w:hAnsi="Arial" w:cs="Arial"/>
          <w:color w:val="000000" w:themeColor="text1"/>
          <w:sz w:val="24"/>
          <w:szCs w:val="24"/>
        </w:rPr>
        <w:t>,</w:t>
      </w:r>
      <w:r w:rsidRPr="00A209B3">
        <w:rPr>
          <w:rFonts w:ascii="Arial" w:eastAsia="Arial" w:hAnsi="Arial" w:cs="Arial"/>
          <w:color w:val="000000" w:themeColor="text1"/>
          <w:sz w:val="24"/>
          <w:szCs w:val="24"/>
        </w:rPr>
        <w:t xml:space="preserve"> na Educação </w:t>
      </w:r>
      <w:r w:rsidR="3A84A889" w:rsidRPr="00A209B3">
        <w:rPr>
          <w:rFonts w:ascii="Arial" w:eastAsia="Arial" w:hAnsi="Arial" w:cs="Arial"/>
          <w:color w:val="000000" w:themeColor="text1"/>
          <w:sz w:val="24"/>
          <w:szCs w:val="24"/>
        </w:rPr>
        <w:t>I</w:t>
      </w:r>
      <w:r w:rsidRPr="00A209B3">
        <w:rPr>
          <w:rFonts w:ascii="Arial" w:eastAsia="Arial" w:hAnsi="Arial" w:cs="Arial"/>
          <w:color w:val="000000" w:themeColor="text1"/>
          <w:sz w:val="24"/>
          <w:szCs w:val="24"/>
        </w:rPr>
        <w:t>nfantil, promover experiências, a partir</w:t>
      </w:r>
      <w:r w:rsidR="00575506" w:rsidRPr="00A209B3">
        <w:rPr>
          <w:rFonts w:ascii="Arial" w:eastAsia="Arial" w:hAnsi="Arial" w:cs="Arial"/>
          <w:color w:val="000000" w:themeColor="text1"/>
          <w:sz w:val="24"/>
          <w:szCs w:val="24"/>
        </w:rPr>
        <w:t xml:space="preserve"> da</w:t>
      </w:r>
      <w:r w:rsidRPr="00A209B3">
        <w:rPr>
          <w:rFonts w:ascii="Arial" w:eastAsia="Arial" w:hAnsi="Arial" w:cs="Arial"/>
          <w:color w:val="000000" w:themeColor="text1"/>
          <w:sz w:val="24"/>
          <w:szCs w:val="24"/>
        </w:rPr>
        <w:t xml:space="preserve"> exploração das múltiplas linguagens</w:t>
      </w:r>
      <w:r w:rsidR="40C55D95" w:rsidRPr="00A209B3">
        <w:rPr>
          <w:rFonts w:ascii="Arial" w:eastAsia="Arial" w:hAnsi="Arial" w:cs="Arial"/>
          <w:color w:val="000000" w:themeColor="text1"/>
          <w:sz w:val="24"/>
          <w:szCs w:val="24"/>
        </w:rPr>
        <w:t xml:space="preserve">: </w:t>
      </w:r>
      <w:r w:rsidRPr="00A209B3">
        <w:rPr>
          <w:rFonts w:ascii="Arial" w:eastAsia="Arial" w:hAnsi="Arial" w:cs="Arial"/>
          <w:color w:val="000000" w:themeColor="text1"/>
          <w:sz w:val="24"/>
          <w:szCs w:val="24"/>
        </w:rPr>
        <w:t>dança, música, teatro</w:t>
      </w:r>
      <w:r w:rsidR="1A32E524" w:rsidRPr="00A209B3">
        <w:rPr>
          <w:rFonts w:ascii="Arial" w:eastAsia="Arial" w:hAnsi="Arial" w:cs="Arial"/>
          <w:color w:val="000000" w:themeColor="text1"/>
          <w:sz w:val="24"/>
          <w:szCs w:val="24"/>
        </w:rPr>
        <w:t>,</w:t>
      </w:r>
      <w:r w:rsidRPr="00A209B3">
        <w:rPr>
          <w:rFonts w:ascii="Arial" w:eastAsia="Arial" w:hAnsi="Arial" w:cs="Arial"/>
          <w:color w:val="000000" w:themeColor="text1"/>
          <w:sz w:val="24"/>
          <w:szCs w:val="24"/>
        </w:rPr>
        <w:t xml:space="preserve"> entre outras, nas quais a criança SESI amplie a sua comunicação e busque expressar suas emoções e sentimentos,</w:t>
      </w:r>
      <w:r w:rsidR="486A633C" w:rsidRPr="00A209B3">
        <w:rPr>
          <w:rFonts w:ascii="Arial" w:eastAsia="Arial" w:hAnsi="Arial" w:cs="Arial"/>
          <w:color w:val="000000" w:themeColor="text1"/>
          <w:sz w:val="24"/>
          <w:szCs w:val="24"/>
        </w:rPr>
        <w:t xml:space="preserve"> e</w:t>
      </w:r>
      <w:r w:rsidRPr="00A209B3">
        <w:rPr>
          <w:rFonts w:ascii="Arial" w:eastAsia="Arial" w:hAnsi="Arial" w:cs="Arial"/>
          <w:color w:val="000000" w:themeColor="text1"/>
          <w:sz w:val="24"/>
          <w:szCs w:val="24"/>
        </w:rPr>
        <w:t xml:space="preserve"> experimente diferentes sensações compreendendo</w:t>
      </w:r>
      <w:r w:rsidR="49754BE8" w:rsidRPr="00A209B3">
        <w:rPr>
          <w:rFonts w:ascii="Arial" w:eastAsia="Arial" w:hAnsi="Arial" w:cs="Arial"/>
          <w:color w:val="000000" w:themeColor="text1"/>
          <w:sz w:val="24"/>
          <w:szCs w:val="24"/>
        </w:rPr>
        <w:t>,</w:t>
      </w:r>
      <w:r w:rsidRPr="00A209B3">
        <w:rPr>
          <w:rFonts w:ascii="Arial" w:eastAsia="Arial" w:hAnsi="Arial" w:cs="Arial"/>
          <w:color w:val="000000" w:themeColor="text1"/>
          <w:sz w:val="24"/>
          <w:szCs w:val="24"/>
        </w:rPr>
        <w:t xml:space="preserve"> assim, seus limites e possibilidades; e construindo gradativamente sua</w:t>
      </w:r>
      <w:r w:rsidRPr="4FD16B59">
        <w:rPr>
          <w:rFonts w:ascii="Arial" w:eastAsia="Arial" w:hAnsi="Arial" w:cs="Arial"/>
          <w:color w:val="000000" w:themeColor="text1"/>
          <w:sz w:val="24"/>
          <w:szCs w:val="24"/>
        </w:rPr>
        <w:t xml:space="preserve"> identidade pessoal</w:t>
      </w:r>
      <w:r w:rsidR="2B096683" w:rsidRPr="4FD16B59">
        <w:rPr>
          <w:rFonts w:ascii="Arial" w:eastAsia="Arial" w:hAnsi="Arial" w:cs="Arial"/>
          <w:color w:val="000000" w:themeColor="text1"/>
          <w:sz w:val="24"/>
          <w:szCs w:val="24"/>
        </w:rPr>
        <w:t>, a</w:t>
      </w:r>
      <w:r w:rsidRPr="4FD16B59">
        <w:rPr>
          <w:rFonts w:ascii="Arial" w:eastAsia="Arial" w:hAnsi="Arial" w:cs="Arial"/>
          <w:color w:val="000000" w:themeColor="text1"/>
          <w:sz w:val="24"/>
          <w:szCs w:val="24"/>
        </w:rPr>
        <w:t>ssegurando</w:t>
      </w:r>
      <w:r w:rsidR="009C74D0" w:rsidRPr="4FD16B59">
        <w:rPr>
          <w:rFonts w:ascii="Arial" w:eastAsia="Arial" w:hAnsi="Arial" w:cs="Arial"/>
          <w:color w:val="000000" w:themeColor="text1"/>
          <w:sz w:val="24"/>
          <w:szCs w:val="24"/>
        </w:rPr>
        <w:t>,</w:t>
      </w:r>
      <w:r w:rsidRPr="4FD16B59">
        <w:rPr>
          <w:rFonts w:ascii="Arial" w:eastAsia="Arial" w:hAnsi="Arial" w:cs="Arial"/>
          <w:color w:val="000000" w:themeColor="text1"/>
          <w:sz w:val="24"/>
          <w:szCs w:val="24"/>
        </w:rPr>
        <w:t xml:space="preserve"> portanto, os direitos de aprendizagem.</w:t>
      </w:r>
    </w:p>
    <w:p w14:paraId="14B08149" w14:textId="77777777" w:rsidR="0078163F" w:rsidRPr="00B70664" w:rsidRDefault="3F10234C" w:rsidP="0078163F">
      <w:pPr>
        <w:pStyle w:val="NormalWeb"/>
        <w:spacing w:before="300" w:beforeAutospacing="0" w:after="300" w:afterAutospacing="0"/>
        <w:ind w:left="720"/>
        <w:jc w:val="center"/>
        <w:rPr>
          <w:rFonts w:ascii="Arial" w:eastAsia="Arial" w:hAnsi="Arial" w:cs="Arial"/>
          <w:b/>
          <w:bCs/>
          <w:color w:val="000000" w:themeColor="text1"/>
        </w:rPr>
      </w:pPr>
      <w:r w:rsidRPr="553A2D44">
        <w:rPr>
          <w:rFonts w:ascii="Arial" w:eastAsia="Open Sans" w:hAnsi="Arial" w:cs="Arial"/>
          <w:i/>
          <w:iCs/>
        </w:rPr>
        <w:t xml:space="preserve"> </w:t>
      </w:r>
      <w:r w:rsidR="0078163F" w:rsidRPr="00B70664">
        <w:rPr>
          <w:rFonts w:ascii="Arial" w:eastAsia="Arial" w:hAnsi="Arial" w:cs="Arial"/>
        </w:rPr>
        <w:t xml:space="preserve">Figura </w:t>
      </w:r>
      <w:r w:rsidR="0078163F">
        <w:rPr>
          <w:rFonts w:ascii="Arial" w:eastAsia="Arial" w:hAnsi="Arial" w:cs="Arial"/>
        </w:rPr>
        <w:t xml:space="preserve">3 </w:t>
      </w:r>
      <w:r w:rsidR="0078163F" w:rsidRPr="00B70664">
        <w:rPr>
          <w:rFonts w:ascii="Arial" w:eastAsia="Arial" w:hAnsi="Arial" w:cs="Arial"/>
        </w:rPr>
        <w:t xml:space="preserve">– </w:t>
      </w:r>
      <w:r w:rsidR="0078163F">
        <w:rPr>
          <w:rFonts w:ascii="Arial" w:eastAsia="Arial" w:hAnsi="Arial" w:cs="Arial"/>
        </w:rPr>
        <w:t>Campo de experiências – Rede SESI – Corpo, gestos e movimentos</w:t>
      </w:r>
    </w:p>
    <w:p w14:paraId="05DE486F" w14:textId="1907E944" w:rsidR="003B634F" w:rsidRDefault="2CAC1F68" w:rsidP="3AF9F85C">
      <w:pPr>
        <w:spacing w:line="360" w:lineRule="auto"/>
        <w:jc w:val="both"/>
        <w:rPr>
          <w:rFonts w:ascii="Arial" w:hAnsi="Arial" w:cs="Arial"/>
          <w:sz w:val="24"/>
          <w:szCs w:val="24"/>
        </w:rPr>
      </w:pPr>
      <w:r>
        <w:rPr>
          <w:noProof/>
        </w:rPr>
        <w:drawing>
          <wp:inline distT="0" distB="0" distL="0" distR="0" wp14:anchorId="2224F517" wp14:editId="4E2A5214">
            <wp:extent cx="5391152" cy="3686175"/>
            <wp:effectExtent l="0" t="0" r="0" b="0"/>
            <wp:docPr id="623276246" name="Imagem 22598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5981322"/>
                    <pic:cNvPicPr/>
                  </pic:nvPicPr>
                  <pic:blipFill>
                    <a:blip r:embed="rId16">
                      <a:extLst>
                        <a:ext uri="{28A0092B-C50C-407E-A947-70E740481C1C}">
                          <a14:useLocalDpi xmlns:a14="http://schemas.microsoft.com/office/drawing/2010/main" val="0"/>
                        </a:ext>
                      </a:extLst>
                    </a:blip>
                    <a:stretch>
                      <a:fillRect/>
                    </a:stretch>
                  </pic:blipFill>
                  <pic:spPr>
                    <a:xfrm>
                      <a:off x="0" y="0"/>
                      <a:ext cx="5391152" cy="3686175"/>
                    </a:xfrm>
                    <a:prstGeom prst="rect">
                      <a:avLst/>
                    </a:prstGeom>
                  </pic:spPr>
                </pic:pic>
              </a:graphicData>
            </a:graphic>
          </wp:inline>
        </w:drawing>
      </w:r>
    </w:p>
    <w:p w14:paraId="5F8C96AA" w14:textId="4EBD3EC8" w:rsidR="0078163F" w:rsidRPr="003025FD" w:rsidRDefault="0078163F" w:rsidP="3AF9F85C">
      <w:pPr>
        <w:spacing w:line="360" w:lineRule="auto"/>
        <w:jc w:val="both"/>
        <w:rPr>
          <w:rFonts w:ascii="Arial" w:hAnsi="Arial" w:cs="Arial"/>
          <w:sz w:val="24"/>
          <w:szCs w:val="24"/>
        </w:rPr>
      </w:pPr>
      <w:r>
        <w:rPr>
          <w:rFonts w:ascii="Arial" w:hAnsi="Arial" w:cs="Arial"/>
          <w:sz w:val="24"/>
          <w:szCs w:val="24"/>
        </w:rPr>
        <w:t>Fonte: Elaborado pe</w:t>
      </w:r>
      <w:r w:rsidR="00AA1206">
        <w:rPr>
          <w:rFonts w:ascii="Arial" w:hAnsi="Arial" w:cs="Arial"/>
          <w:sz w:val="24"/>
          <w:szCs w:val="24"/>
        </w:rPr>
        <w:t>l</w:t>
      </w:r>
      <w:r>
        <w:rPr>
          <w:rFonts w:ascii="Arial" w:hAnsi="Arial" w:cs="Arial"/>
          <w:sz w:val="24"/>
          <w:szCs w:val="24"/>
        </w:rPr>
        <w:t>o SESI</w:t>
      </w:r>
    </w:p>
    <w:p w14:paraId="5CD3471C" w14:textId="20E26632" w:rsidR="003B634F" w:rsidRPr="003025FD" w:rsidRDefault="20F05D18" w:rsidP="001C21BA">
      <w:pPr>
        <w:pStyle w:val="Ttulo3"/>
      </w:pPr>
      <w:bookmarkStart w:id="40" w:name="_Toc51939486"/>
      <w:r w:rsidRPr="003025FD">
        <w:t>5</w:t>
      </w:r>
      <w:r w:rsidR="7DBE05E4" w:rsidRPr="003025FD">
        <w:t>.</w:t>
      </w:r>
      <w:r w:rsidR="0BCAA0C8" w:rsidRPr="003025FD">
        <w:t>3.3</w:t>
      </w:r>
      <w:r w:rsidR="67FB46B6" w:rsidRPr="003025FD">
        <w:rPr>
          <w:rFonts w:eastAsia="Open Sans"/>
          <w:iCs/>
        </w:rPr>
        <w:t xml:space="preserve"> </w:t>
      </w:r>
      <w:r w:rsidR="67FB46B6" w:rsidRPr="003025FD">
        <w:t>Traços, sons, cores e formas</w:t>
      </w:r>
      <w:bookmarkEnd w:id="40"/>
    </w:p>
    <w:p w14:paraId="245F1FF7" w14:textId="287742CA" w:rsidR="78E2A6A9" w:rsidRPr="003025FD" w:rsidRDefault="54B25A3F" w:rsidP="001C21BA">
      <w:pPr>
        <w:pStyle w:val="Citao"/>
      </w:pPr>
      <w:r w:rsidRPr="513968DD">
        <w:t xml:space="preserve">Conviver com diferentes manifestações artísticas, culturais e científicas, locais e universais, no cotidiano da instituição escolar, possibilita às crianças, por meio de experiências diversificadas, vivenciar diversas formas de expressão e linguagens, como as artes visuais (pintura, modelagem, colagem, fotografia etc.), a música, o teatro, a dança e o audiovisual, entre outras. Com base nessas experiências, elas se expressam por várias linguagens, criando suas próprias produções artísticas ou culturais, exercitando a autoria (coletiva e individual) com sons, traços, gestos, danças, mímicas, encenações, canções, desenhos, modelagens, manipulação de </w:t>
      </w:r>
      <w:r w:rsidRPr="513968DD">
        <w:lastRenderedPageBreak/>
        <w:t>diversos materiais e de recursos tecnológicos. Essas experiências contribuem para que, desde muito pequenas, as crianças desenvolvam senso estético e crítico, o conhecimento de si mesmas, dos outros e da realidade que as cerca. Portanto, a Educação Infantil precisa promover a participação das crianças em tempos e espaços para a produção, manifestação e apreciação artística, de modo a favorecer o desenvolvimento da sensibilidade, da criatividade e da expressão pessoal das crianças, permitindo que se apropriem e reconfigurem, permanentemente, a cultura e potencializem suas singularidades, ao ampliar repertórios e interpretar suas experiências e vivências artísticas</w:t>
      </w:r>
      <w:r w:rsidR="0B40E64B" w:rsidRPr="513968DD">
        <w:t xml:space="preserve"> </w:t>
      </w:r>
      <w:r w:rsidR="03E12964" w:rsidRPr="001C21BA">
        <w:rPr>
          <w:iCs w:val="0"/>
        </w:rPr>
        <w:t>(</w:t>
      </w:r>
      <w:r w:rsidR="69A12D98" w:rsidRPr="001C21BA">
        <w:rPr>
          <w:iCs w:val="0"/>
        </w:rPr>
        <w:t>B</w:t>
      </w:r>
      <w:r w:rsidR="5FC01C2D" w:rsidRPr="001C21BA">
        <w:rPr>
          <w:iCs w:val="0"/>
        </w:rPr>
        <w:t>RASIL</w:t>
      </w:r>
      <w:r w:rsidR="69A12D98" w:rsidRPr="001C21BA">
        <w:rPr>
          <w:iCs w:val="0"/>
        </w:rPr>
        <w:t>, 2017, p.</w:t>
      </w:r>
      <w:r w:rsidR="00A209B3">
        <w:rPr>
          <w:iCs w:val="0"/>
        </w:rPr>
        <w:t xml:space="preserve"> </w:t>
      </w:r>
      <w:r w:rsidR="69A12D98" w:rsidRPr="001C21BA">
        <w:rPr>
          <w:iCs w:val="0"/>
        </w:rPr>
        <w:t>39</w:t>
      </w:r>
      <w:r w:rsidR="35A881C7" w:rsidRPr="001C21BA">
        <w:rPr>
          <w:iCs w:val="0"/>
        </w:rPr>
        <w:t>)</w:t>
      </w:r>
      <w:r w:rsidR="00A209B3">
        <w:rPr>
          <w:iCs w:val="0"/>
        </w:rPr>
        <w:t>.</w:t>
      </w:r>
    </w:p>
    <w:p w14:paraId="0175951E" w14:textId="024A02D3" w:rsidR="003B634F" w:rsidRPr="003025FD" w:rsidRDefault="67FB46B6" w:rsidP="7656527E">
      <w:pPr>
        <w:spacing w:line="360" w:lineRule="auto"/>
        <w:ind w:firstLine="720"/>
        <w:jc w:val="both"/>
        <w:rPr>
          <w:rFonts w:ascii="Arial" w:hAnsi="Arial" w:cs="Arial"/>
          <w:sz w:val="24"/>
          <w:szCs w:val="24"/>
        </w:rPr>
      </w:pPr>
      <w:r w:rsidRPr="4FD16B59">
        <w:rPr>
          <w:rFonts w:ascii="Arial" w:eastAsia="Arial" w:hAnsi="Arial" w:cs="Arial"/>
          <w:sz w:val="24"/>
          <w:szCs w:val="24"/>
        </w:rPr>
        <w:t>Este é o campo do convívio com diferentes manifestações artísticas, culturais e científicas, locais e universais e da expressividade. A Educação Infantil deve receber bebês e crianças pequenas proporcionando-lhes um ambiente acolhedor de desejos e preferências estéticas</w:t>
      </w:r>
      <w:r w:rsidR="00A209B3">
        <w:rPr>
          <w:rFonts w:ascii="Arial" w:eastAsia="Arial" w:hAnsi="Arial" w:cs="Arial"/>
          <w:sz w:val="24"/>
          <w:szCs w:val="24"/>
        </w:rPr>
        <w:t>,</w:t>
      </w:r>
      <w:r w:rsidRPr="4FD16B59">
        <w:rPr>
          <w:rFonts w:ascii="Arial" w:eastAsia="Arial" w:hAnsi="Arial" w:cs="Arial"/>
          <w:sz w:val="24"/>
          <w:szCs w:val="24"/>
        </w:rPr>
        <w:t xml:space="preserve"> promovendo experiências nas quais as crianças possam ampliar suas formas de expressão e linguagens, como perceber cheiros e gostos, sons, diferentes texturas, traços, cores e formas e incentivá-los a explorar cada ambiente e a expressarem</w:t>
      </w:r>
      <w:r w:rsidR="00A209B3">
        <w:rPr>
          <w:rFonts w:ascii="Arial" w:eastAsia="Arial" w:hAnsi="Arial" w:cs="Arial"/>
          <w:sz w:val="24"/>
          <w:szCs w:val="24"/>
        </w:rPr>
        <w:t>-se</w:t>
      </w:r>
      <w:r w:rsidRPr="4FD16B59">
        <w:rPr>
          <w:rFonts w:ascii="Arial" w:eastAsia="Arial" w:hAnsi="Arial" w:cs="Arial"/>
          <w:sz w:val="24"/>
          <w:szCs w:val="24"/>
        </w:rPr>
        <w:t xml:space="preserve"> por meio de sons, gestos, movimentos e fala interagindo com outras crianças.</w:t>
      </w:r>
    </w:p>
    <w:p w14:paraId="1FFC3EF8" w14:textId="21834BF2" w:rsidR="003B634F" w:rsidRPr="003025FD" w:rsidRDefault="54B25A3F" w:rsidP="7656527E">
      <w:pPr>
        <w:spacing w:line="360" w:lineRule="auto"/>
        <w:ind w:firstLine="720"/>
        <w:jc w:val="both"/>
        <w:rPr>
          <w:rFonts w:ascii="Arial" w:hAnsi="Arial" w:cs="Arial"/>
          <w:sz w:val="24"/>
          <w:szCs w:val="24"/>
        </w:rPr>
      </w:pPr>
      <w:r w:rsidRPr="4FD16B59">
        <w:rPr>
          <w:rFonts w:ascii="Arial" w:eastAsia="Arial" w:hAnsi="Arial" w:cs="Arial"/>
          <w:sz w:val="24"/>
          <w:szCs w:val="24"/>
        </w:rPr>
        <w:t>A intencionalidade educativa deve oportunizar que a</w:t>
      </w:r>
      <w:r w:rsidR="5C22DAC9" w:rsidRPr="4FD16B59">
        <w:rPr>
          <w:rFonts w:ascii="Arial" w:eastAsia="Arial" w:hAnsi="Arial" w:cs="Arial"/>
          <w:sz w:val="24"/>
          <w:szCs w:val="24"/>
        </w:rPr>
        <w:t>s</w:t>
      </w:r>
      <w:r w:rsidRPr="4FD16B59">
        <w:rPr>
          <w:rFonts w:ascii="Arial" w:eastAsia="Arial" w:hAnsi="Arial" w:cs="Arial"/>
          <w:sz w:val="24"/>
          <w:szCs w:val="24"/>
        </w:rPr>
        <w:t xml:space="preserve"> crianças tenham as próprias impressões e interpretações sobre o estético e o fazer artístico</w:t>
      </w:r>
      <w:r w:rsidR="2725AD01" w:rsidRPr="4FD16B59">
        <w:rPr>
          <w:rFonts w:ascii="Arial" w:eastAsia="Arial" w:hAnsi="Arial" w:cs="Arial"/>
          <w:sz w:val="24"/>
          <w:szCs w:val="24"/>
        </w:rPr>
        <w:t>,</w:t>
      </w:r>
      <w:r w:rsidRPr="4FD16B59">
        <w:rPr>
          <w:rFonts w:ascii="Arial" w:eastAsia="Arial" w:hAnsi="Arial" w:cs="Arial"/>
          <w:sz w:val="24"/>
          <w:szCs w:val="24"/>
        </w:rPr>
        <w:t xml:space="preserve"> por meio de experiências simbólicas ou não, </w:t>
      </w:r>
      <w:proofErr w:type="spellStart"/>
      <w:r w:rsidRPr="4FD16B59">
        <w:rPr>
          <w:rFonts w:ascii="Arial" w:eastAsia="Arial" w:hAnsi="Arial" w:cs="Arial"/>
          <w:sz w:val="24"/>
          <w:szCs w:val="24"/>
        </w:rPr>
        <w:t>ressignificando-as</w:t>
      </w:r>
      <w:proofErr w:type="spellEnd"/>
      <w:r w:rsidRPr="4FD16B59">
        <w:rPr>
          <w:rFonts w:ascii="Arial" w:eastAsia="Arial" w:hAnsi="Arial" w:cs="Arial"/>
          <w:sz w:val="24"/>
          <w:szCs w:val="24"/>
        </w:rPr>
        <w:t>. Por isso, propor atividades que explorem características sensoriais, a criação de sons, ritmos e melodias e que oportunizem a exploração de diversos instrumentos sonoros expressivos na música, no desenho, na pintura e na modelagem é muito significativo para es</w:t>
      </w:r>
      <w:r w:rsidR="00733AF8">
        <w:rPr>
          <w:rFonts w:ascii="Arial" w:eastAsia="Arial" w:hAnsi="Arial" w:cs="Arial"/>
          <w:sz w:val="24"/>
          <w:szCs w:val="24"/>
        </w:rPr>
        <w:t>s</w:t>
      </w:r>
      <w:r w:rsidRPr="4FD16B59">
        <w:rPr>
          <w:rFonts w:ascii="Arial" w:eastAsia="Arial" w:hAnsi="Arial" w:cs="Arial"/>
          <w:sz w:val="24"/>
          <w:szCs w:val="24"/>
        </w:rPr>
        <w:t xml:space="preserve">e </w:t>
      </w:r>
      <w:r w:rsidR="00733AF8">
        <w:rPr>
          <w:rFonts w:ascii="Arial" w:eastAsia="Arial" w:hAnsi="Arial" w:cs="Arial"/>
          <w:sz w:val="24"/>
          <w:szCs w:val="24"/>
        </w:rPr>
        <w:t>c</w:t>
      </w:r>
      <w:r w:rsidR="00733AF8" w:rsidRPr="4FD16B59">
        <w:rPr>
          <w:rFonts w:ascii="Arial" w:eastAsia="Arial" w:hAnsi="Arial" w:cs="Arial"/>
          <w:sz w:val="24"/>
          <w:szCs w:val="24"/>
        </w:rPr>
        <w:t xml:space="preserve">ampo </w:t>
      </w:r>
      <w:r w:rsidRPr="4FD16B59">
        <w:rPr>
          <w:rFonts w:ascii="Arial" w:eastAsia="Arial" w:hAnsi="Arial" w:cs="Arial"/>
          <w:sz w:val="24"/>
          <w:szCs w:val="24"/>
        </w:rPr>
        <w:t xml:space="preserve">de </w:t>
      </w:r>
      <w:r w:rsidR="00733AF8">
        <w:rPr>
          <w:rFonts w:ascii="Arial" w:eastAsia="Arial" w:hAnsi="Arial" w:cs="Arial"/>
          <w:sz w:val="24"/>
          <w:szCs w:val="24"/>
        </w:rPr>
        <w:t>e</w:t>
      </w:r>
      <w:r w:rsidRPr="4FD16B59">
        <w:rPr>
          <w:rFonts w:ascii="Arial" w:eastAsia="Arial" w:hAnsi="Arial" w:cs="Arial"/>
          <w:sz w:val="24"/>
          <w:szCs w:val="24"/>
        </w:rPr>
        <w:t>xperiência.</w:t>
      </w:r>
    </w:p>
    <w:p w14:paraId="7637519D" w14:textId="27BFC498" w:rsidR="003B634F" w:rsidRPr="003025FD" w:rsidRDefault="54B25A3F" w:rsidP="513968DD">
      <w:pPr>
        <w:spacing w:line="360" w:lineRule="auto"/>
        <w:ind w:firstLine="720"/>
        <w:jc w:val="both"/>
        <w:rPr>
          <w:rFonts w:ascii="Arial" w:hAnsi="Arial" w:cs="Arial"/>
          <w:sz w:val="24"/>
          <w:szCs w:val="24"/>
        </w:rPr>
      </w:pPr>
      <w:r w:rsidRPr="513968DD">
        <w:rPr>
          <w:rFonts w:ascii="Arial" w:eastAsia="Arial" w:hAnsi="Arial" w:cs="Arial"/>
          <w:color w:val="000000" w:themeColor="text1"/>
          <w:sz w:val="24"/>
          <w:szCs w:val="24"/>
        </w:rPr>
        <w:t>Para o desenvolvimento do senso estético e crítico, a instituição escolar deve proporcionar experiências, nas quais as crianças</w:t>
      </w:r>
      <w:r w:rsidR="7F6A5160" w:rsidRPr="513968DD">
        <w:rPr>
          <w:rFonts w:ascii="Arial" w:eastAsia="Arial" w:hAnsi="Arial" w:cs="Arial"/>
          <w:color w:val="000000" w:themeColor="text1"/>
          <w:sz w:val="24"/>
          <w:szCs w:val="24"/>
        </w:rPr>
        <w:t>:</w:t>
      </w:r>
      <w:r w:rsidRPr="513968DD">
        <w:rPr>
          <w:rFonts w:ascii="Arial" w:eastAsia="Arial" w:hAnsi="Arial" w:cs="Arial"/>
          <w:color w:val="000000" w:themeColor="text1"/>
          <w:sz w:val="24"/>
          <w:szCs w:val="24"/>
        </w:rPr>
        <w:t xml:space="preserve"> </w:t>
      </w:r>
    </w:p>
    <w:p w14:paraId="30ADE7B6" w14:textId="036D578A" w:rsidR="003B634F" w:rsidRPr="003025FD" w:rsidRDefault="2B1D24CE" w:rsidP="00892255">
      <w:pPr>
        <w:pStyle w:val="PargrafodaLista"/>
        <w:numPr>
          <w:ilvl w:val="1"/>
          <w:numId w:val="3"/>
        </w:numPr>
        <w:spacing w:line="360" w:lineRule="auto"/>
        <w:jc w:val="both"/>
        <w:rPr>
          <w:rFonts w:ascii="Arial" w:eastAsia="Arial" w:hAnsi="Arial" w:cs="Arial"/>
          <w:color w:val="000000" w:themeColor="text1"/>
          <w:sz w:val="24"/>
          <w:szCs w:val="24"/>
        </w:rPr>
      </w:pPr>
      <w:r w:rsidRPr="513968DD">
        <w:rPr>
          <w:rFonts w:ascii="Arial" w:eastAsia="Arial" w:hAnsi="Arial" w:cs="Arial"/>
          <w:color w:val="000000" w:themeColor="text1"/>
          <w:sz w:val="24"/>
          <w:szCs w:val="24"/>
        </w:rPr>
        <w:t xml:space="preserve">participem de </w:t>
      </w:r>
      <w:r w:rsidR="54B25A3F" w:rsidRPr="513968DD">
        <w:rPr>
          <w:rFonts w:ascii="Arial" w:eastAsia="Arial" w:hAnsi="Arial" w:cs="Arial"/>
          <w:color w:val="000000" w:themeColor="text1"/>
          <w:sz w:val="24"/>
          <w:szCs w:val="24"/>
        </w:rPr>
        <w:t xml:space="preserve">manifestações artísticas e populares, locais, regionais ou universais; </w:t>
      </w:r>
    </w:p>
    <w:p w14:paraId="4B0B290C" w14:textId="0151DF28" w:rsidR="003B634F" w:rsidRPr="003025FD" w:rsidRDefault="54B25A3F" w:rsidP="00892255">
      <w:pPr>
        <w:pStyle w:val="PargrafodaLista"/>
        <w:numPr>
          <w:ilvl w:val="1"/>
          <w:numId w:val="3"/>
        </w:numPr>
        <w:spacing w:line="360" w:lineRule="auto"/>
        <w:jc w:val="both"/>
        <w:rPr>
          <w:color w:val="000000" w:themeColor="text1"/>
          <w:sz w:val="24"/>
          <w:szCs w:val="24"/>
        </w:rPr>
      </w:pPr>
      <w:r w:rsidRPr="513968DD">
        <w:rPr>
          <w:rFonts w:ascii="Arial" w:eastAsia="Arial" w:hAnsi="Arial" w:cs="Arial"/>
          <w:color w:val="000000" w:themeColor="text1"/>
          <w:sz w:val="24"/>
          <w:szCs w:val="24"/>
        </w:rPr>
        <w:t xml:space="preserve">construam por meio de brinquedos e brincadeiras diferentes sons, ritmos e formas; </w:t>
      </w:r>
    </w:p>
    <w:p w14:paraId="14998F5B" w14:textId="70FD1FD8" w:rsidR="003B634F" w:rsidRPr="003025FD" w:rsidRDefault="54B25A3F" w:rsidP="00892255">
      <w:pPr>
        <w:pStyle w:val="PargrafodaLista"/>
        <w:numPr>
          <w:ilvl w:val="1"/>
          <w:numId w:val="3"/>
        </w:numPr>
        <w:spacing w:line="360" w:lineRule="auto"/>
        <w:jc w:val="both"/>
        <w:rPr>
          <w:color w:val="000000" w:themeColor="text1"/>
          <w:sz w:val="24"/>
          <w:szCs w:val="24"/>
        </w:rPr>
      </w:pPr>
      <w:r w:rsidRPr="513968DD">
        <w:rPr>
          <w:rFonts w:ascii="Arial" w:eastAsia="Arial" w:hAnsi="Arial" w:cs="Arial"/>
          <w:color w:val="000000" w:themeColor="text1"/>
          <w:sz w:val="24"/>
          <w:szCs w:val="24"/>
        </w:rPr>
        <w:t xml:space="preserve">percebam diferentes texturas, cores, formas e materiais de objetos diversos; </w:t>
      </w:r>
    </w:p>
    <w:p w14:paraId="673442BC" w14:textId="68DCA07B" w:rsidR="003B634F" w:rsidRPr="003025FD" w:rsidRDefault="54B25A3F" w:rsidP="00892255">
      <w:pPr>
        <w:pStyle w:val="PargrafodaLista"/>
        <w:numPr>
          <w:ilvl w:val="1"/>
          <w:numId w:val="3"/>
        </w:numPr>
        <w:spacing w:line="360" w:lineRule="auto"/>
        <w:jc w:val="both"/>
        <w:rPr>
          <w:color w:val="000000" w:themeColor="text1"/>
          <w:sz w:val="24"/>
          <w:szCs w:val="24"/>
        </w:rPr>
      </w:pPr>
      <w:r w:rsidRPr="513968DD">
        <w:rPr>
          <w:rFonts w:ascii="Arial" w:eastAsia="Arial" w:hAnsi="Arial" w:cs="Arial"/>
          <w:color w:val="000000" w:themeColor="text1"/>
          <w:sz w:val="24"/>
          <w:szCs w:val="24"/>
        </w:rPr>
        <w:t xml:space="preserve">explorem e percebam a ciência em variadas situações como a combinação de materiais e substâncias; </w:t>
      </w:r>
    </w:p>
    <w:p w14:paraId="357DAC37" w14:textId="450548F9" w:rsidR="003B634F" w:rsidRPr="003025FD" w:rsidRDefault="54B25A3F" w:rsidP="00892255">
      <w:pPr>
        <w:pStyle w:val="PargrafodaLista"/>
        <w:numPr>
          <w:ilvl w:val="1"/>
          <w:numId w:val="3"/>
        </w:numPr>
        <w:spacing w:line="360" w:lineRule="auto"/>
        <w:jc w:val="both"/>
        <w:rPr>
          <w:color w:val="000000" w:themeColor="text1"/>
          <w:sz w:val="24"/>
          <w:szCs w:val="24"/>
        </w:rPr>
      </w:pPr>
      <w:r w:rsidRPr="513968DD">
        <w:rPr>
          <w:rFonts w:ascii="Arial" w:eastAsia="Arial" w:hAnsi="Arial" w:cs="Arial"/>
          <w:color w:val="000000" w:themeColor="text1"/>
          <w:sz w:val="24"/>
          <w:szCs w:val="24"/>
        </w:rPr>
        <w:lastRenderedPageBreak/>
        <w:t xml:space="preserve">recriem, utilizando </w:t>
      </w:r>
      <w:r w:rsidR="00D01B4D">
        <w:rPr>
          <w:rFonts w:ascii="Arial" w:eastAsia="Arial" w:hAnsi="Arial" w:cs="Arial"/>
          <w:color w:val="000000" w:themeColor="text1"/>
          <w:sz w:val="24"/>
          <w:szCs w:val="24"/>
        </w:rPr>
        <w:t>a</w:t>
      </w:r>
      <w:r w:rsidRPr="513968DD">
        <w:rPr>
          <w:rFonts w:ascii="Arial" w:eastAsia="Arial" w:hAnsi="Arial" w:cs="Arial"/>
          <w:color w:val="000000" w:themeColor="text1"/>
          <w:sz w:val="24"/>
          <w:szCs w:val="24"/>
        </w:rPr>
        <w:t xml:space="preserve"> tecnologia, danças, artes visuais e encenações musicais e teatrais; </w:t>
      </w:r>
    </w:p>
    <w:p w14:paraId="46B874DE" w14:textId="296BD6A2" w:rsidR="003B634F" w:rsidRPr="003025FD" w:rsidRDefault="54B25A3F" w:rsidP="00892255">
      <w:pPr>
        <w:pStyle w:val="PargrafodaLista"/>
        <w:numPr>
          <w:ilvl w:val="1"/>
          <w:numId w:val="3"/>
        </w:numPr>
        <w:spacing w:line="360" w:lineRule="auto"/>
        <w:jc w:val="both"/>
        <w:rPr>
          <w:color w:val="000000" w:themeColor="text1"/>
          <w:sz w:val="24"/>
          <w:szCs w:val="24"/>
        </w:rPr>
      </w:pPr>
      <w:r w:rsidRPr="513968DD">
        <w:rPr>
          <w:rFonts w:ascii="Arial" w:eastAsia="Arial" w:hAnsi="Arial" w:cs="Arial"/>
          <w:color w:val="000000" w:themeColor="text1"/>
          <w:sz w:val="24"/>
          <w:szCs w:val="24"/>
        </w:rPr>
        <w:t xml:space="preserve">participem e tenham autonomia para contribuir em seu grupo na escolha de temas, brincadeiras, materiais nas atividades realizadas no espaço escolar; </w:t>
      </w:r>
    </w:p>
    <w:p w14:paraId="3E2AB38D" w14:textId="05F9F273" w:rsidR="003B634F" w:rsidRPr="003025FD" w:rsidRDefault="54B25A3F" w:rsidP="00892255">
      <w:pPr>
        <w:pStyle w:val="PargrafodaLista"/>
        <w:numPr>
          <w:ilvl w:val="1"/>
          <w:numId w:val="3"/>
        </w:numPr>
        <w:spacing w:line="360" w:lineRule="auto"/>
        <w:jc w:val="both"/>
        <w:rPr>
          <w:color w:val="000000" w:themeColor="text1"/>
          <w:sz w:val="24"/>
          <w:szCs w:val="24"/>
        </w:rPr>
      </w:pPr>
      <w:r w:rsidRPr="513968DD">
        <w:rPr>
          <w:rFonts w:ascii="Arial" w:eastAsia="Arial" w:hAnsi="Arial" w:cs="Arial"/>
          <w:color w:val="000000" w:themeColor="text1"/>
          <w:sz w:val="24"/>
          <w:szCs w:val="24"/>
        </w:rPr>
        <w:t>expressem sentimentos, emoções, ideias a partir da dança, da música, dos desenho</w:t>
      </w:r>
      <w:r w:rsidR="09E834D5" w:rsidRPr="513968DD">
        <w:rPr>
          <w:rFonts w:ascii="Arial" w:eastAsia="Arial" w:hAnsi="Arial" w:cs="Arial"/>
          <w:color w:val="000000" w:themeColor="text1"/>
          <w:sz w:val="24"/>
          <w:szCs w:val="24"/>
        </w:rPr>
        <w:t>s,</w:t>
      </w:r>
      <w:r w:rsidRPr="513968DD">
        <w:rPr>
          <w:rFonts w:ascii="Arial" w:eastAsia="Arial" w:hAnsi="Arial" w:cs="Arial"/>
          <w:color w:val="000000" w:themeColor="text1"/>
          <w:sz w:val="24"/>
          <w:szCs w:val="24"/>
        </w:rPr>
        <w:t xml:space="preserve"> entre outras formas de expressão</w:t>
      </w:r>
    </w:p>
    <w:p w14:paraId="2FE1EF0D" w14:textId="574B2A14" w:rsidR="003B634F" w:rsidRPr="003025FD" w:rsidRDefault="54B25A3F" w:rsidP="009C74D0">
      <w:pPr>
        <w:spacing w:line="360" w:lineRule="auto"/>
        <w:jc w:val="both"/>
        <w:rPr>
          <w:rFonts w:ascii="Arial" w:hAnsi="Arial" w:cs="Arial"/>
          <w:sz w:val="24"/>
          <w:szCs w:val="24"/>
        </w:rPr>
      </w:pPr>
      <w:r w:rsidRPr="4FD16B59">
        <w:rPr>
          <w:rFonts w:ascii="Arial" w:eastAsia="Arial" w:hAnsi="Arial" w:cs="Arial"/>
          <w:color w:val="000000" w:themeColor="text1"/>
          <w:sz w:val="24"/>
          <w:szCs w:val="24"/>
        </w:rPr>
        <w:t>Enfim, que elas sejam capazes de se expressar por várias linguagens</w:t>
      </w:r>
      <w:r w:rsidR="00D01B4D">
        <w:rPr>
          <w:rFonts w:ascii="Arial" w:eastAsia="Arial" w:hAnsi="Arial" w:cs="Arial"/>
          <w:color w:val="000000" w:themeColor="text1"/>
          <w:sz w:val="24"/>
          <w:szCs w:val="24"/>
        </w:rPr>
        <w:t>,</w:t>
      </w:r>
      <w:r w:rsidRPr="4FD16B59">
        <w:rPr>
          <w:rFonts w:ascii="Arial" w:eastAsia="Arial" w:hAnsi="Arial" w:cs="Arial"/>
          <w:color w:val="000000" w:themeColor="text1"/>
          <w:sz w:val="24"/>
          <w:szCs w:val="24"/>
        </w:rPr>
        <w:t xml:space="preserve"> elaborando suas produções artísticas de modo coletivo ou individual</w:t>
      </w:r>
      <w:r w:rsidR="2FEC9853" w:rsidRPr="4FD16B59">
        <w:rPr>
          <w:rFonts w:ascii="Arial" w:eastAsia="Arial" w:hAnsi="Arial" w:cs="Arial"/>
          <w:color w:val="000000" w:themeColor="text1"/>
          <w:sz w:val="24"/>
          <w:szCs w:val="24"/>
        </w:rPr>
        <w:t>,</w:t>
      </w:r>
      <w:r w:rsidRPr="4FD16B59">
        <w:rPr>
          <w:rFonts w:ascii="Arial" w:eastAsia="Arial" w:hAnsi="Arial" w:cs="Arial"/>
          <w:color w:val="000000" w:themeColor="text1"/>
          <w:sz w:val="24"/>
          <w:szCs w:val="24"/>
        </w:rPr>
        <w:t xml:space="preserve"> desenvolvendo sua capacidade de criar, apreciar e sensibilizar-se, promovendo, portanto, sua formação integral.</w:t>
      </w:r>
    </w:p>
    <w:p w14:paraId="1F725A9B" w14:textId="77777777" w:rsidR="00AA1206" w:rsidRPr="00FF4F64" w:rsidRDefault="3F10234C" w:rsidP="00AA1206">
      <w:pPr>
        <w:pStyle w:val="NormalWeb"/>
        <w:spacing w:before="300" w:beforeAutospacing="0" w:after="300" w:afterAutospacing="0"/>
        <w:ind w:left="720"/>
        <w:rPr>
          <w:rFonts w:ascii="Arial" w:eastAsia="Arial" w:hAnsi="Arial" w:cs="Arial"/>
          <w:b/>
          <w:bCs/>
          <w:color w:val="000000" w:themeColor="text1"/>
        </w:rPr>
      </w:pPr>
      <w:r w:rsidRPr="553A2D44">
        <w:rPr>
          <w:rFonts w:ascii="Arial" w:eastAsia="Open Sans" w:hAnsi="Arial" w:cs="Arial"/>
          <w:i/>
          <w:iCs/>
        </w:rPr>
        <w:t xml:space="preserve"> </w:t>
      </w:r>
      <w:r w:rsidR="00AA1206" w:rsidRPr="00B70664">
        <w:rPr>
          <w:rFonts w:ascii="Arial" w:eastAsia="Arial" w:hAnsi="Arial" w:cs="Arial"/>
        </w:rPr>
        <w:t xml:space="preserve">Figura </w:t>
      </w:r>
      <w:r w:rsidR="00AA1206">
        <w:rPr>
          <w:rFonts w:ascii="Arial" w:eastAsia="Arial" w:hAnsi="Arial" w:cs="Arial"/>
        </w:rPr>
        <w:t>4</w:t>
      </w:r>
      <w:r w:rsidR="00AA1206" w:rsidRPr="00B70664">
        <w:rPr>
          <w:rFonts w:ascii="Arial" w:eastAsia="Arial" w:hAnsi="Arial" w:cs="Arial"/>
        </w:rPr>
        <w:t xml:space="preserve"> – </w:t>
      </w:r>
      <w:r w:rsidR="00AA1206">
        <w:rPr>
          <w:rFonts w:ascii="Arial" w:eastAsia="Arial" w:hAnsi="Arial" w:cs="Arial"/>
        </w:rPr>
        <w:t>Campo de experiências – Rede SESI – Traços, sons, cores e formas</w:t>
      </w:r>
    </w:p>
    <w:p w14:paraId="4BA266A6" w14:textId="35996C71" w:rsidR="003B634F" w:rsidRDefault="7A7E79AD" w:rsidP="3AF9F85C">
      <w:pPr>
        <w:spacing w:line="360" w:lineRule="auto"/>
        <w:jc w:val="both"/>
        <w:rPr>
          <w:rFonts w:ascii="Arial" w:hAnsi="Arial" w:cs="Arial"/>
          <w:sz w:val="24"/>
          <w:szCs w:val="24"/>
        </w:rPr>
      </w:pPr>
      <w:r>
        <w:rPr>
          <w:noProof/>
        </w:rPr>
        <w:drawing>
          <wp:inline distT="0" distB="0" distL="0" distR="0" wp14:anchorId="51685AAD" wp14:editId="2750A433">
            <wp:extent cx="5391152" cy="3733800"/>
            <wp:effectExtent l="0" t="0" r="0" b="0"/>
            <wp:docPr id="1773760059" name="Imagem 1740589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40589195"/>
                    <pic:cNvPicPr/>
                  </pic:nvPicPr>
                  <pic:blipFill>
                    <a:blip r:embed="rId17">
                      <a:extLst>
                        <a:ext uri="{28A0092B-C50C-407E-A947-70E740481C1C}">
                          <a14:useLocalDpi xmlns:a14="http://schemas.microsoft.com/office/drawing/2010/main" val="0"/>
                        </a:ext>
                      </a:extLst>
                    </a:blip>
                    <a:stretch>
                      <a:fillRect/>
                    </a:stretch>
                  </pic:blipFill>
                  <pic:spPr>
                    <a:xfrm>
                      <a:off x="0" y="0"/>
                      <a:ext cx="5391152" cy="3733800"/>
                    </a:xfrm>
                    <a:prstGeom prst="rect">
                      <a:avLst/>
                    </a:prstGeom>
                  </pic:spPr>
                </pic:pic>
              </a:graphicData>
            </a:graphic>
          </wp:inline>
        </w:drawing>
      </w:r>
    </w:p>
    <w:p w14:paraId="59E20E41" w14:textId="107EA8C6" w:rsidR="00AA1206" w:rsidRPr="003025FD" w:rsidRDefault="00AA1206" w:rsidP="3AF9F85C">
      <w:pPr>
        <w:spacing w:line="360" w:lineRule="auto"/>
        <w:jc w:val="both"/>
        <w:rPr>
          <w:rFonts w:ascii="Arial" w:hAnsi="Arial" w:cs="Arial"/>
          <w:sz w:val="24"/>
          <w:szCs w:val="24"/>
        </w:rPr>
      </w:pPr>
      <w:r>
        <w:rPr>
          <w:rFonts w:ascii="Arial" w:hAnsi="Arial" w:cs="Arial"/>
          <w:sz w:val="24"/>
          <w:szCs w:val="24"/>
        </w:rPr>
        <w:t>Fonte: Elaborado pelo SESI</w:t>
      </w:r>
    </w:p>
    <w:p w14:paraId="026B763A" w14:textId="150AF311" w:rsidR="003B634F" w:rsidRPr="003025FD" w:rsidRDefault="67FB46B6" w:rsidP="7656527E">
      <w:pPr>
        <w:spacing w:line="360" w:lineRule="auto"/>
        <w:jc w:val="both"/>
        <w:rPr>
          <w:rFonts w:ascii="Arial" w:eastAsia="Open Sans" w:hAnsi="Arial" w:cs="Arial"/>
          <w:i/>
          <w:iCs/>
          <w:sz w:val="24"/>
          <w:szCs w:val="24"/>
        </w:rPr>
      </w:pPr>
      <w:r w:rsidRPr="003025FD">
        <w:rPr>
          <w:rFonts w:ascii="Arial" w:eastAsia="Arial" w:hAnsi="Arial" w:cs="Arial"/>
          <w:b/>
          <w:bCs/>
          <w:sz w:val="24"/>
          <w:szCs w:val="24"/>
        </w:rPr>
        <w:t xml:space="preserve"> </w:t>
      </w:r>
      <w:r w:rsidR="49A71CEC" w:rsidRPr="003025FD">
        <w:rPr>
          <w:rFonts w:ascii="Arial" w:eastAsia="Arial" w:hAnsi="Arial" w:cs="Arial"/>
          <w:b/>
          <w:bCs/>
          <w:sz w:val="24"/>
          <w:szCs w:val="24"/>
        </w:rPr>
        <w:t>5</w:t>
      </w:r>
      <w:r w:rsidR="7DB468C0" w:rsidRPr="003025FD">
        <w:rPr>
          <w:rFonts w:ascii="Arial" w:eastAsia="Arial" w:hAnsi="Arial" w:cs="Arial"/>
          <w:b/>
          <w:bCs/>
          <w:sz w:val="24"/>
          <w:szCs w:val="24"/>
        </w:rPr>
        <w:t>.</w:t>
      </w:r>
      <w:r w:rsidR="79109DF7" w:rsidRPr="003025FD">
        <w:rPr>
          <w:rFonts w:ascii="Arial" w:eastAsia="Arial" w:hAnsi="Arial" w:cs="Arial"/>
          <w:b/>
          <w:bCs/>
          <w:sz w:val="24"/>
          <w:szCs w:val="24"/>
        </w:rPr>
        <w:t>3</w:t>
      </w:r>
      <w:r w:rsidR="7DB468C0" w:rsidRPr="003025FD">
        <w:rPr>
          <w:rFonts w:ascii="Arial" w:eastAsia="Arial" w:hAnsi="Arial" w:cs="Arial"/>
          <w:b/>
          <w:bCs/>
          <w:sz w:val="24"/>
          <w:szCs w:val="24"/>
        </w:rPr>
        <w:t>.4</w:t>
      </w:r>
      <w:r w:rsidR="7DB468C0" w:rsidRPr="003025FD">
        <w:rPr>
          <w:rFonts w:ascii="Arial" w:eastAsia="Open Sans" w:hAnsi="Arial" w:cs="Arial"/>
          <w:i/>
          <w:iCs/>
          <w:sz w:val="24"/>
          <w:szCs w:val="24"/>
        </w:rPr>
        <w:t xml:space="preserve">. </w:t>
      </w:r>
      <w:r w:rsidRPr="003025FD">
        <w:rPr>
          <w:rFonts w:ascii="Arial" w:eastAsia="Arial" w:hAnsi="Arial" w:cs="Arial"/>
          <w:b/>
          <w:bCs/>
          <w:sz w:val="24"/>
          <w:szCs w:val="24"/>
        </w:rPr>
        <w:t>Escuta, fala, pensamento e imaginação</w:t>
      </w:r>
    </w:p>
    <w:p w14:paraId="16295D83" w14:textId="76CD4BED" w:rsidR="003B634F" w:rsidRPr="00910899" w:rsidRDefault="54B25A3F" w:rsidP="001C21BA">
      <w:pPr>
        <w:pStyle w:val="Citao"/>
      </w:pPr>
      <w:r w:rsidRPr="513968DD">
        <w:lastRenderedPageBreak/>
        <w:t>Desde o nascimento, as crianças participam de situações comunicativas cotidianas com as pessoas com as quais interagem. As primeiras formas de interação do bebê são os movimentos do seu corpo, o olhar, a postura corporal, o sorriso, o choro e outros recursos vocais, que ganham sentido com a interpretação do outro. Progressivamente, as crianças vão ampliando e enriquecendo seu vocabulário e demais recursos de expressão e de compreensão, apropriando-se da língua materna – que se torna, pouco a pouco, seu veículo privilegiado de interação. Na Educação Infantil, é importante promover experiências nas quais as crianças possam falar e ouvir, potencializando sua participação na cultura oral, pois é na escuta de histórias, na participação em conversas, nas descrições, nas narrativas elaboradas individualmente ou em grupo e nas implicações com as múltiplas linguagens que a criança se constitui ativamente como sujeito singular e pertencente a um grupo social.</w:t>
      </w:r>
      <w:r w:rsidR="5F50836E" w:rsidRPr="513968DD">
        <w:t xml:space="preserve"> </w:t>
      </w:r>
      <w:r w:rsidRPr="513968DD">
        <w:t>Desde cedo, a criança manifesta curiosidade com relação à cultura escrita: ao ouvir e acompanhar a leitura de textos, ao observar os muitos textos que circulam no contexto familiar, comunitário e escolar, ela vai construindo sua concepção de língua escrita, reconhecendo diferentes usos sociais da escrita, dos gêneros, suportes e portadores. Na Educação Infantil, a imersão na cultura escrita deve partir do que as crianças conhecem e das curiosidades que deixam transparecer. As experiências com a literatura infantil, propostas pelo educador, mediador entre os textos e as crianças, contribuem para o desenvolvimento do gosto pela leitura, do estímulo à imaginação e da ampliação do conhecimento de mundo. Além disso, o contato com histórias, contos, fábulas, poemas, cordéis etc. propicia a familiaridade com livros, com diferentes gêneros literários, a diferenciação entre ilustrações e escrita, a aprendizagem da direção da escrita e as formas corretas de manipulação de livros. Nesse convívio com textos escritos, as crianças vão construindo hipóteses sobre a escrita que se revelam, inicialmente, em rabiscos e garatujas e, à medida que vão conhecendo letras, em escritas espontâneas, não convencionais, mas já indicativas da compreensão da escrita como sistema de representação da língua</w:t>
      </w:r>
      <w:r w:rsidR="228D67A7" w:rsidRPr="00910899">
        <w:t xml:space="preserve"> </w:t>
      </w:r>
      <w:r w:rsidR="3079EEA8" w:rsidRPr="001C21BA">
        <w:t>(</w:t>
      </w:r>
      <w:r w:rsidR="11D8DD67" w:rsidRPr="001C21BA">
        <w:t>BRASIL</w:t>
      </w:r>
      <w:r w:rsidR="228D67A7" w:rsidRPr="001C21BA">
        <w:t>, 2017, p.</w:t>
      </w:r>
      <w:r w:rsidR="00D01B4D">
        <w:t xml:space="preserve"> </w:t>
      </w:r>
      <w:r w:rsidR="3BE14D91" w:rsidRPr="001C21BA">
        <w:t>40</w:t>
      </w:r>
      <w:r w:rsidR="39746251" w:rsidRPr="001C21BA">
        <w:t>)</w:t>
      </w:r>
      <w:r w:rsidR="00D01B4D">
        <w:t>.</w:t>
      </w:r>
    </w:p>
    <w:p w14:paraId="03DB43FB" w14:textId="6697556F" w:rsidR="003B634F" w:rsidRPr="003025FD" w:rsidRDefault="54B25A3F" w:rsidP="7656527E">
      <w:pPr>
        <w:spacing w:line="360" w:lineRule="auto"/>
        <w:ind w:firstLine="720"/>
        <w:jc w:val="both"/>
        <w:rPr>
          <w:rFonts w:ascii="Arial" w:eastAsia="Arial" w:hAnsi="Arial" w:cs="Arial"/>
          <w:color w:val="000000" w:themeColor="text1"/>
          <w:sz w:val="24"/>
          <w:szCs w:val="24"/>
        </w:rPr>
      </w:pPr>
      <w:r w:rsidRPr="4FD16B59">
        <w:rPr>
          <w:rFonts w:ascii="Arial" w:eastAsia="Arial" w:hAnsi="Arial" w:cs="Arial"/>
          <w:color w:val="000000" w:themeColor="text1"/>
          <w:sz w:val="24"/>
          <w:szCs w:val="24"/>
        </w:rPr>
        <w:t>Este é o campo de experiência do domínio das palavras, de situações comunicativas e de explorações das narrativas, das práticas sociais de leitura e de escrita. Desde muito cedo, os bebês e as crianças pequenas passam por um processo de desenvolvimento muito significativo devido à sua interação com seu primeiro grupo social: a família. Eles emitem diferentes sons e recursos corporais como forma de se constituírem como sujeitos da comunicação. Inicia-se</w:t>
      </w:r>
      <w:r w:rsidR="5DBF8554" w:rsidRPr="4FD16B59">
        <w:rPr>
          <w:rFonts w:ascii="Arial" w:eastAsia="Arial" w:hAnsi="Arial" w:cs="Arial"/>
          <w:color w:val="000000" w:themeColor="text1"/>
          <w:sz w:val="24"/>
          <w:szCs w:val="24"/>
        </w:rPr>
        <w:t>,</w:t>
      </w:r>
      <w:r w:rsidRPr="4FD16B59">
        <w:rPr>
          <w:rFonts w:ascii="Arial" w:eastAsia="Arial" w:hAnsi="Arial" w:cs="Arial"/>
          <w:color w:val="000000" w:themeColor="text1"/>
          <w:sz w:val="24"/>
          <w:szCs w:val="24"/>
        </w:rPr>
        <w:t xml:space="preserve"> então, a primeira etapa da construção da linguagem oral que impacta na aquisição da língua materna. </w:t>
      </w:r>
    </w:p>
    <w:p w14:paraId="68DA15C7" w14:textId="046FFA46" w:rsidR="003B634F" w:rsidRPr="003025FD" w:rsidRDefault="17FC0BF3" w:rsidP="7656527E">
      <w:pPr>
        <w:spacing w:line="360" w:lineRule="auto"/>
        <w:ind w:firstLine="720"/>
        <w:jc w:val="both"/>
        <w:rPr>
          <w:rFonts w:ascii="Arial" w:eastAsia="Arial" w:hAnsi="Arial" w:cs="Arial"/>
          <w:color w:val="000000" w:themeColor="text1"/>
          <w:sz w:val="24"/>
          <w:szCs w:val="24"/>
        </w:rPr>
      </w:pPr>
      <w:r w:rsidRPr="4FD16B59">
        <w:rPr>
          <w:rFonts w:ascii="Arial" w:eastAsia="Arial" w:hAnsi="Arial" w:cs="Arial"/>
          <w:color w:val="000000" w:themeColor="text1"/>
          <w:sz w:val="24"/>
          <w:szCs w:val="24"/>
        </w:rPr>
        <w:t>Na teoria histórico-cultural, Vygotsky (</w:t>
      </w:r>
      <w:r w:rsidR="2D766B0C" w:rsidRPr="4FD16B59">
        <w:rPr>
          <w:rFonts w:ascii="Arial" w:eastAsia="Arial" w:hAnsi="Arial" w:cs="Arial"/>
          <w:color w:val="000000" w:themeColor="text1"/>
          <w:sz w:val="24"/>
          <w:szCs w:val="24"/>
        </w:rPr>
        <w:t>2013</w:t>
      </w:r>
      <w:r w:rsidRPr="4FD16B59">
        <w:rPr>
          <w:rFonts w:ascii="Arial" w:eastAsia="Arial" w:hAnsi="Arial" w:cs="Arial"/>
          <w:color w:val="000000" w:themeColor="text1"/>
          <w:sz w:val="24"/>
          <w:szCs w:val="24"/>
        </w:rPr>
        <w:t xml:space="preserve">) </w:t>
      </w:r>
      <w:r w:rsidR="38470547" w:rsidRPr="4FD16B59">
        <w:rPr>
          <w:rFonts w:ascii="Arial" w:eastAsia="Arial" w:hAnsi="Arial" w:cs="Arial"/>
          <w:color w:val="000000" w:themeColor="text1"/>
          <w:sz w:val="24"/>
          <w:szCs w:val="24"/>
        </w:rPr>
        <w:t xml:space="preserve">aborda a ideia de que </w:t>
      </w:r>
      <w:r w:rsidRPr="4FD16B59">
        <w:rPr>
          <w:rFonts w:ascii="Arial" w:eastAsia="Arial" w:hAnsi="Arial" w:cs="Arial"/>
          <w:color w:val="000000" w:themeColor="text1"/>
          <w:sz w:val="24"/>
          <w:szCs w:val="24"/>
        </w:rPr>
        <w:t>o sujeito se apropria da linguagem por meio das interações socia</w:t>
      </w:r>
      <w:r w:rsidR="008E4EC3">
        <w:rPr>
          <w:rFonts w:ascii="Arial" w:eastAsia="Arial" w:hAnsi="Arial" w:cs="Arial"/>
          <w:color w:val="000000" w:themeColor="text1"/>
          <w:sz w:val="24"/>
          <w:szCs w:val="24"/>
        </w:rPr>
        <w:t>i</w:t>
      </w:r>
      <w:r w:rsidRPr="4FD16B59">
        <w:rPr>
          <w:rFonts w:ascii="Arial" w:eastAsia="Arial" w:hAnsi="Arial" w:cs="Arial"/>
          <w:color w:val="000000" w:themeColor="text1"/>
          <w:sz w:val="24"/>
          <w:szCs w:val="24"/>
        </w:rPr>
        <w:t>s</w:t>
      </w:r>
      <w:r w:rsidR="0D95CA6A" w:rsidRPr="4FD16B59">
        <w:rPr>
          <w:rFonts w:ascii="Arial" w:eastAsia="Arial" w:hAnsi="Arial" w:cs="Arial"/>
          <w:color w:val="000000" w:themeColor="text1"/>
          <w:sz w:val="24"/>
          <w:szCs w:val="24"/>
        </w:rPr>
        <w:t xml:space="preserve"> e</w:t>
      </w:r>
      <w:r w:rsidRPr="4FD16B59">
        <w:rPr>
          <w:rFonts w:ascii="Arial" w:eastAsia="Arial" w:hAnsi="Arial" w:cs="Arial"/>
          <w:color w:val="000000" w:themeColor="text1"/>
          <w:sz w:val="24"/>
          <w:szCs w:val="24"/>
        </w:rPr>
        <w:t xml:space="preserve"> que a relação entre o pensamento e a linguagem possuem origens diferentes e</w:t>
      </w:r>
      <w:r w:rsidR="00D01B4D">
        <w:rPr>
          <w:rFonts w:ascii="Arial" w:eastAsia="Arial" w:hAnsi="Arial" w:cs="Arial"/>
          <w:color w:val="000000" w:themeColor="text1"/>
          <w:sz w:val="24"/>
          <w:szCs w:val="24"/>
        </w:rPr>
        <w:t xml:space="preserve"> são</w:t>
      </w:r>
      <w:r w:rsidRPr="4FD16B59">
        <w:rPr>
          <w:rFonts w:ascii="Arial" w:eastAsia="Arial" w:hAnsi="Arial" w:cs="Arial"/>
          <w:color w:val="000000" w:themeColor="text1"/>
          <w:sz w:val="24"/>
          <w:szCs w:val="24"/>
        </w:rPr>
        <w:t xml:space="preserve"> independentes, porém</w:t>
      </w:r>
      <w:r w:rsidR="00D01B4D">
        <w:rPr>
          <w:rFonts w:ascii="Arial" w:eastAsia="Arial" w:hAnsi="Arial" w:cs="Arial"/>
          <w:color w:val="000000" w:themeColor="text1"/>
          <w:sz w:val="24"/>
          <w:szCs w:val="24"/>
        </w:rPr>
        <w:t>,</w:t>
      </w:r>
      <w:r w:rsidRPr="4FD16B59">
        <w:rPr>
          <w:rFonts w:ascii="Arial" w:eastAsia="Arial" w:hAnsi="Arial" w:cs="Arial"/>
          <w:color w:val="000000" w:themeColor="text1"/>
          <w:sz w:val="24"/>
          <w:szCs w:val="24"/>
        </w:rPr>
        <w:t xml:space="preserve"> </w:t>
      </w:r>
      <w:r w:rsidR="00D01B4D">
        <w:rPr>
          <w:rFonts w:ascii="Arial" w:eastAsia="Arial" w:hAnsi="Arial" w:cs="Arial"/>
          <w:color w:val="000000" w:themeColor="text1"/>
          <w:sz w:val="24"/>
          <w:szCs w:val="24"/>
        </w:rPr>
        <w:t>por causa d</w:t>
      </w:r>
      <w:r w:rsidRPr="4FD16B59">
        <w:rPr>
          <w:rFonts w:ascii="Arial" w:eastAsia="Arial" w:hAnsi="Arial" w:cs="Arial"/>
          <w:color w:val="000000" w:themeColor="text1"/>
          <w:sz w:val="24"/>
          <w:szCs w:val="24"/>
        </w:rPr>
        <w:t>os meios sociais</w:t>
      </w:r>
      <w:r w:rsidR="00D01B4D">
        <w:rPr>
          <w:rFonts w:ascii="Arial" w:eastAsia="Arial" w:hAnsi="Arial" w:cs="Arial"/>
          <w:color w:val="000000" w:themeColor="text1"/>
          <w:sz w:val="24"/>
          <w:szCs w:val="24"/>
        </w:rPr>
        <w:t>,</w:t>
      </w:r>
      <w:r w:rsidRPr="4FD16B59">
        <w:rPr>
          <w:rFonts w:ascii="Arial" w:eastAsia="Arial" w:hAnsi="Arial" w:cs="Arial"/>
          <w:color w:val="000000" w:themeColor="text1"/>
          <w:sz w:val="24"/>
          <w:szCs w:val="24"/>
        </w:rPr>
        <w:t xml:space="preserve"> se encontram </w:t>
      </w:r>
      <w:r w:rsidR="00D01B4D">
        <w:rPr>
          <w:rFonts w:ascii="Arial" w:eastAsia="Arial" w:hAnsi="Arial" w:cs="Arial"/>
          <w:color w:val="000000" w:themeColor="text1"/>
          <w:sz w:val="24"/>
          <w:szCs w:val="24"/>
        </w:rPr>
        <w:t>em</w:t>
      </w:r>
      <w:r w:rsidRPr="4FD16B59">
        <w:rPr>
          <w:rFonts w:ascii="Arial" w:eastAsia="Arial" w:hAnsi="Arial" w:cs="Arial"/>
          <w:color w:val="000000" w:themeColor="text1"/>
          <w:sz w:val="24"/>
          <w:szCs w:val="24"/>
        </w:rPr>
        <w:t xml:space="preserve"> certa </w:t>
      </w:r>
      <w:r w:rsidRPr="4FD16B59">
        <w:rPr>
          <w:rFonts w:ascii="Arial" w:eastAsia="Arial" w:hAnsi="Arial" w:cs="Arial"/>
          <w:color w:val="000000" w:themeColor="text1"/>
          <w:sz w:val="24"/>
          <w:szCs w:val="24"/>
        </w:rPr>
        <w:lastRenderedPageBreak/>
        <w:t>etapa do desenvolvimento</w:t>
      </w:r>
      <w:r w:rsidR="6C02E024" w:rsidRPr="4FD16B59">
        <w:rPr>
          <w:rFonts w:ascii="Arial" w:eastAsia="Arial" w:hAnsi="Arial" w:cs="Arial"/>
          <w:color w:val="000000" w:themeColor="text1"/>
          <w:sz w:val="24"/>
          <w:szCs w:val="24"/>
        </w:rPr>
        <w:t xml:space="preserve"> </w:t>
      </w:r>
      <w:r w:rsidRPr="4FD16B59">
        <w:rPr>
          <w:rFonts w:ascii="Arial" w:eastAsia="Arial" w:hAnsi="Arial" w:cs="Arial"/>
          <w:color w:val="000000" w:themeColor="text1"/>
          <w:sz w:val="24"/>
          <w:szCs w:val="24"/>
        </w:rPr>
        <w:t>tornando o pensamento verbal e a linguagem racional.</w:t>
      </w:r>
    </w:p>
    <w:p w14:paraId="2203DB04" w14:textId="56E10E85" w:rsidR="003B634F" w:rsidRPr="003025FD" w:rsidRDefault="54B25A3F" w:rsidP="7656527E">
      <w:pPr>
        <w:spacing w:line="360" w:lineRule="auto"/>
        <w:ind w:firstLine="720"/>
        <w:jc w:val="both"/>
        <w:rPr>
          <w:rFonts w:ascii="Arial" w:eastAsia="Arial" w:hAnsi="Arial" w:cs="Arial"/>
          <w:color w:val="000000" w:themeColor="text1"/>
          <w:sz w:val="24"/>
          <w:szCs w:val="24"/>
        </w:rPr>
      </w:pPr>
      <w:r w:rsidRPr="513968DD">
        <w:rPr>
          <w:rFonts w:ascii="Arial" w:eastAsia="Arial" w:hAnsi="Arial" w:cs="Arial"/>
          <w:color w:val="000000" w:themeColor="text1"/>
          <w:sz w:val="24"/>
          <w:szCs w:val="24"/>
        </w:rPr>
        <w:t>Essa capacidade da linguagem, na criança</w:t>
      </w:r>
      <w:r w:rsidR="00D01B4D">
        <w:rPr>
          <w:rFonts w:ascii="Arial" w:eastAsia="Arial" w:hAnsi="Arial" w:cs="Arial"/>
          <w:color w:val="000000" w:themeColor="text1"/>
          <w:sz w:val="24"/>
          <w:szCs w:val="24"/>
        </w:rPr>
        <w:t>,</w:t>
      </w:r>
      <w:r w:rsidRPr="513968DD">
        <w:rPr>
          <w:rFonts w:ascii="Arial" w:eastAsia="Arial" w:hAnsi="Arial" w:cs="Arial"/>
          <w:color w:val="000000" w:themeColor="text1"/>
          <w:sz w:val="24"/>
          <w:szCs w:val="24"/>
        </w:rPr>
        <w:t xml:space="preserve"> não acontece de modo desarticulado, mas sim organizad</w:t>
      </w:r>
      <w:r w:rsidR="41C4FCA8" w:rsidRPr="513968DD">
        <w:rPr>
          <w:rFonts w:ascii="Arial" w:eastAsia="Arial" w:hAnsi="Arial" w:cs="Arial"/>
          <w:color w:val="000000" w:themeColor="text1"/>
          <w:sz w:val="24"/>
          <w:szCs w:val="24"/>
        </w:rPr>
        <w:t>a</w:t>
      </w:r>
      <w:r w:rsidRPr="513968DD">
        <w:rPr>
          <w:rFonts w:ascii="Arial" w:eastAsia="Arial" w:hAnsi="Arial" w:cs="Arial"/>
          <w:color w:val="000000" w:themeColor="text1"/>
          <w:sz w:val="24"/>
          <w:szCs w:val="24"/>
        </w:rPr>
        <w:t xml:space="preserve">, uma vez que a linguagem tanto expressa o pensamento dessa criança </w:t>
      </w:r>
      <w:r w:rsidR="00D01B4D">
        <w:rPr>
          <w:rFonts w:ascii="Arial" w:eastAsia="Arial" w:hAnsi="Arial" w:cs="Arial"/>
          <w:color w:val="000000" w:themeColor="text1"/>
          <w:sz w:val="24"/>
          <w:szCs w:val="24"/>
        </w:rPr>
        <w:t>quanto</w:t>
      </w:r>
      <w:r w:rsidR="00D01B4D" w:rsidRPr="513968DD">
        <w:rPr>
          <w:rFonts w:ascii="Arial" w:eastAsia="Arial" w:hAnsi="Arial" w:cs="Arial"/>
          <w:color w:val="000000" w:themeColor="text1"/>
          <w:sz w:val="24"/>
          <w:szCs w:val="24"/>
        </w:rPr>
        <w:t xml:space="preserve"> </w:t>
      </w:r>
      <w:r w:rsidRPr="513968DD">
        <w:rPr>
          <w:rFonts w:ascii="Arial" w:eastAsia="Arial" w:hAnsi="Arial" w:cs="Arial"/>
          <w:color w:val="000000" w:themeColor="text1"/>
          <w:sz w:val="24"/>
          <w:szCs w:val="24"/>
        </w:rPr>
        <w:t>age organizando-o.</w:t>
      </w:r>
    </w:p>
    <w:p w14:paraId="1939A755" w14:textId="5FC34DCB" w:rsidR="003B634F" w:rsidRPr="003025FD" w:rsidRDefault="54B25A3F" w:rsidP="7656527E">
      <w:pPr>
        <w:spacing w:line="360" w:lineRule="auto"/>
        <w:ind w:firstLine="720"/>
        <w:jc w:val="both"/>
        <w:rPr>
          <w:rFonts w:ascii="Arial" w:eastAsia="Arial" w:hAnsi="Arial" w:cs="Arial"/>
          <w:color w:val="000000" w:themeColor="text1"/>
          <w:sz w:val="24"/>
          <w:szCs w:val="24"/>
        </w:rPr>
      </w:pPr>
      <w:r w:rsidRPr="4FD16B59">
        <w:rPr>
          <w:rFonts w:ascii="Arial" w:eastAsia="Arial" w:hAnsi="Arial" w:cs="Arial"/>
          <w:color w:val="000000" w:themeColor="text1"/>
          <w:sz w:val="24"/>
          <w:szCs w:val="24"/>
        </w:rPr>
        <w:t xml:space="preserve">De acordo com a </w:t>
      </w:r>
      <w:r w:rsidR="00D01B4D">
        <w:rPr>
          <w:rFonts w:ascii="Arial" w:eastAsia="Arial" w:hAnsi="Arial" w:cs="Arial"/>
          <w:color w:val="000000" w:themeColor="text1"/>
          <w:sz w:val="24"/>
          <w:szCs w:val="24"/>
        </w:rPr>
        <w:t>P</w:t>
      </w:r>
      <w:r w:rsidRPr="4FD16B59">
        <w:rPr>
          <w:rFonts w:ascii="Arial" w:eastAsia="Arial" w:hAnsi="Arial" w:cs="Arial"/>
          <w:color w:val="000000" w:themeColor="text1"/>
          <w:sz w:val="24"/>
          <w:szCs w:val="24"/>
        </w:rPr>
        <w:t xml:space="preserve">roposta </w:t>
      </w:r>
      <w:r w:rsidR="00D01B4D">
        <w:rPr>
          <w:rFonts w:ascii="Arial" w:eastAsia="Arial" w:hAnsi="Arial" w:cs="Arial"/>
          <w:color w:val="000000" w:themeColor="text1"/>
          <w:sz w:val="24"/>
          <w:szCs w:val="24"/>
        </w:rPr>
        <w:t>C</w:t>
      </w:r>
      <w:r w:rsidRPr="4FD16B59">
        <w:rPr>
          <w:rFonts w:ascii="Arial" w:eastAsia="Arial" w:hAnsi="Arial" w:cs="Arial"/>
          <w:color w:val="000000" w:themeColor="text1"/>
          <w:sz w:val="24"/>
          <w:szCs w:val="24"/>
        </w:rPr>
        <w:t>urr</w:t>
      </w:r>
      <w:r w:rsidR="00D01B4D">
        <w:rPr>
          <w:rFonts w:ascii="Arial" w:eastAsia="Arial" w:hAnsi="Arial" w:cs="Arial"/>
          <w:color w:val="000000" w:themeColor="text1"/>
          <w:sz w:val="24"/>
          <w:szCs w:val="24"/>
        </w:rPr>
        <w:t>i</w:t>
      </w:r>
      <w:r w:rsidRPr="4FD16B59">
        <w:rPr>
          <w:rFonts w:ascii="Arial" w:eastAsia="Arial" w:hAnsi="Arial" w:cs="Arial"/>
          <w:color w:val="000000" w:themeColor="text1"/>
          <w:sz w:val="24"/>
          <w:szCs w:val="24"/>
        </w:rPr>
        <w:t>cul</w:t>
      </w:r>
      <w:r w:rsidR="00D01B4D">
        <w:rPr>
          <w:rFonts w:ascii="Arial" w:eastAsia="Arial" w:hAnsi="Arial" w:cs="Arial"/>
          <w:color w:val="000000" w:themeColor="text1"/>
          <w:sz w:val="24"/>
          <w:szCs w:val="24"/>
        </w:rPr>
        <w:t>ar</w:t>
      </w:r>
      <w:r w:rsidRPr="4FD16B59">
        <w:rPr>
          <w:rFonts w:ascii="Arial" w:eastAsia="Arial" w:hAnsi="Arial" w:cs="Arial"/>
          <w:color w:val="000000" w:themeColor="text1"/>
          <w:sz w:val="24"/>
          <w:szCs w:val="24"/>
        </w:rPr>
        <w:t xml:space="preserve"> SESI, deve-se oportunizar </w:t>
      </w:r>
      <w:r w:rsidR="46726C95" w:rsidRPr="4FD16B59">
        <w:rPr>
          <w:rFonts w:ascii="Arial" w:eastAsia="Arial" w:hAnsi="Arial" w:cs="Arial"/>
          <w:color w:val="000000" w:themeColor="text1"/>
          <w:sz w:val="24"/>
          <w:szCs w:val="24"/>
        </w:rPr>
        <w:t>à</w:t>
      </w:r>
      <w:r w:rsidRPr="4FD16B59">
        <w:rPr>
          <w:rFonts w:ascii="Arial" w:eastAsia="Arial" w:hAnsi="Arial" w:cs="Arial"/>
          <w:color w:val="000000" w:themeColor="text1"/>
          <w:sz w:val="24"/>
          <w:szCs w:val="24"/>
        </w:rPr>
        <w:t xml:space="preserve">s crianças experiências </w:t>
      </w:r>
      <w:r w:rsidR="01DAC04D" w:rsidRPr="4FD16B59">
        <w:rPr>
          <w:rFonts w:ascii="Arial" w:eastAsia="Arial" w:hAnsi="Arial" w:cs="Arial"/>
          <w:color w:val="000000" w:themeColor="text1"/>
          <w:sz w:val="24"/>
          <w:szCs w:val="24"/>
        </w:rPr>
        <w:t xml:space="preserve">que considerem os diversos gêneros </w:t>
      </w:r>
      <w:r w:rsidR="38279C28" w:rsidRPr="4FD16B59">
        <w:rPr>
          <w:rFonts w:ascii="Arial" w:eastAsia="Arial" w:hAnsi="Arial" w:cs="Arial"/>
          <w:color w:val="000000" w:themeColor="text1"/>
          <w:sz w:val="24"/>
          <w:szCs w:val="24"/>
        </w:rPr>
        <w:t>dos discursos</w:t>
      </w:r>
      <w:r w:rsidRPr="4FD16B59">
        <w:rPr>
          <w:rFonts w:ascii="Arial" w:eastAsia="Arial" w:hAnsi="Arial" w:cs="Arial"/>
          <w:color w:val="000000" w:themeColor="text1"/>
          <w:sz w:val="24"/>
          <w:szCs w:val="24"/>
        </w:rPr>
        <w:t xml:space="preserve"> e</w:t>
      </w:r>
      <w:r w:rsidR="3420E9F2" w:rsidRPr="4FD16B59">
        <w:rPr>
          <w:rFonts w:ascii="Arial" w:eastAsia="Arial" w:hAnsi="Arial" w:cs="Arial"/>
          <w:color w:val="000000" w:themeColor="text1"/>
          <w:sz w:val="24"/>
          <w:szCs w:val="24"/>
        </w:rPr>
        <w:t xml:space="preserve"> as</w:t>
      </w:r>
      <w:r w:rsidRPr="4FD16B59">
        <w:rPr>
          <w:rFonts w:ascii="Arial" w:eastAsia="Arial" w:hAnsi="Arial" w:cs="Arial"/>
          <w:color w:val="000000" w:themeColor="text1"/>
          <w:sz w:val="24"/>
          <w:szCs w:val="24"/>
        </w:rPr>
        <w:t xml:space="preserve"> diferentes situações comunicativas, para que, por meio de brincadeiras, faz</w:t>
      </w:r>
      <w:r w:rsidR="00D01B4D">
        <w:rPr>
          <w:rFonts w:ascii="Arial" w:eastAsia="Arial" w:hAnsi="Arial" w:cs="Arial"/>
          <w:color w:val="000000" w:themeColor="text1"/>
          <w:sz w:val="24"/>
          <w:szCs w:val="24"/>
        </w:rPr>
        <w:t xml:space="preserve"> </w:t>
      </w:r>
      <w:r w:rsidRPr="4FD16B59">
        <w:rPr>
          <w:rFonts w:ascii="Arial" w:eastAsia="Arial" w:hAnsi="Arial" w:cs="Arial"/>
          <w:color w:val="000000" w:themeColor="text1"/>
          <w:sz w:val="24"/>
          <w:szCs w:val="24"/>
        </w:rPr>
        <w:t>de</w:t>
      </w:r>
      <w:r w:rsidR="00D01B4D">
        <w:rPr>
          <w:rFonts w:ascii="Arial" w:eastAsia="Arial" w:hAnsi="Arial" w:cs="Arial"/>
          <w:color w:val="000000" w:themeColor="text1"/>
          <w:sz w:val="24"/>
          <w:szCs w:val="24"/>
        </w:rPr>
        <w:t xml:space="preserve"> </w:t>
      </w:r>
      <w:r w:rsidRPr="4FD16B59">
        <w:rPr>
          <w:rFonts w:ascii="Arial" w:eastAsia="Arial" w:hAnsi="Arial" w:cs="Arial"/>
          <w:color w:val="000000" w:themeColor="text1"/>
          <w:sz w:val="24"/>
          <w:szCs w:val="24"/>
        </w:rPr>
        <w:t>conta, imitações, musicalidade e jogos</w:t>
      </w:r>
      <w:r w:rsidR="1C4D859E" w:rsidRPr="4FD16B59">
        <w:rPr>
          <w:rFonts w:ascii="Arial" w:eastAsia="Arial" w:hAnsi="Arial" w:cs="Arial"/>
          <w:color w:val="000000" w:themeColor="text1"/>
          <w:sz w:val="24"/>
          <w:szCs w:val="24"/>
        </w:rPr>
        <w:t>,</w:t>
      </w:r>
      <w:r w:rsidRPr="4FD16B59">
        <w:rPr>
          <w:rFonts w:ascii="Arial" w:eastAsia="Arial" w:hAnsi="Arial" w:cs="Arial"/>
          <w:color w:val="000000" w:themeColor="text1"/>
          <w:sz w:val="24"/>
          <w:szCs w:val="24"/>
        </w:rPr>
        <w:t xml:space="preserve"> as crianças se apropriem gradativamente das habilidades da linguagem verbal: oral e escrita. Ao promover essas experiências, amplia</w:t>
      </w:r>
      <w:r w:rsidR="2F669006" w:rsidRPr="4FD16B59">
        <w:rPr>
          <w:rFonts w:ascii="Arial" w:eastAsia="Arial" w:hAnsi="Arial" w:cs="Arial"/>
          <w:color w:val="000000" w:themeColor="text1"/>
          <w:sz w:val="24"/>
          <w:szCs w:val="24"/>
        </w:rPr>
        <w:t>m</w:t>
      </w:r>
      <w:r w:rsidRPr="4FD16B59">
        <w:rPr>
          <w:rFonts w:ascii="Arial" w:eastAsia="Arial" w:hAnsi="Arial" w:cs="Arial"/>
          <w:color w:val="000000" w:themeColor="text1"/>
          <w:sz w:val="24"/>
          <w:szCs w:val="24"/>
        </w:rPr>
        <w:t>-se as capacidades de expressão, comunicação</w:t>
      </w:r>
      <w:r w:rsidR="2FD25EB0" w:rsidRPr="4FD16B59">
        <w:rPr>
          <w:rFonts w:ascii="Arial" w:eastAsia="Arial" w:hAnsi="Arial" w:cs="Arial"/>
          <w:color w:val="000000" w:themeColor="text1"/>
          <w:sz w:val="24"/>
          <w:szCs w:val="24"/>
        </w:rPr>
        <w:t xml:space="preserve">, </w:t>
      </w:r>
      <w:r w:rsidRPr="4FD16B59">
        <w:rPr>
          <w:rFonts w:ascii="Arial" w:eastAsia="Arial" w:hAnsi="Arial" w:cs="Arial"/>
          <w:color w:val="000000" w:themeColor="text1"/>
          <w:sz w:val="24"/>
          <w:szCs w:val="24"/>
        </w:rPr>
        <w:t>letramento e o desenvolvimento das quatro competências linguísticas: falar, escutar, ler e escrever</w:t>
      </w:r>
      <w:r w:rsidR="00D01B4D">
        <w:rPr>
          <w:rFonts w:ascii="Arial" w:eastAsia="Arial" w:hAnsi="Arial" w:cs="Arial"/>
          <w:color w:val="000000" w:themeColor="text1"/>
          <w:sz w:val="24"/>
          <w:szCs w:val="24"/>
        </w:rPr>
        <w:t xml:space="preserve"> – s</w:t>
      </w:r>
      <w:r w:rsidRPr="4FD16B59">
        <w:rPr>
          <w:rFonts w:ascii="Arial" w:eastAsia="Arial" w:hAnsi="Arial" w:cs="Arial"/>
          <w:color w:val="000000" w:themeColor="text1"/>
          <w:sz w:val="24"/>
          <w:szCs w:val="24"/>
        </w:rPr>
        <w:t>endo trabalhadas sempre integradas.</w:t>
      </w:r>
    </w:p>
    <w:p w14:paraId="4DDFF720" w14:textId="6B60B017" w:rsidR="003B634F" w:rsidRPr="003025FD" w:rsidRDefault="54B25A3F" w:rsidP="7656527E">
      <w:pPr>
        <w:spacing w:line="360" w:lineRule="auto"/>
        <w:ind w:firstLine="720"/>
        <w:jc w:val="both"/>
        <w:rPr>
          <w:rFonts w:ascii="Arial" w:eastAsia="Arial" w:hAnsi="Arial" w:cs="Arial"/>
          <w:color w:val="000000" w:themeColor="text1"/>
          <w:sz w:val="24"/>
          <w:szCs w:val="24"/>
        </w:rPr>
      </w:pPr>
      <w:r w:rsidRPr="513968DD">
        <w:rPr>
          <w:rFonts w:ascii="Arial" w:eastAsia="Arial" w:hAnsi="Arial" w:cs="Arial"/>
          <w:color w:val="000000" w:themeColor="text1"/>
          <w:sz w:val="24"/>
          <w:szCs w:val="24"/>
        </w:rPr>
        <w:t xml:space="preserve">A linguagem oral (ou língua de sinais) deve ser estimulada pelo educador nas rodas de conversa, em situações de diálogos com outras crianças </w:t>
      </w:r>
      <w:r w:rsidR="699C776C" w:rsidRPr="513968DD">
        <w:rPr>
          <w:rFonts w:ascii="Arial" w:eastAsia="Arial" w:hAnsi="Arial" w:cs="Arial"/>
          <w:color w:val="000000" w:themeColor="text1"/>
          <w:sz w:val="24"/>
          <w:szCs w:val="24"/>
        </w:rPr>
        <w:t xml:space="preserve">e </w:t>
      </w:r>
      <w:r w:rsidRPr="513968DD">
        <w:rPr>
          <w:rFonts w:ascii="Arial" w:eastAsia="Arial" w:hAnsi="Arial" w:cs="Arial"/>
          <w:color w:val="000000" w:themeColor="text1"/>
          <w:sz w:val="24"/>
          <w:szCs w:val="24"/>
        </w:rPr>
        <w:t>adultos</w:t>
      </w:r>
      <w:r w:rsidR="20E92DE2" w:rsidRPr="513968DD">
        <w:rPr>
          <w:rFonts w:ascii="Arial" w:eastAsia="Arial" w:hAnsi="Arial" w:cs="Arial"/>
          <w:color w:val="000000" w:themeColor="text1"/>
          <w:sz w:val="24"/>
          <w:szCs w:val="24"/>
        </w:rPr>
        <w:t>,</w:t>
      </w:r>
      <w:r w:rsidRPr="513968DD">
        <w:rPr>
          <w:rFonts w:ascii="Arial" w:eastAsia="Arial" w:hAnsi="Arial" w:cs="Arial"/>
          <w:color w:val="000000" w:themeColor="text1"/>
          <w:sz w:val="24"/>
          <w:szCs w:val="24"/>
        </w:rPr>
        <w:t xml:space="preserve"> por meio da criação e contação de histórias construídas culturalmente. Assim, as crianças poderão expressar seus desejos, necessidades, sentimentos e opiniões, construindo estratégias para conhecimento de mundo.</w:t>
      </w:r>
    </w:p>
    <w:p w14:paraId="6AE55A80" w14:textId="6FAE6E67" w:rsidR="003B634F" w:rsidRPr="003025FD" w:rsidRDefault="17FC0BF3" w:rsidP="7656527E">
      <w:pPr>
        <w:spacing w:line="360" w:lineRule="auto"/>
        <w:ind w:firstLine="720"/>
        <w:jc w:val="both"/>
        <w:rPr>
          <w:rFonts w:ascii="Arial" w:eastAsia="Arial" w:hAnsi="Arial" w:cs="Arial"/>
          <w:color w:val="000000" w:themeColor="text1"/>
          <w:sz w:val="24"/>
          <w:szCs w:val="24"/>
        </w:rPr>
      </w:pPr>
      <w:r w:rsidRPr="513968DD">
        <w:rPr>
          <w:rFonts w:ascii="Arial" w:eastAsia="Arial" w:hAnsi="Arial" w:cs="Arial"/>
          <w:color w:val="000000" w:themeColor="text1"/>
          <w:sz w:val="24"/>
          <w:szCs w:val="24"/>
        </w:rPr>
        <w:t>A leitura, de acordo com Vygotsky</w:t>
      </w:r>
      <w:r w:rsidR="1BD229BC" w:rsidRPr="513968DD">
        <w:rPr>
          <w:rFonts w:ascii="Arial" w:eastAsia="Arial" w:hAnsi="Arial" w:cs="Arial"/>
          <w:color w:val="000000" w:themeColor="text1"/>
          <w:sz w:val="24"/>
          <w:szCs w:val="24"/>
        </w:rPr>
        <w:t xml:space="preserve"> </w:t>
      </w:r>
      <w:r w:rsidR="75904B8B" w:rsidRPr="513968DD">
        <w:rPr>
          <w:rFonts w:ascii="Arial" w:eastAsia="Arial" w:hAnsi="Arial" w:cs="Arial"/>
          <w:color w:val="000000" w:themeColor="text1"/>
          <w:sz w:val="24"/>
          <w:szCs w:val="24"/>
        </w:rPr>
        <w:t>(</w:t>
      </w:r>
      <w:r w:rsidR="3E268298" w:rsidRPr="513968DD">
        <w:rPr>
          <w:rFonts w:ascii="Arial" w:eastAsia="Arial" w:hAnsi="Arial" w:cs="Arial"/>
          <w:color w:val="000000" w:themeColor="text1"/>
          <w:sz w:val="24"/>
          <w:szCs w:val="24"/>
        </w:rPr>
        <w:t>2013</w:t>
      </w:r>
      <w:r w:rsidR="75904B8B" w:rsidRPr="513968DD">
        <w:rPr>
          <w:rFonts w:ascii="Arial" w:eastAsia="Arial" w:hAnsi="Arial" w:cs="Arial"/>
          <w:color w:val="000000" w:themeColor="text1"/>
          <w:sz w:val="24"/>
          <w:szCs w:val="24"/>
        </w:rPr>
        <w:t>)</w:t>
      </w:r>
      <w:r w:rsidRPr="513968DD">
        <w:rPr>
          <w:rFonts w:ascii="Arial" w:eastAsia="Arial" w:hAnsi="Arial" w:cs="Arial"/>
          <w:color w:val="000000" w:themeColor="text1"/>
          <w:sz w:val="24"/>
          <w:szCs w:val="24"/>
        </w:rPr>
        <w:t xml:space="preserve"> e Bakhtin</w:t>
      </w:r>
      <w:r w:rsidR="4D982CB0" w:rsidRPr="513968DD">
        <w:rPr>
          <w:rFonts w:ascii="Arial" w:eastAsia="Arial" w:hAnsi="Arial" w:cs="Arial"/>
          <w:color w:val="000000" w:themeColor="text1"/>
          <w:sz w:val="24"/>
          <w:szCs w:val="24"/>
        </w:rPr>
        <w:t xml:space="preserve"> (1995)</w:t>
      </w:r>
      <w:r w:rsidRPr="513968DD">
        <w:rPr>
          <w:rFonts w:ascii="Arial" w:eastAsia="Arial" w:hAnsi="Arial" w:cs="Arial"/>
          <w:color w:val="000000" w:themeColor="text1"/>
          <w:sz w:val="24"/>
          <w:szCs w:val="24"/>
        </w:rPr>
        <w:t>, é cultural, por isso deve ser ensinada à criança</w:t>
      </w:r>
      <w:r w:rsidR="686722A6" w:rsidRPr="513968DD">
        <w:rPr>
          <w:rFonts w:ascii="Arial" w:eastAsia="Arial" w:hAnsi="Arial" w:cs="Arial"/>
          <w:color w:val="000000" w:themeColor="text1"/>
          <w:sz w:val="24"/>
          <w:szCs w:val="24"/>
        </w:rPr>
        <w:t>,</w:t>
      </w:r>
      <w:r w:rsidRPr="513968DD">
        <w:rPr>
          <w:rFonts w:ascii="Arial" w:eastAsia="Arial" w:hAnsi="Arial" w:cs="Arial"/>
          <w:color w:val="000000" w:themeColor="text1"/>
          <w:sz w:val="24"/>
          <w:szCs w:val="24"/>
        </w:rPr>
        <w:t xml:space="preserve"> torna</w:t>
      </w:r>
      <w:r w:rsidR="5CAC3D9A" w:rsidRPr="513968DD">
        <w:rPr>
          <w:rFonts w:ascii="Arial" w:eastAsia="Arial" w:hAnsi="Arial" w:cs="Arial"/>
          <w:color w:val="000000" w:themeColor="text1"/>
          <w:sz w:val="24"/>
          <w:szCs w:val="24"/>
        </w:rPr>
        <w:t>ndo</w:t>
      </w:r>
      <w:r w:rsidRPr="513968DD">
        <w:rPr>
          <w:rFonts w:ascii="Arial" w:eastAsia="Arial" w:hAnsi="Arial" w:cs="Arial"/>
          <w:color w:val="000000" w:themeColor="text1"/>
          <w:sz w:val="24"/>
          <w:szCs w:val="24"/>
        </w:rPr>
        <w:t>-se importantíssima para estimular a criatividade e o desenvolvimento</w:t>
      </w:r>
      <w:r w:rsidR="00E22E92">
        <w:rPr>
          <w:rFonts w:ascii="Arial" w:eastAsia="Arial" w:hAnsi="Arial" w:cs="Arial"/>
          <w:color w:val="000000" w:themeColor="text1"/>
          <w:sz w:val="24"/>
          <w:szCs w:val="24"/>
        </w:rPr>
        <w:t xml:space="preserve"> da</w:t>
      </w:r>
      <w:r w:rsidRPr="513968DD">
        <w:rPr>
          <w:rFonts w:ascii="Arial" w:eastAsia="Arial" w:hAnsi="Arial" w:cs="Arial"/>
          <w:color w:val="000000" w:themeColor="text1"/>
          <w:sz w:val="24"/>
          <w:szCs w:val="24"/>
        </w:rPr>
        <w:t xml:space="preserve"> linguagem oral e escrita, além de contribuir para a formação da criança como leitor aprendiz. </w:t>
      </w:r>
    </w:p>
    <w:p w14:paraId="4DD0D128" w14:textId="3A54ADB6" w:rsidR="003B634F" w:rsidRPr="003025FD" w:rsidRDefault="67FB46B6" w:rsidP="7656527E">
      <w:pPr>
        <w:spacing w:line="360" w:lineRule="auto"/>
        <w:ind w:firstLine="720"/>
        <w:jc w:val="both"/>
        <w:rPr>
          <w:rFonts w:ascii="Arial" w:eastAsia="Arial" w:hAnsi="Arial" w:cs="Arial"/>
          <w:color w:val="000000" w:themeColor="text1"/>
          <w:sz w:val="24"/>
          <w:szCs w:val="24"/>
        </w:rPr>
      </w:pPr>
      <w:r w:rsidRPr="003025FD">
        <w:rPr>
          <w:rFonts w:ascii="Arial" w:eastAsia="Arial" w:hAnsi="Arial" w:cs="Arial"/>
          <w:color w:val="000000" w:themeColor="text1"/>
          <w:sz w:val="24"/>
          <w:szCs w:val="24"/>
        </w:rPr>
        <w:t>A utilização da literatura infantil nesta proposta curricular é essencial para o desenvolvimento das competências linguísticas. Promove o prazer pela leitura, estimula a imaginação, a criatividade infantil, ensina a criança a argumentar, a compreender melhor a sua cultura por meio de histórias e contribuir para a resolução de problemas. Para tanto, o educador deverá reconhecer a significância da literatura, buscando despertar na criança a curiosidade e o prazer, e não a considerar restritivamente como um texto verbal que se resume no exercício da codificação e decodificação da linguagem verbal escrita.</w:t>
      </w:r>
    </w:p>
    <w:p w14:paraId="7FB7FF09" w14:textId="3D0CC6D7" w:rsidR="003B634F" w:rsidRPr="003025FD" w:rsidRDefault="54B25A3F" w:rsidP="7656527E">
      <w:pPr>
        <w:spacing w:line="360" w:lineRule="auto"/>
        <w:ind w:firstLine="720"/>
        <w:jc w:val="both"/>
        <w:rPr>
          <w:rFonts w:ascii="Arial" w:eastAsia="Arial" w:hAnsi="Arial" w:cs="Arial"/>
          <w:color w:val="000000" w:themeColor="text1"/>
          <w:sz w:val="24"/>
          <w:szCs w:val="24"/>
        </w:rPr>
      </w:pPr>
      <w:r w:rsidRPr="513968DD">
        <w:rPr>
          <w:rFonts w:ascii="Arial" w:eastAsia="Arial" w:hAnsi="Arial" w:cs="Arial"/>
          <w:color w:val="000000" w:themeColor="text1"/>
          <w:sz w:val="24"/>
          <w:szCs w:val="24"/>
        </w:rPr>
        <w:lastRenderedPageBreak/>
        <w:t xml:space="preserve">A linguagem escrita, por sua vez, </w:t>
      </w:r>
      <w:r w:rsidR="25558137" w:rsidRPr="513968DD">
        <w:rPr>
          <w:rFonts w:ascii="Arial" w:eastAsia="Arial" w:hAnsi="Arial" w:cs="Arial"/>
          <w:color w:val="000000" w:themeColor="text1"/>
          <w:sz w:val="24"/>
          <w:szCs w:val="24"/>
        </w:rPr>
        <w:t>tem</w:t>
      </w:r>
      <w:r w:rsidRPr="513968DD">
        <w:rPr>
          <w:rFonts w:ascii="Arial" w:eastAsia="Arial" w:hAnsi="Arial" w:cs="Arial"/>
          <w:color w:val="000000" w:themeColor="text1"/>
          <w:sz w:val="24"/>
          <w:szCs w:val="24"/>
        </w:rPr>
        <w:t xml:space="preserve"> como ponto de partida os diferentes gêneros do discurso e considera as letras, </w:t>
      </w:r>
      <w:r w:rsidR="00BF21F2">
        <w:rPr>
          <w:rFonts w:ascii="Arial" w:eastAsia="Arial" w:hAnsi="Arial" w:cs="Arial"/>
          <w:color w:val="000000" w:themeColor="text1"/>
          <w:sz w:val="24"/>
          <w:szCs w:val="24"/>
        </w:rPr>
        <w:t xml:space="preserve">as </w:t>
      </w:r>
      <w:r w:rsidRPr="513968DD">
        <w:rPr>
          <w:rFonts w:ascii="Arial" w:eastAsia="Arial" w:hAnsi="Arial" w:cs="Arial"/>
          <w:color w:val="000000" w:themeColor="text1"/>
          <w:sz w:val="24"/>
          <w:szCs w:val="24"/>
        </w:rPr>
        <w:t xml:space="preserve">palavras e </w:t>
      </w:r>
      <w:r w:rsidR="00BF21F2">
        <w:rPr>
          <w:rFonts w:ascii="Arial" w:eastAsia="Arial" w:hAnsi="Arial" w:cs="Arial"/>
          <w:color w:val="000000" w:themeColor="text1"/>
          <w:sz w:val="24"/>
          <w:szCs w:val="24"/>
        </w:rPr>
        <w:t xml:space="preserve">as </w:t>
      </w:r>
      <w:r w:rsidRPr="513968DD">
        <w:rPr>
          <w:rFonts w:ascii="Arial" w:eastAsia="Arial" w:hAnsi="Arial" w:cs="Arial"/>
          <w:color w:val="000000" w:themeColor="text1"/>
          <w:sz w:val="24"/>
          <w:szCs w:val="24"/>
        </w:rPr>
        <w:t>orações a partir de enunciados concretos como propõe Bakhtin (2003). Na Educação Infantil, a construção da escrita deverá envolver a ludicidade, as interações, as práticas cotidianas como brincadeiras de faz</w:t>
      </w:r>
      <w:r w:rsidR="00BF21F2">
        <w:rPr>
          <w:rFonts w:ascii="Arial" w:eastAsia="Arial" w:hAnsi="Arial" w:cs="Arial"/>
          <w:color w:val="000000" w:themeColor="text1"/>
          <w:sz w:val="24"/>
          <w:szCs w:val="24"/>
        </w:rPr>
        <w:t xml:space="preserve"> </w:t>
      </w:r>
      <w:r w:rsidRPr="513968DD">
        <w:rPr>
          <w:rFonts w:ascii="Arial" w:eastAsia="Arial" w:hAnsi="Arial" w:cs="Arial"/>
          <w:color w:val="000000" w:themeColor="text1"/>
          <w:sz w:val="24"/>
          <w:szCs w:val="24"/>
        </w:rPr>
        <w:t>de</w:t>
      </w:r>
      <w:r w:rsidR="00BF21F2">
        <w:rPr>
          <w:rFonts w:ascii="Arial" w:eastAsia="Arial" w:hAnsi="Arial" w:cs="Arial"/>
          <w:color w:val="000000" w:themeColor="text1"/>
          <w:sz w:val="24"/>
          <w:szCs w:val="24"/>
        </w:rPr>
        <w:t xml:space="preserve"> </w:t>
      </w:r>
      <w:r w:rsidRPr="513968DD">
        <w:rPr>
          <w:rFonts w:ascii="Arial" w:eastAsia="Arial" w:hAnsi="Arial" w:cs="Arial"/>
          <w:color w:val="000000" w:themeColor="text1"/>
          <w:sz w:val="24"/>
          <w:szCs w:val="24"/>
        </w:rPr>
        <w:t>conta, sem obedecer</w:t>
      </w:r>
      <w:r w:rsidR="461DA911" w:rsidRPr="513968DD">
        <w:rPr>
          <w:rFonts w:ascii="Arial" w:eastAsia="Arial" w:hAnsi="Arial" w:cs="Arial"/>
          <w:color w:val="000000" w:themeColor="text1"/>
          <w:sz w:val="24"/>
          <w:szCs w:val="24"/>
        </w:rPr>
        <w:t xml:space="preserve"> à </w:t>
      </w:r>
      <w:r w:rsidR="0BC1ACC3" w:rsidRPr="513968DD">
        <w:rPr>
          <w:rFonts w:ascii="Arial" w:eastAsia="Arial" w:hAnsi="Arial" w:cs="Arial"/>
          <w:color w:val="000000" w:themeColor="text1"/>
          <w:sz w:val="24"/>
          <w:szCs w:val="24"/>
        </w:rPr>
        <w:t>sistematização da</w:t>
      </w:r>
      <w:r w:rsidRPr="513968DD">
        <w:rPr>
          <w:rFonts w:ascii="Arial" w:eastAsia="Arial" w:hAnsi="Arial" w:cs="Arial"/>
          <w:color w:val="000000" w:themeColor="text1"/>
          <w:sz w:val="24"/>
          <w:szCs w:val="24"/>
        </w:rPr>
        <w:t xml:space="preserve">s convenções </w:t>
      </w:r>
      <w:r w:rsidR="4AE70715" w:rsidRPr="513968DD">
        <w:rPr>
          <w:rFonts w:ascii="Arial" w:eastAsia="Arial" w:hAnsi="Arial" w:cs="Arial"/>
          <w:color w:val="000000" w:themeColor="text1"/>
          <w:sz w:val="24"/>
          <w:szCs w:val="24"/>
        </w:rPr>
        <w:t xml:space="preserve">gramaticais </w:t>
      </w:r>
      <w:r w:rsidRPr="513968DD">
        <w:rPr>
          <w:rFonts w:ascii="Arial" w:eastAsia="Arial" w:hAnsi="Arial" w:cs="Arial"/>
          <w:color w:val="000000" w:themeColor="text1"/>
          <w:sz w:val="24"/>
          <w:szCs w:val="24"/>
        </w:rPr>
        <w:t>para compreensão do sistema de escrita.</w:t>
      </w:r>
    </w:p>
    <w:p w14:paraId="4629018C" w14:textId="2E350005" w:rsidR="003B634F" w:rsidRPr="003025FD" w:rsidRDefault="54B25A3F" w:rsidP="7656527E">
      <w:pPr>
        <w:spacing w:line="360" w:lineRule="auto"/>
        <w:ind w:firstLine="720"/>
        <w:jc w:val="both"/>
        <w:rPr>
          <w:rFonts w:ascii="Arial" w:eastAsia="Arial" w:hAnsi="Arial" w:cs="Arial"/>
          <w:color w:val="000000" w:themeColor="text1"/>
          <w:sz w:val="24"/>
          <w:szCs w:val="24"/>
        </w:rPr>
      </w:pPr>
      <w:r w:rsidRPr="4FD16B59">
        <w:rPr>
          <w:rFonts w:ascii="Arial" w:eastAsia="Arial" w:hAnsi="Arial" w:cs="Arial"/>
          <w:color w:val="000000" w:themeColor="text1"/>
          <w:sz w:val="24"/>
          <w:szCs w:val="24"/>
        </w:rPr>
        <w:t>Ao considerar que a linguagem escrita não se reduz simplesmente a decodificar letras, o SESI amplia este campo de experiência para o estudo de textos multimodais que</w:t>
      </w:r>
      <w:r w:rsidR="00BF21F2">
        <w:rPr>
          <w:rFonts w:ascii="Arial" w:eastAsia="Arial" w:hAnsi="Arial" w:cs="Arial"/>
          <w:color w:val="000000" w:themeColor="text1"/>
          <w:sz w:val="24"/>
          <w:szCs w:val="24"/>
        </w:rPr>
        <w:t>,</w:t>
      </w:r>
      <w:r w:rsidRPr="4FD16B59">
        <w:rPr>
          <w:rFonts w:ascii="Arial" w:eastAsia="Arial" w:hAnsi="Arial" w:cs="Arial"/>
          <w:color w:val="000000" w:themeColor="text1"/>
          <w:sz w:val="24"/>
          <w:szCs w:val="24"/>
        </w:rPr>
        <w:t xml:space="preserve"> </w:t>
      </w:r>
      <w:r w:rsidR="736CDEA7" w:rsidRPr="4FD16B59">
        <w:rPr>
          <w:rFonts w:ascii="Arial" w:eastAsia="Arial" w:hAnsi="Arial" w:cs="Arial"/>
          <w:color w:val="000000" w:themeColor="text1"/>
          <w:sz w:val="24"/>
          <w:szCs w:val="24"/>
        </w:rPr>
        <w:t xml:space="preserve">na </w:t>
      </w:r>
      <w:r w:rsidRPr="4FD16B59">
        <w:rPr>
          <w:rFonts w:ascii="Arial" w:eastAsia="Arial" w:hAnsi="Arial" w:cs="Arial"/>
          <w:color w:val="000000" w:themeColor="text1"/>
          <w:sz w:val="24"/>
          <w:szCs w:val="24"/>
        </w:rPr>
        <w:t>Educação Infantil</w:t>
      </w:r>
      <w:r w:rsidR="00BF21F2">
        <w:rPr>
          <w:rFonts w:ascii="Arial" w:eastAsia="Arial" w:hAnsi="Arial" w:cs="Arial"/>
          <w:color w:val="000000" w:themeColor="text1"/>
          <w:sz w:val="24"/>
          <w:szCs w:val="24"/>
        </w:rPr>
        <w:t>,</w:t>
      </w:r>
      <w:r w:rsidRPr="4FD16B59">
        <w:rPr>
          <w:rFonts w:ascii="Arial" w:eastAsia="Arial" w:hAnsi="Arial" w:cs="Arial"/>
          <w:color w:val="000000" w:themeColor="text1"/>
          <w:sz w:val="24"/>
          <w:szCs w:val="24"/>
        </w:rPr>
        <w:t xml:space="preserve"> deverá partir da</w:t>
      </w:r>
      <w:r w:rsidR="2175F881" w:rsidRPr="4FD16B59">
        <w:rPr>
          <w:rFonts w:ascii="Arial" w:eastAsia="Arial" w:hAnsi="Arial" w:cs="Arial"/>
          <w:color w:val="000000" w:themeColor="text1"/>
          <w:sz w:val="24"/>
          <w:szCs w:val="24"/>
        </w:rPr>
        <w:t>s</w:t>
      </w:r>
      <w:r w:rsidRPr="4FD16B59">
        <w:rPr>
          <w:rFonts w:ascii="Arial" w:eastAsia="Arial" w:hAnsi="Arial" w:cs="Arial"/>
          <w:color w:val="000000" w:themeColor="text1"/>
          <w:sz w:val="24"/>
          <w:szCs w:val="24"/>
        </w:rPr>
        <w:t xml:space="preserve"> primícia</w:t>
      </w:r>
      <w:r w:rsidR="1084027D" w:rsidRPr="4FD16B59">
        <w:rPr>
          <w:rFonts w:ascii="Arial" w:eastAsia="Arial" w:hAnsi="Arial" w:cs="Arial"/>
          <w:color w:val="000000" w:themeColor="text1"/>
          <w:sz w:val="24"/>
          <w:szCs w:val="24"/>
        </w:rPr>
        <w:t>s</w:t>
      </w:r>
      <w:r w:rsidRPr="4FD16B59">
        <w:rPr>
          <w:rFonts w:ascii="Arial" w:eastAsia="Arial" w:hAnsi="Arial" w:cs="Arial"/>
          <w:color w:val="000000" w:themeColor="text1"/>
          <w:sz w:val="24"/>
          <w:szCs w:val="24"/>
        </w:rPr>
        <w:t xml:space="preserve"> de explorar diferentes gêneros textuais de modos, formas e aspectos variados e promover manipulação </w:t>
      </w:r>
      <w:r w:rsidR="6C6E04A6" w:rsidRPr="4FD16B59">
        <w:rPr>
          <w:rFonts w:ascii="Arial" w:eastAsia="Arial" w:hAnsi="Arial" w:cs="Arial"/>
          <w:color w:val="000000" w:themeColor="text1"/>
          <w:sz w:val="24"/>
          <w:szCs w:val="24"/>
        </w:rPr>
        <w:t>d</w:t>
      </w:r>
      <w:r w:rsidR="44F212FD" w:rsidRPr="4FD16B59">
        <w:rPr>
          <w:rFonts w:ascii="Arial" w:eastAsia="Arial" w:hAnsi="Arial" w:cs="Arial"/>
          <w:color w:val="000000" w:themeColor="text1"/>
          <w:sz w:val="24"/>
          <w:szCs w:val="24"/>
        </w:rPr>
        <w:t>as</w:t>
      </w:r>
      <w:r w:rsidR="6C6E04A6" w:rsidRPr="4FD16B59">
        <w:rPr>
          <w:rFonts w:ascii="Arial" w:eastAsia="Arial" w:hAnsi="Arial" w:cs="Arial"/>
          <w:color w:val="000000" w:themeColor="text1"/>
          <w:sz w:val="24"/>
          <w:szCs w:val="24"/>
        </w:rPr>
        <w:t xml:space="preserve"> </w:t>
      </w:r>
      <w:r w:rsidRPr="4FD16B59">
        <w:rPr>
          <w:rFonts w:ascii="Arial" w:eastAsia="Arial" w:hAnsi="Arial" w:cs="Arial"/>
          <w:color w:val="000000" w:themeColor="text1"/>
          <w:sz w:val="24"/>
          <w:szCs w:val="24"/>
        </w:rPr>
        <w:t>linguage</w:t>
      </w:r>
      <w:r w:rsidR="168F74C0" w:rsidRPr="4FD16B59">
        <w:rPr>
          <w:rFonts w:ascii="Arial" w:eastAsia="Arial" w:hAnsi="Arial" w:cs="Arial"/>
          <w:color w:val="000000" w:themeColor="text1"/>
          <w:sz w:val="24"/>
          <w:szCs w:val="24"/>
        </w:rPr>
        <w:t>ns</w:t>
      </w:r>
      <w:r w:rsidRPr="4FD16B59">
        <w:rPr>
          <w:rFonts w:ascii="Arial" w:eastAsia="Arial" w:hAnsi="Arial" w:cs="Arial"/>
          <w:color w:val="000000" w:themeColor="text1"/>
          <w:sz w:val="24"/>
          <w:szCs w:val="24"/>
        </w:rPr>
        <w:t xml:space="preserve"> audiovisuais a partir de fontes, tecnológicas ou não.</w:t>
      </w:r>
    </w:p>
    <w:p w14:paraId="2B7C94E5" w14:textId="424E9875" w:rsidR="003B634F" w:rsidRPr="003025FD" w:rsidRDefault="54B25A3F" w:rsidP="7656527E">
      <w:pPr>
        <w:spacing w:line="360" w:lineRule="auto"/>
        <w:ind w:firstLine="720"/>
        <w:jc w:val="both"/>
        <w:rPr>
          <w:rFonts w:ascii="Arial" w:eastAsia="Arial" w:hAnsi="Arial" w:cs="Arial"/>
          <w:color w:val="000000" w:themeColor="text1"/>
          <w:sz w:val="24"/>
          <w:szCs w:val="24"/>
        </w:rPr>
      </w:pPr>
      <w:r w:rsidRPr="4FD16B59">
        <w:rPr>
          <w:rFonts w:ascii="Arial" w:eastAsia="Arial" w:hAnsi="Arial" w:cs="Arial"/>
          <w:color w:val="000000" w:themeColor="text1"/>
          <w:sz w:val="24"/>
          <w:szCs w:val="24"/>
        </w:rPr>
        <w:t>Para potencializar ainda mais es</w:t>
      </w:r>
      <w:r w:rsidR="00BF21F2">
        <w:rPr>
          <w:rFonts w:ascii="Arial" w:eastAsia="Arial" w:hAnsi="Arial" w:cs="Arial"/>
          <w:color w:val="000000" w:themeColor="text1"/>
          <w:sz w:val="24"/>
          <w:szCs w:val="24"/>
        </w:rPr>
        <w:t>s</w:t>
      </w:r>
      <w:r w:rsidRPr="4FD16B59">
        <w:rPr>
          <w:rFonts w:ascii="Arial" w:eastAsia="Arial" w:hAnsi="Arial" w:cs="Arial"/>
          <w:color w:val="000000" w:themeColor="text1"/>
          <w:sz w:val="24"/>
          <w:szCs w:val="24"/>
        </w:rPr>
        <w:t xml:space="preserve">e </w:t>
      </w:r>
      <w:r w:rsidR="00BF21F2" w:rsidRPr="4FD16B59">
        <w:rPr>
          <w:rFonts w:ascii="Arial" w:eastAsia="Arial" w:hAnsi="Arial" w:cs="Arial"/>
          <w:color w:val="000000" w:themeColor="text1"/>
          <w:sz w:val="24"/>
          <w:szCs w:val="24"/>
        </w:rPr>
        <w:t>campo de experiência</w:t>
      </w:r>
      <w:r w:rsidR="50695209" w:rsidRPr="4FD16B59">
        <w:rPr>
          <w:rFonts w:ascii="Arial" w:eastAsia="Arial" w:hAnsi="Arial" w:cs="Arial"/>
          <w:color w:val="000000" w:themeColor="text1"/>
          <w:sz w:val="24"/>
          <w:szCs w:val="24"/>
        </w:rPr>
        <w:t>,</w:t>
      </w:r>
      <w:r w:rsidRPr="4FD16B59">
        <w:rPr>
          <w:rFonts w:ascii="Arial" w:eastAsia="Arial" w:hAnsi="Arial" w:cs="Arial"/>
          <w:color w:val="000000" w:themeColor="text1"/>
          <w:sz w:val="24"/>
          <w:szCs w:val="24"/>
        </w:rPr>
        <w:t xml:space="preserve"> estabelece-se na prática escolar o trabalho com as múltiplas linguagens para garantir </w:t>
      </w:r>
      <w:r w:rsidR="601FFB7B" w:rsidRPr="4FD16B59">
        <w:rPr>
          <w:rFonts w:ascii="Arial" w:eastAsia="Arial" w:hAnsi="Arial" w:cs="Arial"/>
          <w:color w:val="000000" w:themeColor="text1"/>
          <w:sz w:val="24"/>
          <w:szCs w:val="24"/>
        </w:rPr>
        <w:t>as e</w:t>
      </w:r>
      <w:r w:rsidR="2DBE668A" w:rsidRPr="4FD16B59">
        <w:rPr>
          <w:rFonts w:ascii="Arial" w:eastAsia="Arial" w:hAnsi="Arial" w:cs="Arial"/>
          <w:color w:val="000000" w:themeColor="text1"/>
          <w:sz w:val="24"/>
          <w:szCs w:val="24"/>
        </w:rPr>
        <w:t>x</w:t>
      </w:r>
      <w:r w:rsidR="601FFB7B" w:rsidRPr="4FD16B59">
        <w:rPr>
          <w:rFonts w:ascii="Arial" w:eastAsia="Arial" w:hAnsi="Arial" w:cs="Arial"/>
          <w:color w:val="000000" w:themeColor="text1"/>
          <w:sz w:val="24"/>
          <w:szCs w:val="24"/>
        </w:rPr>
        <w:t xml:space="preserve">periências </w:t>
      </w:r>
      <w:r w:rsidRPr="4FD16B59">
        <w:rPr>
          <w:rFonts w:ascii="Arial" w:eastAsia="Arial" w:hAnsi="Arial" w:cs="Arial"/>
          <w:color w:val="000000" w:themeColor="text1"/>
          <w:sz w:val="24"/>
          <w:szCs w:val="24"/>
        </w:rPr>
        <w:t>de aprendizagens propost</w:t>
      </w:r>
      <w:r w:rsidR="47ED49B8" w:rsidRPr="4FD16B59">
        <w:rPr>
          <w:rFonts w:ascii="Arial" w:eastAsia="Arial" w:hAnsi="Arial" w:cs="Arial"/>
          <w:color w:val="000000" w:themeColor="text1"/>
          <w:sz w:val="24"/>
          <w:szCs w:val="24"/>
        </w:rPr>
        <w:t>a</w:t>
      </w:r>
      <w:r w:rsidRPr="4FD16B59">
        <w:rPr>
          <w:rFonts w:ascii="Arial" w:eastAsia="Arial" w:hAnsi="Arial" w:cs="Arial"/>
          <w:color w:val="000000" w:themeColor="text1"/>
          <w:sz w:val="24"/>
          <w:szCs w:val="24"/>
        </w:rPr>
        <w:t>s nas D</w:t>
      </w:r>
      <w:r w:rsidR="6E6E1D2E" w:rsidRPr="4FD16B59">
        <w:rPr>
          <w:rFonts w:ascii="Arial" w:eastAsia="Arial" w:hAnsi="Arial" w:cs="Arial"/>
          <w:color w:val="000000" w:themeColor="text1"/>
          <w:sz w:val="24"/>
          <w:szCs w:val="24"/>
        </w:rPr>
        <w:t>CNEI</w:t>
      </w:r>
      <w:r w:rsidR="2F0A8AB1" w:rsidRPr="4FD16B59">
        <w:rPr>
          <w:rFonts w:ascii="Arial" w:eastAsia="Arial" w:hAnsi="Arial" w:cs="Arial"/>
          <w:color w:val="000000" w:themeColor="text1"/>
          <w:sz w:val="24"/>
          <w:szCs w:val="24"/>
        </w:rPr>
        <w:t>,</w:t>
      </w:r>
      <w:r w:rsidRPr="4FD16B59">
        <w:rPr>
          <w:rFonts w:ascii="Arial" w:eastAsia="Arial" w:hAnsi="Arial" w:cs="Arial"/>
          <w:color w:val="000000" w:themeColor="text1"/>
          <w:sz w:val="24"/>
          <w:szCs w:val="24"/>
        </w:rPr>
        <w:t xml:space="preserve"> </w:t>
      </w:r>
      <w:r w:rsidR="0B285629" w:rsidRPr="4FD16B59">
        <w:rPr>
          <w:rFonts w:ascii="Arial" w:eastAsia="Arial" w:hAnsi="Arial" w:cs="Arial"/>
          <w:color w:val="000000" w:themeColor="text1"/>
          <w:sz w:val="24"/>
          <w:szCs w:val="24"/>
        </w:rPr>
        <w:t>contribuindo</w:t>
      </w:r>
      <w:r w:rsidRPr="4FD16B59">
        <w:rPr>
          <w:rFonts w:ascii="Arial" w:eastAsia="Arial" w:hAnsi="Arial" w:cs="Arial"/>
          <w:color w:val="000000" w:themeColor="text1"/>
          <w:sz w:val="24"/>
          <w:szCs w:val="24"/>
        </w:rPr>
        <w:t xml:space="preserve"> para a formação integral da criança oportunizando novas vivências e descobertas tornando</w:t>
      </w:r>
      <w:r w:rsidR="309A5D20" w:rsidRPr="4FD16B59">
        <w:rPr>
          <w:rFonts w:ascii="Arial" w:eastAsia="Arial" w:hAnsi="Arial" w:cs="Arial"/>
          <w:color w:val="000000" w:themeColor="text1"/>
          <w:sz w:val="24"/>
          <w:szCs w:val="24"/>
        </w:rPr>
        <w:t>-</w:t>
      </w:r>
      <w:r w:rsidRPr="4FD16B59">
        <w:rPr>
          <w:rFonts w:ascii="Arial" w:eastAsia="Arial" w:hAnsi="Arial" w:cs="Arial"/>
          <w:color w:val="000000" w:themeColor="text1"/>
          <w:sz w:val="24"/>
          <w:szCs w:val="24"/>
        </w:rPr>
        <w:t>a mais criativ</w:t>
      </w:r>
      <w:r w:rsidR="259A26C9" w:rsidRPr="4FD16B59">
        <w:rPr>
          <w:rFonts w:ascii="Arial" w:eastAsia="Arial" w:hAnsi="Arial" w:cs="Arial"/>
          <w:color w:val="000000" w:themeColor="text1"/>
          <w:sz w:val="24"/>
          <w:szCs w:val="24"/>
        </w:rPr>
        <w:t>a</w:t>
      </w:r>
      <w:r w:rsidRPr="4FD16B59">
        <w:rPr>
          <w:rFonts w:ascii="Arial" w:eastAsia="Arial" w:hAnsi="Arial" w:cs="Arial"/>
          <w:color w:val="000000" w:themeColor="text1"/>
          <w:sz w:val="24"/>
          <w:szCs w:val="24"/>
        </w:rPr>
        <w:t xml:space="preserve"> e sensível.</w:t>
      </w:r>
    </w:p>
    <w:p w14:paraId="13AFB474" w14:textId="77777777" w:rsidR="00AA1206" w:rsidRPr="00B70664" w:rsidRDefault="00AA1206" w:rsidP="00AA1206">
      <w:pPr>
        <w:pStyle w:val="NormalWeb"/>
        <w:spacing w:before="300" w:beforeAutospacing="0" w:after="300" w:afterAutospacing="0"/>
        <w:ind w:left="720"/>
        <w:rPr>
          <w:rFonts w:ascii="Arial" w:eastAsia="Arial" w:hAnsi="Arial" w:cs="Arial"/>
          <w:b/>
          <w:bCs/>
          <w:color w:val="000000" w:themeColor="text1"/>
        </w:rPr>
      </w:pPr>
      <w:r w:rsidRPr="00B70664">
        <w:rPr>
          <w:rFonts w:ascii="Arial" w:eastAsia="Arial" w:hAnsi="Arial" w:cs="Arial"/>
        </w:rPr>
        <w:t xml:space="preserve">Figura </w:t>
      </w:r>
      <w:r>
        <w:rPr>
          <w:rFonts w:ascii="Arial" w:eastAsia="Arial" w:hAnsi="Arial" w:cs="Arial"/>
        </w:rPr>
        <w:t xml:space="preserve">5 </w:t>
      </w:r>
      <w:r w:rsidRPr="00B70664">
        <w:rPr>
          <w:rFonts w:ascii="Arial" w:eastAsia="Arial" w:hAnsi="Arial" w:cs="Arial"/>
        </w:rPr>
        <w:t xml:space="preserve">– </w:t>
      </w:r>
      <w:r>
        <w:rPr>
          <w:rFonts w:ascii="Arial" w:eastAsia="Arial" w:hAnsi="Arial" w:cs="Arial"/>
        </w:rPr>
        <w:t>Campo de experiências – Rede SESI – Escuta, fala, pensamento e imaginação</w:t>
      </w:r>
    </w:p>
    <w:p w14:paraId="0CD547FA" w14:textId="35B3C036" w:rsidR="003B634F" w:rsidRDefault="538518FA" w:rsidP="009C74D0">
      <w:pPr>
        <w:spacing w:line="360" w:lineRule="auto"/>
        <w:jc w:val="center"/>
        <w:rPr>
          <w:rFonts w:ascii="Arial" w:hAnsi="Arial" w:cs="Arial"/>
          <w:sz w:val="24"/>
          <w:szCs w:val="24"/>
        </w:rPr>
      </w:pPr>
      <w:r>
        <w:rPr>
          <w:noProof/>
        </w:rPr>
        <w:drawing>
          <wp:inline distT="0" distB="0" distL="0" distR="0" wp14:anchorId="2B026485" wp14:editId="0C8DF788">
            <wp:extent cx="4533900" cy="3105150"/>
            <wp:effectExtent l="0" t="0" r="0" b="0"/>
            <wp:docPr id="777975373" name="Imagem 102484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24844193"/>
                    <pic:cNvPicPr/>
                  </pic:nvPicPr>
                  <pic:blipFill>
                    <a:blip r:embed="rId18">
                      <a:extLst>
                        <a:ext uri="{28A0092B-C50C-407E-A947-70E740481C1C}">
                          <a14:useLocalDpi xmlns:a14="http://schemas.microsoft.com/office/drawing/2010/main" val="0"/>
                        </a:ext>
                      </a:extLst>
                    </a:blip>
                    <a:stretch>
                      <a:fillRect/>
                    </a:stretch>
                  </pic:blipFill>
                  <pic:spPr>
                    <a:xfrm>
                      <a:off x="0" y="0"/>
                      <a:ext cx="4533900" cy="3105150"/>
                    </a:xfrm>
                    <a:prstGeom prst="rect">
                      <a:avLst/>
                    </a:prstGeom>
                  </pic:spPr>
                </pic:pic>
              </a:graphicData>
            </a:graphic>
          </wp:inline>
        </w:drawing>
      </w:r>
    </w:p>
    <w:p w14:paraId="4BE1B294" w14:textId="6FF48C79" w:rsidR="00AA1206" w:rsidRPr="003025FD" w:rsidRDefault="00AA1206" w:rsidP="00AA1206">
      <w:pPr>
        <w:spacing w:line="360" w:lineRule="auto"/>
        <w:rPr>
          <w:rFonts w:ascii="Arial" w:hAnsi="Arial" w:cs="Arial"/>
          <w:sz w:val="24"/>
          <w:szCs w:val="24"/>
        </w:rPr>
      </w:pPr>
      <w:r>
        <w:rPr>
          <w:rFonts w:ascii="Arial" w:hAnsi="Arial" w:cs="Arial"/>
          <w:sz w:val="24"/>
          <w:szCs w:val="24"/>
        </w:rPr>
        <w:lastRenderedPageBreak/>
        <w:t>Fonte: Elaborado pelo SESI</w:t>
      </w:r>
    </w:p>
    <w:p w14:paraId="4F9DC53D" w14:textId="410709C4" w:rsidR="003B634F" w:rsidRPr="003025FD" w:rsidRDefault="32A539E5" w:rsidP="3AF9F85C">
      <w:pPr>
        <w:spacing w:line="360" w:lineRule="auto"/>
        <w:jc w:val="both"/>
        <w:rPr>
          <w:rFonts w:ascii="Arial" w:hAnsi="Arial" w:cs="Arial"/>
          <w:sz w:val="24"/>
          <w:szCs w:val="24"/>
        </w:rPr>
      </w:pPr>
      <w:r w:rsidRPr="003025FD">
        <w:rPr>
          <w:rFonts w:ascii="Arial" w:eastAsia="Arial" w:hAnsi="Arial" w:cs="Arial"/>
          <w:b/>
          <w:bCs/>
          <w:sz w:val="24"/>
          <w:szCs w:val="24"/>
        </w:rPr>
        <w:t xml:space="preserve">5.3.5 </w:t>
      </w:r>
      <w:r w:rsidR="67FB46B6" w:rsidRPr="003025FD">
        <w:rPr>
          <w:rFonts w:ascii="Arial" w:eastAsia="Arial" w:hAnsi="Arial" w:cs="Arial"/>
          <w:b/>
          <w:bCs/>
          <w:sz w:val="24"/>
          <w:szCs w:val="24"/>
        </w:rPr>
        <w:t>Espaços, tempos, quantidades, relações e transformações</w:t>
      </w:r>
    </w:p>
    <w:p w14:paraId="745F9744" w14:textId="74ED9B87" w:rsidR="003B634F" w:rsidRPr="003025FD" w:rsidRDefault="54B25A3F" w:rsidP="001C21BA">
      <w:pPr>
        <w:pStyle w:val="Citao"/>
      </w:pPr>
      <w:r w:rsidRPr="513968DD">
        <w:t>As crianças vivem inseridas em espaços e tempos de diferentes dimensões, em um mundo constituído de fenômenos naturais e socioculturais. Desde muito pequenas, elas procuram se situar em diversos espaços (rua, bairro, cidade etc.) e tempos (dia e noite; hoje, ontem e amanhã etc.). Demonstram também curiosidade sobre o mundo físico (seu próprio corpo, os fenômenos atmosféricos, os animais, as plantas, as transformações da natureza, os diferentes tipos de materiais e as possibilidades de sua manipulação etc.) e o mundo sociocultural (as relações de parentesco e sociais entre as pessoas que conhece; como vivem e em que trabalham essas pessoas; quais suas tradições e seus costumes; a diversidade entre elas etc.). Além disso, nessas experiências e em muitas outras, as crianças também se deparam, frequentemente, com conhecimentos matemáticos (contagem, ordenação, relações entre quantidades, dimensões, medidas, comparação de pesos e de comprimentos, avaliação de distâncias, reconhecimento de formas geométricas, conhecimento e reconhecimento de numerais cardinais e ordinais etc.) que igualmente aguçam a curiosidade. Portanto, a Educação Infantil precisa promover experiências nas quais as crianças possam fazer observações, manipular objetos, investigar e explorar seu entorno, levantar hipóteses e consultar fontes de informação para buscar respostas às suas curiosidades e indagações. Assim, a instituição escolar está criando oportunidades para que as crianças ampliem seus conhecimentos do mundo físico e sociocultural e possam utilizá-los em seu cotidiano</w:t>
      </w:r>
      <w:r w:rsidR="7283A1C6" w:rsidRPr="513968DD">
        <w:t xml:space="preserve"> </w:t>
      </w:r>
      <w:r w:rsidR="62464A4A" w:rsidRPr="001C21BA">
        <w:rPr>
          <w:iCs w:val="0"/>
        </w:rPr>
        <w:t>(</w:t>
      </w:r>
      <w:r w:rsidR="71045581" w:rsidRPr="001C21BA">
        <w:rPr>
          <w:iCs w:val="0"/>
        </w:rPr>
        <w:t>BRASIL</w:t>
      </w:r>
      <w:r w:rsidR="1795D75D" w:rsidRPr="001C21BA">
        <w:rPr>
          <w:iCs w:val="0"/>
        </w:rPr>
        <w:t>, 2017, p.</w:t>
      </w:r>
      <w:r w:rsidR="00BF21F2">
        <w:rPr>
          <w:iCs w:val="0"/>
        </w:rPr>
        <w:t xml:space="preserve"> </w:t>
      </w:r>
      <w:r w:rsidR="1795D75D" w:rsidRPr="001C21BA">
        <w:rPr>
          <w:iCs w:val="0"/>
        </w:rPr>
        <w:t>40-41</w:t>
      </w:r>
      <w:r w:rsidR="6876C1AF" w:rsidRPr="001C21BA">
        <w:rPr>
          <w:iCs w:val="0"/>
        </w:rPr>
        <w:t>)</w:t>
      </w:r>
      <w:r w:rsidR="00BF21F2">
        <w:rPr>
          <w:iCs w:val="0"/>
        </w:rPr>
        <w:t>.</w:t>
      </w:r>
    </w:p>
    <w:p w14:paraId="2C9DFF93" w14:textId="3994EF3A" w:rsidR="003B634F" w:rsidRPr="003025FD" w:rsidRDefault="67FB46B6" w:rsidP="4D4C1997">
      <w:pPr>
        <w:spacing w:line="360" w:lineRule="auto"/>
        <w:ind w:firstLine="720"/>
        <w:jc w:val="both"/>
        <w:rPr>
          <w:rFonts w:ascii="Arial" w:eastAsia="Arial" w:hAnsi="Arial" w:cs="Arial"/>
          <w:sz w:val="24"/>
          <w:szCs w:val="24"/>
        </w:rPr>
      </w:pPr>
      <w:r w:rsidRPr="4FD16B59">
        <w:rPr>
          <w:rFonts w:ascii="Arial" w:eastAsia="Arial" w:hAnsi="Arial" w:cs="Arial"/>
          <w:sz w:val="24"/>
          <w:szCs w:val="24"/>
        </w:rPr>
        <w:t>As crianças vivem em um mundo constituído de fenômenos naturais e sociais. Quando bebês, manipulam, exploram e experimentam diversos elementos</w:t>
      </w:r>
      <w:r w:rsidR="006533A9" w:rsidRPr="4FD16B59">
        <w:rPr>
          <w:rFonts w:ascii="Arial" w:eastAsia="Arial" w:hAnsi="Arial" w:cs="Arial"/>
          <w:sz w:val="24"/>
          <w:szCs w:val="24"/>
        </w:rPr>
        <w:t xml:space="preserve"> a eles oferecidos, d</w:t>
      </w:r>
      <w:r w:rsidRPr="4FD16B59">
        <w:rPr>
          <w:rFonts w:ascii="Arial" w:eastAsia="Arial" w:hAnsi="Arial" w:cs="Arial"/>
          <w:sz w:val="24"/>
          <w:szCs w:val="24"/>
        </w:rPr>
        <w:t>espertam para a curiosidade e compreensão do meio natural e social. Conforme vão</w:t>
      </w:r>
      <w:r w:rsidR="7B1E67A4" w:rsidRPr="4FD16B59">
        <w:rPr>
          <w:rFonts w:ascii="Arial" w:eastAsia="Arial" w:hAnsi="Arial" w:cs="Arial"/>
          <w:sz w:val="24"/>
          <w:szCs w:val="24"/>
        </w:rPr>
        <w:t xml:space="preserve"> se</w:t>
      </w:r>
      <w:r w:rsidR="00E22E92" w:rsidRPr="4FD16B59">
        <w:rPr>
          <w:rFonts w:ascii="Arial" w:eastAsia="Arial" w:hAnsi="Arial" w:cs="Arial"/>
          <w:sz w:val="24"/>
          <w:szCs w:val="24"/>
        </w:rPr>
        <w:t xml:space="preserve"> </w:t>
      </w:r>
      <w:r w:rsidRPr="4FD16B59">
        <w:rPr>
          <w:rFonts w:ascii="Arial" w:eastAsia="Arial" w:hAnsi="Arial" w:cs="Arial"/>
          <w:sz w:val="24"/>
          <w:szCs w:val="24"/>
        </w:rPr>
        <w:t>desenvolvendo, começam a formular perguntas</w:t>
      </w:r>
      <w:r w:rsidR="3D91C93F" w:rsidRPr="4FD16B59">
        <w:rPr>
          <w:rFonts w:ascii="Arial" w:eastAsia="Arial" w:hAnsi="Arial" w:cs="Arial"/>
          <w:sz w:val="24"/>
          <w:szCs w:val="24"/>
        </w:rPr>
        <w:t xml:space="preserve"> </w:t>
      </w:r>
      <w:r w:rsidRPr="4FD16B59">
        <w:rPr>
          <w:rFonts w:ascii="Arial" w:eastAsia="Arial" w:hAnsi="Arial" w:cs="Arial"/>
          <w:sz w:val="24"/>
          <w:szCs w:val="24"/>
        </w:rPr>
        <w:t>e</w:t>
      </w:r>
      <w:r w:rsidR="3D91C93F" w:rsidRPr="4FD16B59">
        <w:rPr>
          <w:rFonts w:ascii="Arial" w:eastAsia="Arial" w:hAnsi="Arial" w:cs="Arial"/>
          <w:sz w:val="24"/>
          <w:szCs w:val="24"/>
        </w:rPr>
        <w:t xml:space="preserve"> fazer </w:t>
      </w:r>
      <w:r w:rsidRPr="4FD16B59">
        <w:rPr>
          <w:rFonts w:ascii="Arial" w:eastAsia="Arial" w:hAnsi="Arial" w:cs="Arial"/>
          <w:sz w:val="24"/>
          <w:szCs w:val="24"/>
        </w:rPr>
        <w:t xml:space="preserve">questionamentos. Passam </w:t>
      </w:r>
      <w:r w:rsidR="00BF21F2">
        <w:rPr>
          <w:rFonts w:ascii="Arial" w:eastAsia="Arial" w:hAnsi="Arial" w:cs="Arial"/>
          <w:sz w:val="24"/>
          <w:szCs w:val="24"/>
        </w:rPr>
        <w:t xml:space="preserve">a </w:t>
      </w:r>
      <w:r w:rsidRPr="4FD16B59">
        <w:rPr>
          <w:rFonts w:ascii="Arial" w:eastAsia="Arial" w:hAnsi="Arial" w:cs="Arial"/>
          <w:sz w:val="24"/>
          <w:szCs w:val="24"/>
        </w:rPr>
        <w:t>construir hipóteses, atribuir sentidos, fazer comparações e correspondências, analisar e comparar.</w:t>
      </w:r>
    </w:p>
    <w:p w14:paraId="3A87D02A" w14:textId="4144E2F3" w:rsidR="003B634F" w:rsidRPr="003025FD" w:rsidRDefault="17FC0BF3" w:rsidP="00C80481">
      <w:pPr>
        <w:spacing w:line="360" w:lineRule="auto"/>
        <w:ind w:firstLine="720"/>
        <w:jc w:val="both"/>
        <w:rPr>
          <w:rFonts w:ascii="Arial" w:eastAsia="Arial" w:hAnsi="Arial" w:cs="Arial"/>
          <w:sz w:val="24"/>
          <w:szCs w:val="24"/>
        </w:rPr>
      </w:pPr>
      <w:r w:rsidRPr="513968DD">
        <w:rPr>
          <w:rFonts w:ascii="Arial" w:eastAsia="Arial" w:hAnsi="Arial" w:cs="Arial"/>
          <w:sz w:val="24"/>
          <w:szCs w:val="24"/>
        </w:rPr>
        <w:t>Diante dessa perspectiva, o SESI</w:t>
      </w:r>
      <w:r w:rsidR="0FAB192F" w:rsidRPr="513968DD">
        <w:rPr>
          <w:rFonts w:ascii="Arial" w:eastAsia="Arial" w:hAnsi="Arial" w:cs="Arial"/>
          <w:sz w:val="24"/>
          <w:szCs w:val="24"/>
        </w:rPr>
        <w:t xml:space="preserve"> </w:t>
      </w:r>
      <w:r w:rsidRPr="513968DD">
        <w:rPr>
          <w:rFonts w:ascii="Arial" w:eastAsia="Arial" w:hAnsi="Arial" w:cs="Arial"/>
          <w:sz w:val="24"/>
          <w:szCs w:val="24"/>
        </w:rPr>
        <w:t>em sua proposta curricular</w:t>
      </w:r>
      <w:r w:rsidR="00BF21F2">
        <w:rPr>
          <w:rFonts w:ascii="Arial" w:eastAsia="Arial" w:hAnsi="Arial" w:cs="Arial"/>
          <w:sz w:val="24"/>
          <w:szCs w:val="24"/>
        </w:rPr>
        <w:t>,</w:t>
      </w:r>
      <w:r w:rsidRPr="513968DD">
        <w:rPr>
          <w:rFonts w:ascii="Arial" w:eastAsia="Arial" w:hAnsi="Arial" w:cs="Arial"/>
          <w:sz w:val="24"/>
          <w:szCs w:val="24"/>
        </w:rPr>
        <w:t xml:space="preserve"> nes</w:t>
      </w:r>
      <w:r w:rsidR="00BF21F2">
        <w:rPr>
          <w:rFonts w:ascii="Arial" w:eastAsia="Arial" w:hAnsi="Arial" w:cs="Arial"/>
          <w:sz w:val="24"/>
          <w:szCs w:val="24"/>
        </w:rPr>
        <w:t>s</w:t>
      </w:r>
      <w:r w:rsidRPr="513968DD">
        <w:rPr>
          <w:rFonts w:ascii="Arial" w:eastAsia="Arial" w:hAnsi="Arial" w:cs="Arial"/>
          <w:sz w:val="24"/>
          <w:szCs w:val="24"/>
        </w:rPr>
        <w:t xml:space="preserve">e </w:t>
      </w:r>
      <w:r w:rsidR="539A43E3" w:rsidRPr="513968DD">
        <w:rPr>
          <w:rFonts w:ascii="Arial" w:eastAsia="Arial" w:hAnsi="Arial" w:cs="Arial"/>
          <w:sz w:val="24"/>
          <w:szCs w:val="24"/>
        </w:rPr>
        <w:t>C</w:t>
      </w:r>
      <w:r w:rsidRPr="513968DD">
        <w:rPr>
          <w:rFonts w:ascii="Arial" w:eastAsia="Arial" w:hAnsi="Arial" w:cs="Arial"/>
          <w:sz w:val="24"/>
          <w:szCs w:val="24"/>
        </w:rPr>
        <w:t xml:space="preserve">ampo de </w:t>
      </w:r>
      <w:r w:rsidR="66B2967C" w:rsidRPr="513968DD">
        <w:rPr>
          <w:rFonts w:ascii="Arial" w:eastAsia="Arial" w:hAnsi="Arial" w:cs="Arial"/>
          <w:sz w:val="24"/>
          <w:szCs w:val="24"/>
        </w:rPr>
        <w:t>E</w:t>
      </w:r>
      <w:r w:rsidRPr="513968DD">
        <w:rPr>
          <w:rFonts w:ascii="Arial" w:eastAsia="Arial" w:hAnsi="Arial" w:cs="Arial"/>
          <w:sz w:val="24"/>
          <w:szCs w:val="24"/>
        </w:rPr>
        <w:t>xperiência, busca estimular na criança experiências que promovam conhecimentos diversos sobre o meio natural e social, considerando situações que envolvam diferentes fenômenos e acontecimentos históricos, culturais, geográficos, físicos, químicos e biológicos, integrando-os, sempre que possível, aos temas contemporâneos propostos na BNCC</w:t>
      </w:r>
      <w:r w:rsidR="58D8CFDB" w:rsidRPr="513968DD">
        <w:rPr>
          <w:rFonts w:ascii="Arial" w:eastAsia="Arial" w:hAnsi="Arial" w:cs="Arial"/>
          <w:sz w:val="24"/>
          <w:szCs w:val="24"/>
        </w:rPr>
        <w:t>. E</w:t>
      </w:r>
      <w:r w:rsidRPr="513968DD">
        <w:rPr>
          <w:rFonts w:ascii="Arial" w:eastAsia="Arial" w:hAnsi="Arial" w:cs="Arial"/>
          <w:sz w:val="24"/>
          <w:szCs w:val="24"/>
        </w:rPr>
        <w:t>ntre eles, o cuidado e a preservação da biodiversidade, a sustentabilidade e o não desperdício dos recursos naturais.</w:t>
      </w:r>
    </w:p>
    <w:p w14:paraId="0332839B" w14:textId="75885A63" w:rsidR="003B634F" w:rsidRPr="003025FD" w:rsidRDefault="67FB46B6" w:rsidP="00C80481">
      <w:pPr>
        <w:spacing w:line="360" w:lineRule="auto"/>
        <w:ind w:firstLine="720"/>
        <w:jc w:val="both"/>
        <w:rPr>
          <w:rFonts w:ascii="Arial" w:eastAsia="Arial" w:hAnsi="Arial" w:cs="Arial"/>
          <w:sz w:val="24"/>
          <w:szCs w:val="24"/>
        </w:rPr>
      </w:pPr>
      <w:r w:rsidRPr="4FD16B59">
        <w:rPr>
          <w:rFonts w:ascii="Arial" w:eastAsia="Arial" w:hAnsi="Arial" w:cs="Arial"/>
          <w:sz w:val="24"/>
          <w:szCs w:val="24"/>
        </w:rPr>
        <w:lastRenderedPageBreak/>
        <w:t xml:space="preserve">A ludicidade, a interação e a brincadeira são eixos consideráveis para a formulação de hipóteses e compreensão desses fenômenos, porque conduz a criança a refletir sobre a natureza, a sociedade, a cultura, </w:t>
      </w:r>
      <w:r w:rsidR="5A520E18" w:rsidRPr="4FD16B59">
        <w:rPr>
          <w:rFonts w:ascii="Arial" w:eastAsia="Arial" w:hAnsi="Arial" w:cs="Arial"/>
          <w:sz w:val="24"/>
          <w:szCs w:val="24"/>
        </w:rPr>
        <w:t>o</w:t>
      </w:r>
      <w:r w:rsidRPr="4FD16B59">
        <w:rPr>
          <w:rFonts w:ascii="Arial" w:eastAsia="Arial" w:hAnsi="Arial" w:cs="Arial"/>
          <w:sz w:val="24"/>
          <w:szCs w:val="24"/>
        </w:rPr>
        <w:t xml:space="preserve"> comportamento humano e </w:t>
      </w:r>
      <w:r w:rsidR="27B32C58" w:rsidRPr="4FD16B59">
        <w:rPr>
          <w:rFonts w:ascii="Arial" w:eastAsia="Arial" w:hAnsi="Arial" w:cs="Arial"/>
          <w:sz w:val="24"/>
          <w:szCs w:val="24"/>
        </w:rPr>
        <w:t>a</w:t>
      </w:r>
      <w:r w:rsidRPr="4FD16B59">
        <w:rPr>
          <w:rFonts w:ascii="Arial" w:eastAsia="Arial" w:hAnsi="Arial" w:cs="Arial"/>
          <w:sz w:val="24"/>
          <w:szCs w:val="24"/>
        </w:rPr>
        <w:t xml:space="preserve"> tecnologia. </w:t>
      </w:r>
    </w:p>
    <w:p w14:paraId="0137212C" w14:textId="76FC4A63" w:rsidR="003B634F" w:rsidRPr="003025FD" w:rsidRDefault="54B25A3F" w:rsidP="00C80481">
      <w:pPr>
        <w:spacing w:line="360" w:lineRule="auto"/>
        <w:ind w:firstLine="720"/>
        <w:jc w:val="both"/>
        <w:rPr>
          <w:rFonts w:ascii="Arial" w:eastAsia="Arial" w:hAnsi="Arial" w:cs="Arial"/>
          <w:sz w:val="24"/>
          <w:szCs w:val="24"/>
        </w:rPr>
      </w:pPr>
      <w:r w:rsidRPr="4FD16B59">
        <w:rPr>
          <w:rFonts w:ascii="Arial" w:eastAsia="Arial" w:hAnsi="Arial" w:cs="Arial"/>
          <w:sz w:val="24"/>
          <w:szCs w:val="24"/>
        </w:rPr>
        <w:t xml:space="preserve">O educador deverá propor </w:t>
      </w:r>
      <w:r w:rsidR="2B44D229" w:rsidRPr="4FD16B59">
        <w:rPr>
          <w:rFonts w:ascii="Arial" w:eastAsia="Arial" w:hAnsi="Arial" w:cs="Arial"/>
          <w:sz w:val="24"/>
          <w:szCs w:val="24"/>
        </w:rPr>
        <w:t xml:space="preserve">experiências </w:t>
      </w:r>
      <w:r w:rsidRPr="4FD16B59">
        <w:rPr>
          <w:rFonts w:ascii="Arial" w:eastAsia="Arial" w:hAnsi="Arial" w:cs="Arial"/>
          <w:sz w:val="24"/>
          <w:szCs w:val="24"/>
        </w:rPr>
        <w:t>que inspire</w:t>
      </w:r>
      <w:r w:rsidR="02712DED" w:rsidRPr="4FD16B59">
        <w:rPr>
          <w:rFonts w:ascii="Arial" w:eastAsia="Arial" w:hAnsi="Arial" w:cs="Arial"/>
          <w:sz w:val="24"/>
          <w:szCs w:val="24"/>
        </w:rPr>
        <w:t>m</w:t>
      </w:r>
      <w:r w:rsidRPr="4FD16B59">
        <w:rPr>
          <w:rFonts w:ascii="Arial" w:eastAsia="Arial" w:hAnsi="Arial" w:cs="Arial"/>
          <w:sz w:val="24"/>
          <w:szCs w:val="24"/>
        </w:rPr>
        <w:t xml:space="preserve"> a criança a observar e relatar fenômenos e acontecimentos formulando hipóteses e prevendo resultados, utilizando-se do senso comum</w:t>
      </w:r>
      <w:r w:rsidR="14453EC5" w:rsidRPr="4FD16B59">
        <w:rPr>
          <w:rFonts w:ascii="Arial" w:eastAsia="Arial" w:hAnsi="Arial" w:cs="Arial"/>
          <w:sz w:val="24"/>
          <w:szCs w:val="24"/>
        </w:rPr>
        <w:t xml:space="preserve"> e buscando transpô-lo para o conhecimento científico </w:t>
      </w:r>
      <w:r w:rsidRPr="4FD16B59">
        <w:rPr>
          <w:rFonts w:ascii="Arial" w:eastAsia="Arial" w:hAnsi="Arial" w:cs="Arial"/>
          <w:sz w:val="24"/>
          <w:szCs w:val="24"/>
        </w:rPr>
        <w:t>explica</w:t>
      </w:r>
      <w:r w:rsidR="0D6DCAAA" w:rsidRPr="4FD16B59">
        <w:rPr>
          <w:rFonts w:ascii="Arial" w:eastAsia="Arial" w:hAnsi="Arial" w:cs="Arial"/>
          <w:sz w:val="24"/>
          <w:szCs w:val="24"/>
        </w:rPr>
        <w:t xml:space="preserve">ndo, assim, </w:t>
      </w:r>
      <w:r w:rsidRPr="4FD16B59">
        <w:rPr>
          <w:rFonts w:ascii="Arial" w:eastAsia="Arial" w:hAnsi="Arial" w:cs="Arial"/>
          <w:sz w:val="24"/>
          <w:szCs w:val="24"/>
        </w:rPr>
        <w:t>fenômenos do mundo, fortalecendo, portanto, a autonomia infantil.</w:t>
      </w:r>
    </w:p>
    <w:p w14:paraId="0399EB1C" w14:textId="0AC36709" w:rsidR="003B634F" w:rsidRPr="003025FD" w:rsidRDefault="54B25A3F" w:rsidP="00C80481">
      <w:pPr>
        <w:spacing w:line="360" w:lineRule="auto"/>
        <w:ind w:firstLine="720"/>
        <w:jc w:val="both"/>
        <w:rPr>
          <w:rFonts w:ascii="Arial" w:eastAsia="Arial" w:hAnsi="Arial" w:cs="Arial"/>
          <w:sz w:val="24"/>
          <w:szCs w:val="24"/>
        </w:rPr>
      </w:pPr>
      <w:r w:rsidRPr="513968DD">
        <w:rPr>
          <w:rFonts w:ascii="Arial" w:eastAsia="Arial" w:hAnsi="Arial" w:cs="Arial"/>
          <w:sz w:val="24"/>
          <w:szCs w:val="24"/>
        </w:rPr>
        <w:t xml:space="preserve">Os conhecimentos matemáticos encontram-se integrados neste </w:t>
      </w:r>
      <w:r w:rsidR="1009EC38" w:rsidRPr="513968DD">
        <w:rPr>
          <w:rFonts w:ascii="Arial" w:eastAsia="Arial" w:hAnsi="Arial" w:cs="Arial"/>
          <w:sz w:val="24"/>
          <w:szCs w:val="24"/>
        </w:rPr>
        <w:t>C</w:t>
      </w:r>
      <w:r w:rsidRPr="513968DD">
        <w:rPr>
          <w:rFonts w:ascii="Arial" w:eastAsia="Arial" w:hAnsi="Arial" w:cs="Arial"/>
          <w:sz w:val="24"/>
          <w:szCs w:val="24"/>
        </w:rPr>
        <w:t xml:space="preserve">ampo de </w:t>
      </w:r>
      <w:r w:rsidR="313D38AA" w:rsidRPr="513968DD">
        <w:rPr>
          <w:rFonts w:ascii="Arial" w:eastAsia="Arial" w:hAnsi="Arial" w:cs="Arial"/>
          <w:sz w:val="24"/>
          <w:szCs w:val="24"/>
        </w:rPr>
        <w:t>E</w:t>
      </w:r>
      <w:r w:rsidRPr="513968DD">
        <w:rPr>
          <w:rFonts w:ascii="Arial" w:eastAsia="Arial" w:hAnsi="Arial" w:cs="Arial"/>
          <w:sz w:val="24"/>
          <w:szCs w:val="24"/>
        </w:rPr>
        <w:t>xperiência. Nes</w:t>
      </w:r>
      <w:r w:rsidR="334DF9C2" w:rsidRPr="513968DD">
        <w:rPr>
          <w:rFonts w:ascii="Arial" w:eastAsia="Arial" w:hAnsi="Arial" w:cs="Arial"/>
          <w:sz w:val="24"/>
          <w:szCs w:val="24"/>
        </w:rPr>
        <w:t>s</w:t>
      </w:r>
      <w:r w:rsidRPr="513968DD">
        <w:rPr>
          <w:rFonts w:ascii="Arial" w:eastAsia="Arial" w:hAnsi="Arial" w:cs="Arial"/>
          <w:sz w:val="24"/>
          <w:szCs w:val="24"/>
        </w:rPr>
        <w:t>e universo</w:t>
      </w:r>
      <w:r w:rsidR="00BF21F2">
        <w:rPr>
          <w:rFonts w:ascii="Arial" w:eastAsia="Arial" w:hAnsi="Arial" w:cs="Arial"/>
          <w:sz w:val="24"/>
          <w:szCs w:val="24"/>
        </w:rPr>
        <w:t>,</w:t>
      </w:r>
      <w:r w:rsidRPr="513968DD">
        <w:rPr>
          <w:rFonts w:ascii="Arial" w:eastAsia="Arial" w:hAnsi="Arial" w:cs="Arial"/>
          <w:sz w:val="24"/>
          <w:szCs w:val="24"/>
        </w:rPr>
        <w:t xml:space="preserve"> as </w:t>
      </w:r>
      <w:r w:rsidRPr="008E4EC3">
        <w:rPr>
          <w:rFonts w:ascii="Arial" w:eastAsia="Arial" w:hAnsi="Arial" w:cs="Arial"/>
          <w:sz w:val="24"/>
          <w:szCs w:val="24"/>
        </w:rPr>
        <w:t>crianças já nascem imersas</w:t>
      </w:r>
      <w:r w:rsidR="4BA23A24" w:rsidRPr="008E4EC3">
        <w:rPr>
          <w:rFonts w:ascii="Arial" w:eastAsia="Arial" w:hAnsi="Arial" w:cs="Arial"/>
          <w:sz w:val="24"/>
          <w:szCs w:val="24"/>
        </w:rPr>
        <w:t xml:space="preserve"> </w:t>
      </w:r>
      <w:r w:rsidR="008E4EC3">
        <w:rPr>
          <w:rFonts w:ascii="Arial" w:eastAsia="Arial" w:hAnsi="Arial" w:cs="Arial"/>
          <w:sz w:val="24"/>
          <w:szCs w:val="24"/>
        </w:rPr>
        <w:t>na</w:t>
      </w:r>
      <w:r w:rsidR="4BA23A24" w:rsidRPr="008E4EC3">
        <w:rPr>
          <w:rFonts w:ascii="Arial" w:eastAsia="Arial" w:hAnsi="Arial" w:cs="Arial"/>
          <w:sz w:val="24"/>
          <w:szCs w:val="24"/>
        </w:rPr>
        <w:t xml:space="preserve"> linguagem</w:t>
      </w:r>
      <w:r w:rsidR="4BA23A24" w:rsidRPr="513968DD">
        <w:rPr>
          <w:rFonts w:ascii="Arial" w:eastAsia="Arial" w:hAnsi="Arial" w:cs="Arial"/>
          <w:sz w:val="24"/>
          <w:szCs w:val="24"/>
        </w:rPr>
        <w:t xml:space="preserve"> m</w:t>
      </w:r>
      <w:r w:rsidR="1CE4C06F" w:rsidRPr="513968DD">
        <w:rPr>
          <w:rFonts w:ascii="Arial" w:eastAsia="Arial" w:hAnsi="Arial" w:cs="Arial"/>
          <w:sz w:val="24"/>
          <w:szCs w:val="24"/>
        </w:rPr>
        <w:t>atemática</w:t>
      </w:r>
      <w:r w:rsidRPr="513968DD">
        <w:rPr>
          <w:rFonts w:ascii="Arial" w:eastAsia="Arial" w:hAnsi="Arial" w:cs="Arial"/>
          <w:sz w:val="24"/>
          <w:szCs w:val="24"/>
        </w:rPr>
        <w:t xml:space="preserve"> e</w:t>
      </w:r>
      <w:r w:rsidR="00BF21F2">
        <w:rPr>
          <w:rFonts w:ascii="Arial" w:eastAsia="Arial" w:hAnsi="Arial" w:cs="Arial"/>
          <w:sz w:val="24"/>
          <w:szCs w:val="24"/>
        </w:rPr>
        <w:t>,</w:t>
      </w:r>
      <w:r w:rsidRPr="513968DD">
        <w:rPr>
          <w:rFonts w:ascii="Arial" w:eastAsia="Arial" w:hAnsi="Arial" w:cs="Arial"/>
          <w:sz w:val="24"/>
          <w:szCs w:val="24"/>
        </w:rPr>
        <w:t xml:space="preserve"> ao longo de seu desenvolvimento</w:t>
      </w:r>
      <w:r w:rsidR="00BF21F2">
        <w:rPr>
          <w:rFonts w:ascii="Arial" w:eastAsia="Arial" w:hAnsi="Arial" w:cs="Arial"/>
          <w:sz w:val="24"/>
          <w:szCs w:val="24"/>
        </w:rPr>
        <w:t>,</w:t>
      </w:r>
      <w:r w:rsidRPr="513968DD">
        <w:rPr>
          <w:rFonts w:ascii="Arial" w:eastAsia="Arial" w:hAnsi="Arial" w:cs="Arial"/>
          <w:sz w:val="24"/>
          <w:szCs w:val="24"/>
        </w:rPr>
        <w:t xml:space="preserve"> participam de situações relacionadas aos números, ao espaço</w:t>
      </w:r>
      <w:r w:rsidR="301F2413" w:rsidRPr="513968DD">
        <w:rPr>
          <w:rFonts w:ascii="Arial" w:eastAsia="Arial" w:hAnsi="Arial" w:cs="Arial"/>
          <w:sz w:val="24"/>
          <w:szCs w:val="24"/>
        </w:rPr>
        <w:t>,</w:t>
      </w:r>
      <w:r w:rsidRPr="513968DD">
        <w:rPr>
          <w:rFonts w:ascii="Arial" w:eastAsia="Arial" w:hAnsi="Arial" w:cs="Arial"/>
          <w:sz w:val="24"/>
          <w:szCs w:val="24"/>
        </w:rPr>
        <w:t xml:space="preserve"> às quantidades e suas relações.</w:t>
      </w:r>
    </w:p>
    <w:p w14:paraId="12D689F7" w14:textId="0554872F" w:rsidR="54B25A3F" w:rsidRDefault="54B25A3F" w:rsidP="001C21BA">
      <w:pPr>
        <w:pStyle w:val="Citao"/>
      </w:pPr>
      <w:r w:rsidRPr="513968DD">
        <w:t xml:space="preserve">Fazer matemática é expor ideias próprias, escutar as dos outros, formular e comunicar procedimentos de resolução de problemas, confrontar, argumentar e procurar validar seu ponto de vista, antecipar resultados de experiências não realizadas, aceitar erros, buscar dados que faltam para resolver problemas, entre outras coisas. Dessa forma as crianças poderão tomar decisões, agindo como produtoras de conhecimento e não apenas executoras de instruções </w:t>
      </w:r>
      <w:r w:rsidR="321436FD" w:rsidRPr="513968DD">
        <w:t>(RNCEI,1998, p.</w:t>
      </w:r>
      <w:r w:rsidR="00BF21F2">
        <w:t xml:space="preserve"> </w:t>
      </w:r>
      <w:r w:rsidR="321436FD" w:rsidRPr="513968DD">
        <w:t>207)</w:t>
      </w:r>
      <w:r w:rsidR="00BF21F2">
        <w:t>.</w:t>
      </w:r>
    </w:p>
    <w:p w14:paraId="0CD13011" w14:textId="13BDF83E" w:rsidR="003B634F" w:rsidRDefault="67FB46B6" w:rsidP="001C21BA">
      <w:pPr>
        <w:spacing w:line="257" w:lineRule="auto"/>
        <w:jc w:val="both"/>
        <w:rPr>
          <w:rFonts w:ascii="Arial" w:eastAsia="Arial" w:hAnsi="Arial" w:cs="Arial"/>
          <w:sz w:val="24"/>
          <w:szCs w:val="24"/>
        </w:rPr>
      </w:pPr>
      <w:r w:rsidRPr="4FD16B59">
        <w:rPr>
          <w:rFonts w:ascii="Arial" w:eastAsia="Arial" w:hAnsi="Arial" w:cs="Arial"/>
          <w:sz w:val="24"/>
          <w:szCs w:val="24"/>
        </w:rPr>
        <w:t>Nessa proposição, compete ao educador criar oportunidades que levem a criança a utilizar recursos próprios e pouco convencionais para contar, resolver problemas do dia a dia, identificar posições, comparar distâncias. Deve, ainda, auxiliar a criança a organizar suas informações e estratégias estimulando a construção de conhecimentos matemáticos</w:t>
      </w:r>
      <w:r w:rsidR="244DDF68" w:rsidRPr="4FD16B59">
        <w:rPr>
          <w:rFonts w:ascii="Arial" w:eastAsia="Arial" w:hAnsi="Arial" w:cs="Arial"/>
          <w:sz w:val="24"/>
          <w:szCs w:val="24"/>
        </w:rPr>
        <w:t>,</w:t>
      </w:r>
      <w:r w:rsidRPr="4FD16B59">
        <w:rPr>
          <w:rFonts w:ascii="Arial" w:eastAsia="Arial" w:hAnsi="Arial" w:cs="Arial"/>
          <w:sz w:val="24"/>
          <w:szCs w:val="24"/>
        </w:rPr>
        <w:t xml:space="preserve"> desenvolvendo o raciocínio lógico e as noções de tempo e espaço</w:t>
      </w:r>
      <w:r w:rsidR="00BF21F2">
        <w:rPr>
          <w:rFonts w:ascii="Arial" w:eastAsia="Arial" w:hAnsi="Arial" w:cs="Arial"/>
          <w:sz w:val="24"/>
          <w:szCs w:val="24"/>
        </w:rPr>
        <w:t>,</w:t>
      </w:r>
      <w:r w:rsidRPr="4FD16B59">
        <w:rPr>
          <w:rFonts w:ascii="Arial" w:eastAsia="Arial" w:hAnsi="Arial" w:cs="Arial"/>
          <w:sz w:val="24"/>
          <w:szCs w:val="24"/>
        </w:rPr>
        <w:t xml:space="preserve"> entre outros.</w:t>
      </w:r>
    </w:p>
    <w:p w14:paraId="0AB17A89" w14:textId="77777777" w:rsidR="00AA1206" w:rsidRPr="00B70664" w:rsidRDefault="00AA1206" w:rsidP="00AA1206">
      <w:pPr>
        <w:pStyle w:val="NormalWeb"/>
        <w:spacing w:before="300" w:beforeAutospacing="0" w:after="300" w:afterAutospacing="0"/>
        <w:ind w:left="720"/>
        <w:rPr>
          <w:rFonts w:ascii="Arial" w:eastAsia="Arial" w:hAnsi="Arial" w:cs="Arial"/>
          <w:b/>
          <w:bCs/>
          <w:color w:val="000000" w:themeColor="text1"/>
        </w:rPr>
      </w:pPr>
      <w:r w:rsidRPr="00B70664">
        <w:rPr>
          <w:rFonts w:ascii="Arial" w:eastAsia="Arial" w:hAnsi="Arial" w:cs="Arial"/>
        </w:rPr>
        <w:t xml:space="preserve">Figura </w:t>
      </w:r>
      <w:r>
        <w:rPr>
          <w:rFonts w:ascii="Arial" w:eastAsia="Arial" w:hAnsi="Arial" w:cs="Arial"/>
        </w:rPr>
        <w:t>6</w:t>
      </w:r>
      <w:r w:rsidRPr="00B70664">
        <w:rPr>
          <w:rFonts w:ascii="Arial" w:eastAsia="Arial" w:hAnsi="Arial" w:cs="Arial"/>
        </w:rPr>
        <w:t xml:space="preserve"> – </w:t>
      </w:r>
      <w:r>
        <w:rPr>
          <w:rFonts w:ascii="Arial" w:eastAsia="Arial" w:hAnsi="Arial" w:cs="Arial"/>
        </w:rPr>
        <w:t>Campo de experiências – Rede SESI – Espaços, tempos, quantidades, relações e transformações</w:t>
      </w:r>
    </w:p>
    <w:p w14:paraId="79E926C8" w14:textId="77777777" w:rsidR="00AA1206" w:rsidRPr="003025FD" w:rsidRDefault="00AA1206" w:rsidP="001C21BA">
      <w:pPr>
        <w:spacing w:line="257" w:lineRule="auto"/>
        <w:jc w:val="both"/>
        <w:rPr>
          <w:rFonts w:ascii="Arial" w:hAnsi="Arial" w:cs="Arial"/>
          <w:sz w:val="24"/>
          <w:szCs w:val="24"/>
        </w:rPr>
      </w:pPr>
    </w:p>
    <w:p w14:paraId="7A8C7FD6" w14:textId="3C19BAA4" w:rsidR="003B634F" w:rsidRDefault="3F10234C" w:rsidP="009C74D0">
      <w:pPr>
        <w:spacing w:line="360" w:lineRule="auto"/>
        <w:jc w:val="center"/>
        <w:rPr>
          <w:rFonts w:ascii="Arial" w:hAnsi="Arial" w:cs="Arial"/>
          <w:sz w:val="24"/>
          <w:szCs w:val="24"/>
        </w:rPr>
      </w:pPr>
      <w:r>
        <w:rPr>
          <w:noProof/>
        </w:rPr>
        <w:lastRenderedPageBreak/>
        <w:drawing>
          <wp:inline distT="0" distB="0" distL="0" distR="0" wp14:anchorId="390B8304" wp14:editId="794C217D">
            <wp:extent cx="5391152" cy="3629025"/>
            <wp:effectExtent l="0" t="0" r="0" b="0"/>
            <wp:docPr id="1667947094" name="Imagem 177378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73784097"/>
                    <pic:cNvPicPr/>
                  </pic:nvPicPr>
                  <pic:blipFill>
                    <a:blip r:embed="rId19">
                      <a:extLst>
                        <a:ext uri="{28A0092B-C50C-407E-A947-70E740481C1C}">
                          <a14:useLocalDpi xmlns:a14="http://schemas.microsoft.com/office/drawing/2010/main" val="0"/>
                        </a:ext>
                      </a:extLst>
                    </a:blip>
                    <a:stretch>
                      <a:fillRect/>
                    </a:stretch>
                  </pic:blipFill>
                  <pic:spPr>
                    <a:xfrm>
                      <a:off x="0" y="0"/>
                      <a:ext cx="5391152" cy="3629025"/>
                    </a:xfrm>
                    <a:prstGeom prst="rect">
                      <a:avLst/>
                    </a:prstGeom>
                  </pic:spPr>
                </pic:pic>
              </a:graphicData>
            </a:graphic>
          </wp:inline>
        </w:drawing>
      </w:r>
    </w:p>
    <w:p w14:paraId="4219EDBC" w14:textId="7AB99F35" w:rsidR="00AA1206" w:rsidRPr="003025FD" w:rsidRDefault="00AA1206" w:rsidP="00AA1206">
      <w:pPr>
        <w:spacing w:line="360" w:lineRule="auto"/>
        <w:rPr>
          <w:rFonts w:ascii="Arial" w:hAnsi="Arial" w:cs="Arial"/>
          <w:sz w:val="24"/>
          <w:szCs w:val="24"/>
        </w:rPr>
      </w:pPr>
      <w:r>
        <w:rPr>
          <w:rFonts w:ascii="Arial" w:hAnsi="Arial" w:cs="Arial"/>
          <w:sz w:val="24"/>
          <w:szCs w:val="24"/>
        </w:rPr>
        <w:t>Fonte: Elaborado pelo SESI</w:t>
      </w:r>
    </w:p>
    <w:p w14:paraId="7B112D00" w14:textId="096CB130" w:rsidR="003B634F" w:rsidRPr="003025FD" w:rsidRDefault="64DFD111" w:rsidP="001C21BA">
      <w:pPr>
        <w:pStyle w:val="Ttulo2"/>
        <w:rPr>
          <w:rFonts w:eastAsia="Arial"/>
        </w:rPr>
      </w:pPr>
      <w:bookmarkStart w:id="41" w:name="_Toc51939487"/>
      <w:r w:rsidRPr="513968DD">
        <w:rPr>
          <w:rFonts w:eastAsia="Arial"/>
        </w:rPr>
        <w:t xml:space="preserve">5.4 </w:t>
      </w:r>
      <w:r w:rsidR="2E92A469" w:rsidRPr="513968DD">
        <w:rPr>
          <w:rFonts w:eastAsia="Arial"/>
        </w:rPr>
        <w:t>Objetivos de aprendizagem e desenvolvimento</w:t>
      </w:r>
      <w:bookmarkEnd w:id="41"/>
    </w:p>
    <w:p w14:paraId="24B00FD3" w14:textId="461C4D53" w:rsidR="19E6E556" w:rsidRDefault="19E6E556" w:rsidP="513968DD">
      <w:pPr>
        <w:ind w:firstLine="720"/>
        <w:jc w:val="both"/>
        <w:rPr>
          <w:rFonts w:ascii="Arial" w:eastAsia="Arial" w:hAnsi="Arial" w:cs="Arial"/>
          <w:sz w:val="24"/>
          <w:szCs w:val="24"/>
        </w:rPr>
      </w:pPr>
      <w:r w:rsidRPr="513968DD">
        <w:rPr>
          <w:rFonts w:ascii="Arial" w:eastAsia="Arial" w:hAnsi="Arial" w:cs="Arial"/>
          <w:sz w:val="24"/>
          <w:szCs w:val="24"/>
        </w:rPr>
        <w:t>Os objetivos de aprendizagem e desenvolvimento propostos na BNCC são apresentados como processos de desenvolvimento a serem construídos a partir de diversas ações didáticas, que buscam promover aprendizagens que se aproximam a determinadas características das crianças.</w:t>
      </w:r>
    </w:p>
    <w:p w14:paraId="3B066898" w14:textId="30B8CA51" w:rsidR="003B634F" w:rsidRPr="001C21BA" w:rsidRDefault="72DF1E4F" w:rsidP="001C21BA">
      <w:pPr>
        <w:pStyle w:val="Citao"/>
      </w:pPr>
      <w:r w:rsidRPr="34C52967">
        <w:t xml:space="preserve">Na Educação Infantil, as aprendizagens essenciais compreendem tanto comportamentos, habilidades e conhecimentos quanto vivências que promovem aprendizagem e desenvolvimento nos diversos </w:t>
      </w:r>
      <w:r w:rsidR="6387C051" w:rsidRPr="34C52967">
        <w:t>campos de experiências</w:t>
      </w:r>
      <w:r w:rsidRPr="34C52967">
        <w:t>, sempre tomando as interações e a brincadeira como eixos estruturantes. Essas aprendizagens, portanto, constituem-se como objetivos de aprendizagem e desenvolvimento</w:t>
      </w:r>
      <w:r w:rsidR="09147E02" w:rsidRPr="00BF21F2">
        <w:t xml:space="preserve"> </w:t>
      </w:r>
      <w:r w:rsidRPr="001C21BA">
        <w:t>(</w:t>
      </w:r>
      <w:r w:rsidR="53E3274D" w:rsidRPr="001C21BA">
        <w:rPr>
          <w:rFonts w:eastAsia="Open Sans"/>
        </w:rPr>
        <w:t>BRASIL</w:t>
      </w:r>
      <w:r w:rsidRPr="001C21BA">
        <w:t xml:space="preserve">, </w:t>
      </w:r>
      <w:r w:rsidR="36764BD3" w:rsidRPr="001C21BA">
        <w:t xml:space="preserve">2017, </w:t>
      </w:r>
      <w:r w:rsidRPr="001C21BA">
        <w:t>p.</w:t>
      </w:r>
      <w:r w:rsidR="00BF21F2">
        <w:t xml:space="preserve"> </w:t>
      </w:r>
      <w:r w:rsidRPr="001C21BA">
        <w:t>44)</w:t>
      </w:r>
      <w:r w:rsidR="00BF21F2">
        <w:t>.</w:t>
      </w:r>
    </w:p>
    <w:p w14:paraId="7FE7733F" w14:textId="007F0C28" w:rsidR="003B634F" w:rsidRPr="003025FD" w:rsidRDefault="177C92F2" w:rsidP="4D4C1997">
      <w:pPr>
        <w:spacing w:line="360" w:lineRule="auto"/>
        <w:ind w:firstLine="720"/>
        <w:jc w:val="both"/>
        <w:rPr>
          <w:rFonts w:ascii="Arial" w:eastAsia="Arial" w:hAnsi="Arial" w:cs="Arial"/>
          <w:sz w:val="24"/>
          <w:szCs w:val="24"/>
        </w:rPr>
      </w:pPr>
      <w:r w:rsidRPr="4FD16B59">
        <w:rPr>
          <w:rFonts w:ascii="Arial" w:eastAsia="Arial" w:hAnsi="Arial" w:cs="Arial"/>
          <w:sz w:val="24"/>
          <w:szCs w:val="24"/>
        </w:rPr>
        <w:t>Essas aprendizagens d</w:t>
      </w:r>
      <w:r w:rsidR="72DF1E4F" w:rsidRPr="4FD16B59">
        <w:rPr>
          <w:rFonts w:ascii="Arial" w:eastAsia="Arial" w:hAnsi="Arial" w:cs="Arial"/>
          <w:sz w:val="24"/>
          <w:szCs w:val="24"/>
        </w:rPr>
        <w:t xml:space="preserve">evem considerar os diferentes grupos que constituem cada etapa da Educação Infantil e respeitar os limites de aprendizagem demonstrados por cada criança, ou seja, não podem ser considerados de forma rígida, uma vez que cada </w:t>
      </w:r>
      <w:r w:rsidR="1F78867A" w:rsidRPr="4FD16B59">
        <w:rPr>
          <w:rFonts w:ascii="Arial" w:eastAsia="Arial" w:hAnsi="Arial" w:cs="Arial"/>
          <w:sz w:val="24"/>
          <w:szCs w:val="24"/>
        </w:rPr>
        <w:t xml:space="preserve">um </w:t>
      </w:r>
      <w:r w:rsidR="72DF1E4F" w:rsidRPr="4FD16B59">
        <w:rPr>
          <w:rFonts w:ascii="Arial" w:eastAsia="Arial" w:hAnsi="Arial" w:cs="Arial"/>
          <w:sz w:val="24"/>
          <w:szCs w:val="24"/>
        </w:rPr>
        <w:t xml:space="preserve">aprende em um tempo diferente. </w:t>
      </w:r>
    </w:p>
    <w:p w14:paraId="6D3D2488" w14:textId="7112FBBD" w:rsidR="003B634F" w:rsidRPr="003025FD" w:rsidRDefault="72DF1E4F" w:rsidP="0020304A">
      <w:pPr>
        <w:spacing w:line="360" w:lineRule="auto"/>
        <w:ind w:firstLine="709"/>
        <w:jc w:val="both"/>
        <w:rPr>
          <w:rFonts w:ascii="Arial" w:eastAsia="Arial" w:hAnsi="Arial" w:cs="Arial"/>
          <w:sz w:val="24"/>
          <w:szCs w:val="24"/>
        </w:rPr>
      </w:pPr>
      <w:r w:rsidRPr="4FD16B59">
        <w:rPr>
          <w:rFonts w:ascii="Arial" w:eastAsia="Arial" w:hAnsi="Arial" w:cs="Arial"/>
          <w:sz w:val="24"/>
          <w:szCs w:val="24"/>
        </w:rPr>
        <w:lastRenderedPageBreak/>
        <w:t>Na BNCC, a estrutura desses objetivos aparece organizad</w:t>
      </w:r>
      <w:r w:rsidR="515BD40F" w:rsidRPr="4FD16B59">
        <w:rPr>
          <w:rFonts w:ascii="Arial" w:eastAsia="Arial" w:hAnsi="Arial" w:cs="Arial"/>
          <w:sz w:val="24"/>
          <w:szCs w:val="24"/>
        </w:rPr>
        <w:t>a</w:t>
      </w:r>
      <w:r w:rsidRPr="4FD16B59">
        <w:rPr>
          <w:rFonts w:ascii="Arial" w:eastAsia="Arial" w:hAnsi="Arial" w:cs="Arial"/>
          <w:sz w:val="24"/>
          <w:szCs w:val="24"/>
        </w:rPr>
        <w:t xml:space="preserve"> em três grupos por faixa etária juntamente com os objetivos de aprendizagem propostos, conforme imagem apresentada a seguir:</w:t>
      </w:r>
    </w:p>
    <w:p w14:paraId="5DAF5DEE" w14:textId="3833703C" w:rsidR="003B634F" w:rsidRPr="003025FD" w:rsidRDefault="6179DD67" w:rsidP="003B634F">
      <w:pPr>
        <w:jc w:val="both"/>
        <w:rPr>
          <w:rFonts w:ascii="Arial" w:hAnsi="Arial" w:cs="Arial"/>
          <w:sz w:val="24"/>
          <w:szCs w:val="24"/>
        </w:rPr>
      </w:pPr>
      <w:r>
        <w:rPr>
          <w:noProof/>
        </w:rPr>
        <w:drawing>
          <wp:inline distT="0" distB="0" distL="0" distR="0" wp14:anchorId="03DF75D2" wp14:editId="077D0897">
            <wp:extent cx="5397502" cy="1619250"/>
            <wp:effectExtent l="0" t="0" r="0" b="0"/>
            <wp:docPr id="1680138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0">
                      <a:extLst>
                        <a:ext uri="{28A0092B-C50C-407E-A947-70E740481C1C}">
                          <a14:useLocalDpi xmlns:a14="http://schemas.microsoft.com/office/drawing/2010/main" val="0"/>
                        </a:ext>
                      </a:extLst>
                    </a:blip>
                    <a:stretch>
                      <a:fillRect/>
                    </a:stretch>
                  </pic:blipFill>
                  <pic:spPr>
                    <a:xfrm>
                      <a:off x="0" y="0"/>
                      <a:ext cx="5397502" cy="1619250"/>
                    </a:xfrm>
                    <a:prstGeom prst="rect">
                      <a:avLst/>
                    </a:prstGeom>
                  </pic:spPr>
                </pic:pic>
              </a:graphicData>
            </a:graphic>
          </wp:inline>
        </w:drawing>
      </w:r>
    </w:p>
    <w:p w14:paraId="2BB35C4A" w14:textId="5D49436A" w:rsidR="003B634F" w:rsidRPr="00BF21F2" w:rsidRDefault="72DF1E4F" w:rsidP="513968DD">
      <w:pPr>
        <w:jc w:val="right"/>
        <w:rPr>
          <w:rFonts w:ascii="Arial" w:hAnsi="Arial" w:cs="Arial"/>
          <w:sz w:val="24"/>
          <w:szCs w:val="24"/>
        </w:rPr>
      </w:pPr>
      <w:r w:rsidRPr="00BF21F2">
        <w:rPr>
          <w:rFonts w:ascii="Arial" w:hAnsi="Arial" w:cs="Arial"/>
          <w:sz w:val="24"/>
          <w:szCs w:val="24"/>
        </w:rPr>
        <w:t>(</w:t>
      </w:r>
      <w:r w:rsidR="3B8375AB" w:rsidRPr="001C21BA">
        <w:rPr>
          <w:rFonts w:ascii="Arial" w:eastAsia="Open Sans" w:hAnsi="Arial" w:cs="Arial"/>
          <w:sz w:val="24"/>
          <w:szCs w:val="24"/>
        </w:rPr>
        <w:t>BRASIL</w:t>
      </w:r>
      <w:r w:rsidRPr="00BF21F2">
        <w:rPr>
          <w:rFonts w:ascii="Arial" w:hAnsi="Arial" w:cs="Arial"/>
          <w:sz w:val="24"/>
          <w:szCs w:val="24"/>
        </w:rPr>
        <w:t>,</w:t>
      </w:r>
      <w:r w:rsidR="0029E9A6" w:rsidRPr="00BF21F2">
        <w:rPr>
          <w:rFonts w:ascii="Arial" w:hAnsi="Arial" w:cs="Arial"/>
          <w:sz w:val="24"/>
          <w:szCs w:val="24"/>
        </w:rPr>
        <w:t xml:space="preserve"> 2017, </w:t>
      </w:r>
      <w:r w:rsidRPr="00BF21F2">
        <w:rPr>
          <w:rFonts w:ascii="Arial" w:hAnsi="Arial" w:cs="Arial"/>
          <w:sz w:val="24"/>
          <w:szCs w:val="24"/>
        </w:rPr>
        <w:t>p.</w:t>
      </w:r>
      <w:r w:rsidR="00BF21F2" w:rsidRPr="00BF21F2">
        <w:rPr>
          <w:rFonts w:ascii="Arial" w:hAnsi="Arial" w:cs="Arial"/>
          <w:sz w:val="24"/>
          <w:szCs w:val="24"/>
        </w:rPr>
        <w:t xml:space="preserve"> </w:t>
      </w:r>
      <w:r w:rsidRPr="00BF21F2">
        <w:rPr>
          <w:rFonts w:ascii="Arial" w:hAnsi="Arial" w:cs="Arial"/>
          <w:sz w:val="24"/>
          <w:szCs w:val="24"/>
        </w:rPr>
        <w:t>44)</w:t>
      </w:r>
    </w:p>
    <w:p w14:paraId="54C499E5" w14:textId="0410F874" w:rsidR="0020304A" w:rsidRPr="003025FD" w:rsidRDefault="2FBF79F4" w:rsidP="0020304A">
      <w:pPr>
        <w:spacing w:line="360" w:lineRule="auto"/>
        <w:ind w:firstLine="709"/>
        <w:jc w:val="both"/>
        <w:rPr>
          <w:rFonts w:ascii="Arial" w:eastAsia="Arial" w:hAnsi="Arial" w:cs="Arial"/>
          <w:sz w:val="24"/>
          <w:szCs w:val="24"/>
        </w:rPr>
      </w:pPr>
      <w:r w:rsidRPr="003025FD">
        <w:rPr>
          <w:rFonts w:ascii="Arial" w:eastAsia="Arial" w:hAnsi="Arial" w:cs="Arial"/>
          <w:sz w:val="24"/>
          <w:szCs w:val="24"/>
        </w:rPr>
        <w:t>Como citado neste documento, o SESI dialoga e amplia os objetivos propostos pela BNCC para reafirmar sua identidade em sua proposta de currículo.</w:t>
      </w:r>
    </w:p>
    <w:p w14:paraId="05F5871F" w14:textId="50C01FDA" w:rsidR="3EBC3B41" w:rsidRPr="003025FD" w:rsidRDefault="3EBC3B41" w:rsidP="0020304A">
      <w:pPr>
        <w:spacing w:line="360" w:lineRule="auto"/>
        <w:ind w:firstLine="709"/>
        <w:jc w:val="both"/>
        <w:rPr>
          <w:rFonts w:ascii="Arial" w:eastAsia="Arial" w:hAnsi="Arial" w:cs="Arial"/>
          <w:sz w:val="24"/>
          <w:szCs w:val="24"/>
        </w:rPr>
      </w:pPr>
      <w:r w:rsidRPr="4FD16B59">
        <w:rPr>
          <w:rFonts w:ascii="Arial" w:eastAsia="Arial" w:hAnsi="Arial" w:cs="Arial"/>
          <w:sz w:val="24"/>
          <w:szCs w:val="24"/>
        </w:rPr>
        <w:t>De acordo com a BNCC</w:t>
      </w:r>
      <w:r w:rsidR="454860AC" w:rsidRPr="4FD16B59">
        <w:rPr>
          <w:rFonts w:ascii="Arial" w:eastAsia="Arial" w:hAnsi="Arial" w:cs="Arial"/>
          <w:sz w:val="24"/>
          <w:szCs w:val="24"/>
        </w:rPr>
        <w:t>,</w:t>
      </w:r>
      <w:r w:rsidRPr="4FD16B59">
        <w:rPr>
          <w:rFonts w:ascii="Arial" w:eastAsia="Arial" w:hAnsi="Arial" w:cs="Arial"/>
          <w:sz w:val="24"/>
          <w:szCs w:val="24"/>
        </w:rPr>
        <w:t xml:space="preserve"> </w:t>
      </w:r>
      <w:r w:rsidR="6E364C93" w:rsidRPr="4FD16B59">
        <w:rPr>
          <w:rFonts w:ascii="Arial" w:eastAsia="Arial" w:hAnsi="Arial" w:cs="Arial"/>
          <w:sz w:val="24"/>
          <w:szCs w:val="24"/>
        </w:rPr>
        <w:t xml:space="preserve">a representação de cada objetivo de aprendizagem e desenvolvimento é alfanumérico, conforme </w:t>
      </w:r>
      <w:r w:rsidR="68A93C6C" w:rsidRPr="4FD16B59">
        <w:rPr>
          <w:rFonts w:ascii="Arial" w:eastAsia="Arial" w:hAnsi="Arial" w:cs="Arial"/>
          <w:sz w:val="24"/>
          <w:szCs w:val="24"/>
        </w:rPr>
        <w:t>o exemplo a seguir:</w:t>
      </w:r>
    </w:p>
    <w:p w14:paraId="40C3AEFF" w14:textId="1A18290C" w:rsidR="3AF9F85C" w:rsidRPr="003025FD" w:rsidRDefault="00765FA5" w:rsidP="3AF9F85C">
      <w:pPr>
        <w:jc w:val="both"/>
        <w:rPr>
          <w:rFonts w:ascii="Arial" w:hAnsi="Arial" w:cs="Arial"/>
          <w:sz w:val="24"/>
          <w:szCs w:val="24"/>
        </w:rPr>
      </w:pPr>
      <w:r w:rsidRPr="003025FD">
        <w:rPr>
          <w:rFonts w:ascii="Arial" w:hAnsi="Arial" w:cs="Arial"/>
          <w:noProof/>
          <w:sz w:val="24"/>
          <w:szCs w:val="24"/>
        </w:rPr>
        <w:drawing>
          <wp:anchor distT="0" distB="0" distL="114300" distR="114300" simplePos="0" relativeHeight="251658240" behindDoc="0" locked="0" layoutInCell="1" allowOverlap="1" wp14:anchorId="6C81EFA6" wp14:editId="38AFCD13">
            <wp:simplePos x="0" y="0"/>
            <wp:positionH relativeFrom="margin">
              <wp:posOffset>-273050</wp:posOffset>
            </wp:positionH>
            <wp:positionV relativeFrom="paragraph">
              <wp:posOffset>247650</wp:posOffset>
            </wp:positionV>
            <wp:extent cx="6309030" cy="1627417"/>
            <wp:effectExtent l="0" t="0" r="0" b="0"/>
            <wp:wrapNone/>
            <wp:docPr id="382277035" name="Imagem 382277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309030" cy="1627417"/>
                    </a:xfrm>
                    <a:prstGeom prst="rect">
                      <a:avLst/>
                    </a:prstGeom>
                  </pic:spPr>
                </pic:pic>
              </a:graphicData>
            </a:graphic>
            <wp14:sizeRelH relativeFrom="page">
              <wp14:pctWidth>0</wp14:pctWidth>
            </wp14:sizeRelH>
            <wp14:sizeRelV relativeFrom="page">
              <wp14:pctHeight>0</wp14:pctHeight>
            </wp14:sizeRelV>
          </wp:anchor>
        </w:drawing>
      </w:r>
    </w:p>
    <w:p w14:paraId="73ABFB09" w14:textId="48A6D040" w:rsidR="3AF9F85C" w:rsidRPr="003025FD" w:rsidRDefault="3AF9F85C" w:rsidP="3AF9F85C">
      <w:pPr>
        <w:jc w:val="both"/>
        <w:rPr>
          <w:rFonts w:ascii="Arial" w:hAnsi="Arial" w:cs="Arial"/>
          <w:sz w:val="24"/>
          <w:szCs w:val="24"/>
        </w:rPr>
      </w:pPr>
    </w:p>
    <w:p w14:paraId="64576D15" w14:textId="77777777" w:rsidR="00765FA5" w:rsidRDefault="00765FA5" w:rsidP="348CD16B">
      <w:pPr>
        <w:jc w:val="both"/>
        <w:rPr>
          <w:rFonts w:ascii="Arial" w:hAnsi="Arial" w:cs="Arial"/>
          <w:sz w:val="24"/>
          <w:szCs w:val="24"/>
        </w:rPr>
      </w:pPr>
    </w:p>
    <w:p w14:paraId="79AEE531" w14:textId="77777777" w:rsidR="00765FA5" w:rsidRDefault="00765FA5" w:rsidP="348CD16B">
      <w:pPr>
        <w:jc w:val="both"/>
        <w:rPr>
          <w:rFonts w:ascii="Arial" w:hAnsi="Arial" w:cs="Arial"/>
          <w:sz w:val="24"/>
          <w:szCs w:val="24"/>
        </w:rPr>
      </w:pPr>
    </w:p>
    <w:p w14:paraId="7723A84D" w14:textId="77777777" w:rsidR="00765FA5" w:rsidRDefault="00765FA5" w:rsidP="348CD16B">
      <w:pPr>
        <w:jc w:val="both"/>
        <w:rPr>
          <w:rFonts w:ascii="Arial" w:hAnsi="Arial" w:cs="Arial"/>
          <w:sz w:val="24"/>
          <w:szCs w:val="24"/>
        </w:rPr>
      </w:pPr>
    </w:p>
    <w:p w14:paraId="4DC876C9" w14:textId="77777777" w:rsidR="00765FA5" w:rsidRDefault="00765FA5" w:rsidP="348CD16B">
      <w:pPr>
        <w:jc w:val="both"/>
        <w:rPr>
          <w:rFonts w:ascii="Arial" w:hAnsi="Arial" w:cs="Arial"/>
          <w:sz w:val="24"/>
          <w:szCs w:val="24"/>
        </w:rPr>
      </w:pPr>
    </w:p>
    <w:p w14:paraId="77DA138C" w14:textId="77777777" w:rsidR="00765FA5" w:rsidRDefault="00765FA5" w:rsidP="348CD16B">
      <w:pPr>
        <w:jc w:val="both"/>
        <w:rPr>
          <w:rFonts w:ascii="Arial" w:hAnsi="Arial" w:cs="Arial"/>
          <w:sz w:val="24"/>
          <w:szCs w:val="24"/>
        </w:rPr>
      </w:pPr>
    </w:p>
    <w:p w14:paraId="3ECBB6D2" w14:textId="6A5E05C4" w:rsidR="2A6CD2C2" w:rsidRPr="003025FD" w:rsidRDefault="2A6CD2C2" w:rsidP="348CD16B">
      <w:pPr>
        <w:jc w:val="both"/>
        <w:rPr>
          <w:rFonts w:ascii="Arial" w:hAnsi="Arial" w:cs="Arial"/>
          <w:sz w:val="24"/>
          <w:szCs w:val="24"/>
        </w:rPr>
      </w:pPr>
      <w:r w:rsidRPr="348CD16B">
        <w:rPr>
          <w:rFonts w:ascii="Arial" w:hAnsi="Arial" w:cs="Arial"/>
          <w:sz w:val="24"/>
          <w:szCs w:val="24"/>
        </w:rPr>
        <w:t xml:space="preserve">Para a </w:t>
      </w:r>
      <w:r w:rsidR="00BF21F2">
        <w:rPr>
          <w:rFonts w:ascii="Arial" w:hAnsi="Arial" w:cs="Arial"/>
          <w:sz w:val="24"/>
          <w:szCs w:val="24"/>
        </w:rPr>
        <w:t>P</w:t>
      </w:r>
      <w:r w:rsidRPr="348CD16B">
        <w:rPr>
          <w:rFonts w:ascii="Arial" w:hAnsi="Arial" w:cs="Arial"/>
          <w:sz w:val="24"/>
          <w:szCs w:val="24"/>
        </w:rPr>
        <w:t xml:space="preserve">roposta </w:t>
      </w:r>
      <w:r w:rsidR="00BF21F2">
        <w:rPr>
          <w:rFonts w:ascii="Arial" w:hAnsi="Arial" w:cs="Arial"/>
          <w:sz w:val="24"/>
          <w:szCs w:val="24"/>
        </w:rPr>
        <w:t>C</w:t>
      </w:r>
      <w:r w:rsidRPr="348CD16B">
        <w:rPr>
          <w:rFonts w:ascii="Arial" w:hAnsi="Arial" w:cs="Arial"/>
          <w:sz w:val="24"/>
          <w:szCs w:val="24"/>
        </w:rPr>
        <w:t>urr</w:t>
      </w:r>
      <w:r w:rsidR="00BF21F2">
        <w:rPr>
          <w:rFonts w:ascii="Arial" w:hAnsi="Arial" w:cs="Arial"/>
          <w:sz w:val="24"/>
          <w:szCs w:val="24"/>
        </w:rPr>
        <w:t>i</w:t>
      </w:r>
      <w:r w:rsidRPr="348CD16B">
        <w:rPr>
          <w:rFonts w:ascii="Arial" w:hAnsi="Arial" w:cs="Arial"/>
          <w:sz w:val="24"/>
          <w:szCs w:val="24"/>
        </w:rPr>
        <w:t>cul</w:t>
      </w:r>
      <w:r w:rsidR="00BF21F2">
        <w:rPr>
          <w:rFonts w:ascii="Arial" w:hAnsi="Arial" w:cs="Arial"/>
          <w:sz w:val="24"/>
          <w:szCs w:val="24"/>
        </w:rPr>
        <w:t>ar</w:t>
      </w:r>
      <w:r w:rsidRPr="348CD16B">
        <w:rPr>
          <w:rFonts w:ascii="Arial" w:hAnsi="Arial" w:cs="Arial"/>
          <w:sz w:val="24"/>
          <w:szCs w:val="24"/>
        </w:rPr>
        <w:t xml:space="preserve"> SES</w:t>
      </w:r>
      <w:r w:rsidR="73EBEC0F" w:rsidRPr="348CD16B">
        <w:rPr>
          <w:rFonts w:ascii="Arial" w:hAnsi="Arial" w:cs="Arial"/>
          <w:sz w:val="24"/>
          <w:szCs w:val="24"/>
        </w:rPr>
        <w:t xml:space="preserve">I, </w:t>
      </w:r>
      <w:r w:rsidR="2A38C005" w:rsidRPr="348CD16B">
        <w:rPr>
          <w:rFonts w:ascii="Arial" w:hAnsi="Arial" w:cs="Arial"/>
          <w:sz w:val="24"/>
          <w:szCs w:val="24"/>
        </w:rPr>
        <w:t>o código para cada</w:t>
      </w:r>
      <w:r w:rsidR="51991857" w:rsidRPr="348CD16B">
        <w:rPr>
          <w:rFonts w:ascii="Arial" w:hAnsi="Arial" w:cs="Arial"/>
          <w:sz w:val="24"/>
          <w:szCs w:val="24"/>
        </w:rPr>
        <w:t xml:space="preserve"> </w:t>
      </w:r>
      <w:r w:rsidR="51991857" w:rsidRPr="348CD16B">
        <w:rPr>
          <w:rFonts w:ascii="Arial" w:eastAsia="Arial" w:hAnsi="Arial" w:cs="Arial"/>
          <w:sz w:val="24"/>
          <w:szCs w:val="24"/>
        </w:rPr>
        <w:t>objetivo de aprendizagem e desenvolvimento alfanumérico</w:t>
      </w:r>
      <w:r w:rsidR="51991857" w:rsidRPr="348CD16B">
        <w:rPr>
          <w:rFonts w:ascii="Arial" w:hAnsi="Arial" w:cs="Arial"/>
          <w:sz w:val="24"/>
          <w:szCs w:val="24"/>
        </w:rPr>
        <w:t xml:space="preserve"> é ampliado</w:t>
      </w:r>
      <w:r w:rsidR="00BF21F2">
        <w:rPr>
          <w:rFonts w:ascii="Arial" w:hAnsi="Arial" w:cs="Arial"/>
          <w:sz w:val="24"/>
          <w:szCs w:val="24"/>
        </w:rPr>
        <w:t>,</w:t>
      </w:r>
      <w:r w:rsidR="18E17EB3" w:rsidRPr="348CD16B">
        <w:rPr>
          <w:rFonts w:ascii="Arial" w:hAnsi="Arial" w:cs="Arial"/>
          <w:sz w:val="24"/>
          <w:szCs w:val="24"/>
        </w:rPr>
        <w:t xml:space="preserve"> favorecendo sua identificação, como </w:t>
      </w:r>
      <w:r w:rsidR="00BF21F2">
        <w:rPr>
          <w:rFonts w:ascii="Arial" w:hAnsi="Arial" w:cs="Arial"/>
          <w:sz w:val="24"/>
          <w:szCs w:val="24"/>
        </w:rPr>
        <w:t xml:space="preserve">se </w:t>
      </w:r>
      <w:r w:rsidR="18E17EB3" w:rsidRPr="348CD16B">
        <w:rPr>
          <w:rFonts w:ascii="Arial" w:hAnsi="Arial" w:cs="Arial"/>
          <w:sz w:val="24"/>
          <w:szCs w:val="24"/>
        </w:rPr>
        <w:t>pode observar na descrição a</w:t>
      </w:r>
      <w:r w:rsidR="00BF21F2">
        <w:rPr>
          <w:rFonts w:ascii="Arial" w:hAnsi="Arial" w:cs="Arial"/>
          <w:sz w:val="24"/>
          <w:szCs w:val="24"/>
        </w:rPr>
        <w:t xml:space="preserve"> seguir</w:t>
      </w:r>
      <w:r w:rsidR="73EBEC0F" w:rsidRPr="348CD16B">
        <w:rPr>
          <w:rFonts w:ascii="Arial" w:hAnsi="Arial" w:cs="Arial"/>
          <w:sz w:val="24"/>
          <w:szCs w:val="24"/>
        </w:rPr>
        <w:t>:</w:t>
      </w:r>
    </w:p>
    <w:p w14:paraId="62BBF5AD" w14:textId="12CD0EE6" w:rsidR="0020304A" w:rsidRPr="003025FD" w:rsidRDefault="0020304A" w:rsidP="00765FA5">
      <w:pPr>
        <w:rPr>
          <w:rFonts w:ascii="Arial" w:eastAsia="Arial" w:hAnsi="Arial" w:cs="Arial"/>
          <w:b/>
          <w:bCs/>
          <w:sz w:val="24"/>
          <w:szCs w:val="24"/>
        </w:rPr>
      </w:pPr>
    </w:p>
    <w:p w14:paraId="5FC14513" w14:textId="5120A2F9" w:rsidR="001917C2" w:rsidRPr="003025FD" w:rsidRDefault="5AF3F293" w:rsidP="7656527E">
      <w:pPr>
        <w:jc w:val="center"/>
        <w:rPr>
          <w:rFonts w:ascii="Arial" w:eastAsia="Arial" w:hAnsi="Arial" w:cs="Arial"/>
          <w:b/>
          <w:bCs/>
          <w:sz w:val="24"/>
          <w:szCs w:val="24"/>
        </w:rPr>
      </w:pPr>
      <w:r>
        <w:rPr>
          <w:noProof/>
        </w:rPr>
        <w:lastRenderedPageBreak/>
        <w:drawing>
          <wp:inline distT="0" distB="0" distL="0" distR="0" wp14:anchorId="6C191800" wp14:editId="2F6747DA">
            <wp:extent cx="5400040" cy="193548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2">
                      <a:extLst>
                        <a:ext uri="{28A0092B-C50C-407E-A947-70E740481C1C}">
                          <a14:useLocalDpi xmlns:a14="http://schemas.microsoft.com/office/drawing/2010/main" val="0"/>
                        </a:ext>
                      </a:extLst>
                    </a:blip>
                    <a:stretch>
                      <a:fillRect/>
                    </a:stretch>
                  </pic:blipFill>
                  <pic:spPr>
                    <a:xfrm>
                      <a:off x="0" y="0"/>
                      <a:ext cx="5400040" cy="1935480"/>
                    </a:xfrm>
                    <a:prstGeom prst="rect">
                      <a:avLst/>
                    </a:prstGeom>
                  </pic:spPr>
                </pic:pic>
              </a:graphicData>
            </a:graphic>
          </wp:inline>
        </w:drawing>
      </w:r>
    </w:p>
    <w:p w14:paraId="19ABC3B7" w14:textId="61E1E7CB" w:rsidR="0020304A" w:rsidRPr="003025FD" w:rsidRDefault="0020304A" w:rsidP="513968DD">
      <w:pPr>
        <w:jc w:val="center"/>
        <w:rPr>
          <w:rFonts w:ascii="Arial" w:eastAsia="Arial" w:hAnsi="Arial" w:cs="Arial"/>
          <w:b/>
          <w:bCs/>
          <w:sz w:val="24"/>
          <w:szCs w:val="24"/>
        </w:rPr>
      </w:pPr>
    </w:p>
    <w:p w14:paraId="2DF67DAE" w14:textId="341028C4" w:rsidR="4EE6974A" w:rsidRPr="003025FD" w:rsidRDefault="4D415F2F" w:rsidP="001C21BA">
      <w:pPr>
        <w:pStyle w:val="Ttulo2"/>
      </w:pPr>
      <w:bookmarkStart w:id="42" w:name="_Toc51939488"/>
      <w:r w:rsidRPr="513968DD">
        <w:t xml:space="preserve">5.5 Educação para o Desenvolvimento Sustentável </w:t>
      </w:r>
      <w:r w:rsidR="00BF21F2">
        <w:t>–</w:t>
      </w:r>
      <w:r w:rsidRPr="513968DD">
        <w:t xml:space="preserve"> Agenda 2030/ONU</w:t>
      </w:r>
      <w:bookmarkEnd w:id="42"/>
      <w:r w:rsidRPr="513968DD">
        <w:t xml:space="preserve"> </w:t>
      </w:r>
    </w:p>
    <w:p w14:paraId="594A8341" w14:textId="47A9AC96" w:rsidR="513968DD" w:rsidRDefault="513968DD" w:rsidP="513968DD">
      <w:pPr>
        <w:spacing w:after="0" w:line="254" w:lineRule="auto"/>
        <w:jc w:val="right"/>
        <w:rPr>
          <w:rFonts w:ascii="Arial" w:hAnsi="Arial" w:cs="Arial"/>
        </w:rPr>
      </w:pPr>
    </w:p>
    <w:p w14:paraId="2C55BDD1" w14:textId="48AAED0F" w:rsidR="4EE6974A" w:rsidRPr="003025FD" w:rsidRDefault="11BA1DE9" w:rsidP="001917C2">
      <w:pPr>
        <w:spacing w:after="0" w:line="254" w:lineRule="auto"/>
        <w:jc w:val="right"/>
        <w:rPr>
          <w:rFonts w:ascii="Arial" w:hAnsi="Arial" w:cs="Arial"/>
        </w:rPr>
      </w:pPr>
      <w:r w:rsidRPr="003025FD">
        <w:rPr>
          <w:rFonts w:ascii="Arial" w:hAnsi="Arial" w:cs="Arial"/>
        </w:rPr>
        <w:t>“A educação pode e deve contribuir para uma nova visão</w:t>
      </w:r>
    </w:p>
    <w:p w14:paraId="63C302DD" w14:textId="48AAED0F" w:rsidR="4EE6974A" w:rsidRPr="003025FD" w:rsidRDefault="11BA1DE9" w:rsidP="001917C2">
      <w:pPr>
        <w:spacing w:after="0" w:line="254" w:lineRule="auto"/>
        <w:jc w:val="right"/>
        <w:rPr>
          <w:rFonts w:ascii="Arial" w:hAnsi="Arial" w:cs="Arial"/>
        </w:rPr>
      </w:pPr>
      <w:r w:rsidRPr="003025FD">
        <w:rPr>
          <w:rFonts w:ascii="Arial" w:hAnsi="Arial" w:cs="Arial"/>
        </w:rPr>
        <w:t xml:space="preserve"> de desenvolvimento global sustentável”.</w:t>
      </w:r>
    </w:p>
    <w:p w14:paraId="2BAA477A" w14:textId="528AF707" w:rsidR="4EE6974A" w:rsidRPr="003025FD" w:rsidRDefault="00BF21F2" w:rsidP="001917C2">
      <w:pPr>
        <w:spacing w:after="0" w:line="254" w:lineRule="auto"/>
        <w:jc w:val="right"/>
        <w:rPr>
          <w:rFonts w:ascii="Arial" w:hAnsi="Arial" w:cs="Arial"/>
        </w:rPr>
      </w:pPr>
      <w:r>
        <w:rPr>
          <w:rFonts w:ascii="Arial" w:hAnsi="Arial" w:cs="Arial"/>
        </w:rPr>
        <w:t>(</w:t>
      </w:r>
      <w:r w:rsidR="11BA1DE9" w:rsidRPr="003025FD">
        <w:rPr>
          <w:rFonts w:ascii="Arial" w:hAnsi="Arial" w:cs="Arial"/>
        </w:rPr>
        <w:t>UNESCO, 2015</w:t>
      </w:r>
      <w:r>
        <w:rPr>
          <w:rFonts w:ascii="Arial" w:hAnsi="Arial" w:cs="Arial"/>
        </w:rPr>
        <w:t>)</w:t>
      </w:r>
    </w:p>
    <w:p w14:paraId="7177FD1E" w14:textId="48AAED0F" w:rsidR="4EE6974A" w:rsidRPr="003025FD" w:rsidRDefault="4EE6974A" w:rsidP="3F1C17D7">
      <w:pPr>
        <w:spacing w:before="300" w:after="300" w:line="254" w:lineRule="auto"/>
        <w:rPr>
          <w:rFonts w:ascii="Arial" w:hAnsi="Arial" w:cs="Arial"/>
          <w:color w:val="0000FF"/>
          <w:u w:val="single"/>
          <w:vertAlign w:val="superscript"/>
        </w:rPr>
      </w:pPr>
    </w:p>
    <w:p w14:paraId="27BEED5C" w14:textId="48AAED0F" w:rsidR="4EE6974A" w:rsidRPr="003025FD" w:rsidRDefault="11EAC392" w:rsidP="001917C2">
      <w:pPr>
        <w:spacing w:before="300" w:after="300" w:line="254" w:lineRule="auto"/>
        <w:jc w:val="center"/>
        <w:rPr>
          <w:rFonts w:ascii="Arial" w:hAnsi="Arial" w:cs="Arial"/>
        </w:rPr>
      </w:pPr>
      <w:r>
        <w:rPr>
          <w:noProof/>
        </w:rPr>
        <w:drawing>
          <wp:inline distT="0" distB="0" distL="0" distR="0" wp14:anchorId="69C57B87" wp14:editId="25EFBF37">
            <wp:extent cx="2238375" cy="2000250"/>
            <wp:effectExtent l="0" t="0" r="0" b="0"/>
            <wp:docPr id="323660684" name="Imagem 178535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85351148"/>
                    <pic:cNvPicPr/>
                  </pic:nvPicPr>
                  <pic:blipFill>
                    <a:blip r:embed="rId23">
                      <a:extLst>
                        <a:ext uri="{28A0092B-C50C-407E-A947-70E740481C1C}">
                          <a14:useLocalDpi xmlns:a14="http://schemas.microsoft.com/office/drawing/2010/main" val="0"/>
                        </a:ext>
                      </a:extLst>
                    </a:blip>
                    <a:stretch>
                      <a:fillRect/>
                    </a:stretch>
                  </pic:blipFill>
                  <pic:spPr>
                    <a:xfrm>
                      <a:off x="0" y="0"/>
                      <a:ext cx="2238375" cy="2000250"/>
                    </a:xfrm>
                    <a:prstGeom prst="rect">
                      <a:avLst/>
                    </a:prstGeom>
                  </pic:spPr>
                </pic:pic>
              </a:graphicData>
            </a:graphic>
          </wp:inline>
        </w:drawing>
      </w:r>
    </w:p>
    <w:p w14:paraId="54BFCF54" w14:textId="3B5A6D79" w:rsidR="2D916522" w:rsidRPr="003025FD" w:rsidRDefault="2D916522" w:rsidP="009C74D0">
      <w:pPr>
        <w:spacing w:line="360" w:lineRule="auto"/>
        <w:ind w:firstLine="709"/>
        <w:jc w:val="both"/>
        <w:rPr>
          <w:rFonts w:ascii="Arial" w:hAnsi="Arial" w:cs="Arial"/>
          <w:sz w:val="24"/>
          <w:szCs w:val="24"/>
        </w:rPr>
      </w:pPr>
      <w:r w:rsidRPr="003025FD">
        <w:rPr>
          <w:rFonts w:ascii="Arial" w:hAnsi="Arial" w:cs="Arial"/>
          <w:sz w:val="24"/>
          <w:szCs w:val="24"/>
        </w:rPr>
        <w:t xml:space="preserve">A Assembleia Geral da </w:t>
      </w:r>
      <w:r w:rsidR="00BF21F2">
        <w:rPr>
          <w:rFonts w:ascii="Arial" w:hAnsi="Arial" w:cs="Arial"/>
          <w:sz w:val="24"/>
          <w:szCs w:val="24"/>
        </w:rPr>
        <w:t>Organização das Nações Unidas (</w:t>
      </w:r>
      <w:r w:rsidRPr="003025FD">
        <w:rPr>
          <w:rFonts w:ascii="Arial" w:hAnsi="Arial" w:cs="Arial"/>
          <w:sz w:val="24"/>
          <w:szCs w:val="24"/>
        </w:rPr>
        <w:t>ONU</w:t>
      </w:r>
      <w:r w:rsidR="00BF21F2">
        <w:rPr>
          <w:rFonts w:ascii="Arial" w:hAnsi="Arial" w:cs="Arial"/>
          <w:sz w:val="24"/>
          <w:szCs w:val="24"/>
        </w:rPr>
        <w:t>)</w:t>
      </w:r>
      <w:r w:rsidRPr="003025FD">
        <w:rPr>
          <w:rFonts w:ascii="Arial" w:hAnsi="Arial" w:cs="Arial"/>
          <w:sz w:val="24"/>
          <w:szCs w:val="24"/>
        </w:rPr>
        <w:t xml:space="preserve"> adotou a Agenda 2030 para o Desenvolvimento Sustentável (UNITED NATIONS, 2015). No centro da Agenda 2030</w:t>
      </w:r>
      <w:r w:rsidR="00BF21F2">
        <w:rPr>
          <w:rFonts w:ascii="Arial" w:hAnsi="Arial" w:cs="Arial"/>
          <w:sz w:val="24"/>
          <w:szCs w:val="24"/>
        </w:rPr>
        <w:t>,</w:t>
      </w:r>
      <w:r w:rsidRPr="003025FD">
        <w:rPr>
          <w:rFonts w:ascii="Arial" w:hAnsi="Arial" w:cs="Arial"/>
          <w:sz w:val="24"/>
          <w:szCs w:val="24"/>
        </w:rPr>
        <w:t xml:space="preserve"> estão os 17 Objetivos de Desenvolvimento Sustentável (ODS), descritos neste documento. </w:t>
      </w:r>
    </w:p>
    <w:p w14:paraId="756D6C1A" w14:textId="6AF8A4A4" w:rsidR="2D916522" w:rsidRPr="003025FD" w:rsidRDefault="2D916522" w:rsidP="009C74D0">
      <w:pPr>
        <w:spacing w:line="360" w:lineRule="auto"/>
        <w:ind w:firstLine="709"/>
        <w:jc w:val="both"/>
        <w:rPr>
          <w:rFonts w:ascii="Arial" w:hAnsi="Arial" w:cs="Arial"/>
          <w:sz w:val="24"/>
          <w:szCs w:val="24"/>
        </w:rPr>
      </w:pPr>
      <w:r w:rsidRPr="003025FD">
        <w:rPr>
          <w:rFonts w:ascii="Arial" w:hAnsi="Arial" w:cs="Arial"/>
          <w:sz w:val="24"/>
          <w:szCs w:val="24"/>
        </w:rPr>
        <w:t xml:space="preserve">A Educação assume papel importante ao responder a essa necessidade e ao definir objetos de aprendizagem relevantes, de forma a empoderar nossas </w:t>
      </w:r>
      <w:r w:rsidRPr="003025FD">
        <w:rPr>
          <w:rFonts w:ascii="Arial" w:hAnsi="Arial" w:cs="Arial"/>
          <w:sz w:val="24"/>
          <w:szCs w:val="24"/>
        </w:rPr>
        <w:lastRenderedPageBreak/>
        <w:t xml:space="preserve">crianças e jovens, para ações que apresentem princípios de sustentabilidade em diálogo com o Desenvolvimento Sustentável. </w:t>
      </w:r>
    </w:p>
    <w:p w14:paraId="0E466979" w14:textId="759F7905" w:rsidR="2D916522" w:rsidRPr="003025FD" w:rsidRDefault="2D916522" w:rsidP="009C74D0">
      <w:pPr>
        <w:spacing w:line="360" w:lineRule="auto"/>
        <w:ind w:firstLine="709"/>
        <w:jc w:val="both"/>
        <w:rPr>
          <w:rFonts w:ascii="Arial" w:hAnsi="Arial" w:cs="Arial"/>
          <w:sz w:val="24"/>
          <w:szCs w:val="24"/>
        </w:rPr>
      </w:pPr>
      <w:r w:rsidRPr="4FD16B59">
        <w:rPr>
          <w:rFonts w:ascii="Arial" w:hAnsi="Arial" w:cs="Arial"/>
          <w:sz w:val="24"/>
          <w:szCs w:val="24"/>
        </w:rPr>
        <w:t xml:space="preserve">A </w:t>
      </w:r>
      <w:r w:rsidR="00BF21F2">
        <w:rPr>
          <w:rFonts w:ascii="Arial" w:hAnsi="Arial" w:cs="Arial"/>
          <w:sz w:val="24"/>
          <w:szCs w:val="24"/>
        </w:rPr>
        <w:t>E</w:t>
      </w:r>
      <w:r w:rsidRPr="4FD16B59">
        <w:rPr>
          <w:rFonts w:ascii="Arial" w:hAnsi="Arial" w:cs="Arial"/>
          <w:sz w:val="24"/>
          <w:szCs w:val="24"/>
        </w:rPr>
        <w:t>ducação</w:t>
      </w:r>
      <w:r w:rsidR="53E943CF" w:rsidRPr="4FD16B59">
        <w:rPr>
          <w:rFonts w:ascii="Arial" w:hAnsi="Arial" w:cs="Arial"/>
          <w:sz w:val="24"/>
          <w:szCs w:val="24"/>
        </w:rPr>
        <w:t xml:space="preserve">, </w:t>
      </w:r>
      <w:r w:rsidRPr="4FD16B59">
        <w:rPr>
          <w:rFonts w:ascii="Arial" w:hAnsi="Arial" w:cs="Arial"/>
          <w:sz w:val="24"/>
          <w:szCs w:val="24"/>
        </w:rPr>
        <w:t>além de um objetivo em si mesmo, atua como um meio para atingir todos os outros ODS. A partir des</w:t>
      </w:r>
      <w:r w:rsidR="004F01F5">
        <w:rPr>
          <w:rFonts w:ascii="Arial" w:hAnsi="Arial" w:cs="Arial"/>
          <w:sz w:val="24"/>
          <w:szCs w:val="24"/>
        </w:rPr>
        <w:t>s</w:t>
      </w:r>
      <w:r w:rsidRPr="4FD16B59">
        <w:rPr>
          <w:rFonts w:ascii="Arial" w:hAnsi="Arial" w:cs="Arial"/>
          <w:sz w:val="24"/>
          <w:szCs w:val="24"/>
        </w:rPr>
        <w:t>e pressuposto</w:t>
      </w:r>
      <w:r w:rsidR="5D2F98E2" w:rsidRPr="4FD16B59">
        <w:rPr>
          <w:rFonts w:ascii="Arial" w:hAnsi="Arial" w:cs="Arial"/>
          <w:sz w:val="24"/>
          <w:szCs w:val="24"/>
        </w:rPr>
        <w:t>,</w:t>
      </w:r>
      <w:r w:rsidRPr="4FD16B59">
        <w:rPr>
          <w:rFonts w:ascii="Arial" w:hAnsi="Arial" w:cs="Arial"/>
          <w:sz w:val="24"/>
          <w:szCs w:val="24"/>
        </w:rPr>
        <w:t xml:space="preserve"> os ODS estão integrados aos objetivos de aprendizagem e desenvolvimento em cada campo de experiência, favorecendo a exploração da criança sobre um conhecimento, além de favorecer a reflexão e tomadas de decisão na relação com o outro, com o meio e com toda a sociedade.</w:t>
      </w:r>
    </w:p>
    <w:p w14:paraId="6F177B48" w14:textId="581CE6DE"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 xml:space="preserve">1. Erradicação da pobreza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a</w:t>
      </w:r>
      <w:r w:rsidRPr="001C21BA">
        <w:rPr>
          <w:rFonts w:ascii="Arial" w:hAnsi="Arial" w:cs="Arial"/>
          <w:sz w:val="20"/>
          <w:szCs w:val="20"/>
        </w:rPr>
        <w:t>cabar com a pobreza em todas as suas formas, em todos os lugares.</w:t>
      </w:r>
    </w:p>
    <w:p w14:paraId="70364E6C" w14:textId="5EA6C20F"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2.</w:t>
      </w:r>
      <w:r w:rsidR="00F23E51">
        <w:rPr>
          <w:rFonts w:ascii="Arial" w:hAnsi="Arial" w:cs="Arial"/>
          <w:sz w:val="20"/>
          <w:szCs w:val="20"/>
        </w:rPr>
        <w:t xml:space="preserve"> </w:t>
      </w:r>
      <w:r w:rsidRPr="001C21BA">
        <w:rPr>
          <w:rFonts w:ascii="Arial" w:hAnsi="Arial" w:cs="Arial"/>
          <w:sz w:val="20"/>
          <w:szCs w:val="20"/>
        </w:rPr>
        <w:t xml:space="preserve">Fome zero e agricultura sustentável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a</w:t>
      </w:r>
      <w:r w:rsidRPr="001C21BA">
        <w:rPr>
          <w:rFonts w:ascii="Arial" w:hAnsi="Arial" w:cs="Arial"/>
          <w:sz w:val="20"/>
          <w:szCs w:val="20"/>
        </w:rPr>
        <w:t>cabar com a fome, alcançar a segurança alimentar e melhoria da nutrição e promover a agricultura sustentável.</w:t>
      </w:r>
    </w:p>
    <w:p w14:paraId="3BB68194" w14:textId="48AAED0F" w:rsidR="4EE6974A" w:rsidRPr="001C21BA" w:rsidRDefault="00136433"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hyperlink r:id="rId24">
        <w:r w:rsidR="11BA1DE9" w:rsidRPr="001C21BA">
          <w:rPr>
            <w:rStyle w:val="Hyperlink"/>
            <w:rFonts w:ascii="Arial" w:hAnsi="Arial" w:cs="Arial"/>
            <w:sz w:val="20"/>
            <w:szCs w:val="20"/>
          </w:rPr>
          <w:t>https://youtu.be/IvS2cQYzSto</w:t>
        </w:r>
      </w:hyperlink>
    </w:p>
    <w:p w14:paraId="47676F1E" w14:textId="5CE7A7B9"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 xml:space="preserve">3. Saúde e bem-estar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a</w:t>
      </w:r>
      <w:r w:rsidRPr="001C21BA">
        <w:rPr>
          <w:rFonts w:ascii="Arial" w:hAnsi="Arial" w:cs="Arial"/>
          <w:sz w:val="20"/>
          <w:szCs w:val="20"/>
        </w:rPr>
        <w:t>ssegurar uma vida saudável e promover o bem-estar para todos, em todas as idades.</w:t>
      </w:r>
    </w:p>
    <w:p w14:paraId="7980658F" w14:textId="48AAED0F" w:rsidR="4EE6974A" w:rsidRPr="001C21BA" w:rsidRDefault="00136433"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hyperlink r:id="rId25">
        <w:r w:rsidR="11BA1DE9" w:rsidRPr="001C21BA">
          <w:rPr>
            <w:rStyle w:val="Hyperlink"/>
            <w:rFonts w:ascii="Arial" w:hAnsi="Arial" w:cs="Arial"/>
            <w:sz w:val="20"/>
            <w:szCs w:val="20"/>
          </w:rPr>
          <w:t>https://youtu.be/_6rZTmmonqA</w:t>
        </w:r>
      </w:hyperlink>
    </w:p>
    <w:p w14:paraId="005B7097" w14:textId="0F3B6A80"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 xml:space="preserve">4. Educação de qualidade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a</w:t>
      </w:r>
      <w:r w:rsidRPr="001C21BA">
        <w:rPr>
          <w:rFonts w:ascii="Arial" w:hAnsi="Arial" w:cs="Arial"/>
          <w:sz w:val="20"/>
          <w:szCs w:val="20"/>
        </w:rPr>
        <w:t>ssegurar a educação inclusiva, e equitativa e de qualidade, e promover oportunidades de aprendizagem ao longo da vida para todos.</w:t>
      </w:r>
    </w:p>
    <w:p w14:paraId="64231A30" w14:textId="48AAED0F" w:rsidR="4EE6974A" w:rsidRPr="001C21BA" w:rsidRDefault="00136433"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hyperlink r:id="rId26">
        <w:r w:rsidR="11BA1DE9" w:rsidRPr="001C21BA">
          <w:rPr>
            <w:rStyle w:val="Hyperlink"/>
            <w:rFonts w:ascii="Arial" w:hAnsi="Arial" w:cs="Arial"/>
            <w:sz w:val="20"/>
            <w:szCs w:val="20"/>
          </w:rPr>
          <w:t>https://youtu.be/NQwqFKerFMg</w:t>
        </w:r>
      </w:hyperlink>
    </w:p>
    <w:p w14:paraId="13562AAB" w14:textId="1C2627B3"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 xml:space="preserve">5. Igualdade de gênero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a</w:t>
      </w:r>
      <w:r w:rsidRPr="001C21BA">
        <w:rPr>
          <w:rFonts w:ascii="Arial" w:hAnsi="Arial" w:cs="Arial"/>
          <w:sz w:val="20"/>
          <w:szCs w:val="20"/>
        </w:rPr>
        <w:t>lcançar a igualdade de gênero e empoderar todas as mulheres e meninas.</w:t>
      </w:r>
    </w:p>
    <w:p w14:paraId="294CA140" w14:textId="356CE489"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 xml:space="preserve">6. Água potável e saneamento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a</w:t>
      </w:r>
      <w:r w:rsidRPr="001C21BA">
        <w:rPr>
          <w:rFonts w:ascii="Arial" w:hAnsi="Arial" w:cs="Arial"/>
          <w:sz w:val="20"/>
          <w:szCs w:val="20"/>
        </w:rPr>
        <w:t>ssegurar a disponibilidade e gestão sustentável da água e saneamento para todos.</w:t>
      </w:r>
    </w:p>
    <w:p w14:paraId="5A3521B0" w14:textId="48AAED0F" w:rsidR="4EE6974A" w:rsidRPr="001C21BA" w:rsidRDefault="00136433"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hyperlink r:id="rId27">
        <w:r w:rsidR="11BA1DE9" w:rsidRPr="001C21BA">
          <w:rPr>
            <w:rStyle w:val="Hyperlink"/>
            <w:rFonts w:ascii="Arial" w:hAnsi="Arial" w:cs="Arial"/>
            <w:sz w:val="20"/>
            <w:szCs w:val="20"/>
          </w:rPr>
          <w:t>https://youtu.be/M3WeYor43kY</w:t>
        </w:r>
      </w:hyperlink>
    </w:p>
    <w:p w14:paraId="4AEBAB0D" w14:textId="5ACB9261"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 xml:space="preserve">7. Energia limpa e acessível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a</w:t>
      </w:r>
      <w:r w:rsidRPr="001C21BA">
        <w:rPr>
          <w:rFonts w:ascii="Arial" w:hAnsi="Arial" w:cs="Arial"/>
          <w:sz w:val="20"/>
          <w:szCs w:val="20"/>
        </w:rPr>
        <w:t>ssegurar o acesso confiável, sustentável, moderno e a preço acessível à energia, para todos</w:t>
      </w:r>
    </w:p>
    <w:p w14:paraId="22E2F395" w14:textId="0BC0F6FD"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 xml:space="preserve">8. Trabalho decente e crescimento econômico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p</w:t>
      </w:r>
      <w:r w:rsidRPr="001C21BA">
        <w:rPr>
          <w:rFonts w:ascii="Arial" w:hAnsi="Arial" w:cs="Arial"/>
          <w:sz w:val="20"/>
          <w:szCs w:val="20"/>
        </w:rPr>
        <w:t>romover o crescimento econômico sustentado, inclusivo e sustentável, emprego pleno e produtivo, e trabalho decente para todos.</w:t>
      </w:r>
    </w:p>
    <w:p w14:paraId="3E6A2865" w14:textId="37FD6CE2"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 xml:space="preserve">9. Indústria, inovação e infraestrutura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c</w:t>
      </w:r>
      <w:r w:rsidRPr="001C21BA">
        <w:rPr>
          <w:rFonts w:ascii="Arial" w:hAnsi="Arial" w:cs="Arial"/>
          <w:sz w:val="20"/>
          <w:szCs w:val="20"/>
        </w:rPr>
        <w:t>onstruir infraestruturas resilientes, promover a industrialização inclusiva e sustentável e fomentar a inovação</w:t>
      </w:r>
    </w:p>
    <w:p w14:paraId="75D16206" w14:textId="09F599A9"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 xml:space="preserve">10. Redução das desigualdades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r</w:t>
      </w:r>
      <w:r w:rsidRPr="001C21BA">
        <w:rPr>
          <w:rFonts w:ascii="Arial" w:hAnsi="Arial" w:cs="Arial"/>
          <w:sz w:val="20"/>
          <w:szCs w:val="20"/>
        </w:rPr>
        <w:t>eduzir a desigualdade dentro dos países e entre eles</w:t>
      </w:r>
    </w:p>
    <w:p w14:paraId="4E917E68" w14:textId="6A196FBF"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lastRenderedPageBreak/>
        <w:t xml:space="preserve">11. Cidades e comunidades sustentáveis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t</w:t>
      </w:r>
      <w:r w:rsidRPr="001C21BA">
        <w:rPr>
          <w:rFonts w:ascii="Arial" w:hAnsi="Arial" w:cs="Arial"/>
          <w:sz w:val="20"/>
          <w:szCs w:val="20"/>
        </w:rPr>
        <w:t>ornar as cidades e os assentamentos humanos inclusivos, seguros, resilientes e sustentáveis.</w:t>
      </w:r>
    </w:p>
    <w:p w14:paraId="10251ED4" w14:textId="48AAED0F" w:rsidR="4EE6974A" w:rsidRPr="001C21BA" w:rsidRDefault="00136433"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hyperlink r:id="rId28">
        <w:r w:rsidR="11BA1DE9" w:rsidRPr="001C21BA">
          <w:rPr>
            <w:rStyle w:val="Hyperlink"/>
            <w:rFonts w:ascii="Arial" w:hAnsi="Arial" w:cs="Arial"/>
            <w:sz w:val="20"/>
            <w:szCs w:val="20"/>
          </w:rPr>
          <w:t>https://youtu.be/U9rNbShVDEY</w:t>
        </w:r>
      </w:hyperlink>
    </w:p>
    <w:p w14:paraId="719AE4C9" w14:textId="0B8B2AC2"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 xml:space="preserve">12. Consumo e produção responsáveis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a</w:t>
      </w:r>
      <w:r w:rsidRPr="001C21BA">
        <w:rPr>
          <w:rFonts w:ascii="Arial" w:hAnsi="Arial" w:cs="Arial"/>
          <w:sz w:val="20"/>
          <w:szCs w:val="20"/>
        </w:rPr>
        <w:t>ssegurar padrões de produção e de consumo sustentáveis.</w:t>
      </w:r>
    </w:p>
    <w:p w14:paraId="0BA45AE6" w14:textId="48AAED0F" w:rsidR="4EE6974A" w:rsidRPr="001C21BA" w:rsidRDefault="00136433"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hyperlink r:id="rId29">
        <w:r w:rsidR="11BA1DE9" w:rsidRPr="001C21BA">
          <w:rPr>
            <w:rStyle w:val="Hyperlink"/>
            <w:rFonts w:ascii="Arial" w:hAnsi="Arial" w:cs="Arial"/>
            <w:sz w:val="20"/>
            <w:szCs w:val="20"/>
          </w:rPr>
          <w:t>https://youtu.be/xQGXTjEky6k</w:t>
        </w:r>
      </w:hyperlink>
    </w:p>
    <w:p w14:paraId="27AF7B29" w14:textId="4FC27A3F"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 xml:space="preserve">13. Ação contra a mudança global do clima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t</w:t>
      </w:r>
      <w:r w:rsidRPr="001C21BA">
        <w:rPr>
          <w:rFonts w:ascii="Arial" w:hAnsi="Arial" w:cs="Arial"/>
          <w:sz w:val="20"/>
          <w:szCs w:val="20"/>
        </w:rPr>
        <w:t>omar medidas urgentes para combater a mudança do clima e seus impactos.</w:t>
      </w:r>
    </w:p>
    <w:p w14:paraId="218A54D5" w14:textId="48AAED0F" w:rsidR="4EE6974A" w:rsidRPr="001C21BA" w:rsidRDefault="00136433"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hyperlink r:id="rId30">
        <w:r w:rsidR="11BA1DE9" w:rsidRPr="001C21BA">
          <w:rPr>
            <w:rStyle w:val="Hyperlink"/>
            <w:rFonts w:ascii="Arial" w:hAnsi="Arial" w:cs="Arial"/>
            <w:sz w:val="20"/>
            <w:szCs w:val="20"/>
          </w:rPr>
          <w:t>https://youtu.be/lylvsYMpx4M</w:t>
        </w:r>
      </w:hyperlink>
    </w:p>
    <w:p w14:paraId="1932ECAF" w14:textId="797A6ED4"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 xml:space="preserve">14. Vida na água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c</w:t>
      </w:r>
      <w:r w:rsidRPr="001C21BA">
        <w:rPr>
          <w:rFonts w:ascii="Arial" w:hAnsi="Arial" w:cs="Arial"/>
          <w:sz w:val="20"/>
          <w:szCs w:val="20"/>
        </w:rPr>
        <w:t>onservar e usar sustentavelmente os oceanos, os mares e os recursos marinhos para o desenvolvimento sustentável.</w:t>
      </w:r>
    </w:p>
    <w:p w14:paraId="00D5E9B8" w14:textId="48AAED0F" w:rsidR="4EE6974A" w:rsidRPr="001C21BA" w:rsidRDefault="00136433"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hyperlink r:id="rId31">
        <w:r w:rsidR="11BA1DE9" w:rsidRPr="001C21BA">
          <w:rPr>
            <w:rStyle w:val="Hyperlink"/>
            <w:rFonts w:ascii="Arial" w:hAnsi="Arial" w:cs="Arial"/>
            <w:sz w:val="20"/>
            <w:szCs w:val="20"/>
          </w:rPr>
          <w:t>https://youtu.be/aw6di8n3A10</w:t>
        </w:r>
      </w:hyperlink>
    </w:p>
    <w:p w14:paraId="43E32FD6" w14:textId="73A2BF78"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 xml:space="preserve">15. Vida terrestre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p</w:t>
      </w:r>
      <w:r w:rsidRPr="001C21BA">
        <w:rPr>
          <w:rFonts w:ascii="Arial" w:hAnsi="Arial" w:cs="Arial"/>
          <w:sz w:val="20"/>
          <w:szCs w:val="20"/>
        </w:rPr>
        <w:t>roteger, recuperar e promover o uso sustentável dos ecossistemas terrestres, gerir de forma sustentável as florestas, combater a desertificação, deter e reverter a degradação da terra, e deter a perda da biodiversidade.</w:t>
      </w:r>
    </w:p>
    <w:p w14:paraId="399FF8D5" w14:textId="48AAED0F" w:rsidR="4EE6974A" w:rsidRPr="001C21BA" w:rsidRDefault="00136433"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hyperlink r:id="rId32">
        <w:r w:rsidR="11BA1DE9" w:rsidRPr="001C21BA">
          <w:rPr>
            <w:rStyle w:val="Hyperlink"/>
            <w:rFonts w:ascii="Arial" w:hAnsi="Arial" w:cs="Arial"/>
            <w:sz w:val="20"/>
            <w:szCs w:val="20"/>
          </w:rPr>
          <w:t>https://youtu.be/aw6di8n3A10</w:t>
        </w:r>
      </w:hyperlink>
    </w:p>
    <w:p w14:paraId="01E93598" w14:textId="01F52460"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 xml:space="preserve">16. Paz, justiça e instituições fortes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p</w:t>
      </w:r>
      <w:r w:rsidRPr="001C21BA">
        <w:rPr>
          <w:rFonts w:ascii="Arial" w:hAnsi="Arial" w:cs="Arial"/>
          <w:sz w:val="20"/>
          <w:szCs w:val="20"/>
        </w:rPr>
        <w:t>romover sociedades pacíficas e inclusivas para o desenvolvimento sustentável, proporcionar o acesso à justiça para todos e construir instituições eficazes, responsáveis e inclusivas em todos os níveis.</w:t>
      </w:r>
    </w:p>
    <w:p w14:paraId="7CE75316" w14:textId="58B8C216" w:rsidR="4EE6974A" w:rsidRPr="001C21BA" w:rsidRDefault="11BA1DE9" w:rsidP="001C21BA">
      <w:pPr>
        <w:pBdr>
          <w:top w:val="single" w:sz="4" w:space="1" w:color="auto"/>
          <w:left w:val="single" w:sz="4" w:space="4" w:color="auto"/>
          <w:bottom w:val="single" w:sz="4" w:space="1" w:color="auto"/>
          <w:right w:val="single" w:sz="4" w:space="4" w:color="auto"/>
        </w:pBdr>
        <w:spacing w:before="300" w:after="300" w:line="254" w:lineRule="auto"/>
        <w:rPr>
          <w:rFonts w:ascii="Arial" w:hAnsi="Arial" w:cs="Arial"/>
          <w:sz w:val="20"/>
          <w:szCs w:val="20"/>
        </w:rPr>
      </w:pPr>
      <w:r w:rsidRPr="001C21BA">
        <w:rPr>
          <w:rFonts w:ascii="Arial" w:hAnsi="Arial" w:cs="Arial"/>
          <w:sz w:val="20"/>
          <w:szCs w:val="20"/>
        </w:rPr>
        <w:t xml:space="preserve">17. Parcerias e meios de implementação </w:t>
      </w:r>
      <w:r w:rsidR="004F01F5" w:rsidRPr="001C21BA">
        <w:rPr>
          <w:rFonts w:ascii="Arial" w:hAnsi="Arial" w:cs="Arial"/>
          <w:sz w:val="20"/>
          <w:szCs w:val="20"/>
        </w:rPr>
        <w:t>–</w:t>
      </w:r>
      <w:r w:rsidRPr="001C21BA">
        <w:rPr>
          <w:rFonts w:ascii="Arial" w:hAnsi="Arial" w:cs="Arial"/>
          <w:sz w:val="20"/>
          <w:szCs w:val="20"/>
        </w:rPr>
        <w:t xml:space="preserve"> </w:t>
      </w:r>
      <w:r w:rsidR="001376E6" w:rsidRPr="001C21BA">
        <w:rPr>
          <w:rFonts w:ascii="Arial" w:hAnsi="Arial" w:cs="Arial"/>
          <w:sz w:val="20"/>
          <w:szCs w:val="20"/>
        </w:rPr>
        <w:t>f</w:t>
      </w:r>
      <w:r w:rsidRPr="001C21BA">
        <w:rPr>
          <w:rFonts w:ascii="Arial" w:hAnsi="Arial" w:cs="Arial"/>
          <w:sz w:val="20"/>
          <w:szCs w:val="20"/>
        </w:rPr>
        <w:t>ortalecer os meios de implementação e revitalizar a parceria global para o desenvolvimento sustentável.</w:t>
      </w:r>
    </w:p>
    <w:p w14:paraId="4CF81D7D" w14:textId="7951E5B2" w:rsidR="2689505C" w:rsidRPr="003025FD" w:rsidRDefault="2689505C" w:rsidP="001C21BA">
      <w:pPr>
        <w:pStyle w:val="Ttulo2"/>
      </w:pPr>
      <w:bookmarkStart w:id="43" w:name="_Toc51939489"/>
      <w:r w:rsidRPr="003025FD">
        <w:t>5.</w:t>
      </w:r>
      <w:r w:rsidR="6FE352E5" w:rsidRPr="003025FD">
        <w:t>6</w:t>
      </w:r>
      <w:r w:rsidRPr="003025FD">
        <w:t xml:space="preserve"> Matriz de </w:t>
      </w:r>
      <w:r w:rsidR="001376E6" w:rsidRPr="003025FD">
        <w:t>Referência Curricular</w:t>
      </w:r>
      <w:bookmarkEnd w:id="43"/>
    </w:p>
    <w:p w14:paraId="6CCB73D3" w14:textId="42FAAB85" w:rsidR="3169F099" w:rsidRPr="003025FD" w:rsidRDefault="0CC5EC64" w:rsidP="490D8E04">
      <w:pPr>
        <w:spacing w:line="360" w:lineRule="auto"/>
        <w:ind w:firstLine="720"/>
        <w:jc w:val="both"/>
        <w:rPr>
          <w:rFonts w:ascii="Arial" w:eastAsia="Times New Roman" w:hAnsi="Arial" w:cs="Arial"/>
          <w:sz w:val="24"/>
          <w:szCs w:val="24"/>
        </w:rPr>
      </w:pPr>
      <w:r w:rsidRPr="4FD16B59">
        <w:rPr>
          <w:rFonts w:ascii="Arial" w:eastAsia="Times New Roman" w:hAnsi="Arial" w:cs="Arial"/>
          <w:color w:val="000000" w:themeColor="text1"/>
          <w:sz w:val="24"/>
          <w:szCs w:val="24"/>
        </w:rPr>
        <w:t>A Matriz Curricular da Educação Infantil SESI</w:t>
      </w:r>
      <w:r w:rsidR="0941B64C" w:rsidRPr="4FD16B59">
        <w:rPr>
          <w:rFonts w:ascii="Arial" w:eastAsia="Times New Roman" w:hAnsi="Arial" w:cs="Arial"/>
          <w:color w:val="000000" w:themeColor="text1"/>
          <w:sz w:val="24"/>
          <w:szCs w:val="24"/>
        </w:rPr>
        <w:t xml:space="preserve"> </w:t>
      </w:r>
      <w:r w:rsidRPr="4FD16B59">
        <w:rPr>
          <w:rFonts w:ascii="Arial" w:eastAsia="Times New Roman" w:hAnsi="Arial" w:cs="Arial"/>
          <w:color w:val="000000" w:themeColor="text1"/>
          <w:sz w:val="24"/>
          <w:szCs w:val="24"/>
        </w:rPr>
        <w:t>traz</w:t>
      </w:r>
      <w:r w:rsidR="001376E6">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em sua construção</w:t>
      </w:r>
      <w:r w:rsidR="001376E6">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um currículo conectado com a vida, que garanta as progressões das aprendizagens e principalmente possa gerar </w:t>
      </w:r>
      <w:r w:rsidR="34019CBB" w:rsidRPr="4FD16B59">
        <w:rPr>
          <w:rFonts w:ascii="Arial" w:eastAsia="Times New Roman" w:hAnsi="Arial" w:cs="Arial"/>
          <w:color w:val="000000" w:themeColor="text1"/>
          <w:sz w:val="24"/>
          <w:szCs w:val="24"/>
        </w:rPr>
        <w:t xml:space="preserve">situações </w:t>
      </w:r>
      <w:r w:rsidRPr="4FD16B59">
        <w:rPr>
          <w:rFonts w:ascii="Arial" w:eastAsia="Times New Roman" w:hAnsi="Arial" w:cs="Arial"/>
          <w:color w:val="000000" w:themeColor="text1"/>
          <w:sz w:val="24"/>
          <w:szCs w:val="24"/>
        </w:rPr>
        <w:t>significativas que colaborem na formação e nos avanços do desenvolvimento cognitivo, afetivo e social da criança, respeitando e valorizando suas especificidades e peculiaridades, pois cada criança é única e possui diferenças no seu modo de agir, sentir e pensar. </w:t>
      </w:r>
    </w:p>
    <w:p w14:paraId="345174DD" w14:textId="42D91E9A" w:rsidR="009026A1" w:rsidRDefault="0CC5EC64" w:rsidP="009026A1">
      <w:pPr>
        <w:spacing w:line="360" w:lineRule="auto"/>
        <w:ind w:firstLine="720"/>
        <w:jc w:val="both"/>
        <w:rPr>
          <w:rFonts w:ascii="Arial" w:eastAsia="Times New Roman" w:hAnsi="Arial" w:cs="Arial"/>
          <w:color w:val="000000" w:themeColor="text1"/>
          <w:sz w:val="24"/>
          <w:szCs w:val="24"/>
        </w:rPr>
      </w:pPr>
      <w:r w:rsidRPr="34C52967">
        <w:rPr>
          <w:rFonts w:ascii="Arial" w:eastAsia="Times New Roman" w:hAnsi="Arial" w:cs="Arial"/>
          <w:color w:val="000000" w:themeColor="text1"/>
          <w:sz w:val="24"/>
          <w:szCs w:val="24"/>
        </w:rPr>
        <w:t>Foram contempla</w:t>
      </w:r>
      <w:r w:rsidR="212D53C6" w:rsidRPr="34C52967">
        <w:rPr>
          <w:rFonts w:ascii="Arial" w:eastAsia="Times New Roman" w:hAnsi="Arial" w:cs="Arial"/>
          <w:color w:val="000000" w:themeColor="text1"/>
          <w:sz w:val="24"/>
          <w:szCs w:val="24"/>
        </w:rPr>
        <w:t>dos</w:t>
      </w:r>
      <w:r w:rsidRPr="34C52967">
        <w:rPr>
          <w:rFonts w:ascii="Arial" w:eastAsia="Times New Roman" w:hAnsi="Arial" w:cs="Arial"/>
          <w:color w:val="000000" w:themeColor="text1"/>
          <w:sz w:val="24"/>
          <w:szCs w:val="24"/>
        </w:rPr>
        <w:t xml:space="preserve"> nas Matrizes Curriculares da Educação Infantil SESI</w:t>
      </w:r>
      <w:r w:rsidRPr="34C52967">
        <w:rPr>
          <w:rFonts w:ascii="Arial" w:eastAsia="Times New Roman" w:hAnsi="Arial" w:cs="Arial"/>
          <w:b/>
          <w:bCs/>
          <w:color w:val="000000" w:themeColor="text1"/>
          <w:sz w:val="24"/>
          <w:szCs w:val="24"/>
        </w:rPr>
        <w:t xml:space="preserve"> </w:t>
      </w:r>
      <w:r w:rsidRPr="34C52967">
        <w:rPr>
          <w:rFonts w:ascii="Arial" w:eastAsia="Times New Roman" w:hAnsi="Arial" w:cs="Arial"/>
          <w:color w:val="000000" w:themeColor="text1"/>
          <w:sz w:val="24"/>
          <w:szCs w:val="24"/>
        </w:rPr>
        <w:t xml:space="preserve">os </w:t>
      </w:r>
      <w:r w:rsidR="00595BAB" w:rsidRPr="00E55EA3">
        <w:rPr>
          <w:rFonts w:ascii="Arial" w:eastAsia="Times New Roman" w:hAnsi="Arial" w:cs="Arial"/>
          <w:color w:val="000000" w:themeColor="text1"/>
          <w:sz w:val="24"/>
          <w:szCs w:val="24"/>
        </w:rPr>
        <w:t xml:space="preserve">Eixos Estruturantes </w:t>
      </w:r>
      <w:r w:rsidRPr="00E55EA3">
        <w:rPr>
          <w:rFonts w:ascii="Arial" w:eastAsia="Times New Roman" w:hAnsi="Arial" w:cs="Arial"/>
          <w:color w:val="000000" w:themeColor="text1"/>
          <w:sz w:val="24"/>
          <w:szCs w:val="24"/>
        </w:rPr>
        <w:t>(interações e brincadeiras),</w:t>
      </w:r>
      <w:r w:rsidRPr="00E55EA3">
        <w:rPr>
          <w:rFonts w:ascii="Arial" w:eastAsia="Times New Roman" w:hAnsi="Arial" w:cs="Arial"/>
          <w:b/>
          <w:bCs/>
          <w:color w:val="000000" w:themeColor="text1"/>
          <w:sz w:val="24"/>
          <w:szCs w:val="24"/>
        </w:rPr>
        <w:t xml:space="preserve"> </w:t>
      </w:r>
      <w:r w:rsidRPr="00E55EA3">
        <w:rPr>
          <w:rFonts w:ascii="Arial" w:eastAsia="Times New Roman" w:hAnsi="Arial" w:cs="Arial"/>
          <w:color w:val="000000" w:themeColor="text1"/>
          <w:sz w:val="24"/>
          <w:szCs w:val="24"/>
        </w:rPr>
        <w:t xml:space="preserve">os seis </w:t>
      </w:r>
      <w:r w:rsidR="2A2779D8" w:rsidRPr="00E55EA3">
        <w:rPr>
          <w:rFonts w:ascii="Arial" w:eastAsia="Times New Roman" w:hAnsi="Arial" w:cs="Arial"/>
          <w:color w:val="000000" w:themeColor="text1"/>
          <w:sz w:val="24"/>
          <w:szCs w:val="24"/>
        </w:rPr>
        <w:t>D</w:t>
      </w:r>
      <w:r w:rsidRPr="00E55EA3">
        <w:rPr>
          <w:rFonts w:ascii="Arial" w:eastAsia="Times New Roman" w:hAnsi="Arial" w:cs="Arial"/>
          <w:color w:val="000000" w:themeColor="text1"/>
          <w:sz w:val="24"/>
          <w:szCs w:val="24"/>
        </w:rPr>
        <w:t xml:space="preserve">ireitos de </w:t>
      </w:r>
      <w:r w:rsidR="62635970" w:rsidRPr="00E55EA3">
        <w:rPr>
          <w:rFonts w:ascii="Arial" w:eastAsia="Times New Roman" w:hAnsi="Arial" w:cs="Arial"/>
          <w:color w:val="000000" w:themeColor="text1"/>
          <w:sz w:val="24"/>
          <w:szCs w:val="24"/>
        </w:rPr>
        <w:lastRenderedPageBreak/>
        <w:t>A</w:t>
      </w:r>
      <w:r w:rsidRPr="00E55EA3">
        <w:rPr>
          <w:rFonts w:ascii="Arial" w:eastAsia="Times New Roman" w:hAnsi="Arial" w:cs="Arial"/>
          <w:color w:val="000000" w:themeColor="text1"/>
          <w:sz w:val="24"/>
          <w:szCs w:val="24"/>
        </w:rPr>
        <w:t>prendizagem</w:t>
      </w:r>
      <w:r w:rsidR="04754C5B" w:rsidRPr="00E55EA3">
        <w:rPr>
          <w:rFonts w:ascii="Arial" w:eastAsia="Times New Roman" w:hAnsi="Arial" w:cs="Arial"/>
          <w:color w:val="000000" w:themeColor="text1"/>
          <w:sz w:val="24"/>
          <w:szCs w:val="24"/>
        </w:rPr>
        <w:t xml:space="preserve"> e </w:t>
      </w:r>
      <w:r w:rsidR="00595BAB" w:rsidRPr="00E55EA3">
        <w:rPr>
          <w:rFonts w:ascii="Arial" w:eastAsia="Times New Roman" w:hAnsi="Arial" w:cs="Arial"/>
          <w:color w:val="000000" w:themeColor="text1"/>
          <w:sz w:val="24"/>
          <w:szCs w:val="24"/>
        </w:rPr>
        <w:t>D</w:t>
      </w:r>
      <w:r w:rsidR="04754C5B" w:rsidRPr="00E55EA3">
        <w:rPr>
          <w:rFonts w:ascii="Arial" w:eastAsia="Times New Roman" w:hAnsi="Arial" w:cs="Arial"/>
          <w:color w:val="000000" w:themeColor="text1"/>
          <w:sz w:val="24"/>
          <w:szCs w:val="24"/>
        </w:rPr>
        <w:t>esenvolvimento</w:t>
      </w:r>
      <w:r w:rsidRPr="00E55EA3">
        <w:rPr>
          <w:rFonts w:ascii="Arial" w:eastAsia="Times New Roman" w:hAnsi="Arial" w:cs="Arial"/>
          <w:color w:val="000000" w:themeColor="text1"/>
          <w:sz w:val="24"/>
          <w:szCs w:val="24"/>
        </w:rPr>
        <w:t xml:space="preserve"> (conviver, brincar, participar, explorar, expressar-se e conhecer-se), os cinco </w:t>
      </w:r>
      <w:r w:rsidR="6387C051" w:rsidRPr="00E55EA3">
        <w:rPr>
          <w:rFonts w:ascii="Arial" w:eastAsia="Times New Roman" w:hAnsi="Arial" w:cs="Arial"/>
          <w:color w:val="000000" w:themeColor="text1"/>
          <w:sz w:val="24"/>
          <w:szCs w:val="24"/>
        </w:rPr>
        <w:t xml:space="preserve">Campos de </w:t>
      </w:r>
      <w:r w:rsidR="00595BAB" w:rsidRPr="00E55EA3">
        <w:rPr>
          <w:rFonts w:ascii="Arial" w:eastAsia="Times New Roman" w:hAnsi="Arial" w:cs="Arial"/>
          <w:color w:val="000000" w:themeColor="text1"/>
          <w:sz w:val="24"/>
          <w:szCs w:val="24"/>
        </w:rPr>
        <w:t>E</w:t>
      </w:r>
      <w:r w:rsidR="6387C051" w:rsidRPr="00E55EA3">
        <w:rPr>
          <w:rFonts w:ascii="Arial" w:eastAsia="Times New Roman" w:hAnsi="Arial" w:cs="Arial"/>
          <w:color w:val="000000" w:themeColor="text1"/>
          <w:sz w:val="24"/>
          <w:szCs w:val="24"/>
        </w:rPr>
        <w:t>xperiências</w:t>
      </w:r>
      <w:r w:rsidRPr="00E55EA3">
        <w:rPr>
          <w:rFonts w:ascii="Arial" w:eastAsia="Times New Roman" w:hAnsi="Arial" w:cs="Arial"/>
          <w:color w:val="000000" w:themeColor="text1"/>
          <w:sz w:val="24"/>
          <w:szCs w:val="24"/>
        </w:rPr>
        <w:t xml:space="preserve"> (o eu, o outro e o nós; corpo, gestos e movimentos; traços, sons, cores e formas; escuta, fala, pensamento e imaginação; espaços, tempos, quantidades, relações e transformações;), as </w:t>
      </w:r>
      <w:r w:rsidR="00595BAB" w:rsidRPr="00E55EA3">
        <w:rPr>
          <w:rFonts w:ascii="Arial" w:eastAsia="Times New Roman" w:hAnsi="Arial" w:cs="Arial"/>
          <w:color w:val="000000" w:themeColor="text1"/>
          <w:sz w:val="24"/>
          <w:szCs w:val="24"/>
        </w:rPr>
        <w:t>10</w:t>
      </w:r>
      <w:r w:rsidRPr="00E55EA3">
        <w:rPr>
          <w:rFonts w:ascii="Arial" w:eastAsia="Times New Roman" w:hAnsi="Arial" w:cs="Arial"/>
          <w:color w:val="000000" w:themeColor="text1"/>
          <w:sz w:val="24"/>
          <w:szCs w:val="24"/>
        </w:rPr>
        <w:t xml:space="preserve"> Competências Gerais da</w:t>
      </w:r>
      <w:r w:rsidRPr="34C52967">
        <w:rPr>
          <w:rFonts w:ascii="Arial" w:eastAsia="Times New Roman" w:hAnsi="Arial" w:cs="Arial"/>
          <w:color w:val="000000" w:themeColor="text1"/>
          <w:sz w:val="24"/>
          <w:szCs w:val="24"/>
        </w:rPr>
        <w:t xml:space="preserve"> BNCC e </w:t>
      </w:r>
      <w:r w:rsidR="00595BAB">
        <w:rPr>
          <w:rFonts w:ascii="Arial" w:eastAsia="Times New Roman" w:hAnsi="Arial" w:cs="Arial"/>
          <w:color w:val="000000" w:themeColor="text1"/>
          <w:sz w:val="24"/>
          <w:szCs w:val="24"/>
        </w:rPr>
        <w:t xml:space="preserve">da </w:t>
      </w:r>
      <w:r w:rsidRPr="34C52967">
        <w:rPr>
          <w:rFonts w:ascii="Arial" w:eastAsia="Times New Roman" w:hAnsi="Arial" w:cs="Arial"/>
          <w:color w:val="000000" w:themeColor="text1"/>
          <w:sz w:val="24"/>
          <w:szCs w:val="24"/>
        </w:rPr>
        <w:t xml:space="preserve">Agenda 2030/ONU </w:t>
      </w:r>
      <w:r w:rsidR="00595BAB">
        <w:rPr>
          <w:rFonts w:ascii="Arial" w:eastAsia="Times New Roman" w:hAnsi="Arial" w:cs="Arial"/>
          <w:color w:val="000000" w:themeColor="text1"/>
          <w:sz w:val="24"/>
          <w:szCs w:val="24"/>
        </w:rPr>
        <w:t>–</w:t>
      </w:r>
      <w:r w:rsidRPr="34C52967">
        <w:rPr>
          <w:rFonts w:ascii="Arial" w:eastAsia="Times New Roman" w:hAnsi="Arial" w:cs="Arial"/>
          <w:color w:val="000000" w:themeColor="text1"/>
          <w:sz w:val="24"/>
          <w:szCs w:val="24"/>
        </w:rPr>
        <w:t xml:space="preserve"> Educação para o Desenvolvimento Sustentável.</w:t>
      </w:r>
    </w:p>
    <w:p w14:paraId="0E441F49" w14:textId="77777777" w:rsidR="00CD6ADF" w:rsidRDefault="00CD6ADF" w:rsidP="009026A1">
      <w:pPr>
        <w:spacing w:line="360" w:lineRule="auto"/>
        <w:ind w:firstLine="720"/>
        <w:jc w:val="both"/>
        <w:rPr>
          <w:rFonts w:ascii="Arial" w:eastAsia="Times New Roman" w:hAnsi="Arial" w:cs="Arial"/>
          <w:color w:val="000000" w:themeColor="text1"/>
          <w:sz w:val="24"/>
          <w:szCs w:val="24"/>
        </w:rPr>
      </w:pPr>
    </w:p>
    <w:p w14:paraId="15CA85C2" w14:textId="77777777" w:rsidR="00CD6ADF" w:rsidRDefault="00CD6ADF" w:rsidP="009026A1">
      <w:pPr>
        <w:spacing w:line="360" w:lineRule="auto"/>
        <w:ind w:firstLine="720"/>
        <w:jc w:val="both"/>
        <w:rPr>
          <w:rFonts w:ascii="Arial" w:eastAsia="Times New Roman" w:hAnsi="Arial" w:cs="Arial"/>
          <w:color w:val="000000" w:themeColor="text1"/>
          <w:sz w:val="24"/>
          <w:szCs w:val="24"/>
        </w:rPr>
      </w:pPr>
    </w:p>
    <w:p w14:paraId="092E108A" w14:textId="77777777" w:rsidR="00CD6ADF" w:rsidRDefault="00CD6ADF" w:rsidP="009026A1">
      <w:pPr>
        <w:spacing w:line="360" w:lineRule="auto"/>
        <w:ind w:firstLine="720"/>
        <w:jc w:val="both"/>
        <w:rPr>
          <w:rFonts w:ascii="Arial" w:eastAsia="Times New Roman" w:hAnsi="Arial" w:cs="Arial"/>
          <w:color w:val="000000" w:themeColor="text1"/>
          <w:sz w:val="24"/>
          <w:szCs w:val="24"/>
        </w:rPr>
      </w:pPr>
    </w:p>
    <w:p w14:paraId="10F8871B" w14:textId="77777777" w:rsidR="00CD6ADF" w:rsidRDefault="00CD6ADF" w:rsidP="009026A1">
      <w:pPr>
        <w:spacing w:line="360" w:lineRule="auto"/>
        <w:ind w:firstLine="720"/>
        <w:jc w:val="both"/>
        <w:rPr>
          <w:rFonts w:ascii="Arial" w:eastAsia="Times New Roman" w:hAnsi="Arial" w:cs="Arial"/>
          <w:color w:val="000000" w:themeColor="text1"/>
          <w:sz w:val="24"/>
          <w:szCs w:val="24"/>
        </w:rPr>
      </w:pPr>
    </w:p>
    <w:p w14:paraId="76D2477A" w14:textId="77777777" w:rsidR="00CD6ADF" w:rsidRDefault="00CD6ADF" w:rsidP="009026A1">
      <w:pPr>
        <w:spacing w:line="360" w:lineRule="auto"/>
        <w:ind w:firstLine="720"/>
        <w:jc w:val="both"/>
        <w:rPr>
          <w:rFonts w:ascii="Arial" w:eastAsia="Times New Roman" w:hAnsi="Arial" w:cs="Arial"/>
          <w:color w:val="000000" w:themeColor="text1"/>
          <w:sz w:val="24"/>
          <w:szCs w:val="24"/>
        </w:rPr>
      </w:pPr>
    </w:p>
    <w:p w14:paraId="1D81C41E" w14:textId="77777777" w:rsidR="00CD6ADF" w:rsidRDefault="00CD6ADF" w:rsidP="009026A1">
      <w:pPr>
        <w:spacing w:line="360" w:lineRule="auto"/>
        <w:ind w:firstLine="720"/>
        <w:jc w:val="both"/>
        <w:rPr>
          <w:rFonts w:ascii="Arial" w:eastAsia="Times New Roman" w:hAnsi="Arial" w:cs="Arial"/>
          <w:color w:val="000000" w:themeColor="text1"/>
          <w:sz w:val="24"/>
          <w:szCs w:val="24"/>
        </w:rPr>
      </w:pPr>
    </w:p>
    <w:p w14:paraId="34E12594" w14:textId="77777777" w:rsidR="00CD6ADF" w:rsidRDefault="00CD6ADF" w:rsidP="009026A1">
      <w:pPr>
        <w:spacing w:line="360" w:lineRule="auto"/>
        <w:ind w:firstLine="720"/>
        <w:jc w:val="both"/>
        <w:rPr>
          <w:rFonts w:ascii="Arial" w:eastAsia="Times New Roman" w:hAnsi="Arial" w:cs="Arial"/>
          <w:color w:val="000000" w:themeColor="text1"/>
          <w:sz w:val="24"/>
          <w:szCs w:val="24"/>
        </w:rPr>
      </w:pPr>
    </w:p>
    <w:p w14:paraId="019168E6" w14:textId="77777777" w:rsidR="00CD6ADF" w:rsidRDefault="00CD6ADF" w:rsidP="009026A1">
      <w:pPr>
        <w:spacing w:line="360" w:lineRule="auto"/>
        <w:ind w:firstLine="720"/>
        <w:jc w:val="both"/>
        <w:rPr>
          <w:rFonts w:ascii="Arial" w:eastAsia="Times New Roman" w:hAnsi="Arial" w:cs="Arial"/>
          <w:color w:val="000000" w:themeColor="text1"/>
          <w:sz w:val="24"/>
          <w:szCs w:val="24"/>
        </w:rPr>
      </w:pPr>
    </w:p>
    <w:p w14:paraId="28ECC6ED" w14:textId="77777777" w:rsidR="00CD6ADF" w:rsidRDefault="00CD6ADF" w:rsidP="009026A1">
      <w:pPr>
        <w:spacing w:line="360" w:lineRule="auto"/>
        <w:ind w:firstLine="720"/>
        <w:jc w:val="both"/>
        <w:rPr>
          <w:rFonts w:ascii="Arial" w:eastAsia="Times New Roman" w:hAnsi="Arial" w:cs="Arial"/>
          <w:color w:val="000000" w:themeColor="text1"/>
          <w:sz w:val="24"/>
          <w:szCs w:val="24"/>
        </w:rPr>
      </w:pPr>
    </w:p>
    <w:p w14:paraId="2CCC94CA" w14:textId="4414641B" w:rsidR="008761FB" w:rsidRPr="003025FD" w:rsidRDefault="008761FB" w:rsidP="00BC329B">
      <w:pPr>
        <w:spacing w:line="360" w:lineRule="auto"/>
        <w:jc w:val="both"/>
        <w:rPr>
          <w:rFonts w:ascii="Arial" w:eastAsia="Times New Roman" w:hAnsi="Arial" w:cs="Arial"/>
          <w:sz w:val="24"/>
          <w:szCs w:val="24"/>
        </w:rPr>
        <w:sectPr w:rsidR="008761FB" w:rsidRPr="003025FD">
          <w:headerReference w:type="default" r:id="rId33"/>
          <w:footerReference w:type="default" r:id="rId34"/>
          <w:pgSz w:w="11906" w:h="16838"/>
          <w:pgMar w:top="779" w:right="1701" w:bottom="1417" w:left="1701" w:header="708" w:footer="708" w:gutter="0"/>
          <w:pgNumType w:start="1"/>
          <w:cols w:space="720"/>
        </w:sectPr>
      </w:pPr>
    </w:p>
    <w:p w14:paraId="4E501B5D" w14:textId="77777777" w:rsidR="008761FB" w:rsidRDefault="008761FB" w:rsidP="008761FB"/>
    <w:p w14:paraId="7236A5BC" w14:textId="77777777" w:rsidR="008761FB" w:rsidRDefault="008761FB" w:rsidP="008761FB"/>
    <w:p w14:paraId="35810D2A" w14:textId="77777777" w:rsidR="008761FB" w:rsidRDefault="008761FB" w:rsidP="008761FB"/>
    <w:p w14:paraId="32E2E571" w14:textId="77777777" w:rsidR="008761FB" w:rsidRDefault="008761FB" w:rsidP="008761FB"/>
    <w:p w14:paraId="4588EA14" w14:textId="77777777" w:rsidR="008761FB" w:rsidRDefault="008761FB" w:rsidP="008761FB"/>
    <w:p w14:paraId="480EA9F2" w14:textId="77777777" w:rsidR="008761FB" w:rsidRDefault="008761FB" w:rsidP="008761FB"/>
    <w:p w14:paraId="759A7557" w14:textId="77777777" w:rsidR="008761FB" w:rsidRDefault="008761FB" w:rsidP="008761FB"/>
    <w:p w14:paraId="41946EEF" w14:textId="77777777" w:rsidR="008761FB" w:rsidRDefault="008761FB" w:rsidP="008761FB"/>
    <w:p w14:paraId="5B125CF2" w14:textId="77777777" w:rsidR="008761FB" w:rsidRDefault="008761FB" w:rsidP="008761FB"/>
    <w:p w14:paraId="1C921151" w14:textId="77777777" w:rsidR="008761FB" w:rsidRPr="008761FB" w:rsidRDefault="008761FB" w:rsidP="008761FB">
      <w:pPr>
        <w:rPr>
          <w:rFonts w:asciiTheme="minorHAnsi" w:eastAsiaTheme="minorHAnsi" w:hAnsiTheme="minorHAnsi" w:cstheme="minorBidi"/>
          <w:lang w:eastAsia="en-US"/>
        </w:rPr>
      </w:pPr>
    </w:p>
    <w:p w14:paraId="5352C8E1" w14:textId="77777777" w:rsidR="008761FB" w:rsidRPr="008761FB" w:rsidRDefault="008761FB" w:rsidP="008761FB">
      <w:pPr>
        <w:spacing w:after="0" w:line="240" w:lineRule="auto"/>
        <w:rPr>
          <w:rFonts w:asciiTheme="minorHAnsi" w:eastAsiaTheme="minorHAnsi" w:hAnsiTheme="minorHAnsi" w:cstheme="minorBidi"/>
          <w:lang w:eastAsia="en-US"/>
        </w:rPr>
      </w:pPr>
    </w:p>
    <w:tbl>
      <w:tblPr>
        <w:tblpPr w:leftFromText="141" w:rightFromText="141" w:vertAnchor="page" w:horzAnchor="margin" w:tblpY="604"/>
        <w:tblW w:w="15730" w:type="dxa"/>
        <w:tblCellMar>
          <w:left w:w="70" w:type="dxa"/>
          <w:right w:w="70" w:type="dxa"/>
        </w:tblCellMar>
        <w:tblLook w:val="04A0" w:firstRow="1" w:lastRow="0" w:firstColumn="1" w:lastColumn="0" w:noHBand="0" w:noVBand="1"/>
      </w:tblPr>
      <w:tblGrid>
        <w:gridCol w:w="1836"/>
        <w:gridCol w:w="1866"/>
        <w:gridCol w:w="7754"/>
        <w:gridCol w:w="1726"/>
        <w:gridCol w:w="2548"/>
      </w:tblGrid>
      <w:tr w:rsidR="00C7507F" w:rsidRPr="002A2755" w14:paraId="2DB22462" w14:textId="77777777" w:rsidTr="003F02C0">
        <w:trPr>
          <w:trHeight w:val="510"/>
        </w:trPr>
        <w:tc>
          <w:tcPr>
            <w:tcW w:w="1573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BD0A0B6" w14:textId="77777777" w:rsidR="00C7507F" w:rsidRPr="002A2755" w:rsidRDefault="00C7507F" w:rsidP="003F02C0">
            <w:pPr>
              <w:spacing w:after="0" w:line="240" w:lineRule="auto"/>
              <w:jc w:val="center"/>
              <w:rPr>
                <w:rFonts w:eastAsia="Times New Roman"/>
                <w:b/>
                <w:bCs/>
                <w:color w:val="8EAADB" w:themeColor="accent1" w:themeTint="99"/>
                <w:sz w:val="44"/>
                <w:szCs w:val="44"/>
              </w:rPr>
            </w:pPr>
            <w:r w:rsidRPr="003D66A9">
              <w:rPr>
                <w:rFonts w:eastAsia="Times New Roman"/>
                <w:b/>
                <w:bCs/>
                <w:color w:val="8EAADB" w:themeColor="accent1" w:themeTint="99"/>
                <w:sz w:val="44"/>
                <w:szCs w:val="44"/>
              </w:rPr>
              <w:lastRenderedPageBreak/>
              <w:t>SESI – Educação Infantil</w:t>
            </w:r>
          </w:p>
        </w:tc>
      </w:tr>
      <w:tr w:rsidR="00C7507F" w:rsidRPr="00DF7A9A" w14:paraId="71DB98C4" w14:textId="77777777" w:rsidTr="003F02C0">
        <w:trPr>
          <w:trHeight w:val="170"/>
        </w:trPr>
        <w:tc>
          <w:tcPr>
            <w:tcW w:w="1573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262A9B45" w14:textId="77777777" w:rsidR="00C7507F" w:rsidRDefault="00C7507F" w:rsidP="003F02C0">
            <w:pPr>
              <w:spacing w:after="0" w:line="240" w:lineRule="auto"/>
              <w:jc w:val="center"/>
              <w:rPr>
                <w:rFonts w:eastAsia="Times New Roman"/>
                <w:b/>
                <w:bCs/>
                <w:sz w:val="20"/>
                <w:szCs w:val="20"/>
              </w:rPr>
            </w:pPr>
          </w:p>
          <w:p w14:paraId="4B936D79" w14:textId="77777777" w:rsidR="00C7507F" w:rsidRPr="00DF7A9A" w:rsidRDefault="00C7507F" w:rsidP="003F02C0">
            <w:pPr>
              <w:autoSpaceDE w:val="0"/>
              <w:autoSpaceDN w:val="0"/>
              <w:adjustRightInd w:val="0"/>
              <w:spacing w:after="0" w:line="240" w:lineRule="auto"/>
              <w:jc w:val="center"/>
              <w:rPr>
                <w:rFonts w:eastAsia="Times New Roman"/>
                <w:b/>
                <w:bCs/>
                <w:color w:val="2F5496" w:themeColor="accent1" w:themeShade="BF"/>
                <w:sz w:val="28"/>
                <w:szCs w:val="28"/>
              </w:rPr>
            </w:pPr>
            <w:r>
              <w:rPr>
                <w:rFonts w:eastAsia="Times New Roman"/>
                <w:b/>
                <w:bCs/>
                <w:color w:val="2F5496" w:themeColor="accent1" w:themeShade="BF"/>
                <w:sz w:val="28"/>
                <w:szCs w:val="28"/>
              </w:rPr>
              <w:t>CAMPO DE EXPERIÊNCIAS:</w:t>
            </w:r>
            <w:r>
              <w:rPr>
                <w:rFonts w:ascii="Gotham-Medium" w:hAnsi="Gotham-Medium" w:cs="Gotham-Medium"/>
                <w:color w:val="2F9F48"/>
                <w:sz w:val="34"/>
                <w:szCs w:val="34"/>
              </w:rPr>
              <w:t xml:space="preserve"> </w:t>
            </w:r>
            <w:r w:rsidRPr="008B3D57">
              <w:rPr>
                <w:rFonts w:eastAsia="Times New Roman"/>
                <w:b/>
                <w:bCs/>
                <w:color w:val="2F5496" w:themeColor="accent1" w:themeShade="BF"/>
                <w:sz w:val="28"/>
                <w:szCs w:val="28"/>
              </w:rPr>
              <w:t>“O EU, O OUTRO E O NÓS”</w:t>
            </w:r>
            <w:r>
              <w:rPr>
                <w:rFonts w:eastAsia="Times New Roman"/>
                <w:b/>
                <w:bCs/>
                <w:color w:val="2F5496" w:themeColor="accent1" w:themeShade="BF"/>
                <w:sz w:val="28"/>
                <w:szCs w:val="28"/>
              </w:rPr>
              <w:t xml:space="preserve"> -</w:t>
            </w:r>
            <w:r w:rsidRPr="00DF7A9A">
              <w:rPr>
                <w:rFonts w:eastAsia="Times New Roman"/>
                <w:b/>
                <w:bCs/>
                <w:color w:val="2F5496" w:themeColor="accent1" w:themeShade="BF"/>
                <w:sz w:val="28"/>
                <w:szCs w:val="28"/>
              </w:rPr>
              <w:t>Crianças bem pequenas 3 anos e 11 mese</w:t>
            </w:r>
            <w:r>
              <w:rPr>
                <w:rFonts w:eastAsia="Times New Roman"/>
                <w:b/>
                <w:bCs/>
                <w:color w:val="2F5496" w:themeColor="accent1" w:themeShade="BF"/>
                <w:sz w:val="28"/>
                <w:szCs w:val="28"/>
              </w:rPr>
              <w:t>s</w:t>
            </w:r>
          </w:p>
        </w:tc>
      </w:tr>
      <w:tr w:rsidR="00C7507F" w:rsidRPr="001D0EEC" w14:paraId="46C9CFDD" w14:textId="77777777" w:rsidTr="003F02C0">
        <w:trPr>
          <w:trHeight w:val="20"/>
        </w:trPr>
        <w:tc>
          <w:tcPr>
            <w:tcW w:w="183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108080EE" w14:textId="77777777" w:rsidR="00C7507F" w:rsidRPr="0062393A" w:rsidRDefault="00C7507F" w:rsidP="003F02C0">
            <w:pPr>
              <w:spacing w:after="0" w:line="240" w:lineRule="auto"/>
              <w:jc w:val="center"/>
              <w:rPr>
                <w:rFonts w:eastAsia="Times New Roman"/>
                <w:b/>
                <w:bCs/>
                <w:sz w:val="18"/>
                <w:szCs w:val="18"/>
              </w:rPr>
            </w:pPr>
            <w:r w:rsidRPr="00B478AC">
              <w:rPr>
                <w:rFonts w:eastAsia="Times New Roman"/>
                <w:b/>
                <w:bCs/>
                <w:sz w:val="20"/>
                <w:szCs w:val="20"/>
              </w:rPr>
              <w:t>OBJETIVOS DE APRENDIZAGEM E DESENVOLVIMENTO</w:t>
            </w:r>
            <w:r>
              <w:rPr>
                <w:rFonts w:eastAsia="Times New Roman"/>
                <w:b/>
                <w:bCs/>
                <w:sz w:val="20"/>
                <w:szCs w:val="20"/>
              </w:rPr>
              <w:t xml:space="preserve"> BNCC</w:t>
            </w:r>
          </w:p>
        </w:tc>
        <w:tc>
          <w:tcPr>
            <w:tcW w:w="1866"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2CDEE954" w14:textId="77777777" w:rsidR="00C7507F" w:rsidRPr="0062393A" w:rsidRDefault="00C7507F" w:rsidP="003F02C0">
            <w:pPr>
              <w:spacing w:after="0" w:line="240" w:lineRule="auto"/>
              <w:jc w:val="center"/>
              <w:rPr>
                <w:rFonts w:eastAsia="Times New Roman"/>
                <w:b/>
                <w:bCs/>
                <w:sz w:val="18"/>
                <w:szCs w:val="18"/>
              </w:rPr>
            </w:pPr>
            <w:r w:rsidRPr="001D0EEC">
              <w:rPr>
                <w:rFonts w:eastAsia="Times New Roman"/>
                <w:b/>
                <w:bCs/>
                <w:sz w:val="20"/>
                <w:szCs w:val="20"/>
              </w:rPr>
              <w:t>COMPETÊNCIAS GERAIS DA BNCC</w:t>
            </w:r>
          </w:p>
        </w:tc>
        <w:tc>
          <w:tcPr>
            <w:tcW w:w="7754" w:type="dxa"/>
            <w:vMerge w:val="restart"/>
            <w:tcBorders>
              <w:top w:val="single" w:sz="4" w:space="0" w:color="auto"/>
              <w:left w:val="nil"/>
              <w:right w:val="single" w:sz="4" w:space="0" w:color="auto"/>
            </w:tcBorders>
            <w:shd w:val="clear" w:color="auto" w:fill="auto"/>
            <w:vAlign w:val="center"/>
          </w:tcPr>
          <w:p w14:paraId="7EA9FE33" w14:textId="77777777" w:rsidR="00C7507F" w:rsidRDefault="00C7507F" w:rsidP="003F02C0">
            <w:pPr>
              <w:spacing w:after="0" w:line="240" w:lineRule="auto"/>
              <w:jc w:val="center"/>
              <w:rPr>
                <w:rFonts w:eastAsia="Times New Roman"/>
                <w:b/>
                <w:bCs/>
                <w:sz w:val="20"/>
                <w:szCs w:val="20"/>
              </w:rPr>
            </w:pPr>
            <w:r w:rsidRPr="00B478AC">
              <w:rPr>
                <w:rFonts w:eastAsia="Times New Roman"/>
                <w:b/>
                <w:bCs/>
                <w:sz w:val="20"/>
                <w:szCs w:val="20"/>
              </w:rPr>
              <w:t>OBJETIVOS DE APRENDIZAGEM E DESENVOLVIMENTO</w:t>
            </w:r>
            <w:r>
              <w:rPr>
                <w:rFonts w:eastAsia="Times New Roman"/>
                <w:b/>
                <w:bCs/>
                <w:sz w:val="20"/>
                <w:szCs w:val="20"/>
              </w:rPr>
              <w:t xml:space="preserve"> SESI</w:t>
            </w:r>
          </w:p>
          <w:p w14:paraId="5A89DDB1" w14:textId="77777777" w:rsidR="00C7507F" w:rsidRPr="0036305C" w:rsidRDefault="00C7507F" w:rsidP="003F02C0">
            <w:pPr>
              <w:spacing w:after="0" w:line="240" w:lineRule="auto"/>
              <w:jc w:val="center"/>
              <w:rPr>
                <w:rFonts w:eastAsia="Times New Roman"/>
                <w:b/>
                <w:bCs/>
                <w:sz w:val="20"/>
                <w:szCs w:val="20"/>
              </w:rPr>
            </w:pPr>
            <w:r w:rsidRPr="0036305C">
              <w:rPr>
                <w:rFonts w:eastAsia="Times New Roman"/>
                <w:b/>
                <w:bCs/>
                <w:sz w:val="20"/>
                <w:szCs w:val="20"/>
              </w:rPr>
              <w:t>3 ANOS</w:t>
            </w:r>
          </w:p>
        </w:tc>
        <w:tc>
          <w:tcPr>
            <w:tcW w:w="1726" w:type="dxa"/>
            <w:tcBorders>
              <w:top w:val="single" w:sz="4" w:space="0" w:color="auto"/>
              <w:left w:val="nil"/>
              <w:bottom w:val="single" w:sz="4" w:space="0" w:color="auto"/>
              <w:right w:val="single" w:sz="4" w:space="0" w:color="auto"/>
            </w:tcBorders>
            <w:shd w:val="clear" w:color="auto" w:fill="auto"/>
            <w:vAlign w:val="center"/>
          </w:tcPr>
          <w:p w14:paraId="760AB02E" w14:textId="77777777" w:rsidR="00C7507F" w:rsidRPr="001D0EEC" w:rsidRDefault="00C7507F" w:rsidP="003F02C0">
            <w:pPr>
              <w:spacing w:after="0" w:line="240" w:lineRule="auto"/>
              <w:jc w:val="center"/>
              <w:rPr>
                <w:rFonts w:eastAsia="Times New Roman"/>
                <w:b/>
                <w:bCs/>
                <w:sz w:val="20"/>
                <w:szCs w:val="20"/>
              </w:rPr>
            </w:pPr>
            <w:r w:rsidRPr="001D0EEC">
              <w:rPr>
                <w:rFonts w:eastAsia="Times New Roman"/>
                <w:b/>
                <w:bCs/>
                <w:sz w:val="20"/>
                <w:szCs w:val="20"/>
              </w:rPr>
              <w:t>DIREITOS DE APRENDIZAGEM</w:t>
            </w:r>
          </w:p>
        </w:tc>
        <w:tc>
          <w:tcPr>
            <w:tcW w:w="2548" w:type="dxa"/>
            <w:tcBorders>
              <w:top w:val="single" w:sz="4" w:space="0" w:color="auto"/>
              <w:left w:val="nil"/>
              <w:bottom w:val="single" w:sz="4" w:space="0" w:color="auto"/>
              <w:right w:val="single" w:sz="4" w:space="0" w:color="auto"/>
            </w:tcBorders>
            <w:shd w:val="clear" w:color="auto" w:fill="auto"/>
            <w:vAlign w:val="center"/>
          </w:tcPr>
          <w:p w14:paraId="1315CF99" w14:textId="77777777" w:rsidR="00C7507F" w:rsidRPr="001D0EEC" w:rsidRDefault="00C7507F" w:rsidP="003F02C0">
            <w:pPr>
              <w:spacing w:after="0" w:line="240" w:lineRule="auto"/>
              <w:jc w:val="center"/>
              <w:rPr>
                <w:rFonts w:eastAsia="Times New Roman"/>
                <w:b/>
                <w:bCs/>
                <w:sz w:val="20"/>
                <w:szCs w:val="20"/>
              </w:rPr>
            </w:pPr>
            <w:r w:rsidRPr="001D0EEC">
              <w:rPr>
                <w:rFonts w:eastAsia="Times New Roman"/>
                <w:b/>
                <w:bCs/>
                <w:sz w:val="20"/>
                <w:szCs w:val="20"/>
              </w:rPr>
              <w:t>OBJETIVOS DE DES</w:t>
            </w:r>
            <w:r>
              <w:rPr>
                <w:rFonts w:eastAsia="Times New Roman"/>
                <w:b/>
                <w:bCs/>
                <w:sz w:val="20"/>
                <w:szCs w:val="20"/>
              </w:rPr>
              <w:t>E</w:t>
            </w:r>
            <w:r w:rsidRPr="001D0EEC">
              <w:rPr>
                <w:rFonts w:eastAsia="Times New Roman"/>
                <w:b/>
                <w:bCs/>
                <w:sz w:val="20"/>
                <w:szCs w:val="20"/>
              </w:rPr>
              <w:t>NVOLVIMENTO SUSTENTÁVEL</w:t>
            </w:r>
          </w:p>
        </w:tc>
      </w:tr>
      <w:tr w:rsidR="00C7507F" w:rsidRPr="00D84C62" w14:paraId="1348500E" w14:textId="77777777" w:rsidTr="003F02C0">
        <w:trPr>
          <w:trHeight w:val="244"/>
        </w:trPr>
        <w:tc>
          <w:tcPr>
            <w:tcW w:w="1836"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7381C5D" w14:textId="77777777" w:rsidR="00C7507F" w:rsidRPr="004156A5" w:rsidRDefault="00C7507F" w:rsidP="003F02C0">
            <w:pPr>
              <w:autoSpaceDE w:val="0"/>
              <w:autoSpaceDN w:val="0"/>
              <w:adjustRightInd w:val="0"/>
              <w:spacing w:after="0" w:line="240" w:lineRule="auto"/>
              <w:jc w:val="center"/>
              <w:rPr>
                <w:rFonts w:ascii="Gotham-Medium" w:hAnsi="Gotham-Medium" w:cs="Gotham-Medium"/>
                <w:b/>
                <w:bCs/>
                <w:sz w:val="20"/>
                <w:szCs w:val="20"/>
              </w:rPr>
            </w:pPr>
            <w:r w:rsidRPr="004156A5">
              <w:rPr>
                <w:rFonts w:ascii="Gotham-Medium" w:hAnsi="Gotham-Medium" w:cs="Gotham-Medium"/>
                <w:b/>
                <w:bCs/>
                <w:sz w:val="20"/>
                <w:szCs w:val="20"/>
              </w:rPr>
              <w:t>(EI02EO01)</w:t>
            </w:r>
          </w:p>
          <w:p w14:paraId="4EA4F5C6" w14:textId="77777777" w:rsidR="00C7507F" w:rsidRPr="002A12A6" w:rsidRDefault="00C7507F" w:rsidP="003F02C0">
            <w:pPr>
              <w:autoSpaceDE w:val="0"/>
              <w:autoSpaceDN w:val="0"/>
              <w:adjustRightInd w:val="0"/>
              <w:spacing w:after="0" w:line="240" w:lineRule="auto"/>
              <w:jc w:val="center"/>
              <w:rPr>
                <w:rFonts w:ascii="Gotham-Book" w:hAnsi="Gotham-Book" w:cs="Gotham-Book"/>
                <w:b/>
                <w:bCs/>
                <w:sz w:val="20"/>
                <w:szCs w:val="20"/>
              </w:rPr>
            </w:pPr>
            <w:r w:rsidRPr="002A12A6">
              <w:rPr>
                <w:rFonts w:ascii="Gotham-Book" w:hAnsi="Gotham-Book" w:cs="Gotham-Book"/>
                <w:b/>
                <w:bCs/>
                <w:sz w:val="20"/>
                <w:szCs w:val="20"/>
              </w:rPr>
              <w:t>Demonstrar atitudes de cuidado e solidariedade na</w:t>
            </w:r>
          </w:p>
          <w:p w14:paraId="29758C8A" w14:textId="77777777" w:rsidR="00C7507F" w:rsidRPr="002A12A6" w:rsidRDefault="00C7507F" w:rsidP="003F02C0">
            <w:pPr>
              <w:autoSpaceDE w:val="0"/>
              <w:autoSpaceDN w:val="0"/>
              <w:adjustRightInd w:val="0"/>
              <w:spacing w:after="0" w:line="240" w:lineRule="auto"/>
              <w:jc w:val="center"/>
              <w:rPr>
                <w:rFonts w:ascii="Gotham-Book" w:hAnsi="Gotham-Book" w:cs="Gotham-Book"/>
                <w:b/>
                <w:bCs/>
                <w:sz w:val="20"/>
                <w:szCs w:val="20"/>
              </w:rPr>
            </w:pPr>
            <w:r w:rsidRPr="002A12A6">
              <w:rPr>
                <w:rFonts w:ascii="Gotham-Book" w:hAnsi="Gotham-Book" w:cs="Gotham-Book"/>
                <w:b/>
                <w:bCs/>
                <w:sz w:val="20"/>
                <w:szCs w:val="20"/>
              </w:rPr>
              <w:t>interação com crianças e</w:t>
            </w:r>
          </w:p>
          <w:p w14:paraId="1D9D5B48" w14:textId="77777777" w:rsidR="00C7507F" w:rsidRPr="004156A5" w:rsidRDefault="00C7507F" w:rsidP="003F02C0">
            <w:pPr>
              <w:spacing w:after="0" w:line="240" w:lineRule="auto"/>
              <w:jc w:val="center"/>
              <w:rPr>
                <w:rFonts w:eastAsia="Times New Roman"/>
                <w:b/>
                <w:bCs/>
                <w:sz w:val="20"/>
                <w:szCs w:val="20"/>
              </w:rPr>
            </w:pPr>
            <w:r w:rsidRPr="002A12A6">
              <w:rPr>
                <w:rFonts w:ascii="Gotham-Book" w:hAnsi="Gotham-Book" w:cs="Gotham-Book"/>
                <w:b/>
                <w:bCs/>
                <w:sz w:val="20"/>
                <w:szCs w:val="20"/>
              </w:rPr>
              <w:t>adultos.</w:t>
            </w:r>
          </w:p>
        </w:tc>
        <w:tc>
          <w:tcPr>
            <w:tcW w:w="1866"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8C3A822" w14:textId="77777777" w:rsidR="00C7507F" w:rsidRDefault="00C7507F" w:rsidP="003F02C0">
            <w:pPr>
              <w:spacing w:after="0" w:line="240" w:lineRule="auto"/>
              <w:jc w:val="both"/>
              <w:rPr>
                <w:rFonts w:eastAsia="Times New Roman"/>
                <w:color w:val="000000"/>
                <w:sz w:val="18"/>
                <w:szCs w:val="18"/>
              </w:rPr>
            </w:pPr>
            <w:r w:rsidRPr="00181816">
              <w:rPr>
                <w:rFonts w:eastAsia="Times New Roman"/>
                <w:color w:val="000000"/>
                <w:sz w:val="18"/>
                <w:szCs w:val="18"/>
              </w:rPr>
              <w:t>C1. Conhecimento</w:t>
            </w:r>
          </w:p>
          <w:p w14:paraId="4515E510" w14:textId="77777777" w:rsidR="00C7507F" w:rsidRDefault="00C7507F" w:rsidP="003F02C0">
            <w:pPr>
              <w:spacing w:after="0" w:line="240" w:lineRule="auto"/>
              <w:jc w:val="both"/>
              <w:rPr>
                <w:rFonts w:eastAsia="Times New Roman"/>
                <w:color w:val="000000"/>
                <w:sz w:val="18"/>
                <w:szCs w:val="18"/>
              </w:rPr>
            </w:pPr>
            <w:r>
              <w:rPr>
                <w:rFonts w:eastAsia="Times New Roman"/>
                <w:color w:val="000000"/>
                <w:sz w:val="18"/>
                <w:szCs w:val="18"/>
              </w:rPr>
              <w:t>C4. Comunicação</w:t>
            </w:r>
          </w:p>
          <w:p w14:paraId="74015FF1" w14:textId="77777777" w:rsidR="00C7507F" w:rsidRDefault="00C7507F" w:rsidP="003F02C0">
            <w:pPr>
              <w:spacing w:after="0" w:line="240" w:lineRule="auto"/>
              <w:jc w:val="both"/>
              <w:rPr>
                <w:rFonts w:eastAsia="Times New Roman"/>
                <w:color w:val="000000"/>
                <w:sz w:val="18"/>
                <w:szCs w:val="18"/>
              </w:rPr>
            </w:pPr>
            <w:r>
              <w:rPr>
                <w:rFonts w:eastAsia="Times New Roman"/>
                <w:color w:val="000000"/>
                <w:sz w:val="18"/>
                <w:szCs w:val="18"/>
              </w:rPr>
              <w:t>C7. Argumentação</w:t>
            </w:r>
          </w:p>
          <w:p w14:paraId="73CA852D" w14:textId="77777777" w:rsidR="00C7507F" w:rsidRDefault="00C7507F" w:rsidP="003F02C0">
            <w:pPr>
              <w:spacing w:after="0" w:line="240" w:lineRule="auto"/>
              <w:jc w:val="both"/>
              <w:rPr>
                <w:rFonts w:eastAsia="Times New Roman"/>
                <w:color w:val="000000"/>
                <w:sz w:val="18"/>
                <w:szCs w:val="18"/>
              </w:rPr>
            </w:pPr>
            <w:r>
              <w:rPr>
                <w:rFonts w:eastAsia="Times New Roman"/>
                <w:color w:val="000000"/>
                <w:sz w:val="18"/>
                <w:szCs w:val="18"/>
              </w:rPr>
              <w:t>C8. Autoconhecimento e autocuidado</w:t>
            </w:r>
          </w:p>
          <w:p w14:paraId="3B640D74" w14:textId="77777777" w:rsidR="00C7507F" w:rsidRDefault="00C7507F" w:rsidP="003F02C0">
            <w:pPr>
              <w:spacing w:after="0" w:line="240" w:lineRule="auto"/>
              <w:rPr>
                <w:rFonts w:eastAsia="Times New Roman"/>
                <w:color w:val="000000"/>
                <w:sz w:val="18"/>
                <w:szCs w:val="18"/>
              </w:rPr>
            </w:pPr>
            <w:r>
              <w:rPr>
                <w:rFonts w:eastAsia="Times New Roman"/>
                <w:color w:val="000000"/>
                <w:sz w:val="18"/>
                <w:szCs w:val="18"/>
              </w:rPr>
              <w:t>C9. Empatia e cooperação</w:t>
            </w:r>
          </w:p>
          <w:p w14:paraId="0864E998" w14:textId="77777777" w:rsidR="00C7507F" w:rsidRDefault="00C7507F" w:rsidP="003F02C0">
            <w:pPr>
              <w:spacing w:after="0" w:line="240" w:lineRule="auto"/>
              <w:jc w:val="both"/>
              <w:rPr>
                <w:rFonts w:eastAsia="Times New Roman"/>
                <w:color w:val="000000"/>
                <w:sz w:val="18"/>
                <w:szCs w:val="18"/>
              </w:rPr>
            </w:pPr>
            <w:r>
              <w:rPr>
                <w:rFonts w:eastAsia="Times New Roman"/>
                <w:color w:val="000000"/>
                <w:sz w:val="18"/>
                <w:szCs w:val="18"/>
              </w:rPr>
              <w:t>C10. Responsabilidade e cidadania</w:t>
            </w:r>
          </w:p>
          <w:p w14:paraId="22622684" w14:textId="77777777" w:rsidR="00C7507F" w:rsidRDefault="00C7507F" w:rsidP="003F02C0">
            <w:pPr>
              <w:spacing w:after="0" w:line="240" w:lineRule="auto"/>
              <w:jc w:val="both"/>
              <w:rPr>
                <w:rFonts w:eastAsia="Times New Roman"/>
                <w:color w:val="000000"/>
                <w:sz w:val="18"/>
                <w:szCs w:val="18"/>
              </w:rPr>
            </w:pPr>
          </w:p>
          <w:p w14:paraId="2A6C5592" w14:textId="77777777" w:rsidR="00C7507F" w:rsidRPr="00181816" w:rsidRDefault="00C7507F" w:rsidP="003F02C0">
            <w:pPr>
              <w:spacing w:after="0" w:line="240" w:lineRule="auto"/>
              <w:jc w:val="both"/>
              <w:rPr>
                <w:rFonts w:eastAsia="Times New Roman"/>
                <w:color w:val="000000"/>
                <w:sz w:val="18"/>
                <w:szCs w:val="18"/>
              </w:rPr>
            </w:pPr>
          </w:p>
          <w:p w14:paraId="191B7DAF" w14:textId="77777777" w:rsidR="00C7507F" w:rsidRPr="006B7263" w:rsidRDefault="00C7507F" w:rsidP="003F02C0">
            <w:pPr>
              <w:spacing w:after="0" w:line="240" w:lineRule="auto"/>
              <w:jc w:val="both"/>
              <w:rPr>
                <w:rFonts w:eastAsia="Times New Roman"/>
                <w:color w:val="000000"/>
                <w:sz w:val="20"/>
                <w:szCs w:val="20"/>
              </w:rPr>
            </w:pPr>
          </w:p>
        </w:tc>
        <w:tc>
          <w:tcPr>
            <w:tcW w:w="7754" w:type="dxa"/>
            <w:vMerge/>
            <w:tcBorders>
              <w:left w:val="single" w:sz="4" w:space="0" w:color="auto"/>
              <w:bottom w:val="single" w:sz="4" w:space="0" w:color="auto"/>
              <w:right w:val="single" w:sz="4" w:space="0" w:color="auto"/>
            </w:tcBorders>
            <w:shd w:val="clear" w:color="auto" w:fill="auto"/>
            <w:vAlign w:val="center"/>
          </w:tcPr>
          <w:p w14:paraId="4EB16C87" w14:textId="77777777" w:rsidR="00C7507F" w:rsidRPr="00487227" w:rsidRDefault="00C7507F" w:rsidP="003F02C0">
            <w:pPr>
              <w:pStyle w:val="PargrafodaLista"/>
              <w:spacing w:after="0" w:line="240" w:lineRule="auto"/>
              <w:ind w:hanging="720"/>
              <w:jc w:val="center"/>
              <w:rPr>
                <w:rFonts w:eastAsia="Times New Roman"/>
                <w:color w:val="000000"/>
                <w:sz w:val="20"/>
                <w:szCs w:val="20"/>
              </w:rPr>
            </w:pP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tcPr>
          <w:p w14:paraId="079D5B9A" w14:textId="77777777" w:rsidR="00C7507F" w:rsidRDefault="00C7507F" w:rsidP="003F02C0">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Conviver</w:t>
            </w:r>
          </w:p>
          <w:p w14:paraId="3ACFCD48" w14:textId="77777777" w:rsidR="00C7507F" w:rsidRDefault="00C7507F" w:rsidP="003F02C0">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Brincar</w:t>
            </w:r>
          </w:p>
          <w:p w14:paraId="51030EAF" w14:textId="77777777" w:rsidR="00C7507F" w:rsidRDefault="00C7507F" w:rsidP="003F02C0">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Participar</w:t>
            </w:r>
          </w:p>
          <w:p w14:paraId="7D572D02" w14:textId="77777777" w:rsidR="00C7507F" w:rsidRDefault="00C7507F" w:rsidP="003F02C0">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Explorar</w:t>
            </w:r>
          </w:p>
          <w:p w14:paraId="146692FA" w14:textId="77777777" w:rsidR="00C7507F" w:rsidRDefault="00C7507F" w:rsidP="003F02C0">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Expressar</w:t>
            </w:r>
          </w:p>
          <w:p w14:paraId="3E212E01" w14:textId="77777777" w:rsidR="00C7507F" w:rsidRPr="003E3D70" w:rsidRDefault="00C7507F" w:rsidP="003F02C0">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Conhecer-se</w:t>
            </w:r>
          </w:p>
        </w:tc>
        <w:tc>
          <w:tcPr>
            <w:tcW w:w="2548" w:type="dxa"/>
            <w:vMerge w:val="restart"/>
            <w:tcBorders>
              <w:top w:val="single" w:sz="4" w:space="0" w:color="auto"/>
              <w:left w:val="single" w:sz="4" w:space="0" w:color="auto"/>
              <w:bottom w:val="single" w:sz="4" w:space="0" w:color="auto"/>
              <w:right w:val="single" w:sz="4" w:space="0" w:color="auto"/>
            </w:tcBorders>
            <w:shd w:val="clear" w:color="auto" w:fill="auto"/>
          </w:tcPr>
          <w:p w14:paraId="19EEA426" w14:textId="77777777" w:rsidR="00C7507F" w:rsidRDefault="00C7507F" w:rsidP="003F02C0">
            <w:pPr>
              <w:spacing w:after="0" w:line="240" w:lineRule="auto"/>
              <w:jc w:val="center"/>
              <w:rPr>
                <w:rFonts w:eastAsia="Times New Roman"/>
                <w:color w:val="000000"/>
                <w:sz w:val="20"/>
                <w:szCs w:val="20"/>
              </w:rPr>
            </w:pPr>
          </w:p>
          <w:p w14:paraId="731BF9BA" w14:textId="77777777" w:rsidR="00C7507F" w:rsidRPr="00D84C62" w:rsidRDefault="00C7507F" w:rsidP="003F02C0">
            <w:pPr>
              <w:spacing w:after="0" w:line="240" w:lineRule="auto"/>
              <w:jc w:val="center"/>
              <w:rPr>
                <w:rFonts w:eastAsia="Times New Roman"/>
                <w:color w:val="000000"/>
                <w:sz w:val="20"/>
                <w:szCs w:val="20"/>
              </w:rPr>
            </w:pPr>
            <w:r>
              <w:rPr>
                <w:noProof/>
              </w:rPr>
              <w:drawing>
                <wp:inline distT="0" distB="0" distL="0" distR="0" wp14:anchorId="67DED800" wp14:editId="6B1155BC">
                  <wp:extent cx="906711" cy="888521"/>
                  <wp:effectExtent l="0" t="0" r="8255" b="6985"/>
                  <wp:docPr id="50" name="Imagem 50"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7507F" w:rsidRPr="00474611" w14:paraId="5B86E5D9" w14:textId="77777777" w:rsidTr="003F02C0">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833E9BF" w14:textId="77777777" w:rsidR="00C7507F" w:rsidRPr="004156A5" w:rsidRDefault="00C7507F" w:rsidP="003F02C0">
            <w:pPr>
              <w:spacing w:after="0" w:line="240" w:lineRule="auto"/>
              <w:jc w:val="center"/>
              <w:rPr>
                <w:rFonts w:eastAsia="Times New Roman"/>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A9B3B39" w14:textId="77777777" w:rsidR="00C7507F" w:rsidRPr="006B7263" w:rsidRDefault="00C7507F" w:rsidP="003F02C0">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103BD6B2" w14:textId="77777777" w:rsidR="00C7507F" w:rsidRDefault="00C7507F"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4156A5">
              <w:rPr>
                <w:rFonts w:ascii="Gotham-Medium" w:hAnsi="Gotham-Medium" w:cs="Gotham-Medium"/>
                <w:b/>
                <w:bCs/>
                <w:sz w:val="20"/>
                <w:szCs w:val="20"/>
              </w:rPr>
              <w:t>EI02EO01</w:t>
            </w:r>
            <w:r>
              <w:rPr>
                <w:rFonts w:ascii="Gotham-Medium" w:hAnsi="Gotham-Medium" w:cs="Gotham-Medium"/>
                <w:b/>
                <w:bCs/>
                <w:sz w:val="20"/>
                <w:szCs w:val="20"/>
              </w:rPr>
              <w:t xml:space="preserve">-3S01) </w:t>
            </w:r>
            <w:r w:rsidRPr="003A0EE9">
              <w:rPr>
                <w:rFonts w:ascii="Gotham-Medium" w:hAnsi="Gotham-Medium" w:cs="Gotham-Medium"/>
                <w:sz w:val="20"/>
                <w:szCs w:val="20"/>
              </w:rPr>
              <w:t>Reconhecer situações que estejam relacionadas a rotina diária</w:t>
            </w:r>
            <w:r>
              <w:rPr>
                <w:rFonts w:ascii="Gotham-Medium" w:hAnsi="Gotham-Medium" w:cs="Gotham-Medium"/>
                <w:sz w:val="20"/>
                <w:szCs w:val="20"/>
              </w:rPr>
              <w:t>, tais como: sono, alimentação e higiene.</w:t>
            </w:r>
          </w:p>
        </w:tc>
        <w:tc>
          <w:tcPr>
            <w:tcW w:w="1726" w:type="dxa"/>
            <w:vMerge/>
            <w:tcBorders>
              <w:top w:val="single" w:sz="4" w:space="0" w:color="auto"/>
              <w:left w:val="single" w:sz="4" w:space="0" w:color="auto"/>
              <w:bottom w:val="single" w:sz="4" w:space="0" w:color="auto"/>
              <w:right w:val="single" w:sz="4" w:space="0" w:color="auto"/>
            </w:tcBorders>
            <w:shd w:val="clear" w:color="auto" w:fill="auto"/>
          </w:tcPr>
          <w:p w14:paraId="62A82E19" w14:textId="77777777" w:rsidR="00C7507F" w:rsidRDefault="00C7507F" w:rsidP="00C7507F">
            <w:pPr>
              <w:pStyle w:val="PargrafodaLista"/>
              <w:numPr>
                <w:ilvl w:val="0"/>
                <w:numId w:val="27"/>
              </w:numPr>
              <w:spacing w:after="0" w:line="240" w:lineRule="auto"/>
              <w:jc w:val="both"/>
              <w:rPr>
                <w:rFonts w:eastAsia="Times New Roman"/>
                <w:color w:val="000000"/>
                <w:sz w:val="20"/>
                <w:szCs w:val="20"/>
              </w:rPr>
            </w:pPr>
          </w:p>
        </w:tc>
        <w:tc>
          <w:tcPr>
            <w:tcW w:w="2548" w:type="dxa"/>
            <w:vMerge/>
            <w:tcBorders>
              <w:top w:val="single" w:sz="4" w:space="0" w:color="auto"/>
              <w:left w:val="single" w:sz="4" w:space="0" w:color="auto"/>
              <w:bottom w:val="single" w:sz="4" w:space="0" w:color="auto"/>
              <w:right w:val="single" w:sz="4" w:space="0" w:color="auto"/>
            </w:tcBorders>
            <w:shd w:val="clear" w:color="auto" w:fill="auto"/>
          </w:tcPr>
          <w:p w14:paraId="68FD6134" w14:textId="77777777" w:rsidR="00C7507F" w:rsidRPr="00474611" w:rsidRDefault="00C7507F" w:rsidP="00C7507F">
            <w:pPr>
              <w:pStyle w:val="PargrafodaLista"/>
              <w:numPr>
                <w:ilvl w:val="0"/>
                <w:numId w:val="25"/>
              </w:numPr>
              <w:spacing w:after="0" w:line="240" w:lineRule="auto"/>
              <w:ind w:left="294" w:hanging="283"/>
              <w:jc w:val="both"/>
              <w:rPr>
                <w:rFonts w:eastAsia="Times New Roman"/>
                <w:color w:val="000000"/>
                <w:sz w:val="20"/>
                <w:szCs w:val="20"/>
              </w:rPr>
            </w:pPr>
          </w:p>
        </w:tc>
      </w:tr>
      <w:tr w:rsidR="00C7507F" w:rsidRPr="00474611" w14:paraId="6F034C00" w14:textId="77777777" w:rsidTr="003F02C0">
        <w:trPr>
          <w:trHeight w:val="397"/>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12CAD7E" w14:textId="77777777" w:rsidR="00C7507F" w:rsidRPr="004156A5" w:rsidRDefault="00C7507F" w:rsidP="003F02C0">
            <w:pPr>
              <w:spacing w:after="0" w:line="240" w:lineRule="auto"/>
              <w:jc w:val="center"/>
              <w:rPr>
                <w:rFonts w:eastAsia="Times New Roman"/>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A0897B0" w14:textId="77777777" w:rsidR="00C7507F" w:rsidRPr="006B7263" w:rsidRDefault="00C7507F" w:rsidP="003F02C0">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right w:val="single" w:sz="4" w:space="0" w:color="auto"/>
            </w:tcBorders>
            <w:shd w:val="clear" w:color="auto" w:fill="auto"/>
          </w:tcPr>
          <w:p w14:paraId="06AFF769" w14:textId="77777777" w:rsidR="00C7507F" w:rsidRDefault="00C7507F"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4156A5">
              <w:rPr>
                <w:rFonts w:ascii="Gotham-Medium" w:hAnsi="Gotham-Medium" w:cs="Gotham-Medium"/>
                <w:b/>
                <w:bCs/>
                <w:sz w:val="20"/>
                <w:szCs w:val="20"/>
              </w:rPr>
              <w:t>EI02EO01</w:t>
            </w:r>
            <w:r>
              <w:rPr>
                <w:rFonts w:ascii="Gotham-Medium" w:hAnsi="Gotham-Medium" w:cs="Gotham-Medium"/>
                <w:b/>
                <w:bCs/>
                <w:sz w:val="20"/>
                <w:szCs w:val="20"/>
              </w:rPr>
              <w:t xml:space="preserve">-3S02) </w:t>
            </w:r>
            <w:r w:rsidRPr="005E2054">
              <w:rPr>
                <w:rFonts w:ascii="Gotham-Medium" w:hAnsi="Gotham-Medium" w:cs="Gotham-Medium"/>
                <w:sz w:val="20"/>
                <w:szCs w:val="20"/>
              </w:rPr>
              <w:t xml:space="preserve">Identificar </w:t>
            </w:r>
            <w:r>
              <w:rPr>
                <w:rFonts w:ascii="Gotham-Medium" w:hAnsi="Gotham-Medium" w:cs="Gotham-Medium"/>
                <w:sz w:val="20"/>
                <w:szCs w:val="20"/>
              </w:rPr>
              <w:t>com o auxílio</w:t>
            </w:r>
            <w:r w:rsidRPr="005E2054">
              <w:rPr>
                <w:rFonts w:ascii="Gotham-Medium" w:hAnsi="Gotham-Medium" w:cs="Gotham-Medium"/>
                <w:sz w:val="20"/>
                <w:szCs w:val="20"/>
              </w:rPr>
              <w:t xml:space="preserve"> das brincadeiras diferentes formas de dividir e compartilhar objetos</w:t>
            </w:r>
            <w:r>
              <w:rPr>
                <w:rFonts w:ascii="Gotham-Medium" w:hAnsi="Gotham-Medium" w:cs="Gotham-Medium"/>
                <w:sz w:val="20"/>
                <w:szCs w:val="20"/>
              </w:rPr>
              <w:t xml:space="preserve"> com seus pares</w:t>
            </w:r>
            <w:r w:rsidRPr="005E2054">
              <w:rPr>
                <w:rFonts w:ascii="Gotham-Medium" w:hAnsi="Gotham-Medium" w:cs="Gotham-Medium"/>
                <w:sz w:val="20"/>
                <w:szCs w:val="20"/>
              </w:rPr>
              <w:t>.</w:t>
            </w:r>
          </w:p>
        </w:tc>
        <w:tc>
          <w:tcPr>
            <w:tcW w:w="1726" w:type="dxa"/>
            <w:vMerge/>
            <w:tcBorders>
              <w:top w:val="single" w:sz="4" w:space="0" w:color="auto"/>
              <w:left w:val="single" w:sz="4" w:space="0" w:color="auto"/>
              <w:bottom w:val="single" w:sz="4" w:space="0" w:color="auto"/>
              <w:right w:val="single" w:sz="4" w:space="0" w:color="auto"/>
            </w:tcBorders>
            <w:shd w:val="clear" w:color="auto" w:fill="auto"/>
          </w:tcPr>
          <w:p w14:paraId="27B31AAA" w14:textId="77777777" w:rsidR="00C7507F" w:rsidRDefault="00C7507F" w:rsidP="00C7507F">
            <w:pPr>
              <w:pStyle w:val="PargrafodaLista"/>
              <w:numPr>
                <w:ilvl w:val="0"/>
                <w:numId w:val="27"/>
              </w:numPr>
              <w:spacing w:after="0" w:line="240" w:lineRule="auto"/>
              <w:jc w:val="both"/>
              <w:rPr>
                <w:rFonts w:eastAsia="Times New Roman"/>
                <w:color w:val="000000"/>
                <w:sz w:val="20"/>
                <w:szCs w:val="20"/>
              </w:rPr>
            </w:pPr>
          </w:p>
        </w:tc>
        <w:tc>
          <w:tcPr>
            <w:tcW w:w="2548" w:type="dxa"/>
            <w:vMerge/>
            <w:tcBorders>
              <w:top w:val="single" w:sz="4" w:space="0" w:color="auto"/>
              <w:left w:val="single" w:sz="4" w:space="0" w:color="auto"/>
              <w:bottom w:val="single" w:sz="4" w:space="0" w:color="auto"/>
              <w:right w:val="single" w:sz="4" w:space="0" w:color="auto"/>
            </w:tcBorders>
            <w:shd w:val="clear" w:color="auto" w:fill="auto"/>
          </w:tcPr>
          <w:p w14:paraId="1D12A2FC" w14:textId="77777777" w:rsidR="00C7507F" w:rsidRPr="00474611" w:rsidRDefault="00C7507F" w:rsidP="00C7507F">
            <w:pPr>
              <w:pStyle w:val="PargrafodaLista"/>
              <w:numPr>
                <w:ilvl w:val="0"/>
                <w:numId w:val="25"/>
              </w:numPr>
              <w:spacing w:after="0" w:line="240" w:lineRule="auto"/>
              <w:ind w:left="294" w:hanging="283"/>
              <w:jc w:val="both"/>
              <w:rPr>
                <w:rFonts w:eastAsia="Times New Roman"/>
                <w:color w:val="000000"/>
                <w:sz w:val="20"/>
                <w:szCs w:val="20"/>
              </w:rPr>
            </w:pPr>
          </w:p>
        </w:tc>
      </w:tr>
      <w:tr w:rsidR="00C7507F" w:rsidRPr="00474611" w14:paraId="6897AF21" w14:textId="77777777" w:rsidTr="003F02C0">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C878D84" w14:textId="77777777" w:rsidR="00C7507F" w:rsidRPr="004156A5" w:rsidRDefault="00C7507F" w:rsidP="003F02C0">
            <w:pPr>
              <w:spacing w:after="0" w:line="240" w:lineRule="auto"/>
              <w:jc w:val="center"/>
              <w:rPr>
                <w:rFonts w:eastAsia="Times New Roman"/>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74CE1FD" w14:textId="77777777" w:rsidR="00C7507F" w:rsidRPr="006B7263" w:rsidRDefault="00C7507F" w:rsidP="003F02C0">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4B866314" w14:textId="77777777" w:rsidR="00C7507F" w:rsidRPr="00E075DB" w:rsidRDefault="00C7507F" w:rsidP="003F02C0">
            <w:pPr>
              <w:spacing w:after="0" w:line="240" w:lineRule="auto"/>
              <w:jc w:val="both"/>
              <w:rPr>
                <w:rFonts w:eastAsia="Times New Roman"/>
                <w:color w:val="000000"/>
                <w:sz w:val="20"/>
                <w:szCs w:val="20"/>
              </w:rPr>
            </w:pPr>
            <w:r>
              <w:rPr>
                <w:rFonts w:ascii="Gotham-Medium" w:hAnsi="Gotham-Medium" w:cs="Gotham-Medium"/>
                <w:b/>
                <w:bCs/>
                <w:sz w:val="20"/>
                <w:szCs w:val="20"/>
              </w:rPr>
              <w:t>(</w:t>
            </w:r>
            <w:r w:rsidRPr="004156A5">
              <w:rPr>
                <w:rFonts w:ascii="Gotham-Medium" w:hAnsi="Gotham-Medium" w:cs="Gotham-Medium"/>
                <w:b/>
                <w:bCs/>
                <w:sz w:val="20"/>
                <w:szCs w:val="20"/>
              </w:rPr>
              <w:t>EI02EO01</w:t>
            </w:r>
            <w:r>
              <w:rPr>
                <w:rFonts w:ascii="Gotham-Medium" w:hAnsi="Gotham-Medium" w:cs="Gotham-Medium"/>
                <w:b/>
                <w:bCs/>
                <w:sz w:val="20"/>
                <w:szCs w:val="20"/>
              </w:rPr>
              <w:t>-3S03)</w:t>
            </w:r>
            <w:r>
              <w:rPr>
                <w:rFonts w:ascii="Gotham-Medium" w:hAnsi="Gotham-Medium" w:cs="Gotham-Medium"/>
                <w:sz w:val="20"/>
                <w:szCs w:val="20"/>
              </w:rPr>
              <w:t xml:space="preserve"> Compreender dentro das interações sociais os cuidados consigo e com o outro, explorando a comunicação como forma de expressão.</w:t>
            </w:r>
          </w:p>
        </w:tc>
        <w:tc>
          <w:tcPr>
            <w:tcW w:w="1726" w:type="dxa"/>
            <w:vMerge/>
            <w:tcBorders>
              <w:top w:val="single" w:sz="4" w:space="0" w:color="auto"/>
              <w:left w:val="single" w:sz="4" w:space="0" w:color="auto"/>
              <w:bottom w:val="single" w:sz="4" w:space="0" w:color="auto"/>
              <w:right w:val="single" w:sz="4" w:space="0" w:color="auto"/>
            </w:tcBorders>
            <w:shd w:val="clear" w:color="auto" w:fill="auto"/>
          </w:tcPr>
          <w:p w14:paraId="7D93CAA2" w14:textId="77777777" w:rsidR="00C7507F" w:rsidRDefault="00C7507F" w:rsidP="00C7507F">
            <w:pPr>
              <w:pStyle w:val="PargrafodaLista"/>
              <w:numPr>
                <w:ilvl w:val="0"/>
                <w:numId w:val="27"/>
              </w:numPr>
              <w:spacing w:after="0" w:line="240" w:lineRule="auto"/>
              <w:jc w:val="both"/>
              <w:rPr>
                <w:rFonts w:eastAsia="Times New Roman"/>
                <w:color w:val="000000"/>
                <w:sz w:val="20"/>
                <w:szCs w:val="20"/>
              </w:rPr>
            </w:pPr>
          </w:p>
        </w:tc>
        <w:tc>
          <w:tcPr>
            <w:tcW w:w="2548" w:type="dxa"/>
            <w:vMerge/>
            <w:tcBorders>
              <w:top w:val="single" w:sz="4" w:space="0" w:color="auto"/>
              <w:left w:val="single" w:sz="4" w:space="0" w:color="auto"/>
              <w:bottom w:val="single" w:sz="4" w:space="0" w:color="auto"/>
              <w:right w:val="single" w:sz="4" w:space="0" w:color="auto"/>
            </w:tcBorders>
            <w:shd w:val="clear" w:color="auto" w:fill="auto"/>
          </w:tcPr>
          <w:p w14:paraId="29D196EC" w14:textId="77777777" w:rsidR="00C7507F" w:rsidRPr="00474611" w:rsidRDefault="00C7507F" w:rsidP="00C7507F">
            <w:pPr>
              <w:pStyle w:val="PargrafodaLista"/>
              <w:numPr>
                <w:ilvl w:val="0"/>
                <w:numId w:val="25"/>
              </w:numPr>
              <w:spacing w:after="0" w:line="240" w:lineRule="auto"/>
              <w:ind w:left="294" w:hanging="283"/>
              <w:jc w:val="both"/>
              <w:rPr>
                <w:rFonts w:eastAsia="Times New Roman"/>
                <w:color w:val="000000"/>
                <w:sz w:val="20"/>
                <w:szCs w:val="20"/>
              </w:rPr>
            </w:pPr>
          </w:p>
        </w:tc>
      </w:tr>
      <w:tr w:rsidR="00C7507F" w:rsidRPr="00474611" w14:paraId="4691A651" w14:textId="77777777" w:rsidTr="003F02C0">
        <w:trPr>
          <w:trHeight w:val="737"/>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E266533" w14:textId="77777777" w:rsidR="00C7507F" w:rsidRPr="004156A5" w:rsidRDefault="00C7507F" w:rsidP="003F02C0">
            <w:pPr>
              <w:spacing w:after="0" w:line="240" w:lineRule="auto"/>
              <w:jc w:val="center"/>
              <w:rPr>
                <w:rFonts w:eastAsia="Times New Roman"/>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20511B2" w14:textId="77777777" w:rsidR="00C7507F" w:rsidRPr="006B7263" w:rsidRDefault="00C7507F" w:rsidP="003F02C0">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right w:val="single" w:sz="4" w:space="0" w:color="auto"/>
            </w:tcBorders>
            <w:shd w:val="clear" w:color="auto" w:fill="auto"/>
          </w:tcPr>
          <w:p w14:paraId="5784AE08" w14:textId="77777777" w:rsidR="00C7507F" w:rsidRPr="00B54D60" w:rsidRDefault="00C7507F" w:rsidP="003F02C0">
            <w:pPr>
              <w:spacing w:after="0" w:line="240" w:lineRule="auto"/>
              <w:jc w:val="both"/>
              <w:rPr>
                <w:rFonts w:ascii="Gotham-Medium" w:hAnsi="Gotham-Medium" w:cs="Gotham-Medium"/>
                <w:b/>
                <w:bCs/>
                <w:sz w:val="20"/>
                <w:szCs w:val="20"/>
              </w:rPr>
            </w:pPr>
            <w:r w:rsidRPr="00B54D60">
              <w:rPr>
                <w:rFonts w:ascii="Gotham-Medium" w:hAnsi="Gotham-Medium" w:cs="Gotham-Medium"/>
                <w:b/>
                <w:bCs/>
                <w:sz w:val="20"/>
                <w:szCs w:val="20"/>
              </w:rPr>
              <w:t>(EI02EO01-3S04)</w:t>
            </w:r>
            <w:r w:rsidRPr="00B54D60">
              <w:rPr>
                <w:rFonts w:ascii="Gotham-Medium" w:hAnsi="Gotham-Medium" w:cs="Gotham-Medium"/>
                <w:sz w:val="20"/>
                <w:szCs w:val="20"/>
              </w:rPr>
              <w:t xml:space="preserve"> Compreender as diferenças entre seus pares, explorando a linguagem verbal, comunicando seus sentimentos, necessidades, emoções e desejos.</w:t>
            </w:r>
          </w:p>
        </w:tc>
        <w:tc>
          <w:tcPr>
            <w:tcW w:w="1726" w:type="dxa"/>
            <w:vMerge/>
            <w:tcBorders>
              <w:top w:val="single" w:sz="4" w:space="0" w:color="auto"/>
              <w:left w:val="single" w:sz="4" w:space="0" w:color="auto"/>
              <w:bottom w:val="single" w:sz="4" w:space="0" w:color="auto"/>
              <w:right w:val="single" w:sz="4" w:space="0" w:color="auto"/>
            </w:tcBorders>
            <w:shd w:val="clear" w:color="auto" w:fill="auto"/>
          </w:tcPr>
          <w:p w14:paraId="181556FB" w14:textId="77777777" w:rsidR="00C7507F" w:rsidRDefault="00C7507F" w:rsidP="00C7507F">
            <w:pPr>
              <w:pStyle w:val="PargrafodaLista"/>
              <w:numPr>
                <w:ilvl w:val="0"/>
                <w:numId w:val="27"/>
              </w:numPr>
              <w:spacing w:after="0" w:line="240" w:lineRule="auto"/>
              <w:jc w:val="both"/>
              <w:rPr>
                <w:rFonts w:eastAsia="Times New Roman"/>
                <w:color w:val="000000"/>
                <w:sz w:val="20"/>
                <w:szCs w:val="20"/>
              </w:rPr>
            </w:pPr>
          </w:p>
        </w:tc>
        <w:tc>
          <w:tcPr>
            <w:tcW w:w="2548" w:type="dxa"/>
            <w:vMerge/>
            <w:tcBorders>
              <w:top w:val="single" w:sz="4" w:space="0" w:color="auto"/>
              <w:left w:val="single" w:sz="4" w:space="0" w:color="auto"/>
              <w:bottom w:val="single" w:sz="4" w:space="0" w:color="auto"/>
              <w:right w:val="single" w:sz="4" w:space="0" w:color="auto"/>
            </w:tcBorders>
            <w:shd w:val="clear" w:color="auto" w:fill="auto"/>
          </w:tcPr>
          <w:p w14:paraId="05B68825" w14:textId="77777777" w:rsidR="00C7507F" w:rsidRPr="00474611" w:rsidRDefault="00C7507F" w:rsidP="00C7507F">
            <w:pPr>
              <w:pStyle w:val="PargrafodaLista"/>
              <w:numPr>
                <w:ilvl w:val="0"/>
                <w:numId w:val="25"/>
              </w:numPr>
              <w:spacing w:after="0" w:line="240" w:lineRule="auto"/>
              <w:ind w:left="294" w:hanging="283"/>
              <w:jc w:val="both"/>
              <w:rPr>
                <w:rFonts w:eastAsia="Times New Roman"/>
                <w:color w:val="000000"/>
                <w:sz w:val="20"/>
                <w:szCs w:val="20"/>
              </w:rPr>
            </w:pPr>
          </w:p>
        </w:tc>
      </w:tr>
      <w:tr w:rsidR="00C7507F" w:rsidRPr="003730B8" w14:paraId="0B1F23E9" w14:textId="77777777" w:rsidTr="003F02C0">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CA65813" w14:textId="77777777" w:rsidR="00C7507F" w:rsidRPr="004156A5" w:rsidRDefault="00C7507F" w:rsidP="003F02C0">
            <w:pPr>
              <w:spacing w:after="0" w:line="240" w:lineRule="auto"/>
              <w:jc w:val="center"/>
              <w:rPr>
                <w:rFonts w:eastAsia="Times New Roman"/>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48DCB42" w14:textId="77777777" w:rsidR="00C7507F" w:rsidRPr="006B7263" w:rsidRDefault="00C7507F" w:rsidP="003F02C0">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7EBB9490" w14:textId="77777777" w:rsidR="00C7507F" w:rsidRPr="00E075DB" w:rsidRDefault="00C7507F" w:rsidP="003F02C0">
            <w:pPr>
              <w:spacing w:after="0" w:line="240" w:lineRule="auto"/>
              <w:jc w:val="both"/>
              <w:rPr>
                <w:rFonts w:eastAsia="Times New Roman"/>
                <w:b/>
                <w:bCs/>
                <w:color w:val="000000"/>
                <w:sz w:val="20"/>
                <w:szCs w:val="20"/>
              </w:rPr>
            </w:pPr>
            <w:r>
              <w:rPr>
                <w:rFonts w:ascii="Gotham-Medium" w:hAnsi="Gotham-Medium" w:cs="Gotham-Medium"/>
                <w:b/>
                <w:bCs/>
                <w:sz w:val="20"/>
                <w:szCs w:val="20"/>
              </w:rPr>
              <w:t>(</w:t>
            </w:r>
            <w:r w:rsidRPr="004156A5">
              <w:rPr>
                <w:rFonts w:ascii="Gotham-Medium" w:hAnsi="Gotham-Medium" w:cs="Gotham-Medium"/>
                <w:b/>
                <w:bCs/>
                <w:sz w:val="20"/>
                <w:szCs w:val="20"/>
              </w:rPr>
              <w:t>EI02EO01</w:t>
            </w:r>
            <w:r>
              <w:rPr>
                <w:rFonts w:ascii="Gotham-Medium" w:hAnsi="Gotham-Medium" w:cs="Gotham-Medium"/>
                <w:b/>
                <w:bCs/>
                <w:sz w:val="20"/>
                <w:szCs w:val="20"/>
              </w:rPr>
              <w:t>-3S05)</w:t>
            </w:r>
            <w:r>
              <w:rPr>
                <w:rFonts w:ascii="Gotham-Medium" w:hAnsi="Gotham-Medium" w:cs="Gotham-Medium"/>
                <w:sz w:val="20"/>
                <w:szCs w:val="20"/>
              </w:rPr>
              <w:t xml:space="preserve"> Utilizar as vivências diárias para interagir com diferentes grupos sociais, observando as expressões, sentimentos e gestos. </w:t>
            </w:r>
          </w:p>
        </w:tc>
        <w:tc>
          <w:tcPr>
            <w:tcW w:w="1726" w:type="dxa"/>
            <w:vMerge/>
            <w:tcBorders>
              <w:top w:val="single" w:sz="4" w:space="0" w:color="auto"/>
              <w:left w:val="single" w:sz="4" w:space="0" w:color="auto"/>
              <w:bottom w:val="single" w:sz="4" w:space="0" w:color="auto"/>
              <w:right w:val="single" w:sz="4" w:space="0" w:color="auto"/>
            </w:tcBorders>
            <w:shd w:val="clear" w:color="auto" w:fill="auto"/>
          </w:tcPr>
          <w:p w14:paraId="7D3F6699" w14:textId="77777777" w:rsidR="00C7507F" w:rsidRPr="00D97598" w:rsidRDefault="00C7507F" w:rsidP="003F02C0">
            <w:pPr>
              <w:spacing w:after="0" w:line="240" w:lineRule="auto"/>
              <w:ind w:left="360"/>
              <w:jc w:val="both"/>
              <w:rPr>
                <w:rFonts w:eastAsia="Times New Roman"/>
                <w:color w:val="000000"/>
                <w:sz w:val="20"/>
                <w:szCs w:val="20"/>
              </w:rPr>
            </w:pPr>
          </w:p>
        </w:tc>
        <w:tc>
          <w:tcPr>
            <w:tcW w:w="2548" w:type="dxa"/>
            <w:vMerge/>
            <w:tcBorders>
              <w:top w:val="single" w:sz="4" w:space="0" w:color="auto"/>
              <w:left w:val="single" w:sz="4" w:space="0" w:color="auto"/>
              <w:bottom w:val="single" w:sz="4" w:space="0" w:color="auto"/>
              <w:right w:val="single" w:sz="4" w:space="0" w:color="auto"/>
            </w:tcBorders>
            <w:shd w:val="clear" w:color="auto" w:fill="auto"/>
          </w:tcPr>
          <w:p w14:paraId="044FF964" w14:textId="77777777" w:rsidR="00C7507F" w:rsidRPr="003730B8" w:rsidRDefault="00C7507F" w:rsidP="00C7507F">
            <w:pPr>
              <w:pStyle w:val="PargrafodaLista"/>
              <w:numPr>
                <w:ilvl w:val="0"/>
                <w:numId w:val="26"/>
              </w:numPr>
              <w:spacing w:after="0" w:line="240" w:lineRule="auto"/>
              <w:jc w:val="both"/>
              <w:rPr>
                <w:rFonts w:eastAsia="Times New Roman"/>
                <w:color w:val="000000"/>
                <w:sz w:val="20"/>
                <w:szCs w:val="20"/>
              </w:rPr>
            </w:pPr>
          </w:p>
        </w:tc>
      </w:tr>
      <w:tr w:rsidR="00C7507F" w:rsidRPr="003730B8" w14:paraId="11D1FE83" w14:textId="77777777" w:rsidTr="003F02C0">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4B1460F" w14:textId="77777777" w:rsidR="00C7507F" w:rsidRPr="004156A5" w:rsidRDefault="00C7507F" w:rsidP="003F02C0">
            <w:pPr>
              <w:spacing w:after="0" w:line="240" w:lineRule="auto"/>
              <w:jc w:val="center"/>
              <w:rPr>
                <w:rFonts w:eastAsia="Times New Roman"/>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FD991ED" w14:textId="77777777" w:rsidR="00C7507F" w:rsidRPr="006B7263" w:rsidRDefault="00C7507F" w:rsidP="003F02C0">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38C02131" w14:textId="77777777" w:rsidR="00C7507F" w:rsidRDefault="00C7507F"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4156A5">
              <w:rPr>
                <w:rFonts w:ascii="Gotham-Medium" w:hAnsi="Gotham-Medium" w:cs="Gotham-Medium"/>
                <w:b/>
                <w:bCs/>
                <w:sz w:val="20"/>
                <w:szCs w:val="20"/>
              </w:rPr>
              <w:t>EI02EO01</w:t>
            </w:r>
            <w:r>
              <w:rPr>
                <w:rFonts w:ascii="Gotham-Medium" w:hAnsi="Gotham-Medium" w:cs="Gotham-Medium"/>
                <w:b/>
                <w:bCs/>
                <w:sz w:val="20"/>
                <w:szCs w:val="20"/>
              </w:rPr>
              <w:t>-3S06)</w:t>
            </w:r>
            <w:r>
              <w:rPr>
                <w:rFonts w:ascii="Gotham-Medium" w:hAnsi="Gotham-Medium" w:cs="Gotham-Medium"/>
                <w:sz w:val="20"/>
                <w:szCs w:val="20"/>
              </w:rPr>
              <w:t xml:space="preserve"> </w:t>
            </w:r>
            <w:r w:rsidRPr="003E2E63">
              <w:rPr>
                <w:rFonts w:ascii="Gotham-Medium" w:hAnsi="Gotham-Medium" w:cs="Gotham-Medium"/>
                <w:sz w:val="20"/>
                <w:szCs w:val="20"/>
              </w:rPr>
              <w:t>Construir progressivamente noções de temporalidade dentro da rotina diária.</w:t>
            </w:r>
          </w:p>
        </w:tc>
        <w:tc>
          <w:tcPr>
            <w:tcW w:w="1726" w:type="dxa"/>
            <w:vMerge/>
            <w:tcBorders>
              <w:top w:val="single" w:sz="4" w:space="0" w:color="auto"/>
              <w:left w:val="single" w:sz="4" w:space="0" w:color="auto"/>
              <w:bottom w:val="single" w:sz="4" w:space="0" w:color="auto"/>
              <w:right w:val="single" w:sz="4" w:space="0" w:color="auto"/>
            </w:tcBorders>
            <w:shd w:val="clear" w:color="auto" w:fill="auto"/>
          </w:tcPr>
          <w:p w14:paraId="3DC62473" w14:textId="77777777" w:rsidR="00C7507F" w:rsidRPr="00D97598" w:rsidRDefault="00C7507F" w:rsidP="003F02C0">
            <w:pPr>
              <w:spacing w:after="0" w:line="240" w:lineRule="auto"/>
              <w:ind w:left="360"/>
              <w:jc w:val="both"/>
              <w:rPr>
                <w:rFonts w:eastAsia="Times New Roman"/>
                <w:color w:val="000000"/>
                <w:sz w:val="20"/>
                <w:szCs w:val="20"/>
              </w:rPr>
            </w:pPr>
          </w:p>
        </w:tc>
        <w:tc>
          <w:tcPr>
            <w:tcW w:w="2548" w:type="dxa"/>
            <w:vMerge/>
            <w:tcBorders>
              <w:top w:val="single" w:sz="4" w:space="0" w:color="auto"/>
              <w:left w:val="single" w:sz="4" w:space="0" w:color="auto"/>
              <w:bottom w:val="single" w:sz="4" w:space="0" w:color="auto"/>
              <w:right w:val="single" w:sz="4" w:space="0" w:color="auto"/>
            </w:tcBorders>
            <w:shd w:val="clear" w:color="auto" w:fill="auto"/>
          </w:tcPr>
          <w:p w14:paraId="75712CD6" w14:textId="77777777" w:rsidR="00C7507F" w:rsidRPr="003730B8" w:rsidRDefault="00C7507F" w:rsidP="00C7507F">
            <w:pPr>
              <w:pStyle w:val="PargrafodaLista"/>
              <w:numPr>
                <w:ilvl w:val="0"/>
                <w:numId w:val="26"/>
              </w:numPr>
              <w:spacing w:after="0" w:line="240" w:lineRule="auto"/>
              <w:jc w:val="both"/>
              <w:rPr>
                <w:rFonts w:eastAsia="Times New Roman"/>
                <w:color w:val="000000"/>
                <w:sz w:val="20"/>
                <w:szCs w:val="20"/>
              </w:rPr>
            </w:pPr>
          </w:p>
        </w:tc>
      </w:tr>
      <w:tr w:rsidR="00C7507F" w:rsidRPr="003730B8" w14:paraId="6918A7F7" w14:textId="77777777" w:rsidTr="003F02C0">
        <w:trPr>
          <w:trHeight w:val="454"/>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01DA94D" w14:textId="77777777" w:rsidR="00C7507F" w:rsidRPr="004156A5" w:rsidRDefault="00C7507F" w:rsidP="003F02C0">
            <w:pPr>
              <w:spacing w:after="0" w:line="240" w:lineRule="auto"/>
              <w:jc w:val="center"/>
              <w:rPr>
                <w:rFonts w:eastAsia="Times New Roman"/>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CF4D446" w14:textId="77777777" w:rsidR="00C7507F" w:rsidRPr="006B7263" w:rsidRDefault="00C7507F" w:rsidP="003F02C0">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right w:val="single" w:sz="4" w:space="0" w:color="auto"/>
            </w:tcBorders>
            <w:shd w:val="clear" w:color="auto" w:fill="auto"/>
          </w:tcPr>
          <w:p w14:paraId="67807172" w14:textId="77777777" w:rsidR="00C7507F" w:rsidRDefault="00C7507F"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4156A5">
              <w:rPr>
                <w:rFonts w:ascii="Gotham-Medium" w:hAnsi="Gotham-Medium" w:cs="Gotham-Medium"/>
                <w:b/>
                <w:bCs/>
                <w:sz w:val="20"/>
                <w:szCs w:val="20"/>
              </w:rPr>
              <w:t>EI02EO01</w:t>
            </w:r>
            <w:r>
              <w:rPr>
                <w:rFonts w:ascii="Gotham-Medium" w:hAnsi="Gotham-Medium" w:cs="Gotham-Medium"/>
                <w:b/>
                <w:bCs/>
                <w:sz w:val="20"/>
                <w:szCs w:val="20"/>
              </w:rPr>
              <w:t>-3S07)</w:t>
            </w:r>
            <w:r>
              <w:rPr>
                <w:rFonts w:ascii="Gotham-Medium" w:hAnsi="Gotham-Medium" w:cs="Gotham-Medium"/>
                <w:sz w:val="20"/>
                <w:szCs w:val="20"/>
              </w:rPr>
              <w:t xml:space="preserve"> </w:t>
            </w:r>
            <w:r w:rsidRPr="009B7023">
              <w:rPr>
                <w:rFonts w:ascii="Gotham-Medium" w:hAnsi="Gotham-Medium" w:cs="Gotham-Medium"/>
                <w:sz w:val="20"/>
                <w:szCs w:val="20"/>
              </w:rPr>
              <w:t>Realizar de forma progressiva ajuda aos colegas, sem discriminá-los por características que sejam diferentes das suas.</w:t>
            </w:r>
          </w:p>
        </w:tc>
        <w:tc>
          <w:tcPr>
            <w:tcW w:w="1726" w:type="dxa"/>
            <w:vMerge/>
            <w:tcBorders>
              <w:top w:val="single" w:sz="4" w:space="0" w:color="auto"/>
              <w:left w:val="single" w:sz="4" w:space="0" w:color="auto"/>
              <w:bottom w:val="single" w:sz="4" w:space="0" w:color="auto"/>
              <w:right w:val="single" w:sz="4" w:space="0" w:color="auto"/>
            </w:tcBorders>
            <w:shd w:val="clear" w:color="auto" w:fill="auto"/>
          </w:tcPr>
          <w:p w14:paraId="458D1175" w14:textId="77777777" w:rsidR="00C7507F" w:rsidRPr="00D97598" w:rsidRDefault="00C7507F" w:rsidP="003F02C0">
            <w:pPr>
              <w:spacing w:after="0" w:line="240" w:lineRule="auto"/>
              <w:ind w:left="360"/>
              <w:jc w:val="both"/>
              <w:rPr>
                <w:rFonts w:eastAsia="Times New Roman"/>
                <w:color w:val="000000"/>
                <w:sz w:val="20"/>
                <w:szCs w:val="20"/>
              </w:rPr>
            </w:pPr>
          </w:p>
        </w:tc>
        <w:tc>
          <w:tcPr>
            <w:tcW w:w="2548" w:type="dxa"/>
            <w:vMerge/>
            <w:tcBorders>
              <w:top w:val="single" w:sz="4" w:space="0" w:color="auto"/>
              <w:left w:val="single" w:sz="4" w:space="0" w:color="auto"/>
              <w:bottom w:val="single" w:sz="4" w:space="0" w:color="auto"/>
              <w:right w:val="single" w:sz="4" w:space="0" w:color="auto"/>
            </w:tcBorders>
            <w:shd w:val="clear" w:color="auto" w:fill="auto"/>
          </w:tcPr>
          <w:p w14:paraId="4FE396AF" w14:textId="77777777" w:rsidR="00C7507F" w:rsidRPr="003730B8" w:rsidRDefault="00C7507F" w:rsidP="00C7507F">
            <w:pPr>
              <w:pStyle w:val="PargrafodaLista"/>
              <w:numPr>
                <w:ilvl w:val="0"/>
                <w:numId w:val="26"/>
              </w:numPr>
              <w:spacing w:after="0" w:line="240" w:lineRule="auto"/>
              <w:jc w:val="both"/>
              <w:rPr>
                <w:rFonts w:eastAsia="Times New Roman"/>
                <w:color w:val="000000"/>
                <w:sz w:val="20"/>
                <w:szCs w:val="20"/>
              </w:rPr>
            </w:pPr>
          </w:p>
        </w:tc>
      </w:tr>
      <w:tr w:rsidR="00C7507F" w:rsidRPr="003730B8" w14:paraId="276FEA92" w14:textId="77777777" w:rsidTr="003F02C0">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1F09A40" w14:textId="77777777" w:rsidR="00C7507F" w:rsidRPr="004156A5" w:rsidRDefault="00C7507F" w:rsidP="003F02C0">
            <w:pPr>
              <w:spacing w:after="0" w:line="240" w:lineRule="auto"/>
              <w:jc w:val="center"/>
              <w:rPr>
                <w:rFonts w:eastAsia="Times New Roman"/>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65A7C31" w14:textId="77777777" w:rsidR="00C7507F" w:rsidRPr="006B7263" w:rsidRDefault="00C7507F" w:rsidP="003F02C0">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485B2FDA" w14:textId="2832EDA5" w:rsidR="00C7507F" w:rsidRPr="00E075DB" w:rsidRDefault="00C7507F" w:rsidP="003F02C0">
            <w:pPr>
              <w:spacing w:after="0" w:line="240" w:lineRule="auto"/>
              <w:jc w:val="both"/>
              <w:rPr>
                <w:rFonts w:eastAsia="Times New Roman"/>
                <w:b/>
                <w:bCs/>
                <w:color w:val="000000"/>
                <w:sz w:val="20"/>
                <w:szCs w:val="20"/>
              </w:rPr>
            </w:pPr>
            <w:r>
              <w:rPr>
                <w:rFonts w:ascii="Gotham-Medium" w:hAnsi="Gotham-Medium" w:cs="Gotham-Medium"/>
                <w:b/>
                <w:bCs/>
                <w:sz w:val="20"/>
                <w:szCs w:val="20"/>
              </w:rPr>
              <w:t>(</w:t>
            </w:r>
            <w:r w:rsidRPr="004156A5">
              <w:rPr>
                <w:rFonts w:ascii="Gotham-Medium" w:hAnsi="Gotham-Medium" w:cs="Gotham-Medium"/>
                <w:b/>
                <w:bCs/>
                <w:sz w:val="20"/>
                <w:szCs w:val="20"/>
              </w:rPr>
              <w:t>EI02EO01</w:t>
            </w:r>
            <w:r>
              <w:rPr>
                <w:rFonts w:ascii="Gotham-Medium" w:hAnsi="Gotham-Medium" w:cs="Gotham-Medium"/>
                <w:b/>
                <w:bCs/>
                <w:sz w:val="20"/>
                <w:szCs w:val="20"/>
              </w:rPr>
              <w:t>-3S08)</w:t>
            </w:r>
            <w:r>
              <w:rPr>
                <w:rFonts w:ascii="Gotham-Medium" w:hAnsi="Gotham-Medium" w:cs="Gotham-Medium"/>
                <w:sz w:val="20"/>
                <w:szCs w:val="20"/>
              </w:rPr>
              <w:t xml:space="preserve"> </w:t>
            </w:r>
            <w:r w:rsidR="00613173">
              <w:rPr>
                <w:rFonts w:ascii="Gotham-Medium" w:hAnsi="Gotham-Medium" w:cs="Gotham-Medium"/>
                <w:sz w:val="20"/>
                <w:szCs w:val="20"/>
              </w:rPr>
              <w:t>Contribuir</w:t>
            </w:r>
            <w:r>
              <w:rPr>
                <w:rFonts w:ascii="Gotham-Medium" w:hAnsi="Gotham-Medium" w:cs="Gotham-Medium"/>
                <w:sz w:val="20"/>
                <w:szCs w:val="20"/>
              </w:rPr>
              <w:t xml:space="preserve"> na organização dos espaços e dos objetos dentro da rotina escolar, interagindo e respeitando o outro.</w:t>
            </w:r>
          </w:p>
        </w:tc>
        <w:tc>
          <w:tcPr>
            <w:tcW w:w="1726" w:type="dxa"/>
            <w:vMerge/>
            <w:tcBorders>
              <w:top w:val="single" w:sz="4" w:space="0" w:color="auto"/>
              <w:left w:val="single" w:sz="4" w:space="0" w:color="auto"/>
              <w:bottom w:val="single" w:sz="4" w:space="0" w:color="auto"/>
              <w:right w:val="single" w:sz="4" w:space="0" w:color="auto"/>
            </w:tcBorders>
            <w:shd w:val="clear" w:color="auto" w:fill="auto"/>
          </w:tcPr>
          <w:p w14:paraId="6D47A60B" w14:textId="77777777" w:rsidR="00C7507F" w:rsidRPr="00D97598" w:rsidRDefault="00C7507F" w:rsidP="003F02C0">
            <w:pPr>
              <w:spacing w:after="0" w:line="240" w:lineRule="auto"/>
              <w:ind w:left="360"/>
              <w:jc w:val="both"/>
              <w:rPr>
                <w:rFonts w:eastAsia="Times New Roman"/>
                <w:color w:val="000000"/>
                <w:sz w:val="20"/>
                <w:szCs w:val="20"/>
              </w:rPr>
            </w:pPr>
          </w:p>
        </w:tc>
        <w:tc>
          <w:tcPr>
            <w:tcW w:w="2548" w:type="dxa"/>
            <w:vMerge/>
            <w:tcBorders>
              <w:top w:val="single" w:sz="4" w:space="0" w:color="auto"/>
              <w:left w:val="single" w:sz="4" w:space="0" w:color="auto"/>
              <w:bottom w:val="single" w:sz="4" w:space="0" w:color="auto"/>
              <w:right w:val="single" w:sz="4" w:space="0" w:color="auto"/>
            </w:tcBorders>
            <w:shd w:val="clear" w:color="auto" w:fill="auto"/>
          </w:tcPr>
          <w:p w14:paraId="70B9EAC1" w14:textId="77777777" w:rsidR="00C7507F" w:rsidRPr="003730B8" w:rsidRDefault="00C7507F" w:rsidP="00C7507F">
            <w:pPr>
              <w:pStyle w:val="PargrafodaLista"/>
              <w:numPr>
                <w:ilvl w:val="0"/>
                <w:numId w:val="26"/>
              </w:numPr>
              <w:spacing w:after="0" w:line="240" w:lineRule="auto"/>
              <w:jc w:val="both"/>
              <w:rPr>
                <w:rFonts w:eastAsia="Times New Roman"/>
                <w:color w:val="000000"/>
                <w:sz w:val="20"/>
                <w:szCs w:val="20"/>
              </w:rPr>
            </w:pPr>
          </w:p>
        </w:tc>
      </w:tr>
      <w:tr w:rsidR="00C7507F" w:rsidRPr="003730B8" w14:paraId="11D0D958" w14:textId="77777777" w:rsidTr="003F02C0">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B86B1A4" w14:textId="77777777" w:rsidR="00C7507F" w:rsidRPr="004156A5" w:rsidRDefault="00C7507F" w:rsidP="003F02C0">
            <w:pPr>
              <w:spacing w:after="0" w:line="240" w:lineRule="auto"/>
              <w:jc w:val="center"/>
              <w:rPr>
                <w:rFonts w:eastAsia="Times New Roman"/>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959A8CF" w14:textId="77777777" w:rsidR="00C7507F" w:rsidRPr="006B7263" w:rsidRDefault="00C7507F" w:rsidP="003F02C0">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0FADEAF0" w14:textId="6AE1130A" w:rsidR="00C7507F" w:rsidRDefault="00C7507F"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4156A5">
              <w:rPr>
                <w:rFonts w:ascii="Gotham-Medium" w:hAnsi="Gotham-Medium" w:cs="Gotham-Medium"/>
                <w:b/>
                <w:bCs/>
                <w:sz w:val="20"/>
                <w:szCs w:val="20"/>
              </w:rPr>
              <w:t>EI02EO01</w:t>
            </w:r>
            <w:r>
              <w:rPr>
                <w:rFonts w:ascii="Gotham-Medium" w:hAnsi="Gotham-Medium" w:cs="Gotham-Medium"/>
                <w:b/>
                <w:bCs/>
                <w:sz w:val="20"/>
                <w:szCs w:val="20"/>
              </w:rPr>
              <w:t>-3S09)</w:t>
            </w:r>
            <w:r>
              <w:rPr>
                <w:rFonts w:ascii="Gotham-Medium" w:hAnsi="Gotham-Medium" w:cs="Gotham-Medium"/>
                <w:sz w:val="20"/>
                <w:szCs w:val="20"/>
              </w:rPr>
              <w:t xml:space="preserve"> </w:t>
            </w:r>
            <w:r w:rsidRPr="00661D2E">
              <w:rPr>
                <w:rFonts w:ascii="Gotham-Medium" w:hAnsi="Gotham-Medium" w:cs="Gotham-Medium"/>
                <w:sz w:val="20"/>
                <w:szCs w:val="20"/>
              </w:rPr>
              <w:t xml:space="preserve">Diferenciar </w:t>
            </w:r>
            <w:r w:rsidR="00C00760">
              <w:rPr>
                <w:rFonts w:ascii="Gotham-Medium" w:hAnsi="Gotham-Medium" w:cs="Gotham-Medium"/>
                <w:sz w:val="20"/>
                <w:szCs w:val="20"/>
              </w:rPr>
              <w:t>diferentes</w:t>
            </w:r>
            <w:r w:rsidRPr="00661D2E">
              <w:rPr>
                <w:rFonts w:ascii="Gotham-Medium" w:hAnsi="Gotham-Medium" w:cs="Gotham-Medium"/>
                <w:sz w:val="20"/>
                <w:szCs w:val="20"/>
              </w:rPr>
              <w:t xml:space="preserve"> formas de atitudes e comportamentos que sejam adequados para uma melhor interação com o outro</w:t>
            </w:r>
            <w:r>
              <w:rPr>
                <w:rFonts w:ascii="Gotham-Medium" w:hAnsi="Gotham-Medium" w:cs="Gotham-Medium"/>
                <w:sz w:val="20"/>
                <w:szCs w:val="20"/>
              </w:rPr>
              <w:t>.</w:t>
            </w:r>
          </w:p>
        </w:tc>
        <w:tc>
          <w:tcPr>
            <w:tcW w:w="1726" w:type="dxa"/>
            <w:vMerge/>
            <w:tcBorders>
              <w:top w:val="single" w:sz="4" w:space="0" w:color="auto"/>
              <w:left w:val="single" w:sz="4" w:space="0" w:color="auto"/>
              <w:bottom w:val="single" w:sz="4" w:space="0" w:color="auto"/>
              <w:right w:val="single" w:sz="4" w:space="0" w:color="auto"/>
            </w:tcBorders>
            <w:shd w:val="clear" w:color="auto" w:fill="auto"/>
          </w:tcPr>
          <w:p w14:paraId="1E1AB595" w14:textId="77777777" w:rsidR="00C7507F" w:rsidRPr="00D97598" w:rsidRDefault="00C7507F" w:rsidP="003F02C0">
            <w:pPr>
              <w:spacing w:after="0" w:line="240" w:lineRule="auto"/>
              <w:ind w:left="360"/>
              <w:jc w:val="both"/>
              <w:rPr>
                <w:rFonts w:eastAsia="Times New Roman"/>
                <w:color w:val="000000"/>
                <w:sz w:val="20"/>
                <w:szCs w:val="20"/>
              </w:rPr>
            </w:pPr>
          </w:p>
        </w:tc>
        <w:tc>
          <w:tcPr>
            <w:tcW w:w="2548" w:type="dxa"/>
            <w:vMerge/>
            <w:tcBorders>
              <w:top w:val="single" w:sz="4" w:space="0" w:color="auto"/>
              <w:left w:val="single" w:sz="4" w:space="0" w:color="auto"/>
              <w:bottom w:val="single" w:sz="4" w:space="0" w:color="auto"/>
              <w:right w:val="single" w:sz="4" w:space="0" w:color="auto"/>
            </w:tcBorders>
            <w:shd w:val="clear" w:color="auto" w:fill="auto"/>
          </w:tcPr>
          <w:p w14:paraId="01B4D80B" w14:textId="77777777" w:rsidR="00C7507F" w:rsidRPr="003730B8" w:rsidRDefault="00C7507F" w:rsidP="00C7507F">
            <w:pPr>
              <w:pStyle w:val="PargrafodaLista"/>
              <w:numPr>
                <w:ilvl w:val="0"/>
                <w:numId w:val="26"/>
              </w:numPr>
              <w:spacing w:after="0" w:line="240" w:lineRule="auto"/>
              <w:jc w:val="both"/>
              <w:rPr>
                <w:rFonts w:eastAsia="Times New Roman"/>
                <w:color w:val="000000"/>
                <w:sz w:val="20"/>
                <w:szCs w:val="20"/>
              </w:rPr>
            </w:pPr>
          </w:p>
        </w:tc>
      </w:tr>
      <w:tr w:rsidR="00C7507F" w:rsidRPr="003730B8" w14:paraId="41ABE390" w14:textId="77777777" w:rsidTr="003F02C0">
        <w:trPr>
          <w:trHeight w:val="624"/>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42EB30E" w14:textId="77777777" w:rsidR="00C7507F" w:rsidRPr="004156A5" w:rsidRDefault="00C7507F" w:rsidP="003F02C0">
            <w:pPr>
              <w:spacing w:after="0" w:line="240" w:lineRule="auto"/>
              <w:jc w:val="center"/>
              <w:rPr>
                <w:rFonts w:eastAsia="Times New Roman"/>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E97DF66" w14:textId="77777777" w:rsidR="00C7507F" w:rsidRPr="006B7263" w:rsidRDefault="00C7507F" w:rsidP="003F02C0">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FFFFFF" w:themeFill="background1"/>
          </w:tcPr>
          <w:p w14:paraId="0362388E" w14:textId="77777777" w:rsidR="00C7507F" w:rsidRPr="00F1700E" w:rsidRDefault="00C7507F" w:rsidP="003F02C0">
            <w:pPr>
              <w:spacing w:after="0" w:line="240" w:lineRule="auto"/>
              <w:jc w:val="both"/>
              <w:rPr>
                <w:rFonts w:ascii="Gotham-Medium" w:hAnsi="Gotham-Medium" w:cs="Gotham-Medium"/>
                <w:sz w:val="20"/>
                <w:szCs w:val="20"/>
              </w:rPr>
            </w:pPr>
            <w:r>
              <w:rPr>
                <w:rFonts w:ascii="Gotham-Medium" w:hAnsi="Gotham-Medium" w:cs="Gotham-Medium"/>
                <w:b/>
                <w:bCs/>
                <w:sz w:val="20"/>
                <w:szCs w:val="20"/>
              </w:rPr>
              <w:t>(</w:t>
            </w:r>
            <w:r w:rsidRPr="004156A5">
              <w:rPr>
                <w:rFonts w:ascii="Gotham-Medium" w:hAnsi="Gotham-Medium" w:cs="Gotham-Medium"/>
                <w:b/>
                <w:bCs/>
                <w:sz w:val="20"/>
                <w:szCs w:val="20"/>
              </w:rPr>
              <w:t>EI02EO01</w:t>
            </w:r>
            <w:r>
              <w:rPr>
                <w:rFonts w:ascii="Gotham-Medium" w:hAnsi="Gotham-Medium" w:cs="Gotham-Medium"/>
                <w:b/>
                <w:bCs/>
                <w:sz w:val="20"/>
                <w:szCs w:val="20"/>
              </w:rPr>
              <w:t xml:space="preserve">-3S10) </w:t>
            </w:r>
            <w:r w:rsidRPr="00F1700E">
              <w:rPr>
                <w:rFonts w:ascii="Gotham-Medium" w:hAnsi="Gotham-Medium" w:cs="Gotham-Medium"/>
                <w:sz w:val="20"/>
                <w:szCs w:val="20"/>
              </w:rPr>
              <w:t>Apreciar diferentes formas de escutar seus pares, principalmente as que dizem respeito as deficiências, transtornos globais de desenvolvimento e altas habilidades/superdotação.</w:t>
            </w:r>
          </w:p>
        </w:tc>
        <w:tc>
          <w:tcPr>
            <w:tcW w:w="1726" w:type="dxa"/>
            <w:vMerge/>
            <w:tcBorders>
              <w:top w:val="single" w:sz="4" w:space="0" w:color="auto"/>
              <w:left w:val="single" w:sz="4" w:space="0" w:color="auto"/>
              <w:bottom w:val="single" w:sz="4" w:space="0" w:color="auto"/>
              <w:right w:val="single" w:sz="4" w:space="0" w:color="auto"/>
            </w:tcBorders>
            <w:shd w:val="clear" w:color="auto" w:fill="auto"/>
          </w:tcPr>
          <w:p w14:paraId="6A2053A9" w14:textId="77777777" w:rsidR="00C7507F" w:rsidRPr="00D97598" w:rsidRDefault="00C7507F" w:rsidP="003F02C0">
            <w:pPr>
              <w:spacing w:after="0" w:line="240" w:lineRule="auto"/>
              <w:ind w:left="360"/>
              <w:jc w:val="both"/>
              <w:rPr>
                <w:rFonts w:eastAsia="Times New Roman"/>
                <w:color w:val="000000"/>
                <w:sz w:val="20"/>
                <w:szCs w:val="20"/>
              </w:rPr>
            </w:pPr>
          </w:p>
        </w:tc>
        <w:tc>
          <w:tcPr>
            <w:tcW w:w="2548" w:type="dxa"/>
            <w:vMerge/>
            <w:tcBorders>
              <w:top w:val="single" w:sz="4" w:space="0" w:color="auto"/>
              <w:left w:val="single" w:sz="4" w:space="0" w:color="auto"/>
              <w:bottom w:val="single" w:sz="4" w:space="0" w:color="auto"/>
              <w:right w:val="single" w:sz="4" w:space="0" w:color="auto"/>
            </w:tcBorders>
            <w:shd w:val="clear" w:color="auto" w:fill="auto"/>
          </w:tcPr>
          <w:p w14:paraId="75365D72" w14:textId="77777777" w:rsidR="00C7507F" w:rsidRPr="003730B8" w:rsidRDefault="00C7507F" w:rsidP="00C7507F">
            <w:pPr>
              <w:pStyle w:val="PargrafodaLista"/>
              <w:numPr>
                <w:ilvl w:val="0"/>
                <w:numId w:val="26"/>
              </w:numPr>
              <w:spacing w:after="0" w:line="240" w:lineRule="auto"/>
              <w:jc w:val="both"/>
              <w:rPr>
                <w:rFonts w:eastAsia="Times New Roman"/>
                <w:color w:val="000000"/>
                <w:sz w:val="20"/>
                <w:szCs w:val="20"/>
              </w:rPr>
            </w:pPr>
          </w:p>
        </w:tc>
      </w:tr>
      <w:tr w:rsidR="00C7507F" w:rsidRPr="003730B8" w14:paraId="4E51F2C6" w14:textId="77777777" w:rsidTr="003F02C0">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A45DC9B" w14:textId="77777777" w:rsidR="00C7507F" w:rsidRPr="004156A5" w:rsidRDefault="00C7507F" w:rsidP="003F02C0">
            <w:pPr>
              <w:spacing w:after="0" w:line="240" w:lineRule="auto"/>
              <w:jc w:val="center"/>
              <w:rPr>
                <w:rFonts w:eastAsia="Times New Roman"/>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52D2995" w14:textId="77777777" w:rsidR="00C7507F" w:rsidRPr="006B7263" w:rsidRDefault="00C7507F" w:rsidP="003F02C0">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FFFFFF" w:themeFill="background1"/>
          </w:tcPr>
          <w:p w14:paraId="10A11BF6" w14:textId="77777777" w:rsidR="00C7507F" w:rsidRDefault="00C7507F"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4156A5">
              <w:rPr>
                <w:rFonts w:ascii="Gotham-Medium" w:hAnsi="Gotham-Medium" w:cs="Gotham-Medium"/>
                <w:b/>
                <w:bCs/>
                <w:sz w:val="20"/>
                <w:szCs w:val="20"/>
              </w:rPr>
              <w:t>EI02EO01</w:t>
            </w:r>
            <w:r>
              <w:rPr>
                <w:rFonts w:ascii="Gotham-Medium" w:hAnsi="Gotham-Medium" w:cs="Gotham-Medium"/>
                <w:b/>
                <w:bCs/>
                <w:sz w:val="20"/>
                <w:szCs w:val="20"/>
              </w:rPr>
              <w:t xml:space="preserve">-3S11) </w:t>
            </w:r>
            <w:r w:rsidRPr="00F1700E">
              <w:rPr>
                <w:rFonts w:ascii="Gotham-Medium" w:hAnsi="Gotham-Medium" w:cs="Gotham-Medium"/>
                <w:sz w:val="20"/>
                <w:szCs w:val="20"/>
              </w:rPr>
              <w:t>Criar</w:t>
            </w:r>
            <w:r w:rsidRPr="00355618">
              <w:rPr>
                <w:rFonts w:ascii="Gotham-Medium" w:hAnsi="Gotham-Medium" w:cs="Gotham-Medium"/>
                <w:sz w:val="20"/>
                <w:szCs w:val="20"/>
              </w:rPr>
              <w:t xml:space="preserve"> com a ajuda do professor formas de auxiliar o outro </w:t>
            </w:r>
            <w:r>
              <w:rPr>
                <w:rFonts w:ascii="Gotham-Medium" w:hAnsi="Gotham-Medium" w:cs="Gotham-Medium"/>
                <w:sz w:val="20"/>
                <w:szCs w:val="20"/>
              </w:rPr>
              <w:t xml:space="preserve">e a si mesmo </w:t>
            </w:r>
            <w:r w:rsidRPr="00355618">
              <w:rPr>
                <w:rFonts w:ascii="Gotham-Medium" w:hAnsi="Gotham-Medium" w:cs="Gotham-Medium"/>
                <w:sz w:val="20"/>
                <w:szCs w:val="20"/>
              </w:rPr>
              <w:t>na organização d</w:t>
            </w:r>
            <w:r>
              <w:rPr>
                <w:rFonts w:ascii="Gotham-Medium" w:hAnsi="Gotham-Medium" w:cs="Gotham-Medium"/>
                <w:sz w:val="20"/>
                <w:szCs w:val="20"/>
              </w:rPr>
              <w:t>os</w:t>
            </w:r>
            <w:r w:rsidRPr="00355618">
              <w:rPr>
                <w:rFonts w:ascii="Gotham-Medium" w:hAnsi="Gotham-Medium" w:cs="Gotham-Medium"/>
                <w:sz w:val="20"/>
                <w:szCs w:val="20"/>
              </w:rPr>
              <w:t xml:space="preserve"> brinquedos, dos objetos de sala, em seus pertences pessoais, tais como: agenda, roupas, calçados...</w:t>
            </w:r>
          </w:p>
        </w:tc>
        <w:tc>
          <w:tcPr>
            <w:tcW w:w="1726" w:type="dxa"/>
            <w:vMerge/>
            <w:tcBorders>
              <w:top w:val="single" w:sz="4" w:space="0" w:color="auto"/>
              <w:left w:val="single" w:sz="4" w:space="0" w:color="auto"/>
              <w:bottom w:val="single" w:sz="4" w:space="0" w:color="auto"/>
              <w:right w:val="single" w:sz="4" w:space="0" w:color="auto"/>
            </w:tcBorders>
            <w:shd w:val="clear" w:color="auto" w:fill="auto"/>
          </w:tcPr>
          <w:p w14:paraId="0FBA7640" w14:textId="77777777" w:rsidR="00C7507F" w:rsidRPr="00D97598" w:rsidRDefault="00C7507F" w:rsidP="003F02C0">
            <w:pPr>
              <w:spacing w:after="0" w:line="240" w:lineRule="auto"/>
              <w:ind w:left="360"/>
              <w:jc w:val="both"/>
              <w:rPr>
                <w:rFonts w:eastAsia="Times New Roman"/>
                <w:color w:val="000000"/>
                <w:sz w:val="20"/>
                <w:szCs w:val="20"/>
              </w:rPr>
            </w:pPr>
          </w:p>
        </w:tc>
        <w:tc>
          <w:tcPr>
            <w:tcW w:w="2548" w:type="dxa"/>
            <w:vMerge/>
            <w:tcBorders>
              <w:top w:val="single" w:sz="4" w:space="0" w:color="auto"/>
              <w:left w:val="single" w:sz="4" w:space="0" w:color="auto"/>
              <w:bottom w:val="single" w:sz="4" w:space="0" w:color="auto"/>
              <w:right w:val="single" w:sz="4" w:space="0" w:color="auto"/>
            </w:tcBorders>
            <w:shd w:val="clear" w:color="auto" w:fill="auto"/>
          </w:tcPr>
          <w:p w14:paraId="7F572C78" w14:textId="77777777" w:rsidR="00C7507F" w:rsidRPr="003730B8" w:rsidRDefault="00C7507F" w:rsidP="00C7507F">
            <w:pPr>
              <w:pStyle w:val="PargrafodaLista"/>
              <w:numPr>
                <w:ilvl w:val="0"/>
                <w:numId w:val="26"/>
              </w:numPr>
              <w:spacing w:after="0" w:line="240" w:lineRule="auto"/>
              <w:jc w:val="both"/>
              <w:rPr>
                <w:rFonts w:eastAsia="Times New Roman"/>
                <w:color w:val="000000"/>
                <w:sz w:val="20"/>
                <w:szCs w:val="20"/>
              </w:rPr>
            </w:pPr>
          </w:p>
        </w:tc>
      </w:tr>
      <w:tr w:rsidR="00C7507F" w:rsidRPr="003730B8" w14:paraId="01B7B0D3" w14:textId="77777777" w:rsidTr="003F02C0">
        <w:trPr>
          <w:trHeight w:val="20"/>
        </w:trPr>
        <w:tc>
          <w:tcPr>
            <w:tcW w:w="1836" w:type="dxa"/>
            <w:vMerge/>
            <w:tcBorders>
              <w:top w:val="single" w:sz="4" w:space="0" w:color="auto"/>
              <w:left w:val="single" w:sz="4" w:space="0" w:color="auto"/>
              <w:bottom w:val="single" w:sz="4" w:space="0" w:color="FFFFFF" w:themeColor="background1"/>
              <w:right w:val="single" w:sz="4" w:space="0" w:color="auto"/>
            </w:tcBorders>
            <w:shd w:val="clear" w:color="auto" w:fill="E2EFD9" w:themeFill="accent6" w:themeFillTint="33"/>
            <w:vAlign w:val="center"/>
          </w:tcPr>
          <w:p w14:paraId="38DB8772" w14:textId="77777777" w:rsidR="00C7507F" w:rsidRPr="004156A5" w:rsidRDefault="00C7507F" w:rsidP="003F02C0">
            <w:pPr>
              <w:spacing w:after="0" w:line="240" w:lineRule="auto"/>
              <w:jc w:val="center"/>
              <w:rPr>
                <w:rFonts w:eastAsia="Times New Roman"/>
                <w:b/>
                <w:bCs/>
                <w:sz w:val="20"/>
                <w:szCs w:val="20"/>
              </w:rPr>
            </w:pPr>
          </w:p>
        </w:tc>
        <w:tc>
          <w:tcPr>
            <w:tcW w:w="1866" w:type="dxa"/>
            <w:vMerge/>
            <w:tcBorders>
              <w:top w:val="single" w:sz="4" w:space="0" w:color="auto"/>
              <w:left w:val="single" w:sz="4" w:space="0" w:color="auto"/>
              <w:bottom w:val="single" w:sz="4" w:space="0" w:color="FFFFFF" w:themeColor="background1"/>
              <w:right w:val="single" w:sz="4" w:space="0" w:color="auto"/>
            </w:tcBorders>
            <w:shd w:val="clear" w:color="auto" w:fill="D9E2F3" w:themeFill="accent1" w:themeFillTint="33"/>
          </w:tcPr>
          <w:p w14:paraId="58E8015F" w14:textId="77777777" w:rsidR="00C7507F" w:rsidRPr="006B7263" w:rsidRDefault="00C7507F" w:rsidP="003F02C0">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FFFFFF" w:themeFill="background1"/>
          </w:tcPr>
          <w:p w14:paraId="57897500" w14:textId="77777777" w:rsidR="00C7507F" w:rsidRDefault="00C7507F"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4156A5">
              <w:rPr>
                <w:rFonts w:ascii="Gotham-Medium" w:hAnsi="Gotham-Medium" w:cs="Gotham-Medium"/>
                <w:b/>
                <w:bCs/>
                <w:sz w:val="20"/>
                <w:szCs w:val="20"/>
              </w:rPr>
              <w:t>EI02EO01</w:t>
            </w:r>
            <w:r>
              <w:rPr>
                <w:rFonts w:ascii="Gotham-Medium" w:hAnsi="Gotham-Medium" w:cs="Gotham-Medium"/>
                <w:b/>
                <w:bCs/>
                <w:sz w:val="20"/>
                <w:szCs w:val="20"/>
              </w:rPr>
              <w:t xml:space="preserve">-3S12) </w:t>
            </w:r>
            <w:r w:rsidRPr="00D3244C">
              <w:rPr>
                <w:rFonts w:ascii="Gotham-Medium" w:hAnsi="Gotham-Medium" w:cs="Gotham-Medium"/>
                <w:sz w:val="20"/>
                <w:szCs w:val="20"/>
              </w:rPr>
              <w:t>Construir maneiras de interagir com o seu grupo social estimulando a partilha e compartilhamento dos objetos.</w:t>
            </w:r>
          </w:p>
        </w:tc>
        <w:tc>
          <w:tcPr>
            <w:tcW w:w="1726" w:type="dxa"/>
            <w:vMerge/>
            <w:tcBorders>
              <w:top w:val="single" w:sz="4" w:space="0" w:color="auto"/>
              <w:left w:val="single" w:sz="4" w:space="0" w:color="auto"/>
              <w:bottom w:val="single" w:sz="4" w:space="0" w:color="FFFFFF" w:themeColor="background1"/>
              <w:right w:val="single" w:sz="4" w:space="0" w:color="auto"/>
            </w:tcBorders>
            <w:shd w:val="clear" w:color="auto" w:fill="auto"/>
          </w:tcPr>
          <w:p w14:paraId="4F5A5285" w14:textId="77777777" w:rsidR="00C7507F" w:rsidRPr="00D97598" w:rsidRDefault="00C7507F" w:rsidP="003F02C0">
            <w:pPr>
              <w:spacing w:after="0" w:line="240" w:lineRule="auto"/>
              <w:ind w:left="360"/>
              <w:jc w:val="both"/>
              <w:rPr>
                <w:rFonts w:eastAsia="Times New Roman"/>
                <w:color w:val="000000"/>
                <w:sz w:val="20"/>
                <w:szCs w:val="20"/>
              </w:rPr>
            </w:pPr>
          </w:p>
        </w:tc>
        <w:tc>
          <w:tcPr>
            <w:tcW w:w="2548" w:type="dxa"/>
            <w:vMerge/>
            <w:tcBorders>
              <w:top w:val="single" w:sz="4" w:space="0" w:color="auto"/>
              <w:left w:val="single" w:sz="4" w:space="0" w:color="auto"/>
              <w:bottom w:val="single" w:sz="4" w:space="0" w:color="FFFFFF" w:themeColor="background1"/>
              <w:right w:val="single" w:sz="4" w:space="0" w:color="auto"/>
            </w:tcBorders>
            <w:shd w:val="clear" w:color="auto" w:fill="auto"/>
          </w:tcPr>
          <w:p w14:paraId="571CAA22" w14:textId="77777777" w:rsidR="00C7507F" w:rsidRPr="003730B8" w:rsidRDefault="00C7507F" w:rsidP="00C7507F">
            <w:pPr>
              <w:pStyle w:val="PargrafodaLista"/>
              <w:numPr>
                <w:ilvl w:val="0"/>
                <w:numId w:val="26"/>
              </w:numPr>
              <w:spacing w:after="0" w:line="240" w:lineRule="auto"/>
              <w:jc w:val="both"/>
              <w:rPr>
                <w:rFonts w:eastAsia="Times New Roman"/>
                <w:color w:val="000000"/>
                <w:sz w:val="20"/>
                <w:szCs w:val="20"/>
              </w:rPr>
            </w:pPr>
          </w:p>
        </w:tc>
      </w:tr>
      <w:tr w:rsidR="00C7507F" w:rsidRPr="003730B8" w14:paraId="17CB2889" w14:textId="77777777" w:rsidTr="003F02C0">
        <w:trPr>
          <w:trHeight w:val="239"/>
        </w:trPr>
        <w:tc>
          <w:tcPr>
            <w:tcW w:w="1836" w:type="dxa"/>
            <w:tcBorders>
              <w:top w:val="single" w:sz="4" w:space="0" w:color="FFFFFF" w:themeColor="background1"/>
              <w:left w:val="single" w:sz="4" w:space="0" w:color="auto"/>
              <w:bottom w:val="single" w:sz="4" w:space="0" w:color="auto"/>
              <w:right w:val="single" w:sz="4" w:space="0" w:color="auto"/>
            </w:tcBorders>
            <w:shd w:val="clear" w:color="auto" w:fill="E2EFD9" w:themeFill="accent6" w:themeFillTint="33"/>
          </w:tcPr>
          <w:p w14:paraId="7F07334A" w14:textId="77777777" w:rsidR="00C7507F" w:rsidRPr="004156A5" w:rsidRDefault="00C7507F" w:rsidP="003F02C0">
            <w:pPr>
              <w:autoSpaceDE w:val="0"/>
              <w:autoSpaceDN w:val="0"/>
              <w:adjustRightInd w:val="0"/>
              <w:spacing w:after="0" w:line="240" w:lineRule="auto"/>
              <w:rPr>
                <w:rFonts w:ascii="Gotham-Medium" w:hAnsi="Gotham-Medium" w:cs="Gotham-Medium"/>
                <w:b/>
                <w:bCs/>
                <w:sz w:val="20"/>
                <w:szCs w:val="20"/>
              </w:rPr>
            </w:pPr>
          </w:p>
        </w:tc>
        <w:tc>
          <w:tcPr>
            <w:tcW w:w="1866" w:type="dxa"/>
            <w:tcBorders>
              <w:top w:val="single" w:sz="4" w:space="0" w:color="FFFFFF" w:themeColor="background1"/>
              <w:left w:val="single" w:sz="4" w:space="0" w:color="auto"/>
              <w:bottom w:val="single" w:sz="4" w:space="0" w:color="auto"/>
              <w:right w:val="single" w:sz="4" w:space="0" w:color="auto"/>
            </w:tcBorders>
            <w:shd w:val="clear" w:color="auto" w:fill="D9E2F3" w:themeFill="accent1" w:themeFillTint="33"/>
          </w:tcPr>
          <w:p w14:paraId="52479745" w14:textId="77777777" w:rsidR="00C7507F" w:rsidRPr="006B7263" w:rsidRDefault="00C7507F" w:rsidP="003F02C0">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FFFFFF" w:themeFill="background1"/>
          </w:tcPr>
          <w:p w14:paraId="1F830683" w14:textId="30097981" w:rsidR="00C7507F" w:rsidRDefault="00C7507F" w:rsidP="003F02C0">
            <w:pPr>
              <w:spacing w:after="0" w:line="240" w:lineRule="auto"/>
              <w:jc w:val="both"/>
              <w:rPr>
                <w:rFonts w:eastAsia="Times New Roman"/>
                <w:b/>
                <w:bCs/>
                <w:color w:val="000000"/>
                <w:sz w:val="20"/>
                <w:szCs w:val="20"/>
              </w:rPr>
            </w:pPr>
            <w:r>
              <w:rPr>
                <w:rFonts w:ascii="Gotham-Medium" w:hAnsi="Gotham-Medium" w:cs="Gotham-Medium"/>
                <w:b/>
                <w:bCs/>
                <w:sz w:val="20"/>
                <w:szCs w:val="20"/>
              </w:rPr>
              <w:t>(</w:t>
            </w:r>
            <w:r w:rsidRPr="004156A5">
              <w:rPr>
                <w:rFonts w:ascii="Gotham-Medium" w:hAnsi="Gotham-Medium" w:cs="Gotham-Medium"/>
                <w:b/>
                <w:bCs/>
                <w:sz w:val="20"/>
                <w:szCs w:val="20"/>
              </w:rPr>
              <w:t>EI02EO01</w:t>
            </w:r>
            <w:r>
              <w:rPr>
                <w:rFonts w:ascii="Gotham-Medium" w:hAnsi="Gotham-Medium" w:cs="Gotham-Medium"/>
                <w:b/>
                <w:bCs/>
                <w:sz w:val="20"/>
                <w:szCs w:val="20"/>
              </w:rPr>
              <w:t xml:space="preserve">-3S13) </w:t>
            </w:r>
            <w:r w:rsidRPr="00AE3693">
              <w:rPr>
                <w:rFonts w:ascii="Gotham-Medium" w:hAnsi="Gotham-Medium" w:cs="Gotham-Medium"/>
                <w:sz w:val="20"/>
                <w:szCs w:val="20"/>
              </w:rPr>
              <w:t>Elaborar</w:t>
            </w:r>
            <w:r>
              <w:rPr>
                <w:rFonts w:ascii="Gotham-Medium" w:hAnsi="Gotham-Medium" w:cs="Gotham-Medium"/>
                <w:sz w:val="20"/>
                <w:szCs w:val="20"/>
              </w:rPr>
              <w:t xml:space="preserve"> formas de se comunicar com diferentes grupos sociais buscando entender o outro e se fazer entender.</w:t>
            </w:r>
          </w:p>
        </w:tc>
        <w:tc>
          <w:tcPr>
            <w:tcW w:w="1726" w:type="dxa"/>
            <w:tcBorders>
              <w:top w:val="single" w:sz="4" w:space="0" w:color="FFFFFF" w:themeColor="background1"/>
              <w:left w:val="nil"/>
              <w:bottom w:val="single" w:sz="4" w:space="0" w:color="auto"/>
              <w:right w:val="single" w:sz="4" w:space="0" w:color="auto"/>
            </w:tcBorders>
            <w:shd w:val="clear" w:color="auto" w:fill="auto"/>
          </w:tcPr>
          <w:p w14:paraId="009D9E45" w14:textId="77777777" w:rsidR="00C7507F" w:rsidRPr="00D97598" w:rsidRDefault="00C7507F" w:rsidP="003F02C0">
            <w:pPr>
              <w:spacing w:after="0" w:line="240" w:lineRule="auto"/>
              <w:ind w:left="360"/>
              <w:jc w:val="both"/>
              <w:rPr>
                <w:rFonts w:eastAsia="Times New Roman"/>
                <w:color w:val="000000"/>
                <w:sz w:val="20"/>
                <w:szCs w:val="20"/>
              </w:rPr>
            </w:pPr>
          </w:p>
        </w:tc>
        <w:tc>
          <w:tcPr>
            <w:tcW w:w="2548" w:type="dxa"/>
            <w:tcBorders>
              <w:top w:val="single" w:sz="4" w:space="0" w:color="FFFFFF" w:themeColor="background1"/>
              <w:left w:val="nil"/>
              <w:bottom w:val="single" w:sz="4" w:space="0" w:color="auto"/>
              <w:right w:val="single" w:sz="4" w:space="0" w:color="auto"/>
            </w:tcBorders>
            <w:shd w:val="clear" w:color="auto" w:fill="auto"/>
          </w:tcPr>
          <w:p w14:paraId="39CD65E7" w14:textId="77777777" w:rsidR="00C7507F" w:rsidRPr="003730B8" w:rsidRDefault="00C7507F" w:rsidP="003F02C0">
            <w:pPr>
              <w:pStyle w:val="PargrafodaLista"/>
              <w:spacing w:after="0" w:line="240" w:lineRule="auto"/>
              <w:ind w:left="360"/>
              <w:jc w:val="both"/>
              <w:rPr>
                <w:rFonts w:eastAsia="Times New Roman"/>
                <w:color w:val="000000"/>
                <w:sz w:val="20"/>
                <w:szCs w:val="20"/>
              </w:rPr>
            </w:pPr>
          </w:p>
        </w:tc>
      </w:tr>
    </w:tbl>
    <w:tbl>
      <w:tblPr>
        <w:tblpPr w:leftFromText="141" w:rightFromText="141" w:vertAnchor="page" w:horzAnchor="margin" w:tblpY="3646"/>
        <w:tblW w:w="15730" w:type="dxa"/>
        <w:tblCellMar>
          <w:left w:w="70" w:type="dxa"/>
          <w:right w:w="70" w:type="dxa"/>
        </w:tblCellMar>
        <w:tblLook w:val="04A0" w:firstRow="1" w:lastRow="0" w:firstColumn="1" w:lastColumn="0" w:noHBand="0" w:noVBand="1"/>
      </w:tblPr>
      <w:tblGrid>
        <w:gridCol w:w="1836"/>
        <w:gridCol w:w="1866"/>
        <w:gridCol w:w="7754"/>
        <w:gridCol w:w="1726"/>
        <w:gridCol w:w="2548"/>
      </w:tblGrid>
      <w:tr w:rsidR="00C7507F" w:rsidRPr="00B478AC" w14:paraId="13F12E75" w14:textId="77777777" w:rsidTr="00C7507F">
        <w:trPr>
          <w:trHeight w:val="283"/>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4A1D4C9B" w14:textId="77777777" w:rsidR="00C7507F" w:rsidRPr="004156A5" w:rsidRDefault="00C7507F" w:rsidP="00C7507F">
            <w:pPr>
              <w:autoSpaceDE w:val="0"/>
              <w:autoSpaceDN w:val="0"/>
              <w:adjustRightInd w:val="0"/>
              <w:spacing w:after="0" w:line="240" w:lineRule="auto"/>
              <w:jc w:val="center"/>
              <w:rPr>
                <w:rFonts w:ascii="Gotham-Medium" w:hAnsi="Gotham-Medium" w:cs="Gotham-Medium"/>
                <w:b/>
                <w:bCs/>
                <w:sz w:val="20"/>
                <w:szCs w:val="20"/>
              </w:rPr>
            </w:pPr>
            <w:r w:rsidRPr="004156A5">
              <w:rPr>
                <w:rFonts w:ascii="Gotham-Medium" w:hAnsi="Gotham-Medium" w:cs="Gotham-Medium"/>
                <w:b/>
                <w:bCs/>
                <w:sz w:val="20"/>
                <w:szCs w:val="20"/>
              </w:rPr>
              <w:t>(EI02EO02)</w:t>
            </w:r>
          </w:p>
          <w:p w14:paraId="6110A761" w14:textId="77777777" w:rsidR="00C7507F" w:rsidRPr="004156A5" w:rsidRDefault="00C7507F" w:rsidP="00C7507F">
            <w:pPr>
              <w:autoSpaceDE w:val="0"/>
              <w:autoSpaceDN w:val="0"/>
              <w:adjustRightInd w:val="0"/>
              <w:spacing w:after="0" w:line="240" w:lineRule="auto"/>
              <w:jc w:val="center"/>
              <w:rPr>
                <w:rFonts w:ascii="Gotham-Book" w:hAnsi="Gotham-Book" w:cs="Gotham-Book"/>
                <w:b/>
                <w:bCs/>
                <w:sz w:val="20"/>
                <w:szCs w:val="20"/>
              </w:rPr>
            </w:pPr>
            <w:r w:rsidRPr="004156A5">
              <w:rPr>
                <w:rFonts w:ascii="Gotham-Book" w:hAnsi="Gotham-Book" w:cs="Gotham-Book"/>
                <w:b/>
                <w:bCs/>
                <w:sz w:val="20"/>
                <w:szCs w:val="20"/>
              </w:rPr>
              <w:t>Demonstrar imagem positiva de si e confiança em sua</w:t>
            </w:r>
          </w:p>
          <w:p w14:paraId="56F2229B" w14:textId="77777777" w:rsidR="00C7507F" w:rsidRPr="004156A5" w:rsidRDefault="00C7507F" w:rsidP="00C7507F">
            <w:pPr>
              <w:autoSpaceDE w:val="0"/>
              <w:autoSpaceDN w:val="0"/>
              <w:adjustRightInd w:val="0"/>
              <w:spacing w:after="0" w:line="240" w:lineRule="auto"/>
              <w:jc w:val="center"/>
              <w:rPr>
                <w:rFonts w:ascii="Gotham-Book" w:hAnsi="Gotham-Book" w:cs="Gotham-Book"/>
                <w:b/>
                <w:bCs/>
                <w:sz w:val="20"/>
                <w:szCs w:val="20"/>
              </w:rPr>
            </w:pPr>
            <w:r w:rsidRPr="004156A5">
              <w:rPr>
                <w:rFonts w:ascii="Gotham-Book" w:hAnsi="Gotham-Book" w:cs="Gotham-Book"/>
                <w:b/>
                <w:bCs/>
                <w:sz w:val="20"/>
                <w:szCs w:val="20"/>
              </w:rPr>
              <w:t>capacidade para enfrentar</w:t>
            </w:r>
            <w:r>
              <w:rPr>
                <w:rFonts w:ascii="Gotham-Book" w:hAnsi="Gotham-Book" w:cs="Gotham-Book"/>
                <w:b/>
                <w:bCs/>
                <w:sz w:val="20"/>
                <w:szCs w:val="20"/>
              </w:rPr>
              <w:t xml:space="preserve"> dificuldades e desafios.</w:t>
            </w:r>
          </w:p>
          <w:p w14:paraId="22268381" w14:textId="77777777" w:rsidR="00C7507F" w:rsidRDefault="00C7507F" w:rsidP="00C7507F">
            <w:pPr>
              <w:spacing w:after="0" w:line="240" w:lineRule="auto"/>
              <w:jc w:val="center"/>
              <w:rPr>
                <w:rFonts w:eastAsia="Times New Roman"/>
                <w:b/>
                <w:bCs/>
                <w:sz w:val="20"/>
                <w:szCs w:val="20"/>
              </w:rPr>
            </w:pPr>
          </w:p>
          <w:p w14:paraId="3A8FB49F" w14:textId="77777777" w:rsidR="00C7507F" w:rsidRPr="004156A5" w:rsidRDefault="00C7507F" w:rsidP="00C7507F">
            <w:pPr>
              <w:spacing w:after="0" w:line="240" w:lineRule="auto"/>
              <w:jc w:val="center"/>
              <w:rPr>
                <w:rFonts w:eastAsia="Times New Roman"/>
                <w:b/>
                <w:bCs/>
                <w:sz w:val="20"/>
                <w:szCs w:val="20"/>
              </w:rPr>
            </w:pPr>
          </w:p>
        </w:tc>
        <w:tc>
          <w:tcPr>
            <w:tcW w:w="1866" w:type="dxa"/>
            <w:vMerge w:val="restart"/>
            <w:tcBorders>
              <w:top w:val="single" w:sz="4" w:space="0" w:color="auto"/>
              <w:left w:val="single" w:sz="4" w:space="0" w:color="auto"/>
              <w:right w:val="single" w:sz="4" w:space="0" w:color="auto"/>
            </w:tcBorders>
            <w:shd w:val="clear" w:color="auto" w:fill="D9E2F3" w:themeFill="accent1" w:themeFillTint="33"/>
          </w:tcPr>
          <w:p w14:paraId="3610F98D" w14:textId="77777777" w:rsidR="00C7507F" w:rsidRDefault="00C7507F" w:rsidP="00C7507F">
            <w:pPr>
              <w:spacing w:after="0" w:line="240" w:lineRule="auto"/>
              <w:jc w:val="both"/>
              <w:rPr>
                <w:rFonts w:eastAsia="Times New Roman"/>
                <w:color w:val="000000"/>
                <w:sz w:val="18"/>
                <w:szCs w:val="18"/>
              </w:rPr>
            </w:pPr>
            <w:r w:rsidRPr="00181816">
              <w:rPr>
                <w:rFonts w:eastAsia="Times New Roman"/>
                <w:color w:val="000000"/>
                <w:sz w:val="18"/>
                <w:szCs w:val="18"/>
              </w:rPr>
              <w:t>C1. Conhecimento</w:t>
            </w:r>
          </w:p>
          <w:p w14:paraId="44425C21" w14:textId="77777777" w:rsidR="00C7507F" w:rsidRDefault="00C7507F" w:rsidP="00C7507F">
            <w:pPr>
              <w:spacing w:after="0" w:line="240" w:lineRule="auto"/>
              <w:jc w:val="both"/>
              <w:rPr>
                <w:rFonts w:eastAsia="Times New Roman"/>
                <w:color w:val="000000"/>
                <w:sz w:val="18"/>
                <w:szCs w:val="18"/>
              </w:rPr>
            </w:pPr>
            <w:r>
              <w:rPr>
                <w:rFonts w:eastAsia="Times New Roman"/>
                <w:color w:val="000000"/>
                <w:sz w:val="18"/>
                <w:szCs w:val="18"/>
              </w:rPr>
              <w:t>C4. Comunicação</w:t>
            </w:r>
          </w:p>
          <w:p w14:paraId="40D549E3" w14:textId="77777777" w:rsidR="00C7507F" w:rsidRDefault="00C7507F" w:rsidP="00C7507F">
            <w:pPr>
              <w:spacing w:after="0" w:line="240" w:lineRule="auto"/>
              <w:jc w:val="both"/>
              <w:rPr>
                <w:rFonts w:eastAsia="Times New Roman"/>
                <w:color w:val="000000"/>
                <w:sz w:val="18"/>
                <w:szCs w:val="18"/>
              </w:rPr>
            </w:pPr>
            <w:r>
              <w:rPr>
                <w:rFonts w:eastAsia="Times New Roman"/>
                <w:color w:val="000000"/>
                <w:sz w:val="18"/>
                <w:szCs w:val="18"/>
              </w:rPr>
              <w:t>C7. Argumentação</w:t>
            </w:r>
          </w:p>
          <w:p w14:paraId="51805285" w14:textId="77777777" w:rsidR="00C7507F" w:rsidRDefault="00C7507F" w:rsidP="00C7507F">
            <w:pPr>
              <w:spacing w:after="0" w:line="240" w:lineRule="auto"/>
              <w:jc w:val="both"/>
              <w:rPr>
                <w:rFonts w:eastAsia="Times New Roman"/>
                <w:color w:val="000000"/>
                <w:sz w:val="18"/>
                <w:szCs w:val="18"/>
              </w:rPr>
            </w:pPr>
            <w:r>
              <w:rPr>
                <w:rFonts w:eastAsia="Times New Roman"/>
                <w:color w:val="000000"/>
                <w:sz w:val="18"/>
                <w:szCs w:val="18"/>
              </w:rPr>
              <w:t>C8. Autoconhecimento e autocuidado</w:t>
            </w:r>
          </w:p>
          <w:p w14:paraId="42EA95FA" w14:textId="77777777" w:rsidR="00C7507F" w:rsidRDefault="00C7507F" w:rsidP="00C7507F">
            <w:pPr>
              <w:spacing w:after="0" w:line="240" w:lineRule="auto"/>
              <w:rPr>
                <w:rFonts w:eastAsia="Times New Roman"/>
                <w:color w:val="000000"/>
                <w:sz w:val="18"/>
                <w:szCs w:val="18"/>
              </w:rPr>
            </w:pPr>
            <w:r>
              <w:rPr>
                <w:rFonts w:eastAsia="Times New Roman"/>
                <w:color w:val="000000"/>
                <w:sz w:val="18"/>
                <w:szCs w:val="18"/>
              </w:rPr>
              <w:t>C9. Empatia e cooperação</w:t>
            </w:r>
          </w:p>
          <w:p w14:paraId="3C88739C" w14:textId="77777777" w:rsidR="00C7507F" w:rsidRDefault="00C7507F" w:rsidP="00C7507F">
            <w:pPr>
              <w:spacing w:after="0" w:line="240" w:lineRule="auto"/>
              <w:jc w:val="both"/>
              <w:rPr>
                <w:rFonts w:eastAsia="Times New Roman"/>
                <w:color w:val="000000"/>
                <w:sz w:val="18"/>
                <w:szCs w:val="18"/>
              </w:rPr>
            </w:pPr>
            <w:r>
              <w:rPr>
                <w:rFonts w:eastAsia="Times New Roman"/>
                <w:color w:val="000000"/>
                <w:sz w:val="18"/>
                <w:szCs w:val="18"/>
              </w:rPr>
              <w:t>C10. Responsabilidade e cidadania</w:t>
            </w:r>
          </w:p>
          <w:p w14:paraId="59C7EEB4" w14:textId="77777777" w:rsidR="00C7507F" w:rsidRDefault="00C7507F" w:rsidP="00C7507F">
            <w:pPr>
              <w:spacing w:after="0" w:line="240" w:lineRule="auto"/>
              <w:rPr>
                <w:rFonts w:eastAsia="Times New Roman"/>
                <w:color w:val="000000"/>
                <w:sz w:val="18"/>
                <w:szCs w:val="18"/>
              </w:rPr>
            </w:pPr>
          </w:p>
          <w:p w14:paraId="661D50B8" w14:textId="77777777" w:rsidR="00C7507F" w:rsidRDefault="00C7507F" w:rsidP="00C7507F">
            <w:pPr>
              <w:spacing w:after="0" w:line="240" w:lineRule="auto"/>
              <w:jc w:val="both"/>
              <w:rPr>
                <w:rFonts w:eastAsia="Times New Roman"/>
                <w:color w:val="000000"/>
                <w:sz w:val="18"/>
                <w:szCs w:val="18"/>
              </w:rPr>
            </w:pPr>
          </w:p>
          <w:p w14:paraId="0DAEA12D" w14:textId="77777777" w:rsidR="00C7507F" w:rsidRPr="00181816" w:rsidRDefault="00C7507F" w:rsidP="00C7507F">
            <w:pPr>
              <w:spacing w:after="0" w:line="240" w:lineRule="auto"/>
              <w:jc w:val="both"/>
              <w:rPr>
                <w:rFonts w:eastAsia="Times New Roman"/>
                <w:color w:val="000000"/>
                <w:sz w:val="18"/>
                <w:szCs w:val="18"/>
              </w:rPr>
            </w:pPr>
          </w:p>
          <w:p w14:paraId="7F69F843" w14:textId="77777777" w:rsidR="00C7507F" w:rsidRPr="006B7263" w:rsidRDefault="00C7507F" w:rsidP="00C7507F">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right w:val="single" w:sz="4" w:space="0" w:color="auto"/>
            </w:tcBorders>
            <w:shd w:val="clear" w:color="auto" w:fill="auto"/>
            <w:vAlign w:val="center"/>
          </w:tcPr>
          <w:p w14:paraId="1F661608" w14:textId="77777777" w:rsidR="00C7507F" w:rsidRDefault="00C7507F" w:rsidP="00C7507F">
            <w:pPr>
              <w:spacing w:after="0" w:line="240" w:lineRule="auto"/>
              <w:jc w:val="both"/>
              <w:rPr>
                <w:rFonts w:eastAsia="Times New Roman"/>
                <w:b/>
                <w:bCs/>
                <w:color w:val="000000"/>
                <w:sz w:val="20"/>
                <w:szCs w:val="20"/>
              </w:rPr>
            </w:pPr>
            <w:r w:rsidRPr="00065497">
              <w:rPr>
                <w:rFonts w:ascii="Gotham-Medium" w:hAnsi="Gotham-Medium" w:cs="Gotham-Medium"/>
                <w:b/>
                <w:bCs/>
                <w:sz w:val="20"/>
                <w:szCs w:val="20"/>
              </w:rPr>
              <w:t>(EI02EO02-3S01)</w:t>
            </w:r>
            <w:r w:rsidRPr="00AE3693">
              <w:rPr>
                <w:rFonts w:ascii="Gotham-Medium" w:hAnsi="Gotham-Medium" w:cs="Gotham-Medium"/>
                <w:sz w:val="20"/>
                <w:szCs w:val="20"/>
              </w:rPr>
              <w:t xml:space="preserve"> </w:t>
            </w:r>
            <w:r>
              <w:rPr>
                <w:rFonts w:ascii="Gotham-Medium" w:hAnsi="Gotham-Medium" w:cs="Gotham-Medium"/>
                <w:sz w:val="20"/>
                <w:szCs w:val="20"/>
              </w:rPr>
              <w:t>Id</w:t>
            </w:r>
            <w:r w:rsidRPr="00AE3693">
              <w:rPr>
                <w:rFonts w:ascii="Gotham-Medium" w:hAnsi="Gotham-Medium" w:cs="Gotham-Medium"/>
                <w:sz w:val="20"/>
                <w:szCs w:val="20"/>
              </w:rPr>
              <w:t>entificar as partes do corpo, nomeá-las e saber suas funções.</w:t>
            </w:r>
          </w:p>
        </w:tc>
        <w:tc>
          <w:tcPr>
            <w:tcW w:w="1726" w:type="dxa"/>
            <w:vMerge w:val="restart"/>
            <w:tcBorders>
              <w:top w:val="single" w:sz="4" w:space="0" w:color="auto"/>
              <w:left w:val="nil"/>
              <w:right w:val="single" w:sz="4" w:space="0" w:color="auto"/>
            </w:tcBorders>
            <w:shd w:val="clear" w:color="auto" w:fill="auto"/>
          </w:tcPr>
          <w:p w14:paraId="2A67F5C4" w14:textId="77777777" w:rsidR="00C7507F" w:rsidRPr="00D97598" w:rsidRDefault="00C7507F" w:rsidP="00C7507F">
            <w:pPr>
              <w:spacing w:after="0" w:line="240" w:lineRule="auto"/>
              <w:ind w:left="360"/>
              <w:jc w:val="both"/>
              <w:rPr>
                <w:rFonts w:eastAsia="Times New Roman"/>
                <w:color w:val="000000"/>
                <w:sz w:val="20"/>
                <w:szCs w:val="20"/>
              </w:rPr>
            </w:pPr>
          </w:p>
        </w:tc>
        <w:tc>
          <w:tcPr>
            <w:tcW w:w="2548" w:type="dxa"/>
            <w:vMerge w:val="restart"/>
            <w:tcBorders>
              <w:top w:val="single" w:sz="4" w:space="0" w:color="auto"/>
              <w:left w:val="nil"/>
              <w:right w:val="single" w:sz="4" w:space="0" w:color="auto"/>
            </w:tcBorders>
            <w:shd w:val="clear" w:color="auto" w:fill="auto"/>
          </w:tcPr>
          <w:p w14:paraId="714C3744" w14:textId="77777777" w:rsidR="00C7507F" w:rsidRPr="003730B8" w:rsidRDefault="00C7507F" w:rsidP="00C7507F">
            <w:pPr>
              <w:pStyle w:val="PargrafodaLista"/>
              <w:spacing w:after="0" w:line="240" w:lineRule="auto"/>
              <w:ind w:left="360"/>
              <w:jc w:val="both"/>
              <w:rPr>
                <w:rFonts w:eastAsia="Times New Roman"/>
                <w:color w:val="000000"/>
                <w:sz w:val="20"/>
                <w:szCs w:val="20"/>
              </w:rPr>
            </w:pPr>
            <w:r>
              <w:rPr>
                <w:noProof/>
              </w:rPr>
              <w:drawing>
                <wp:inline distT="0" distB="0" distL="0" distR="0" wp14:anchorId="64A15173" wp14:editId="1BBE9DAB">
                  <wp:extent cx="906711" cy="888521"/>
                  <wp:effectExtent l="0" t="0" r="8255" b="6985"/>
                  <wp:docPr id="51" name="Imagem 51"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7507F" w:rsidRPr="00B478AC" w14:paraId="510303F3" w14:textId="77777777" w:rsidTr="00C7507F">
        <w:trPr>
          <w:trHeight w:val="283"/>
        </w:trPr>
        <w:tc>
          <w:tcPr>
            <w:tcW w:w="1836" w:type="dxa"/>
            <w:vMerge/>
            <w:tcBorders>
              <w:left w:val="single" w:sz="4" w:space="0" w:color="auto"/>
              <w:right w:val="single" w:sz="4" w:space="0" w:color="auto"/>
            </w:tcBorders>
            <w:shd w:val="clear" w:color="auto" w:fill="E2EFD9" w:themeFill="accent6" w:themeFillTint="33"/>
            <w:vAlign w:val="center"/>
          </w:tcPr>
          <w:p w14:paraId="268FF0A2" w14:textId="77777777" w:rsidR="00C7507F" w:rsidRPr="004156A5" w:rsidRDefault="00C7507F" w:rsidP="00C7507F">
            <w:pPr>
              <w:autoSpaceDE w:val="0"/>
              <w:autoSpaceDN w:val="0"/>
              <w:adjustRightInd w:val="0"/>
              <w:spacing w:after="0" w:line="240" w:lineRule="auto"/>
              <w:jc w:val="center"/>
              <w:rPr>
                <w:rFonts w:ascii="Gotham-Medium" w:hAnsi="Gotham-Medium" w:cs="Gotham-Medium"/>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7B0F3E2E" w14:textId="77777777" w:rsidR="00C7507F" w:rsidRPr="006B7263" w:rsidRDefault="00C7507F" w:rsidP="00C7507F">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12D167EB" w14:textId="77777777" w:rsidR="00C7507F" w:rsidRPr="00065497" w:rsidRDefault="00C7507F" w:rsidP="00C7507F">
            <w:pPr>
              <w:spacing w:after="0" w:line="240" w:lineRule="auto"/>
              <w:jc w:val="both"/>
              <w:rPr>
                <w:rFonts w:ascii="Gotham-Medium" w:hAnsi="Gotham-Medium" w:cs="Gotham-Medium"/>
                <w:b/>
                <w:bCs/>
                <w:sz w:val="20"/>
                <w:szCs w:val="20"/>
              </w:rPr>
            </w:pPr>
            <w:r w:rsidRPr="00065497">
              <w:rPr>
                <w:rFonts w:ascii="Gotham-Medium" w:hAnsi="Gotham-Medium" w:cs="Gotham-Medium"/>
                <w:b/>
                <w:bCs/>
                <w:sz w:val="20"/>
                <w:szCs w:val="20"/>
              </w:rPr>
              <w:t>(EI02EO02-3S0</w:t>
            </w:r>
            <w:r>
              <w:rPr>
                <w:rFonts w:ascii="Gotham-Medium" w:hAnsi="Gotham-Medium" w:cs="Gotham-Medium"/>
                <w:b/>
                <w:bCs/>
                <w:sz w:val="20"/>
                <w:szCs w:val="20"/>
              </w:rPr>
              <w:t>2</w:t>
            </w:r>
            <w:r w:rsidRPr="00065497">
              <w:rPr>
                <w:rFonts w:ascii="Gotham-Medium" w:hAnsi="Gotham-Medium" w:cs="Gotham-Medium"/>
                <w:b/>
                <w:bCs/>
                <w:sz w:val="20"/>
                <w:szCs w:val="20"/>
              </w:rPr>
              <w:t>)</w:t>
            </w:r>
            <w:r w:rsidRPr="00AE3693">
              <w:rPr>
                <w:rFonts w:ascii="Gotham-Medium" w:hAnsi="Gotham-Medium" w:cs="Gotham-Medium"/>
                <w:sz w:val="20"/>
                <w:szCs w:val="20"/>
              </w:rPr>
              <w:t xml:space="preserve"> </w:t>
            </w:r>
            <w:r>
              <w:rPr>
                <w:rFonts w:ascii="Gotham-Medium" w:hAnsi="Gotham-Medium" w:cs="Gotham-Medium"/>
                <w:sz w:val="20"/>
                <w:szCs w:val="20"/>
              </w:rPr>
              <w:t>Interagir com seus pares em diferentes atividades, estimulando e ampliando a linguagem verbal e corporal, com o auxílio de histórias, músicas e brincadeiras.</w:t>
            </w:r>
          </w:p>
        </w:tc>
        <w:tc>
          <w:tcPr>
            <w:tcW w:w="1726" w:type="dxa"/>
            <w:vMerge/>
            <w:tcBorders>
              <w:left w:val="nil"/>
              <w:right w:val="single" w:sz="4" w:space="0" w:color="auto"/>
            </w:tcBorders>
            <w:shd w:val="clear" w:color="auto" w:fill="auto"/>
          </w:tcPr>
          <w:p w14:paraId="068C69EE" w14:textId="77777777" w:rsidR="00C7507F" w:rsidRPr="00D97598" w:rsidRDefault="00C7507F" w:rsidP="00C7507F">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53C894D8" w14:textId="77777777" w:rsidR="00C7507F" w:rsidRPr="003730B8" w:rsidRDefault="00C7507F" w:rsidP="00C7507F">
            <w:pPr>
              <w:pStyle w:val="PargrafodaLista"/>
              <w:spacing w:after="0" w:line="240" w:lineRule="auto"/>
              <w:ind w:left="360"/>
              <w:jc w:val="both"/>
              <w:rPr>
                <w:rFonts w:eastAsia="Times New Roman"/>
                <w:color w:val="000000"/>
                <w:sz w:val="20"/>
                <w:szCs w:val="20"/>
              </w:rPr>
            </w:pPr>
          </w:p>
        </w:tc>
      </w:tr>
      <w:tr w:rsidR="00C7507F" w:rsidRPr="00B478AC" w14:paraId="18B9BBEC" w14:textId="77777777" w:rsidTr="00C7507F">
        <w:trPr>
          <w:trHeight w:val="283"/>
        </w:trPr>
        <w:tc>
          <w:tcPr>
            <w:tcW w:w="1836" w:type="dxa"/>
            <w:vMerge/>
            <w:tcBorders>
              <w:left w:val="single" w:sz="4" w:space="0" w:color="auto"/>
              <w:right w:val="single" w:sz="4" w:space="0" w:color="auto"/>
            </w:tcBorders>
            <w:shd w:val="clear" w:color="auto" w:fill="E2EFD9" w:themeFill="accent6" w:themeFillTint="33"/>
            <w:vAlign w:val="center"/>
          </w:tcPr>
          <w:p w14:paraId="7BBB672D" w14:textId="77777777" w:rsidR="00C7507F" w:rsidRPr="004156A5" w:rsidRDefault="00C7507F" w:rsidP="00C7507F">
            <w:pPr>
              <w:autoSpaceDE w:val="0"/>
              <w:autoSpaceDN w:val="0"/>
              <w:adjustRightInd w:val="0"/>
              <w:spacing w:after="0" w:line="240" w:lineRule="auto"/>
              <w:jc w:val="center"/>
              <w:rPr>
                <w:rFonts w:ascii="Gotham-Medium" w:hAnsi="Gotham-Medium" w:cs="Gotham-Medium"/>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5F722ABF" w14:textId="77777777" w:rsidR="00C7507F" w:rsidRPr="006B7263" w:rsidRDefault="00C7507F" w:rsidP="00C7507F">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39DED5E7" w14:textId="77777777" w:rsidR="00C7507F" w:rsidRPr="00065497" w:rsidRDefault="00C7507F" w:rsidP="00C7507F">
            <w:pPr>
              <w:spacing w:after="0" w:line="240" w:lineRule="auto"/>
              <w:jc w:val="both"/>
              <w:rPr>
                <w:rFonts w:ascii="Gotham-Medium" w:hAnsi="Gotham-Medium" w:cs="Gotham-Medium"/>
                <w:b/>
                <w:bCs/>
                <w:sz w:val="20"/>
                <w:szCs w:val="20"/>
              </w:rPr>
            </w:pPr>
            <w:r w:rsidRPr="00065497">
              <w:rPr>
                <w:rFonts w:ascii="Gotham-Medium" w:hAnsi="Gotham-Medium" w:cs="Gotham-Medium"/>
                <w:b/>
                <w:bCs/>
                <w:sz w:val="20"/>
                <w:szCs w:val="20"/>
              </w:rPr>
              <w:t>(EI02EO02-3S0</w:t>
            </w:r>
            <w:r>
              <w:rPr>
                <w:rFonts w:ascii="Gotham-Medium" w:hAnsi="Gotham-Medium" w:cs="Gotham-Medium"/>
                <w:b/>
                <w:bCs/>
                <w:sz w:val="20"/>
                <w:szCs w:val="20"/>
              </w:rPr>
              <w:t>3</w:t>
            </w:r>
            <w:r w:rsidRPr="00065497">
              <w:rPr>
                <w:rFonts w:ascii="Gotham-Medium" w:hAnsi="Gotham-Medium" w:cs="Gotham-Medium"/>
                <w:b/>
                <w:bCs/>
                <w:sz w:val="20"/>
                <w:szCs w:val="20"/>
              </w:rPr>
              <w:t>)</w:t>
            </w:r>
            <w:r w:rsidRPr="00AE3693">
              <w:rPr>
                <w:rFonts w:ascii="Gotham-Medium" w:hAnsi="Gotham-Medium" w:cs="Gotham-Medium"/>
                <w:sz w:val="20"/>
                <w:szCs w:val="20"/>
              </w:rPr>
              <w:t xml:space="preserve"> </w:t>
            </w:r>
            <w:r>
              <w:rPr>
                <w:rFonts w:ascii="Gotham-Medium" w:hAnsi="Gotham-Medium" w:cs="Gotham-Medium"/>
                <w:sz w:val="20"/>
                <w:szCs w:val="20"/>
              </w:rPr>
              <w:t>Reconhecer progressivamente através de fotos ou desenhos realizados pela própria criança os seus pertences e os dos seus colegas.</w:t>
            </w:r>
          </w:p>
        </w:tc>
        <w:tc>
          <w:tcPr>
            <w:tcW w:w="1726" w:type="dxa"/>
            <w:vMerge/>
            <w:tcBorders>
              <w:left w:val="nil"/>
              <w:right w:val="single" w:sz="4" w:space="0" w:color="auto"/>
            </w:tcBorders>
            <w:shd w:val="clear" w:color="auto" w:fill="auto"/>
          </w:tcPr>
          <w:p w14:paraId="34C0C3B4" w14:textId="77777777" w:rsidR="00C7507F" w:rsidRPr="00D97598" w:rsidRDefault="00C7507F" w:rsidP="00C7507F">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6220A07D" w14:textId="77777777" w:rsidR="00C7507F" w:rsidRPr="003730B8" w:rsidRDefault="00C7507F" w:rsidP="00C7507F">
            <w:pPr>
              <w:pStyle w:val="PargrafodaLista"/>
              <w:spacing w:after="0" w:line="240" w:lineRule="auto"/>
              <w:ind w:left="360"/>
              <w:jc w:val="both"/>
              <w:rPr>
                <w:rFonts w:eastAsia="Times New Roman"/>
                <w:color w:val="000000"/>
                <w:sz w:val="20"/>
                <w:szCs w:val="20"/>
              </w:rPr>
            </w:pPr>
          </w:p>
        </w:tc>
      </w:tr>
      <w:tr w:rsidR="00C7507F" w:rsidRPr="00B478AC" w14:paraId="6DB0893D" w14:textId="77777777" w:rsidTr="00C7507F">
        <w:trPr>
          <w:trHeight w:val="283"/>
        </w:trPr>
        <w:tc>
          <w:tcPr>
            <w:tcW w:w="1836" w:type="dxa"/>
            <w:vMerge/>
            <w:tcBorders>
              <w:left w:val="single" w:sz="4" w:space="0" w:color="auto"/>
              <w:right w:val="single" w:sz="4" w:space="0" w:color="auto"/>
            </w:tcBorders>
            <w:shd w:val="clear" w:color="auto" w:fill="E2EFD9" w:themeFill="accent6" w:themeFillTint="33"/>
            <w:vAlign w:val="center"/>
          </w:tcPr>
          <w:p w14:paraId="286AFE6A" w14:textId="77777777" w:rsidR="00C7507F" w:rsidRPr="004156A5" w:rsidRDefault="00C7507F" w:rsidP="00C7507F">
            <w:pPr>
              <w:autoSpaceDE w:val="0"/>
              <w:autoSpaceDN w:val="0"/>
              <w:adjustRightInd w:val="0"/>
              <w:spacing w:after="0" w:line="240" w:lineRule="auto"/>
              <w:jc w:val="center"/>
              <w:rPr>
                <w:rFonts w:ascii="Gotham-Medium" w:hAnsi="Gotham-Medium" w:cs="Gotham-Medium"/>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2BAEEC65" w14:textId="77777777" w:rsidR="00C7507F" w:rsidRPr="006B7263" w:rsidRDefault="00C7507F" w:rsidP="00C7507F">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70AFA7E5" w14:textId="65497CB8" w:rsidR="00C7507F" w:rsidRPr="00065497" w:rsidRDefault="00C7507F" w:rsidP="00C7507F">
            <w:pPr>
              <w:spacing w:after="0" w:line="240" w:lineRule="auto"/>
              <w:jc w:val="both"/>
              <w:rPr>
                <w:rFonts w:ascii="Gotham-Medium" w:hAnsi="Gotham-Medium" w:cs="Gotham-Medium"/>
                <w:b/>
                <w:bCs/>
                <w:sz w:val="20"/>
                <w:szCs w:val="20"/>
              </w:rPr>
            </w:pPr>
            <w:r w:rsidRPr="00065497">
              <w:rPr>
                <w:rFonts w:ascii="Gotham-Medium" w:hAnsi="Gotham-Medium" w:cs="Gotham-Medium"/>
                <w:b/>
                <w:bCs/>
                <w:sz w:val="20"/>
                <w:szCs w:val="20"/>
              </w:rPr>
              <w:t>(EI02EO02-3S0</w:t>
            </w:r>
            <w:r>
              <w:rPr>
                <w:rFonts w:ascii="Gotham-Medium" w:hAnsi="Gotham-Medium" w:cs="Gotham-Medium"/>
                <w:b/>
                <w:bCs/>
                <w:sz w:val="20"/>
                <w:szCs w:val="20"/>
              </w:rPr>
              <w:t>4</w:t>
            </w:r>
            <w:r w:rsidRPr="00065497">
              <w:rPr>
                <w:rFonts w:ascii="Gotham-Medium" w:hAnsi="Gotham-Medium" w:cs="Gotham-Medium"/>
                <w:b/>
                <w:bCs/>
                <w:sz w:val="20"/>
                <w:szCs w:val="20"/>
              </w:rPr>
              <w:t>)</w:t>
            </w:r>
            <w:r w:rsidRPr="00AE3693">
              <w:rPr>
                <w:rFonts w:ascii="Gotham-Medium" w:hAnsi="Gotham-Medium" w:cs="Gotham-Medium"/>
                <w:sz w:val="20"/>
                <w:szCs w:val="20"/>
              </w:rPr>
              <w:t xml:space="preserve"> </w:t>
            </w:r>
            <w:r>
              <w:rPr>
                <w:rFonts w:ascii="Gotham-Medium" w:hAnsi="Gotham-Medium" w:cs="Gotham-Medium"/>
                <w:sz w:val="20"/>
                <w:szCs w:val="20"/>
              </w:rPr>
              <w:t>Id</w:t>
            </w:r>
            <w:r w:rsidRPr="00AE3693">
              <w:rPr>
                <w:rFonts w:ascii="Gotham-Medium" w:hAnsi="Gotham-Medium" w:cs="Gotham-Medium"/>
                <w:sz w:val="20"/>
                <w:szCs w:val="20"/>
              </w:rPr>
              <w:t xml:space="preserve">entificar </w:t>
            </w:r>
            <w:r>
              <w:rPr>
                <w:rFonts w:ascii="Gotham-Medium" w:hAnsi="Gotham-Medium" w:cs="Gotham-Medium"/>
                <w:sz w:val="20"/>
                <w:szCs w:val="20"/>
              </w:rPr>
              <w:t>utilizando um espelho ou pelo toque</w:t>
            </w:r>
            <w:r w:rsidR="007950D6">
              <w:rPr>
                <w:rFonts w:ascii="Gotham-Medium" w:hAnsi="Gotham-Medium" w:cs="Gotham-Medium"/>
                <w:sz w:val="20"/>
                <w:szCs w:val="20"/>
              </w:rPr>
              <w:t>,</w:t>
            </w:r>
            <w:r>
              <w:rPr>
                <w:rFonts w:ascii="Gotham-Medium" w:hAnsi="Gotham-Medium" w:cs="Gotham-Medium"/>
                <w:sz w:val="20"/>
                <w:szCs w:val="20"/>
              </w:rPr>
              <w:t xml:space="preserve"> </w:t>
            </w:r>
            <w:r w:rsidRPr="00AE3693">
              <w:rPr>
                <w:rFonts w:ascii="Gotham-Medium" w:hAnsi="Gotham-Medium" w:cs="Gotham-Medium"/>
                <w:sz w:val="20"/>
                <w:szCs w:val="20"/>
              </w:rPr>
              <w:t>as partes do corpo, nomeá-las e saber suas funções.</w:t>
            </w:r>
          </w:p>
        </w:tc>
        <w:tc>
          <w:tcPr>
            <w:tcW w:w="1726" w:type="dxa"/>
            <w:vMerge/>
            <w:tcBorders>
              <w:left w:val="nil"/>
              <w:right w:val="single" w:sz="4" w:space="0" w:color="auto"/>
            </w:tcBorders>
            <w:shd w:val="clear" w:color="auto" w:fill="auto"/>
          </w:tcPr>
          <w:p w14:paraId="1DC8E7CA" w14:textId="77777777" w:rsidR="00C7507F" w:rsidRPr="00D97598" w:rsidRDefault="00C7507F" w:rsidP="00C7507F">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3F7103EE" w14:textId="77777777" w:rsidR="00C7507F" w:rsidRPr="003730B8" w:rsidRDefault="00C7507F" w:rsidP="00C7507F">
            <w:pPr>
              <w:pStyle w:val="PargrafodaLista"/>
              <w:spacing w:after="0" w:line="240" w:lineRule="auto"/>
              <w:ind w:left="360"/>
              <w:jc w:val="both"/>
              <w:rPr>
                <w:rFonts w:eastAsia="Times New Roman"/>
                <w:color w:val="000000"/>
                <w:sz w:val="20"/>
                <w:szCs w:val="20"/>
              </w:rPr>
            </w:pPr>
          </w:p>
        </w:tc>
      </w:tr>
      <w:tr w:rsidR="00C7507F" w:rsidRPr="00B478AC" w14:paraId="135C94C9" w14:textId="77777777" w:rsidTr="00C7507F">
        <w:trPr>
          <w:trHeight w:val="340"/>
        </w:trPr>
        <w:tc>
          <w:tcPr>
            <w:tcW w:w="1836" w:type="dxa"/>
            <w:vMerge/>
            <w:tcBorders>
              <w:left w:val="single" w:sz="4" w:space="0" w:color="auto"/>
              <w:right w:val="single" w:sz="4" w:space="0" w:color="auto"/>
            </w:tcBorders>
            <w:shd w:val="clear" w:color="auto" w:fill="E2EFD9" w:themeFill="accent6" w:themeFillTint="33"/>
            <w:vAlign w:val="center"/>
          </w:tcPr>
          <w:p w14:paraId="288DE9D0" w14:textId="77777777" w:rsidR="00C7507F" w:rsidRPr="004156A5" w:rsidRDefault="00C7507F" w:rsidP="00C7507F">
            <w:pPr>
              <w:autoSpaceDE w:val="0"/>
              <w:autoSpaceDN w:val="0"/>
              <w:adjustRightInd w:val="0"/>
              <w:spacing w:after="0" w:line="240" w:lineRule="auto"/>
              <w:jc w:val="center"/>
              <w:rPr>
                <w:rFonts w:ascii="Gotham-Medium" w:hAnsi="Gotham-Medium" w:cs="Gotham-Medium"/>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674FA5C1" w14:textId="77777777" w:rsidR="00C7507F" w:rsidRPr="006B7263" w:rsidRDefault="00C7507F" w:rsidP="00C7507F">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7596CB1B" w14:textId="77777777" w:rsidR="00C7507F" w:rsidRPr="005D5E5B" w:rsidRDefault="00C7507F" w:rsidP="00C7507F">
            <w:pPr>
              <w:spacing w:after="0" w:line="240" w:lineRule="auto"/>
              <w:jc w:val="both"/>
              <w:rPr>
                <w:rFonts w:ascii="Gotham-Medium" w:hAnsi="Gotham-Medium" w:cs="Gotham-Medium"/>
                <w:sz w:val="20"/>
                <w:szCs w:val="20"/>
              </w:rPr>
            </w:pPr>
            <w:r w:rsidRPr="00065497">
              <w:rPr>
                <w:rFonts w:ascii="Gotham-Medium" w:hAnsi="Gotham-Medium" w:cs="Gotham-Medium"/>
                <w:b/>
                <w:bCs/>
                <w:sz w:val="20"/>
                <w:szCs w:val="20"/>
              </w:rPr>
              <w:t>(EI02EO02-3S0</w:t>
            </w:r>
            <w:r>
              <w:rPr>
                <w:rFonts w:ascii="Gotham-Medium" w:hAnsi="Gotham-Medium" w:cs="Gotham-Medium"/>
                <w:b/>
                <w:bCs/>
                <w:sz w:val="20"/>
                <w:szCs w:val="20"/>
              </w:rPr>
              <w:t>5</w:t>
            </w:r>
            <w:r w:rsidRPr="00065497">
              <w:rPr>
                <w:rFonts w:ascii="Gotham-Medium" w:hAnsi="Gotham-Medium" w:cs="Gotham-Medium"/>
                <w:b/>
                <w:bCs/>
                <w:sz w:val="20"/>
                <w:szCs w:val="20"/>
              </w:rPr>
              <w:t>)</w:t>
            </w:r>
            <w:r>
              <w:rPr>
                <w:rFonts w:ascii="Gotham-Medium" w:hAnsi="Gotham-Medium" w:cs="Gotham-Medium"/>
                <w:b/>
                <w:bCs/>
                <w:sz w:val="20"/>
                <w:szCs w:val="20"/>
              </w:rPr>
              <w:t xml:space="preserve"> </w:t>
            </w:r>
            <w:r>
              <w:rPr>
                <w:rFonts w:ascii="Gotham-Medium" w:hAnsi="Gotham-Medium" w:cs="Gotham-Medium"/>
                <w:sz w:val="20"/>
                <w:szCs w:val="20"/>
              </w:rPr>
              <w:t>Compreender as diferentes formas de utilizar o corpo para ter atitudes independentes, autônomas ampliando suas habilidades motoras.</w:t>
            </w:r>
          </w:p>
        </w:tc>
        <w:tc>
          <w:tcPr>
            <w:tcW w:w="1726" w:type="dxa"/>
            <w:vMerge/>
            <w:tcBorders>
              <w:left w:val="nil"/>
              <w:right w:val="single" w:sz="4" w:space="0" w:color="auto"/>
            </w:tcBorders>
            <w:shd w:val="clear" w:color="auto" w:fill="auto"/>
          </w:tcPr>
          <w:p w14:paraId="34FABD86" w14:textId="77777777" w:rsidR="00C7507F" w:rsidRPr="00D97598" w:rsidRDefault="00C7507F" w:rsidP="00C7507F">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12459B1E" w14:textId="77777777" w:rsidR="00C7507F" w:rsidRPr="003730B8" w:rsidRDefault="00C7507F" w:rsidP="00C7507F">
            <w:pPr>
              <w:pStyle w:val="PargrafodaLista"/>
              <w:spacing w:after="0" w:line="240" w:lineRule="auto"/>
              <w:ind w:left="360"/>
              <w:jc w:val="both"/>
              <w:rPr>
                <w:rFonts w:eastAsia="Times New Roman"/>
                <w:color w:val="000000"/>
                <w:sz w:val="20"/>
                <w:szCs w:val="20"/>
              </w:rPr>
            </w:pPr>
          </w:p>
        </w:tc>
      </w:tr>
      <w:tr w:rsidR="00C7507F" w:rsidRPr="00B478AC" w14:paraId="75DDD25D" w14:textId="77777777" w:rsidTr="00C7507F">
        <w:trPr>
          <w:trHeight w:val="340"/>
        </w:trPr>
        <w:tc>
          <w:tcPr>
            <w:tcW w:w="1836" w:type="dxa"/>
            <w:vMerge/>
            <w:tcBorders>
              <w:left w:val="single" w:sz="4" w:space="0" w:color="auto"/>
              <w:right w:val="single" w:sz="4" w:space="0" w:color="auto"/>
            </w:tcBorders>
            <w:shd w:val="clear" w:color="auto" w:fill="E2EFD9" w:themeFill="accent6" w:themeFillTint="33"/>
            <w:vAlign w:val="center"/>
          </w:tcPr>
          <w:p w14:paraId="61C4900D" w14:textId="77777777" w:rsidR="00C7507F" w:rsidRPr="004156A5" w:rsidRDefault="00C7507F" w:rsidP="00C7507F">
            <w:pPr>
              <w:autoSpaceDE w:val="0"/>
              <w:autoSpaceDN w:val="0"/>
              <w:adjustRightInd w:val="0"/>
              <w:spacing w:after="0" w:line="240" w:lineRule="auto"/>
              <w:jc w:val="center"/>
              <w:rPr>
                <w:rFonts w:ascii="Gotham-Medium" w:hAnsi="Gotham-Medium" w:cs="Gotham-Medium"/>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4CD722EE" w14:textId="77777777" w:rsidR="00C7507F" w:rsidRPr="006B7263" w:rsidRDefault="00C7507F" w:rsidP="00C7507F">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7463E6FD" w14:textId="77777777" w:rsidR="00C7507F" w:rsidRPr="00065497" w:rsidRDefault="00C7507F" w:rsidP="00C7507F">
            <w:pPr>
              <w:spacing w:after="0" w:line="240" w:lineRule="auto"/>
              <w:jc w:val="both"/>
              <w:rPr>
                <w:rFonts w:ascii="Gotham-Medium" w:hAnsi="Gotham-Medium" w:cs="Gotham-Medium"/>
                <w:b/>
                <w:bCs/>
                <w:sz w:val="20"/>
                <w:szCs w:val="20"/>
              </w:rPr>
            </w:pPr>
            <w:r w:rsidRPr="00065497">
              <w:rPr>
                <w:rFonts w:ascii="Gotham-Medium" w:hAnsi="Gotham-Medium" w:cs="Gotham-Medium"/>
                <w:b/>
                <w:bCs/>
                <w:sz w:val="20"/>
                <w:szCs w:val="20"/>
              </w:rPr>
              <w:t>(EI02EO02-3S0</w:t>
            </w:r>
            <w:r>
              <w:rPr>
                <w:rFonts w:ascii="Gotham-Medium" w:hAnsi="Gotham-Medium" w:cs="Gotham-Medium"/>
                <w:b/>
                <w:bCs/>
                <w:sz w:val="20"/>
                <w:szCs w:val="20"/>
              </w:rPr>
              <w:t>6</w:t>
            </w:r>
            <w:r w:rsidRPr="00065497">
              <w:rPr>
                <w:rFonts w:ascii="Gotham-Medium" w:hAnsi="Gotham-Medium" w:cs="Gotham-Medium"/>
                <w:b/>
                <w:bCs/>
                <w:sz w:val="20"/>
                <w:szCs w:val="20"/>
              </w:rPr>
              <w:t>)</w:t>
            </w:r>
            <w:r>
              <w:rPr>
                <w:rFonts w:ascii="Gotham-Medium" w:hAnsi="Gotham-Medium" w:cs="Gotham-Medium"/>
                <w:b/>
                <w:bCs/>
                <w:sz w:val="20"/>
                <w:szCs w:val="20"/>
              </w:rPr>
              <w:t xml:space="preserve"> </w:t>
            </w:r>
            <w:r w:rsidRPr="006872CC">
              <w:rPr>
                <w:rFonts w:ascii="Gotham-Medium" w:hAnsi="Gotham-Medium" w:cs="Gotham-Medium"/>
                <w:sz w:val="20"/>
                <w:szCs w:val="20"/>
              </w:rPr>
              <w:t>Expressar progressivamente por meio da</w:t>
            </w:r>
            <w:r>
              <w:rPr>
                <w:rFonts w:ascii="Gotham-Medium" w:hAnsi="Gotham-Medium" w:cs="Gotham-Medium"/>
                <w:sz w:val="20"/>
                <w:szCs w:val="20"/>
              </w:rPr>
              <w:t xml:space="preserve"> linguagem oral</w:t>
            </w:r>
            <w:r w:rsidRPr="006872CC">
              <w:rPr>
                <w:rFonts w:ascii="Gotham-Medium" w:hAnsi="Gotham-Medium" w:cs="Gotham-Medium"/>
                <w:sz w:val="20"/>
                <w:szCs w:val="20"/>
              </w:rPr>
              <w:t xml:space="preserve"> maneiras de demonstrar satisfação e confiança nas atitudes desafiadoras da rotina diária</w:t>
            </w:r>
            <w:r>
              <w:rPr>
                <w:rFonts w:ascii="Gotham-Medium" w:hAnsi="Gotham-Medium" w:cs="Gotham-Medium"/>
                <w:sz w:val="20"/>
                <w:szCs w:val="20"/>
              </w:rPr>
              <w:t>, ampliando suas escolhas e autonomia.</w:t>
            </w:r>
          </w:p>
        </w:tc>
        <w:tc>
          <w:tcPr>
            <w:tcW w:w="1726" w:type="dxa"/>
            <w:vMerge/>
            <w:tcBorders>
              <w:left w:val="nil"/>
              <w:right w:val="single" w:sz="4" w:space="0" w:color="auto"/>
            </w:tcBorders>
            <w:shd w:val="clear" w:color="auto" w:fill="auto"/>
          </w:tcPr>
          <w:p w14:paraId="37A172A5" w14:textId="77777777" w:rsidR="00C7507F" w:rsidRPr="00D97598" w:rsidRDefault="00C7507F" w:rsidP="00C7507F">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47B7EBCC" w14:textId="77777777" w:rsidR="00C7507F" w:rsidRPr="003730B8" w:rsidRDefault="00C7507F" w:rsidP="00C7507F">
            <w:pPr>
              <w:pStyle w:val="PargrafodaLista"/>
              <w:spacing w:after="0" w:line="240" w:lineRule="auto"/>
              <w:ind w:left="360"/>
              <w:jc w:val="both"/>
              <w:rPr>
                <w:rFonts w:eastAsia="Times New Roman"/>
                <w:color w:val="000000"/>
                <w:sz w:val="20"/>
                <w:szCs w:val="20"/>
              </w:rPr>
            </w:pPr>
          </w:p>
        </w:tc>
      </w:tr>
      <w:tr w:rsidR="00C7507F" w:rsidRPr="00B478AC" w14:paraId="174770A4" w14:textId="77777777" w:rsidTr="00C7507F">
        <w:trPr>
          <w:trHeight w:val="283"/>
        </w:trPr>
        <w:tc>
          <w:tcPr>
            <w:tcW w:w="1836" w:type="dxa"/>
            <w:vMerge/>
            <w:tcBorders>
              <w:left w:val="single" w:sz="4" w:space="0" w:color="auto"/>
              <w:right w:val="single" w:sz="4" w:space="0" w:color="auto"/>
            </w:tcBorders>
            <w:shd w:val="clear" w:color="auto" w:fill="E2EFD9" w:themeFill="accent6" w:themeFillTint="33"/>
            <w:vAlign w:val="center"/>
          </w:tcPr>
          <w:p w14:paraId="59DC3125" w14:textId="77777777" w:rsidR="00C7507F" w:rsidRPr="004156A5" w:rsidRDefault="00C7507F" w:rsidP="00C7507F">
            <w:pPr>
              <w:autoSpaceDE w:val="0"/>
              <w:autoSpaceDN w:val="0"/>
              <w:adjustRightInd w:val="0"/>
              <w:spacing w:after="0" w:line="240" w:lineRule="auto"/>
              <w:jc w:val="both"/>
              <w:rPr>
                <w:rFonts w:ascii="Gotham-Medium" w:hAnsi="Gotham-Medium" w:cs="Gotham-Medium"/>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6F563FEA" w14:textId="77777777" w:rsidR="00C7507F" w:rsidRPr="006B7263" w:rsidRDefault="00C7507F" w:rsidP="00C7507F">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FFFFFF" w:themeFill="background1"/>
          </w:tcPr>
          <w:p w14:paraId="5ADEEE4A" w14:textId="77777777" w:rsidR="00C7507F" w:rsidRPr="000A3825" w:rsidRDefault="00C7507F" w:rsidP="00C7507F">
            <w:pPr>
              <w:spacing w:after="0" w:line="240" w:lineRule="auto"/>
              <w:jc w:val="both"/>
              <w:rPr>
                <w:rFonts w:eastAsia="Times New Roman"/>
                <w:color w:val="000000"/>
                <w:sz w:val="20"/>
                <w:szCs w:val="20"/>
              </w:rPr>
            </w:pPr>
            <w:r w:rsidRPr="000A3825">
              <w:rPr>
                <w:rFonts w:ascii="Gotham-Medium" w:hAnsi="Gotham-Medium" w:cs="Gotham-Medium"/>
                <w:b/>
                <w:bCs/>
                <w:sz w:val="20"/>
                <w:szCs w:val="20"/>
              </w:rPr>
              <w:t>(EI02EO02-3S0</w:t>
            </w:r>
            <w:r>
              <w:rPr>
                <w:rFonts w:ascii="Gotham-Medium" w:hAnsi="Gotham-Medium" w:cs="Gotham-Medium"/>
                <w:b/>
                <w:bCs/>
                <w:sz w:val="20"/>
                <w:szCs w:val="20"/>
              </w:rPr>
              <w:t>7</w:t>
            </w:r>
            <w:r w:rsidRPr="000A3825">
              <w:rPr>
                <w:rFonts w:ascii="Gotham-Medium" w:hAnsi="Gotham-Medium" w:cs="Gotham-Medium"/>
                <w:b/>
                <w:bCs/>
                <w:sz w:val="20"/>
                <w:szCs w:val="20"/>
              </w:rPr>
              <w:t>)</w:t>
            </w:r>
            <w:r w:rsidRPr="000A3825">
              <w:rPr>
                <w:rFonts w:ascii="Gotham-Medium" w:hAnsi="Gotham-Medium" w:cs="Gotham-Medium"/>
                <w:sz w:val="20"/>
                <w:szCs w:val="20"/>
              </w:rPr>
              <w:t xml:space="preserve"> Utilizar as interações com os seus grupos sociais, </w:t>
            </w:r>
            <w:r>
              <w:rPr>
                <w:rFonts w:ascii="Gotham-Medium" w:hAnsi="Gotham-Medium" w:cs="Gotham-Medium"/>
                <w:sz w:val="20"/>
                <w:szCs w:val="20"/>
              </w:rPr>
              <w:t xml:space="preserve">como forma de adquirir </w:t>
            </w:r>
            <w:r w:rsidRPr="000A3825">
              <w:rPr>
                <w:rFonts w:ascii="Gotham-Medium" w:hAnsi="Gotham-Medium" w:cs="Gotham-Medium"/>
                <w:sz w:val="20"/>
                <w:szCs w:val="20"/>
              </w:rPr>
              <w:t>ações e atitudes que contribu</w:t>
            </w:r>
            <w:r>
              <w:rPr>
                <w:rFonts w:ascii="Gotham-Medium" w:hAnsi="Gotham-Medium" w:cs="Gotham-Medium"/>
                <w:sz w:val="20"/>
                <w:szCs w:val="20"/>
              </w:rPr>
              <w:t>am na construção de sua autonomia e do autoconhecimento.</w:t>
            </w:r>
          </w:p>
        </w:tc>
        <w:tc>
          <w:tcPr>
            <w:tcW w:w="1726" w:type="dxa"/>
            <w:vMerge/>
            <w:tcBorders>
              <w:left w:val="nil"/>
              <w:right w:val="single" w:sz="4" w:space="0" w:color="auto"/>
            </w:tcBorders>
            <w:shd w:val="clear" w:color="auto" w:fill="auto"/>
          </w:tcPr>
          <w:p w14:paraId="35687782" w14:textId="77777777" w:rsidR="00C7507F" w:rsidRPr="00D97598" w:rsidRDefault="00C7507F" w:rsidP="00C7507F">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03BD7BEA" w14:textId="77777777" w:rsidR="00C7507F" w:rsidRPr="003730B8" w:rsidRDefault="00C7507F" w:rsidP="00C7507F">
            <w:pPr>
              <w:pStyle w:val="PargrafodaLista"/>
              <w:spacing w:after="0" w:line="240" w:lineRule="auto"/>
              <w:ind w:left="360"/>
              <w:jc w:val="both"/>
              <w:rPr>
                <w:rFonts w:eastAsia="Times New Roman"/>
                <w:color w:val="000000"/>
                <w:sz w:val="20"/>
                <w:szCs w:val="20"/>
              </w:rPr>
            </w:pPr>
          </w:p>
        </w:tc>
      </w:tr>
      <w:tr w:rsidR="00C7507F" w:rsidRPr="00B478AC" w14:paraId="09F9897D" w14:textId="77777777" w:rsidTr="00C7507F">
        <w:trPr>
          <w:trHeight w:val="283"/>
        </w:trPr>
        <w:tc>
          <w:tcPr>
            <w:tcW w:w="1836" w:type="dxa"/>
            <w:vMerge/>
            <w:tcBorders>
              <w:left w:val="single" w:sz="4" w:space="0" w:color="auto"/>
              <w:right w:val="single" w:sz="4" w:space="0" w:color="auto"/>
            </w:tcBorders>
            <w:shd w:val="clear" w:color="auto" w:fill="E2EFD9" w:themeFill="accent6" w:themeFillTint="33"/>
            <w:vAlign w:val="center"/>
          </w:tcPr>
          <w:p w14:paraId="2AB8F2A2" w14:textId="77777777" w:rsidR="00C7507F" w:rsidRPr="004156A5" w:rsidRDefault="00C7507F" w:rsidP="00C7507F">
            <w:pPr>
              <w:autoSpaceDE w:val="0"/>
              <w:autoSpaceDN w:val="0"/>
              <w:adjustRightInd w:val="0"/>
              <w:spacing w:after="0" w:line="240" w:lineRule="auto"/>
              <w:jc w:val="both"/>
              <w:rPr>
                <w:rFonts w:ascii="Gotham-Medium" w:hAnsi="Gotham-Medium" w:cs="Gotham-Medium"/>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14410D64" w14:textId="77777777" w:rsidR="00C7507F" w:rsidRPr="006B7263" w:rsidRDefault="00C7507F" w:rsidP="00C7507F">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FFFFFF" w:themeFill="background1"/>
          </w:tcPr>
          <w:p w14:paraId="1EAB7552" w14:textId="74DF64E1" w:rsidR="00C7507F" w:rsidRPr="000A3825" w:rsidRDefault="00C7507F" w:rsidP="00C7507F">
            <w:pPr>
              <w:spacing w:after="0" w:line="240" w:lineRule="auto"/>
              <w:jc w:val="both"/>
              <w:rPr>
                <w:rFonts w:ascii="Gotham-Medium" w:hAnsi="Gotham-Medium" w:cs="Gotham-Medium"/>
                <w:b/>
                <w:bCs/>
                <w:sz w:val="20"/>
                <w:szCs w:val="20"/>
              </w:rPr>
            </w:pPr>
            <w:r w:rsidRPr="000A3825">
              <w:rPr>
                <w:rFonts w:ascii="Gotham-Medium" w:hAnsi="Gotham-Medium" w:cs="Gotham-Medium"/>
                <w:b/>
                <w:bCs/>
                <w:sz w:val="20"/>
                <w:szCs w:val="20"/>
              </w:rPr>
              <w:t>(EI02EO02-3S0</w:t>
            </w:r>
            <w:r>
              <w:rPr>
                <w:rFonts w:ascii="Gotham-Medium" w:hAnsi="Gotham-Medium" w:cs="Gotham-Medium"/>
                <w:b/>
                <w:bCs/>
                <w:sz w:val="20"/>
                <w:szCs w:val="20"/>
              </w:rPr>
              <w:t>8</w:t>
            </w:r>
            <w:r w:rsidRPr="000A3825">
              <w:rPr>
                <w:rFonts w:ascii="Gotham-Medium" w:hAnsi="Gotham-Medium" w:cs="Gotham-Medium"/>
                <w:b/>
                <w:bCs/>
                <w:sz w:val="20"/>
                <w:szCs w:val="20"/>
              </w:rPr>
              <w:t>)</w:t>
            </w:r>
            <w:r w:rsidR="00F23E51">
              <w:rPr>
                <w:rFonts w:ascii="Gotham-Medium" w:hAnsi="Gotham-Medium" w:cs="Gotham-Medium"/>
                <w:sz w:val="20"/>
                <w:szCs w:val="20"/>
              </w:rPr>
              <w:t xml:space="preserve"> </w:t>
            </w:r>
            <w:r w:rsidRPr="0026173E">
              <w:rPr>
                <w:rFonts w:ascii="Gotham-Medium" w:hAnsi="Gotham-Medium" w:cs="Gotham-Medium"/>
                <w:sz w:val="20"/>
                <w:szCs w:val="20"/>
              </w:rPr>
              <w:t xml:space="preserve">Realizar </w:t>
            </w:r>
            <w:r>
              <w:rPr>
                <w:rFonts w:ascii="Gotham-Medium" w:hAnsi="Gotham-Medium" w:cs="Gotham-Medium"/>
                <w:sz w:val="20"/>
                <w:szCs w:val="20"/>
              </w:rPr>
              <w:t>diferentes maneiras de ultrapassar as dificuldades da rotina diária, valorizando suas conquistas cognitivas, motoras e afetivas.</w:t>
            </w:r>
          </w:p>
        </w:tc>
        <w:tc>
          <w:tcPr>
            <w:tcW w:w="1726" w:type="dxa"/>
            <w:vMerge/>
            <w:tcBorders>
              <w:left w:val="nil"/>
              <w:right w:val="single" w:sz="4" w:space="0" w:color="auto"/>
            </w:tcBorders>
            <w:shd w:val="clear" w:color="auto" w:fill="auto"/>
          </w:tcPr>
          <w:p w14:paraId="32C082E9" w14:textId="77777777" w:rsidR="00C7507F" w:rsidRPr="00D97598" w:rsidRDefault="00C7507F" w:rsidP="00C7507F">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1E6B005C" w14:textId="77777777" w:rsidR="00C7507F" w:rsidRPr="003730B8" w:rsidRDefault="00C7507F" w:rsidP="00C7507F">
            <w:pPr>
              <w:pStyle w:val="PargrafodaLista"/>
              <w:spacing w:after="0" w:line="240" w:lineRule="auto"/>
              <w:ind w:left="360"/>
              <w:jc w:val="both"/>
              <w:rPr>
                <w:rFonts w:eastAsia="Times New Roman"/>
                <w:color w:val="000000"/>
                <w:sz w:val="20"/>
                <w:szCs w:val="20"/>
              </w:rPr>
            </w:pPr>
          </w:p>
        </w:tc>
      </w:tr>
      <w:tr w:rsidR="00C7507F" w:rsidRPr="00B478AC" w14:paraId="4BC734A8" w14:textId="77777777" w:rsidTr="00C7507F">
        <w:trPr>
          <w:trHeight w:val="283"/>
        </w:trPr>
        <w:tc>
          <w:tcPr>
            <w:tcW w:w="1836" w:type="dxa"/>
            <w:vMerge/>
            <w:tcBorders>
              <w:left w:val="single" w:sz="4" w:space="0" w:color="auto"/>
              <w:right w:val="single" w:sz="4" w:space="0" w:color="auto"/>
            </w:tcBorders>
            <w:shd w:val="clear" w:color="auto" w:fill="E2EFD9" w:themeFill="accent6" w:themeFillTint="33"/>
            <w:vAlign w:val="center"/>
          </w:tcPr>
          <w:p w14:paraId="451C3F80" w14:textId="77777777" w:rsidR="00C7507F" w:rsidRPr="004156A5" w:rsidRDefault="00C7507F" w:rsidP="00C7507F">
            <w:pPr>
              <w:autoSpaceDE w:val="0"/>
              <w:autoSpaceDN w:val="0"/>
              <w:adjustRightInd w:val="0"/>
              <w:spacing w:after="0" w:line="240" w:lineRule="auto"/>
              <w:jc w:val="both"/>
              <w:rPr>
                <w:rFonts w:ascii="Gotham-Medium" w:hAnsi="Gotham-Medium" w:cs="Gotham-Medium"/>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67BCE917" w14:textId="77777777" w:rsidR="00C7507F" w:rsidRPr="006B7263" w:rsidRDefault="00C7507F" w:rsidP="00C7507F">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FFFFFF" w:themeFill="background1"/>
          </w:tcPr>
          <w:p w14:paraId="5546FE28" w14:textId="363C71EB" w:rsidR="00C7507F" w:rsidRPr="000A3825" w:rsidRDefault="00C7507F" w:rsidP="00C7507F">
            <w:pPr>
              <w:spacing w:after="0" w:line="240" w:lineRule="auto"/>
              <w:jc w:val="both"/>
              <w:rPr>
                <w:rFonts w:ascii="Gotham-Medium" w:hAnsi="Gotham-Medium" w:cs="Gotham-Medium"/>
                <w:b/>
                <w:bCs/>
                <w:sz w:val="20"/>
                <w:szCs w:val="20"/>
              </w:rPr>
            </w:pPr>
            <w:r w:rsidRPr="000A3825">
              <w:rPr>
                <w:rFonts w:ascii="Gotham-Medium" w:hAnsi="Gotham-Medium" w:cs="Gotham-Medium"/>
                <w:b/>
                <w:bCs/>
                <w:sz w:val="20"/>
                <w:szCs w:val="20"/>
              </w:rPr>
              <w:t>(EI02EO02-3S</w:t>
            </w:r>
            <w:r>
              <w:rPr>
                <w:rFonts w:ascii="Gotham-Medium" w:hAnsi="Gotham-Medium" w:cs="Gotham-Medium"/>
                <w:b/>
                <w:bCs/>
                <w:sz w:val="20"/>
                <w:szCs w:val="20"/>
              </w:rPr>
              <w:t>09</w:t>
            </w:r>
            <w:r w:rsidRPr="000A3825">
              <w:rPr>
                <w:rFonts w:ascii="Gotham-Medium" w:hAnsi="Gotham-Medium" w:cs="Gotham-Medium"/>
                <w:b/>
                <w:bCs/>
                <w:sz w:val="20"/>
                <w:szCs w:val="20"/>
              </w:rPr>
              <w:t>)</w:t>
            </w:r>
            <w:r w:rsidR="00F23E51">
              <w:rPr>
                <w:rFonts w:ascii="Gotham-Medium" w:hAnsi="Gotham-Medium" w:cs="Gotham-Medium"/>
                <w:sz w:val="20"/>
                <w:szCs w:val="20"/>
              </w:rPr>
              <w:t xml:space="preserve"> </w:t>
            </w:r>
            <w:r w:rsidRPr="00347ACC">
              <w:rPr>
                <w:rFonts w:ascii="Gotham-Medium" w:hAnsi="Gotham-Medium" w:cs="Gotham-Medium"/>
                <w:sz w:val="20"/>
                <w:szCs w:val="20"/>
              </w:rPr>
              <w:t xml:space="preserve">Explorar diferentes objetos que estejam dentro da sua rotina diária, </w:t>
            </w:r>
            <w:r>
              <w:rPr>
                <w:rFonts w:ascii="Gotham-Medium" w:hAnsi="Gotham-Medium" w:cs="Gotham-Medium"/>
                <w:sz w:val="20"/>
                <w:szCs w:val="20"/>
              </w:rPr>
              <w:t xml:space="preserve">que possibilitem diferentes sensações e desafios motores, </w:t>
            </w:r>
            <w:r w:rsidRPr="00347ACC">
              <w:rPr>
                <w:rFonts w:ascii="Gotham-Medium" w:hAnsi="Gotham-Medium" w:cs="Gotham-Medium"/>
                <w:sz w:val="20"/>
                <w:szCs w:val="20"/>
              </w:rPr>
              <w:t>tais como bolas, brinquedos de encaixe, peças de montar, peças de empilhar, objetos que fazem barulho</w:t>
            </w:r>
            <w:r>
              <w:rPr>
                <w:rFonts w:ascii="Gotham-Medium" w:hAnsi="Gotham-Medium" w:cs="Gotham-Medium"/>
                <w:sz w:val="20"/>
                <w:szCs w:val="20"/>
              </w:rPr>
              <w:t>...</w:t>
            </w:r>
          </w:p>
        </w:tc>
        <w:tc>
          <w:tcPr>
            <w:tcW w:w="1726" w:type="dxa"/>
            <w:vMerge/>
            <w:tcBorders>
              <w:left w:val="nil"/>
              <w:right w:val="single" w:sz="4" w:space="0" w:color="auto"/>
            </w:tcBorders>
            <w:shd w:val="clear" w:color="auto" w:fill="auto"/>
          </w:tcPr>
          <w:p w14:paraId="1F912677" w14:textId="77777777" w:rsidR="00C7507F" w:rsidRPr="00D97598" w:rsidRDefault="00C7507F" w:rsidP="00C7507F">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1E7D6638" w14:textId="77777777" w:rsidR="00C7507F" w:rsidRPr="003730B8" w:rsidRDefault="00C7507F" w:rsidP="00C7507F">
            <w:pPr>
              <w:pStyle w:val="PargrafodaLista"/>
              <w:spacing w:after="0" w:line="240" w:lineRule="auto"/>
              <w:ind w:left="360"/>
              <w:jc w:val="both"/>
              <w:rPr>
                <w:rFonts w:eastAsia="Times New Roman"/>
                <w:color w:val="000000"/>
                <w:sz w:val="20"/>
                <w:szCs w:val="20"/>
              </w:rPr>
            </w:pPr>
          </w:p>
        </w:tc>
      </w:tr>
      <w:tr w:rsidR="00C7507F" w:rsidRPr="00B478AC" w14:paraId="6DB6ABFC" w14:textId="77777777" w:rsidTr="00C7507F">
        <w:trPr>
          <w:trHeight w:val="283"/>
        </w:trPr>
        <w:tc>
          <w:tcPr>
            <w:tcW w:w="1836" w:type="dxa"/>
            <w:vMerge/>
            <w:tcBorders>
              <w:left w:val="single" w:sz="4" w:space="0" w:color="auto"/>
              <w:right w:val="single" w:sz="4" w:space="0" w:color="auto"/>
            </w:tcBorders>
            <w:shd w:val="clear" w:color="auto" w:fill="E2EFD9" w:themeFill="accent6" w:themeFillTint="33"/>
            <w:vAlign w:val="center"/>
          </w:tcPr>
          <w:p w14:paraId="343BE15B" w14:textId="77777777" w:rsidR="00C7507F" w:rsidRPr="004156A5" w:rsidRDefault="00C7507F" w:rsidP="00C7507F">
            <w:pPr>
              <w:autoSpaceDE w:val="0"/>
              <w:autoSpaceDN w:val="0"/>
              <w:adjustRightInd w:val="0"/>
              <w:spacing w:after="0" w:line="240" w:lineRule="auto"/>
              <w:jc w:val="both"/>
              <w:rPr>
                <w:rFonts w:ascii="Gotham-Medium" w:hAnsi="Gotham-Medium" w:cs="Gotham-Medium"/>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78412F1B" w14:textId="77777777" w:rsidR="00C7507F" w:rsidRPr="006B7263" w:rsidRDefault="00C7507F" w:rsidP="00C7507F">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FFFFFF" w:themeFill="background1"/>
          </w:tcPr>
          <w:p w14:paraId="77B910D9" w14:textId="77777777" w:rsidR="00C7507F" w:rsidRPr="00EA2723" w:rsidRDefault="00C7507F" w:rsidP="00C7507F">
            <w:pPr>
              <w:spacing w:after="0" w:line="240" w:lineRule="auto"/>
              <w:jc w:val="both"/>
              <w:rPr>
                <w:rFonts w:ascii="Gotham-Medium" w:hAnsi="Gotham-Medium" w:cs="Gotham-Medium"/>
                <w:sz w:val="20"/>
                <w:szCs w:val="20"/>
              </w:rPr>
            </w:pPr>
            <w:r w:rsidRPr="00C75D53">
              <w:rPr>
                <w:rFonts w:ascii="Gotham-Medium" w:hAnsi="Gotham-Medium" w:cs="Gotham-Medium"/>
                <w:b/>
                <w:bCs/>
                <w:sz w:val="20"/>
                <w:szCs w:val="20"/>
              </w:rPr>
              <w:t>(EI02EO02-3S</w:t>
            </w:r>
            <w:r>
              <w:rPr>
                <w:rFonts w:ascii="Gotham-Medium" w:hAnsi="Gotham-Medium" w:cs="Gotham-Medium"/>
                <w:b/>
                <w:bCs/>
                <w:sz w:val="20"/>
                <w:szCs w:val="20"/>
              </w:rPr>
              <w:t>10</w:t>
            </w:r>
            <w:r w:rsidRPr="00C75D53">
              <w:rPr>
                <w:rFonts w:ascii="Gotham-Medium" w:hAnsi="Gotham-Medium" w:cs="Gotham-Medium"/>
                <w:b/>
                <w:bCs/>
                <w:sz w:val="20"/>
                <w:szCs w:val="20"/>
              </w:rPr>
              <w:t>)</w:t>
            </w:r>
            <w:r w:rsidRPr="00EA2723">
              <w:rPr>
                <w:rFonts w:ascii="Gotham-Medium" w:hAnsi="Gotham-Medium" w:cs="Gotham-Medium"/>
                <w:sz w:val="20"/>
                <w:szCs w:val="20"/>
              </w:rPr>
              <w:t xml:space="preserve"> Valorizar seus aspectos físicos, suas habilidades e as </w:t>
            </w:r>
            <w:r>
              <w:rPr>
                <w:rFonts w:ascii="Gotham-Medium" w:hAnsi="Gotham-Medium" w:cs="Gotham-Medium"/>
                <w:sz w:val="20"/>
                <w:szCs w:val="20"/>
              </w:rPr>
              <w:t xml:space="preserve">suas </w:t>
            </w:r>
            <w:r w:rsidRPr="00EA2723">
              <w:rPr>
                <w:rFonts w:ascii="Gotham-Medium" w:hAnsi="Gotham-Medium" w:cs="Gotham-Medium"/>
                <w:sz w:val="20"/>
                <w:szCs w:val="20"/>
              </w:rPr>
              <w:t>expressões emocionais.</w:t>
            </w:r>
          </w:p>
        </w:tc>
        <w:tc>
          <w:tcPr>
            <w:tcW w:w="1726" w:type="dxa"/>
            <w:vMerge/>
            <w:tcBorders>
              <w:left w:val="nil"/>
              <w:right w:val="single" w:sz="4" w:space="0" w:color="auto"/>
            </w:tcBorders>
            <w:shd w:val="clear" w:color="auto" w:fill="auto"/>
          </w:tcPr>
          <w:p w14:paraId="11C8405B" w14:textId="77777777" w:rsidR="00C7507F" w:rsidRPr="00D97598" w:rsidRDefault="00C7507F" w:rsidP="00C7507F">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4A59AFB6" w14:textId="77777777" w:rsidR="00C7507F" w:rsidRPr="003730B8" w:rsidRDefault="00C7507F" w:rsidP="00C7507F">
            <w:pPr>
              <w:pStyle w:val="PargrafodaLista"/>
              <w:spacing w:after="0" w:line="240" w:lineRule="auto"/>
              <w:ind w:left="360"/>
              <w:jc w:val="both"/>
              <w:rPr>
                <w:rFonts w:eastAsia="Times New Roman"/>
                <w:color w:val="000000"/>
                <w:sz w:val="20"/>
                <w:szCs w:val="20"/>
              </w:rPr>
            </w:pPr>
          </w:p>
        </w:tc>
      </w:tr>
      <w:tr w:rsidR="00C7507F" w:rsidRPr="00B478AC" w14:paraId="59747B0C" w14:textId="77777777" w:rsidTr="00C7507F">
        <w:trPr>
          <w:trHeight w:val="283"/>
        </w:trPr>
        <w:tc>
          <w:tcPr>
            <w:tcW w:w="1836" w:type="dxa"/>
            <w:vMerge/>
            <w:tcBorders>
              <w:left w:val="single" w:sz="4" w:space="0" w:color="auto"/>
              <w:bottom w:val="single" w:sz="4" w:space="0" w:color="000000" w:themeColor="text1"/>
              <w:right w:val="single" w:sz="4" w:space="0" w:color="auto"/>
            </w:tcBorders>
            <w:shd w:val="clear" w:color="auto" w:fill="E2EFD9" w:themeFill="accent6" w:themeFillTint="33"/>
            <w:vAlign w:val="center"/>
          </w:tcPr>
          <w:p w14:paraId="13F0DEB5" w14:textId="77777777" w:rsidR="00C7507F" w:rsidRPr="004156A5" w:rsidRDefault="00C7507F" w:rsidP="00C7507F">
            <w:pPr>
              <w:autoSpaceDE w:val="0"/>
              <w:autoSpaceDN w:val="0"/>
              <w:adjustRightInd w:val="0"/>
              <w:spacing w:after="0" w:line="240" w:lineRule="auto"/>
              <w:jc w:val="both"/>
              <w:rPr>
                <w:rFonts w:ascii="Gotham-Medium" w:hAnsi="Gotham-Medium" w:cs="Gotham-Medium"/>
                <w:b/>
                <w:bCs/>
                <w:sz w:val="20"/>
                <w:szCs w:val="20"/>
              </w:rPr>
            </w:pPr>
          </w:p>
        </w:tc>
        <w:tc>
          <w:tcPr>
            <w:tcW w:w="1866" w:type="dxa"/>
            <w:vMerge/>
            <w:tcBorders>
              <w:left w:val="single" w:sz="4" w:space="0" w:color="auto"/>
              <w:bottom w:val="single" w:sz="4" w:space="0" w:color="000000" w:themeColor="text1"/>
              <w:right w:val="single" w:sz="4" w:space="0" w:color="auto"/>
            </w:tcBorders>
            <w:shd w:val="clear" w:color="auto" w:fill="D9E2F3" w:themeFill="accent1" w:themeFillTint="33"/>
          </w:tcPr>
          <w:p w14:paraId="1A9C787C" w14:textId="77777777" w:rsidR="00C7507F" w:rsidRPr="006B7263" w:rsidRDefault="00C7507F" w:rsidP="00C7507F">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FFFFFF" w:themeFill="background1"/>
          </w:tcPr>
          <w:p w14:paraId="7FC6DF65" w14:textId="2E0EC753" w:rsidR="00C7507F" w:rsidRPr="000A3825" w:rsidRDefault="00C7507F" w:rsidP="00C7507F">
            <w:pPr>
              <w:spacing w:after="0" w:line="240" w:lineRule="auto"/>
              <w:jc w:val="both"/>
              <w:rPr>
                <w:rFonts w:ascii="Gotham-Medium" w:hAnsi="Gotham-Medium" w:cs="Gotham-Medium"/>
                <w:b/>
                <w:bCs/>
                <w:sz w:val="20"/>
                <w:szCs w:val="20"/>
              </w:rPr>
            </w:pPr>
            <w:r w:rsidRPr="000A3825">
              <w:rPr>
                <w:rFonts w:ascii="Gotham-Medium" w:hAnsi="Gotham-Medium" w:cs="Gotham-Medium"/>
                <w:b/>
                <w:bCs/>
                <w:sz w:val="20"/>
                <w:szCs w:val="20"/>
              </w:rPr>
              <w:t>(EI02EO02-3S</w:t>
            </w:r>
            <w:r>
              <w:rPr>
                <w:rFonts w:ascii="Gotham-Medium" w:hAnsi="Gotham-Medium" w:cs="Gotham-Medium"/>
                <w:b/>
                <w:bCs/>
                <w:sz w:val="20"/>
                <w:szCs w:val="20"/>
              </w:rPr>
              <w:t>11</w:t>
            </w:r>
            <w:proofErr w:type="gramStart"/>
            <w:r w:rsidRPr="000A3825">
              <w:rPr>
                <w:rFonts w:ascii="Gotham-Medium" w:hAnsi="Gotham-Medium" w:cs="Gotham-Medium"/>
                <w:b/>
                <w:bCs/>
                <w:sz w:val="20"/>
                <w:szCs w:val="20"/>
              </w:rPr>
              <w:t>)</w:t>
            </w:r>
            <w:r w:rsidR="00F23E51">
              <w:rPr>
                <w:rFonts w:ascii="Gotham-Medium" w:hAnsi="Gotham-Medium" w:cs="Gotham-Medium"/>
                <w:sz w:val="20"/>
                <w:szCs w:val="20"/>
              </w:rPr>
              <w:t xml:space="preserve">  </w:t>
            </w:r>
            <w:r w:rsidRPr="002663B7">
              <w:rPr>
                <w:rFonts w:ascii="Gotham-Medium" w:hAnsi="Gotham-Medium" w:cs="Gotham-Medium"/>
                <w:sz w:val="20"/>
                <w:szCs w:val="20"/>
              </w:rPr>
              <w:t>Produzir</w:t>
            </w:r>
            <w:proofErr w:type="gramEnd"/>
            <w:r w:rsidRPr="002663B7">
              <w:rPr>
                <w:rFonts w:ascii="Gotham-Medium" w:hAnsi="Gotham-Medium" w:cs="Gotham-Medium"/>
                <w:sz w:val="20"/>
                <w:szCs w:val="20"/>
              </w:rPr>
              <w:t xml:space="preserve"> a oportunidade de conviver com as diferenças.</w:t>
            </w:r>
          </w:p>
        </w:tc>
        <w:tc>
          <w:tcPr>
            <w:tcW w:w="1726" w:type="dxa"/>
            <w:vMerge/>
            <w:tcBorders>
              <w:left w:val="nil"/>
              <w:bottom w:val="single" w:sz="4" w:space="0" w:color="000000" w:themeColor="text1"/>
              <w:right w:val="single" w:sz="4" w:space="0" w:color="auto"/>
            </w:tcBorders>
            <w:shd w:val="clear" w:color="auto" w:fill="auto"/>
          </w:tcPr>
          <w:p w14:paraId="0B75284C" w14:textId="77777777" w:rsidR="00C7507F" w:rsidRPr="00D97598" w:rsidRDefault="00C7507F" w:rsidP="00C7507F">
            <w:pPr>
              <w:spacing w:after="0" w:line="240" w:lineRule="auto"/>
              <w:ind w:left="360"/>
              <w:jc w:val="both"/>
              <w:rPr>
                <w:rFonts w:eastAsia="Times New Roman"/>
                <w:color w:val="000000"/>
                <w:sz w:val="20"/>
                <w:szCs w:val="20"/>
              </w:rPr>
            </w:pPr>
          </w:p>
        </w:tc>
        <w:tc>
          <w:tcPr>
            <w:tcW w:w="2548" w:type="dxa"/>
            <w:vMerge/>
            <w:tcBorders>
              <w:left w:val="nil"/>
              <w:bottom w:val="single" w:sz="4" w:space="0" w:color="000000" w:themeColor="text1"/>
              <w:right w:val="single" w:sz="4" w:space="0" w:color="auto"/>
            </w:tcBorders>
            <w:shd w:val="clear" w:color="auto" w:fill="auto"/>
          </w:tcPr>
          <w:p w14:paraId="28978FCD" w14:textId="77777777" w:rsidR="00C7507F" w:rsidRPr="003730B8" w:rsidRDefault="00C7507F" w:rsidP="00C7507F">
            <w:pPr>
              <w:pStyle w:val="PargrafodaLista"/>
              <w:spacing w:after="0" w:line="240" w:lineRule="auto"/>
              <w:ind w:left="360"/>
              <w:jc w:val="both"/>
              <w:rPr>
                <w:rFonts w:eastAsia="Times New Roman"/>
                <w:color w:val="000000"/>
                <w:sz w:val="20"/>
                <w:szCs w:val="20"/>
              </w:rPr>
            </w:pPr>
          </w:p>
        </w:tc>
      </w:tr>
    </w:tbl>
    <w:tbl>
      <w:tblPr>
        <w:tblpPr w:leftFromText="141" w:rightFromText="141" w:vertAnchor="page" w:horzAnchor="margin" w:tblpY="9196"/>
        <w:tblW w:w="15706" w:type="dxa"/>
        <w:tblCellMar>
          <w:left w:w="70" w:type="dxa"/>
          <w:right w:w="70" w:type="dxa"/>
        </w:tblCellMar>
        <w:tblLook w:val="04A0" w:firstRow="1" w:lastRow="0" w:firstColumn="1" w:lastColumn="0" w:noHBand="0" w:noVBand="1"/>
      </w:tblPr>
      <w:tblGrid>
        <w:gridCol w:w="1833"/>
        <w:gridCol w:w="1863"/>
        <w:gridCol w:w="7743"/>
        <w:gridCol w:w="1723"/>
        <w:gridCol w:w="2544"/>
      </w:tblGrid>
      <w:tr w:rsidR="009268A7" w:rsidRPr="00B478AC" w14:paraId="1EE2996C" w14:textId="77777777" w:rsidTr="009268A7">
        <w:trPr>
          <w:trHeight w:val="21"/>
        </w:trPr>
        <w:tc>
          <w:tcPr>
            <w:tcW w:w="1833" w:type="dxa"/>
            <w:vMerge w:val="restart"/>
            <w:tcBorders>
              <w:left w:val="single" w:sz="4" w:space="0" w:color="000000" w:themeColor="text1"/>
              <w:right w:val="single" w:sz="4" w:space="0" w:color="000000" w:themeColor="text1"/>
            </w:tcBorders>
            <w:shd w:val="clear" w:color="auto" w:fill="E2EFD9" w:themeFill="accent6" w:themeFillTint="33"/>
            <w:vAlign w:val="center"/>
          </w:tcPr>
          <w:p w14:paraId="050A75FE" w14:textId="3E1EC9D7" w:rsidR="003F02C0" w:rsidRPr="004156A5" w:rsidRDefault="00F23E51" w:rsidP="003F02C0">
            <w:pPr>
              <w:autoSpaceDE w:val="0"/>
              <w:autoSpaceDN w:val="0"/>
              <w:adjustRightInd w:val="0"/>
              <w:spacing w:after="0" w:line="240" w:lineRule="auto"/>
              <w:rPr>
                <w:rFonts w:ascii="Gotham-Medium" w:hAnsi="Gotham-Medium" w:cs="Gotham-Medium"/>
                <w:b/>
                <w:bCs/>
                <w:sz w:val="20"/>
                <w:szCs w:val="20"/>
              </w:rPr>
            </w:pPr>
            <w:r>
              <w:rPr>
                <w:rFonts w:ascii="Gotham-Medium" w:hAnsi="Gotham-Medium" w:cs="Gotham-Medium"/>
                <w:b/>
                <w:bCs/>
                <w:sz w:val="20"/>
                <w:szCs w:val="20"/>
              </w:rPr>
              <w:t xml:space="preserve">     </w:t>
            </w:r>
            <w:r w:rsidR="003F02C0" w:rsidRPr="004156A5">
              <w:rPr>
                <w:rFonts w:ascii="Gotham-Medium" w:hAnsi="Gotham-Medium" w:cs="Gotham-Medium"/>
                <w:b/>
                <w:bCs/>
                <w:sz w:val="20"/>
                <w:szCs w:val="20"/>
              </w:rPr>
              <w:t>(EI02EO03)</w:t>
            </w:r>
          </w:p>
          <w:p w14:paraId="7AAB63DD" w14:textId="7D5D4D96" w:rsidR="009268A7" w:rsidRPr="004156A5" w:rsidRDefault="003F02C0" w:rsidP="003F02C0">
            <w:pPr>
              <w:spacing w:after="0" w:line="240" w:lineRule="auto"/>
              <w:jc w:val="center"/>
              <w:rPr>
                <w:rFonts w:eastAsia="Times New Roman"/>
                <w:b/>
                <w:bCs/>
                <w:sz w:val="20"/>
                <w:szCs w:val="20"/>
              </w:rPr>
            </w:pPr>
            <w:r w:rsidRPr="004156A5">
              <w:rPr>
                <w:rFonts w:ascii="Gotham-Book" w:hAnsi="Gotham-Book" w:cs="Gotham-Book"/>
                <w:b/>
                <w:bCs/>
                <w:sz w:val="20"/>
                <w:szCs w:val="20"/>
              </w:rPr>
              <w:t xml:space="preserve">Compartilhar os objetos e os espaços com </w:t>
            </w:r>
            <w:r w:rsidRPr="004156A5">
              <w:rPr>
                <w:rFonts w:ascii="Gotham-Book" w:hAnsi="Gotham-Book" w:cs="Gotham-Book"/>
                <w:b/>
                <w:bCs/>
                <w:sz w:val="20"/>
                <w:szCs w:val="20"/>
              </w:rPr>
              <w:lastRenderedPageBreak/>
              <w:t>crianças da mesma faixa etária e adultos</w:t>
            </w:r>
          </w:p>
        </w:tc>
        <w:tc>
          <w:tcPr>
            <w:tcW w:w="1863" w:type="dxa"/>
            <w:vMerge w:val="restart"/>
            <w:tcBorders>
              <w:left w:val="single" w:sz="4" w:space="0" w:color="000000" w:themeColor="text1"/>
              <w:right w:val="single" w:sz="4" w:space="0" w:color="000000" w:themeColor="text1"/>
            </w:tcBorders>
            <w:shd w:val="clear" w:color="auto" w:fill="D9E2F3" w:themeFill="accent1" w:themeFillTint="33"/>
          </w:tcPr>
          <w:p w14:paraId="1C22FF16" w14:textId="1A3BFF91" w:rsidR="009268A7" w:rsidRPr="006B7263" w:rsidRDefault="003F02C0" w:rsidP="009268A7">
            <w:pPr>
              <w:spacing w:after="0" w:line="240" w:lineRule="auto"/>
              <w:ind w:left="360"/>
              <w:jc w:val="both"/>
              <w:rPr>
                <w:rFonts w:eastAsia="Times New Roman"/>
                <w:color w:val="000000"/>
                <w:sz w:val="20"/>
                <w:szCs w:val="20"/>
              </w:rPr>
            </w:pPr>
            <w:r>
              <w:rPr>
                <w:rFonts w:eastAsia="Times New Roman"/>
                <w:noProof/>
                <w:color w:val="000000"/>
                <w:sz w:val="20"/>
                <w:szCs w:val="20"/>
              </w:rPr>
              <w:lastRenderedPageBreak/>
              <mc:AlternateContent>
                <mc:Choice Requires="wps">
                  <w:drawing>
                    <wp:anchor distT="0" distB="0" distL="114300" distR="114300" simplePos="0" relativeHeight="251669504" behindDoc="0" locked="0" layoutInCell="1" allowOverlap="1" wp14:anchorId="0AC80FCE" wp14:editId="55A1DBE5">
                      <wp:simplePos x="0" y="0"/>
                      <wp:positionH relativeFrom="column">
                        <wp:posOffset>-1207135</wp:posOffset>
                      </wp:positionH>
                      <wp:positionV relativeFrom="paragraph">
                        <wp:posOffset>3175</wp:posOffset>
                      </wp:positionV>
                      <wp:extent cx="2333625" cy="0"/>
                      <wp:effectExtent l="0" t="0" r="0" b="0"/>
                      <wp:wrapNone/>
                      <wp:docPr id="95" name="Conector reto 95"/>
                      <wp:cNvGraphicFramePr/>
                      <a:graphic xmlns:a="http://schemas.openxmlformats.org/drawingml/2006/main">
                        <a:graphicData uri="http://schemas.microsoft.com/office/word/2010/wordprocessingShape">
                          <wps:wsp>
                            <wps:cNvCnPr/>
                            <wps:spPr>
                              <a:xfrm flipH="1">
                                <a:off x="0" y="0"/>
                                <a:ext cx="2333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606FF53E" id="Conector reto 95"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95.05pt,.25pt" to="88.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" strokecolor="black [3200]" strokeweight=".5pt">
                      <v:stroke joinstyle="miter"/>
                    </v:line>
                  </w:pict>
                </mc:Fallback>
              </mc:AlternateContent>
            </w:r>
          </w:p>
        </w:tc>
        <w:tc>
          <w:tcPr>
            <w:tcW w:w="7743"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FFFFFF" w:themeFill="background1"/>
          </w:tcPr>
          <w:p w14:paraId="05A0B4C1" w14:textId="2E1F7B07" w:rsidR="009268A7" w:rsidRDefault="009268A7" w:rsidP="009268A7">
            <w:pPr>
              <w:spacing w:after="0" w:line="240" w:lineRule="auto"/>
              <w:jc w:val="both"/>
              <w:rPr>
                <w:rFonts w:eastAsia="Times New Roman"/>
                <w:b/>
                <w:bCs/>
                <w:color w:val="000000"/>
                <w:sz w:val="20"/>
                <w:szCs w:val="20"/>
              </w:rPr>
            </w:pPr>
            <w:r w:rsidRPr="00E71013">
              <w:rPr>
                <w:rFonts w:ascii="Gotham-Medium" w:hAnsi="Gotham-Medium" w:cs="Gotham-Medium"/>
                <w:b/>
                <w:bCs/>
                <w:sz w:val="20"/>
                <w:szCs w:val="20"/>
              </w:rPr>
              <w:t>(EI02EO03-3S</w:t>
            </w:r>
            <w:r>
              <w:rPr>
                <w:rFonts w:ascii="Gotham-Medium" w:hAnsi="Gotham-Medium" w:cs="Gotham-Medium"/>
                <w:b/>
                <w:bCs/>
                <w:sz w:val="20"/>
                <w:szCs w:val="20"/>
              </w:rPr>
              <w:t>01</w:t>
            </w:r>
            <w:r w:rsidRPr="00E71013">
              <w:rPr>
                <w:rFonts w:ascii="Gotham-Medium" w:hAnsi="Gotham-Medium" w:cs="Gotham-Medium"/>
                <w:b/>
                <w:bCs/>
                <w:sz w:val="20"/>
                <w:szCs w:val="20"/>
              </w:rPr>
              <w:t>)</w:t>
            </w:r>
            <w:r w:rsidR="00F23E51">
              <w:rPr>
                <w:rFonts w:ascii="Gotham-Medium" w:hAnsi="Gotham-Medium" w:cs="Gotham-Medium"/>
                <w:sz w:val="20"/>
                <w:szCs w:val="20"/>
              </w:rPr>
              <w:t xml:space="preserve"> </w:t>
            </w:r>
            <w:r>
              <w:rPr>
                <w:rFonts w:ascii="Gotham-Medium" w:hAnsi="Gotham-Medium" w:cs="Gotham-Medium"/>
                <w:sz w:val="20"/>
                <w:szCs w:val="20"/>
              </w:rPr>
              <w:t>Avaliar progressivamente, o que suas ações e comportamentos geram sobre o outro nos relacionamentos coletivos.</w:t>
            </w:r>
            <w:r w:rsidR="00F23E51">
              <w:rPr>
                <w:rFonts w:ascii="Gotham-Medium" w:hAnsi="Gotham-Medium" w:cs="Gotham-Medium"/>
                <w:sz w:val="20"/>
                <w:szCs w:val="20"/>
              </w:rPr>
              <w:t xml:space="preserve"> </w:t>
            </w:r>
          </w:p>
        </w:tc>
        <w:tc>
          <w:tcPr>
            <w:tcW w:w="1723" w:type="dxa"/>
            <w:vMerge w:val="restart"/>
            <w:tcBorders>
              <w:left w:val="single" w:sz="4" w:space="0" w:color="000000" w:themeColor="text1"/>
              <w:right w:val="single" w:sz="4" w:space="0" w:color="000000" w:themeColor="text1"/>
            </w:tcBorders>
            <w:shd w:val="clear" w:color="auto" w:fill="auto"/>
          </w:tcPr>
          <w:p w14:paraId="014307B7" w14:textId="77777777" w:rsidR="009268A7" w:rsidRPr="00D97598" w:rsidRDefault="009268A7" w:rsidP="009268A7">
            <w:pPr>
              <w:spacing w:after="0" w:line="240" w:lineRule="auto"/>
              <w:ind w:left="360"/>
              <w:jc w:val="both"/>
              <w:rPr>
                <w:rFonts w:eastAsia="Times New Roman"/>
                <w:color w:val="000000"/>
                <w:sz w:val="20"/>
                <w:szCs w:val="20"/>
              </w:rPr>
            </w:pPr>
          </w:p>
        </w:tc>
        <w:tc>
          <w:tcPr>
            <w:tcW w:w="2544" w:type="dxa"/>
            <w:vMerge w:val="restart"/>
            <w:tcBorders>
              <w:left w:val="single" w:sz="4" w:space="0" w:color="000000" w:themeColor="text1"/>
              <w:right w:val="single" w:sz="4" w:space="0" w:color="000000" w:themeColor="text1"/>
            </w:tcBorders>
            <w:shd w:val="clear" w:color="auto" w:fill="auto"/>
          </w:tcPr>
          <w:p w14:paraId="038BA26B" w14:textId="77777777" w:rsidR="009268A7" w:rsidRPr="00BB02D4" w:rsidRDefault="009268A7" w:rsidP="009268A7">
            <w:pPr>
              <w:spacing w:after="0" w:line="240" w:lineRule="auto"/>
              <w:jc w:val="both"/>
              <w:rPr>
                <w:rFonts w:eastAsia="Times New Roman"/>
                <w:color w:val="000000"/>
                <w:sz w:val="20"/>
                <w:szCs w:val="20"/>
              </w:rPr>
            </w:pPr>
          </w:p>
        </w:tc>
      </w:tr>
      <w:tr w:rsidR="009268A7" w:rsidRPr="00B478AC" w14:paraId="3C24F0D6" w14:textId="77777777" w:rsidTr="009268A7">
        <w:trPr>
          <w:trHeight w:val="21"/>
        </w:trPr>
        <w:tc>
          <w:tcPr>
            <w:tcW w:w="1833" w:type="dxa"/>
            <w:vMerge/>
            <w:tcBorders>
              <w:left w:val="single" w:sz="4" w:space="0" w:color="000000" w:themeColor="text1"/>
              <w:right w:val="single" w:sz="4" w:space="0" w:color="000000" w:themeColor="text1"/>
            </w:tcBorders>
            <w:shd w:val="clear" w:color="auto" w:fill="E2EFD9" w:themeFill="accent6" w:themeFillTint="33"/>
            <w:vAlign w:val="center"/>
          </w:tcPr>
          <w:p w14:paraId="76248C32" w14:textId="77777777" w:rsidR="009268A7" w:rsidRPr="004156A5" w:rsidRDefault="009268A7" w:rsidP="009268A7">
            <w:pPr>
              <w:spacing w:after="0" w:line="240" w:lineRule="auto"/>
              <w:jc w:val="center"/>
              <w:rPr>
                <w:rFonts w:eastAsia="Times New Roman"/>
                <w:b/>
                <w:bCs/>
                <w:sz w:val="20"/>
                <w:szCs w:val="20"/>
              </w:rPr>
            </w:pPr>
          </w:p>
        </w:tc>
        <w:tc>
          <w:tcPr>
            <w:tcW w:w="1863" w:type="dxa"/>
            <w:vMerge/>
            <w:tcBorders>
              <w:left w:val="single" w:sz="4" w:space="0" w:color="000000" w:themeColor="text1"/>
              <w:right w:val="single" w:sz="4" w:space="0" w:color="000000" w:themeColor="text1"/>
            </w:tcBorders>
            <w:shd w:val="clear" w:color="auto" w:fill="D9E2F3" w:themeFill="accent1" w:themeFillTint="33"/>
          </w:tcPr>
          <w:p w14:paraId="73235169" w14:textId="77777777" w:rsidR="009268A7" w:rsidRPr="006B7263" w:rsidRDefault="009268A7" w:rsidP="009268A7">
            <w:pPr>
              <w:spacing w:after="0" w:line="240" w:lineRule="auto"/>
              <w:ind w:left="360"/>
              <w:jc w:val="both"/>
              <w:rPr>
                <w:rFonts w:eastAsia="Times New Roman"/>
                <w:color w:val="000000"/>
                <w:sz w:val="20"/>
                <w:szCs w:val="20"/>
              </w:rPr>
            </w:pPr>
          </w:p>
        </w:tc>
        <w:tc>
          <w:tcPr>
            <w:tcW w:w="7743"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2CF71950" w14:textId="77777777" w:rsidR="009268A7" w:rsidRDefault="009268A7" w:rsidP="009268A7">
            <w:pPr>
              <w:spacing w:after="0" w:line="240" w:lineRule="auto"/>
              <w:jc w:val="both"/>
              <w:rPr>
                <w:rFonts w:eastAsia="Times New Roman"/>
                <w:b/>
                <w:bCs/>
                <w:color w:val="000000"/>
                <w:sz w:val="20"/>
                <w:szCs w:val="20"/>
              </w:rPr>
            </w:pPr>
            <w:r w:rsidRPr="00E71013">
              <w:rPr>
                <w:rFonts w:ascii="Gotham-Medium" w:hAnsi="Gotham-Medium" w:cs="Gotham-Medium"/>
                <w:b/>
                <w:bCs/>
                <w:sz w:val="20"/>
                <w:szCs w:val="20"/>
              </w:rPr>
              <w:t>(EI02EO03-</w:t>
            </w:r>
            <w:r>
              <w:rPr>
                <w:rFonts w:ascii="Gotham-Medium" w:hAnsi="Gotham-Medium" w:cs="Gotham-Medium"/>
                <w:b/>
                <w:bCs/>
                <w:sz w:val="20"/>
                <w:szCs w:val="20"/>
              </w:rPr>
              <w:t>3</w:t>
            </w:r>
            <w:r w:rsidRPr="00E71013">
              <w:rPr>
                <w:rFonts w:ascii="Gotham-Medium" w:hAnsi="Gotham-Medium" w:cs="Gotham-Medium"/>
                <w:b/>
                <w:bCs/>
                <w:sz w:val="20"/>
                <w:szCs w:val="20"/>
              </w:rPr>
              <w:t>S</w:t>
            </w:r>
            <w:r>
              <w:rPr>
                <w:rFonts w:ascii="Gotham-Medium" w:hAnsi="Gotham-Medium" w:cs="Gotham-Medium"/>
                <w:b/>
                <w:bCs/>
                <w:sz w:val="20"/>
                <w:szCs w:val="20"/>
              </w:rPr>
              <w:t>02</w:t>
            </w:r>
            <w:r w:rsidRPr="00E71013">
              <w:rPr>
                <w:rFonts w:ascii="Gotham-Medium" w:hAnsi="Gotham-Medium" w:cs="Gotham-Medium"/>
                <w:b/>
                <w:bCs/>
                <w:sz w:val="20"/>
                <w:szCs w:val="20"/>
              </w:rPr>
              <w:t>)</w:t>
            </w:r>
            <w:r>
              <w:rPr>
                <w:rFonts w:ascii="Gotham-Medium" w:hAnsi="Gotham-Medium" w:cs="Gotham-Medium"/>
                <w:sz w:val="20"/>
                <w:szCs w:val="20"/>
              </w:rPr>
              <w:t xml:space="preserve"> Fortalecer de forma progressiva, através da linguagem oral o gerenciamento de suas emoções e comportamentos, utilizando estratégias de autorregulação. </w:t>
            </w:r>
          </w:p>
        </w:tc>
        <w:tc>
          <w:tcPr>
            <w:tcW w:w="1723" w:type="dxa"/>
            <w:vMerge/>
            <w:tcBorders>
              <w:left w:val="single" w:sz="4" w:space="0" w:color="000000" w:themeColor="text1"/>
              <w:right w:val="single" w:sz="4" w:space="0" w:color="000000" w:themeColor="text1"/>
            </w:tcBorders>
            <w:shd w:val="clear" w:color="auto" w:fill="auto"/>
          </w:tcPr>
          <w:p w14:paraId="1E92E8C2" w14:textId="77777777" w:rsidR="009268A7" w:rsidRPr="00D97598" w:rsidRDefault="009268A7" w:rsidP="009268A7">
            <w:pPr>
              <w:spacing w:after="0" w:line="240" w:lineRule="auto"/>
              <w:ind w:left="360"/>
              <w:jc w:val="both"/>
              <w:rPr>
                <w:rFonts w:eastAsia="Times New Roman"/>
                <w:color w:val="000000"/>
                <w:sz w:val="20"/>
                <w:szCs w:val="20"/>
              </w:rPr>
            </w:pPr>
          </w:p>
        </w:tc>
        <w:tc>
          <w:tcPr>
            <w:tcW w:w="2544" w:type="dxa"/>
            <w:vMerge/>
            <w:tcBorders>
              <w:left w:val="single" w:sz="4" w:space="0" w:color="000000" w:themeColor="text1"/>
              <w:right w:val="single" w:sz="4" w:space="0" w:color="000000" w:themeColor="text1"/>
            </w:tcBorders>
            <w:shd w:val="clear" w:color="auto" w:fill="auto"/>
          </w:tcPr>
          <w:p w14:paraId="04F81407" w14:textId="77777777" w:rsidR="009268A7" w:rsidRPr="003730B8" w:rsidRDefault="009268A7" w:rsidP="009268A7">
            <w:pPr>
              <w:pStyle w:val="PargrafodaLista"/>
              <w:spacing w:after="0" w:line="240" w:lineRule="auto"/>
              <w:ind w:left="360"/>
              <w:jc w:val="both"/>
              <w:rPr>
                <w:rFonts w:eastAsia="Times New Roman"/>
                <w:color w:val="000000"/>
                <w:sz w:val="20"/>
                <w:szCs w:val="20"/>
              </w:rPr>
            </w:pPr>
          </w:p>
        </w:tc>
      </w:tr>
      <w:tr w:rsidR="009268A7" w:rsidRPr="00B478AC" w14:paraId="1FD9A579" w14:textId="77777777" w:rsidTr="009268A7">
        <w:trPr>
          <w:trHeight w:val="21"/>
        </w:trPr>
        <w:tc>
          <w:tcPr>
            <w:tcW w:w="1833" w:type="dxa"/>
            <w:vMerge/>
            <w:tcBorders>
              <w:left w:val="single" w:sz="4" w:space="0" w:color="000000" w:themeColor="text1"/>
              <w:right w:val="single" w:sz="4" w:space="0" w:color="000000" w:themeColor="text1"/>
            </w:tcBorders>
            <w:shd w:val="clear" w:color="auto" w:fill="E2EFD9" w:themeFill="accent6" w:themeFillTint="33"/>
            <w:vAlign w:val="center"/>
          </w:tcPr>
          <w:p w14:paraId="70382698" w14:textId="77777777" w:rsidR="009268A7" w:rsidRPr="004156A5" w:rsidRDefault="009268A7" w:rsidP="009268A7">
            <w:pPr>
              <w:spacing w:after="0" w:line="240" w:lineRule="auto"/>
              <w:jc w:val="center"/>
              <w:rPr>
                <w:rFonts w:eastAsia="Times New Roman"/>
                <w:b/>
                <w:bCs/>
                <w:sz w:val="20"/>
                <w:szCs w:val="20"/>
              </w:rPr>
            </w:pPr>
          </w:p>
        </w:tc>
        <w:tc>
          <w:tcPr>
            <w:tcW w:w="1863" w:type="dxa"/>
            <w:vMerge/>
            <w:tcBorders>
              <w:left w:val="single" w:sz="4" w:space="0" w:color="000000" w:themeColor="text1"/>
              <w:right w:val="single" w:sz="4" w:space="0" w:color="000000" w:themeColor="text1"/>
            </w:tcBorders>
            <w:shd w:val="clear" w:color="auto" w:fill="D9E2F3" w:themeFill="accent1" w:themeFillTint="33"/>
          </w:tcPr>
          <w:p w14:paraId="352D81CA" w14:textId="77777777" w:rsidR="009268A7" w:rsidRPr="006B7263" w:rsidRDefault="009268A7" w:rsidP="009268A7">
            <w:pPr>
              <w:spacing w:after="0" w:line="240" w:lineRule="auto"/>
              <w:ind w:left="360"/>
              <w:jc w:val="both"/>
              <w:rPr>
                <w:rFonts w:eastAsia="Times New Roman"/>
                <w:color w:val="000000"/>
                <w:sz w:val="20"/>
                <w:szCs w:val="20"/>
              </w:rPr>
            </w:pPr>
          </w:p>
        </w:tc>
        <w:tc>
          <w:tcPr>
            <w:tcW w:w="7743"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2DD903DE" w14:textId="77777777" w:rsidR="009268A7" w:rsidRDefault="009268A7" w:rsidP="009268A7">
            <w:pPr>
              <w:spacing w:after="0" w:line="240" w:lineRule="auto"/>
              <w:jc w:val="both"/>
              <w:rPr>
                <w:rFonts w:ascii="Gotham-Medium" w:hAnsi="Gotham-Medium" w:cs="Gotham-Medium"/>
                <w:sz w:val="20"/>
                <w:szCs w:val="20"/>
              </w:rPr>
            </w:pPr>
            <w:r w:rsidRPr="00E71013">
              <w:rPr>
                <w:rFonts w:ascii="Gotham-Medium" w:hAnsi="Gotham-Medium" w:cs="Gotham-Medium"/>
                <w:b/>
                <w:bCs/>
                <w:sz w:val="20"/>
                <w:szCs w:val="20"/>
              </w:rPr>
              <w:t>(EI02EO03-3S</w:t>
            </w:r>
            <w:r>
              <w:rPr>
                <w:rFonts w:ascii="Gotham-Medium" w:hAnsi="Gotham-Medium" w:cs="Gotham-Medium"/>
                <w:b/>
                <w:bCs/>
                <w:sz w:val="20"/>
                <w:szCs w:val="20"/>
              </w:rPr>
              <w:t>03</w:t>
            </w:r>
            <w:r w:rsidRPr="00E71013">
              <w:rPr>
                <w:rFonts w:ascii="Gotham-Medium" w:hAnsi="Gotham-Medium" w:cs="Gotham-Medium"/>
                <w:b/>
                <w:bCs/>
                <w:sz w:val="20"/>
                <w:szCs w:val="20"/>
              </w:rPr>
              <w:t>)</w:t>
            </w:r>
            <w:r>
              <w:rPr>
                <w:rFonts w:ascii="Gotham-Medium" w:hAnsi="Gotham-Medium" w:cs="Gotham-Medium"/>
                <w:sz w:val="20"/>
                <w:szCs w:val="20"/>
              </w:rPr>
              <w:t xml:space="preserve"> Construir de forma progressiva diferentes estratégias para o compartilhamento dos materiais e objetos de sua rotina diária.</w:t>
            </w:r>
          </w:p>
        </w:tc>
        <w:tc>
          <w:tcPr>
            <w:tcW w:w="1723" w:type="dxa"/>
            <w:vMerge/>
            <w:tcBorders>
              <w:left w:val="single" w:sz="4" w:space="0" w:color="000000" w:themeColor="text1"/>
              <w:right w:val="single" w:sz="4" w:space="0" w:color="000000" w:themeColor="text1"/>
            </w:tcBorders>
            <w:shd w:val="clear" w:color="auto" w:fill="auto"/>
          </w:tcPr>
          <w:p w14:paraId="79761B2F" w14:textId="77777777" w:rsidR="009268A7" w:rsidRPr="00D97598" w:rsidRDefault="009268A7" w:rsidP="009268A7">
            <w:pPr>
              <w:spacing w:after="0" w:line="240" w:lineRule="auto"/>
              <w:ind w:left="360"/>
              <w:jc w:val="both"/>
              <w:rPr>
                <w:rFonts w:eastAsia="Times New Roman"/>
                <w:color w:val="000000"/>
                <w:sz w:val="20"/>
                <w:szCs w:val="20"/>
              </w:rPr>
            </w:pPr>
          </w:p>
        </w:tc>
        <w:tc>
          <w:tcPr>
            <w:tcW w:w="2544" w:type="dxa"/>
            <w:vMerge/>
            <w:tcBorders>
              <w:left w:val="single" w:sz="4" w:space="0" w:color="000000" w:themeColor="text1"/>
              <w:right w:val="single" w:sz="4" w:space="0" w:color="000000" w:themeColor="text1"/>
            </w:tcBorders>
            <w:shd w:val="clear" w:color="auto" w:fill="auto"/>
          </w:tcPr>
          <w:p w14:paraId="42FDDB7A" w14:textId="77777777" w:rsidR="009268A7" w:rsidRPr="003730B8" w:rsidRDefault="009268A7" w:rsidP="009268A7">
            <w:pPr>
              <w:pStyle w:val="PargrafodaLista"/>
              <w:spacing w:after="0" w:line="240" w:lineRule="auto"/>
              <w:ind w:left="360"/>
              <w:jc w:val="both"/>
              <w:rPr>
                <w:rFonts w:eastAsia="Times New Roman"/>
                <w:color w:val="000000"/>
                <w:sz w:val="20"/>
                <w:szCs w:val="20"/>
              </w:rPr>
            </w:pPr>
          </w:p>
        </w:tc>
      </w:tr>
      <w:tr w:rsidR="009268A7" w:rsidRPr="00B478AC" w14:paraId="60FADD5B" w14:textId="77777777" w:rsidTr="009268A7">
        <w:trPr>
          <w:trHeight w:val="21"/>
        </w:trPr>
        <w:tc>
          <w:tcPr>
            <w:tcW w:w="1833" w:type="dxa"/>
            <w:vMerge/>
            <w:tcBorders>
              <w:left w:val="single" w:sz="4" w:space="0" w:color="000000" w:themeColor="text1"/>
              <w:right w:val="single" w:sz="4" w:space="0" w:color="000000" w:themeColor="text1"/>
            </w:tcBorders>
            <w:shd w:val="clear" w:color="auto" w:fill="E2EFD9" w:themeFill="accent6" w:themeFillTint="33"/>
            <w:vAlign w:val="center"/>
          </w:tcPr>
          <w:p w14:paraId="7BADD7BD" w14:textId="77777777" w:rsidR="009268A7" w:rsidRPr="004156A5" w:rsidRDefault="009268A7" w:rsidP="009268A7">
            <w:pPr>
              <w:spacing w:after="0" w:line="240" w:lineRule="auto"/>
              <w:jc w:val="center"/>
              <w:rPr>
                <w:rFonts w:eastAsia="Times New Roman"/>
                <w:b/>
                <w:bCs/>
                <w:sz w:val="20"/>
                <w:szCs w:val="20"/>
              </w:rPr>
            </w:pPr>
          </w:p>
        </w:tc>
        <w:tc>
          <w:tcPr>
            <w:tcW w:w="1863" w:type="dxa"/>
            <w:vMerge/>
            <w:tcBorders>
              <w:left w:val="single" w:sz="4" w:space="0" w:color="000000" w:themeColor="text1"/>
              <w:right w:val="single" w:sz="4" w:space="0" w:color="000000" w:themeColor="text1"/>
            </w:tcBorders>
            <w:shd w:val="clear" w:color="auto" w:fill="D9E2F3" w:themeFill="accent1" w:themeFillTint="33"/>
          </w:tcPr>
          <w:p w14:paraId="573A641F" w14:textId="77777777" w:rsidR="009268A7" w:rsidRPr="006B7263" w:rsidRDefault="009268A7" w:rsidP="009268A7">
            <w:pPr>
              <w:spacing w:after="0" w:line="240" w:lineRule="auto"/>
              <w:ind w:left="360"/>
              <w:jc w:val="both"/>
              <w:rPr>
                <w:rFonts w:eastAsia="Times New Roman"/>
                <w:color w:val="000000"/>
                <w:sz w:val="20"/>
                <w:szCs w:val="20"/>
              </w:rPr>
            </w:pPr>
          </w:p>
        </w:tc>
        <w:tc>
          <w:tcPr>
            <w:tcW w:w="7743"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761FD9D7" w14:textId="77777777" w:rsidR="009268A7" w:rsidRDefault="009268A7" w:rsidP="009268A7">
            <w:pPr>
              <w:spacing w:after="0" w:line="240" w:lineRule="auto"/>
              <w:jc w:val="both"/>
              <w:rPr>
                <w:rFonts w:ascii="Gotham-Medium" w:hAnsi="Gotham-Medium" w:cs="Gotham-Medium"/>
                <w:sz w:val="20"/>
                <w:szCs w:val="20"/>
              </w:rPr>
            </w:pPr>
            <w:r w:rsidRPr="00E71013">
              <w:rPr>
                <w:rFonts w:ascii="Gotham-Medium" w:hAnsi="Gotham-Medium" w:cs="Gotham-Medium"/>
                <w:b/>
                <w:bCs/>
                <w:sz w:val="20"/>
                <w:szCs w:val="20"/>
              </w:rPr>
              <w:t>(EI02EO03-</w:t>
            </w:r>
            <w:r>
              <w:rPr>
                <w:rFonts w:ascii="Gotham-Medium" w:hAnsi="Gotham-Medium" w:cs="Gotham-Medium"/>
                <w:b/>
                <w:bCs/>
                <w:sz w:val="20"/>
                <w:szCs w:val="20"/>
              </w:rPr>
              <w:t>3S04</w:t>
            </w:r>
            <w:r w:rsidRPr="00E71013">
              <w:rPr>
                <w:rFonts w:ascii="Gotham-Medium" w:hAnsi="Gotham-Medium" w:cs="Gotham-Medium"/>
                <w:b/>
                <w:bCs/>
                <w:sz w:val="20"/>
                <w:szCs w:val="20"/>
              </w:rPr>
              <w:t>)</w:t>
            </w:r>
            <w:r>
              <w:rPr>
                <w:rFonts w:ascii="Gotham-Medium" w:hAnsi="Gotham-Medium" w:cs="Gotham-Medium"/>
                <w:sz w:val="20"/>
                <w:szCs w:val="20"/>
              </w:rPr>
              <w:t xml:space="preserve"> Compartilhar progressivamente materiais e objetos de uso coletivo exercitando o gerenciamento de colaboração, negociação e cooperação.</w:t>
            </w:r>
          </w:p>
        </w:tc>
        <w:tc>
          <w:tcPr>
            <w:tcW w:w="1723" w:type="dxa"/>
            <w:vMerge/>
            <w:tcBorders>
              <w:left w:val="single" w:sz="4" w:space="0" w:color="000000" w:themeColor="text1"/>
              <w:right w:val="single" w:sz="4" w:space="0" w:color="000000" w:themeColor="text1"/>
            </w:tcBorders>
            <w:shd w:val="clear" w:color="auto" w:fill="auto"/>
          </w:tcPr>
          <w:p w14:paraId="3EF5127A" w14:textId="77777777" w:rsidR="009268A7" w:rsidRPr="00D97598" w:rsidRDefault="009268A7" w:rsidP="009268A7">
            <w:pPr>
              <w:spacing w:after="0" w:line="240" w:lineRule="auto"/>
              <w:ind w:left="360"/>
              <w:jc w:val="both"/>
              <w:rPr>
                <w:rFonts w:eastAsia="Times New Roman"/>
                <w:color w:val="000000"/>
                <w:sz w:val="20"/>
                <w:szCs w:val="20"/>
              </w:rPr>
            </w:pPr>
          </w:p>
        </w:tc>
        <w:tc>
          <w:tcPr>
            <w:tcW w:w="2544" w:type="dxa"/>
            <w:vMerge/>
            <w:tcBorders>
              <w:left w:val="single" w:sz="4" w:space="0" w:color="000000" w:themeColor="text1"/>
              <w:right w:val="single" w:sz="4" w:space="0" w:color="000000" w:themeColor="text1"/>
            </w:tcBorders>
            <w:shd w:val="clear" w:color="auto" w:fill="auto"/>
          </w:tcPr>
          <w:p w14:paraId="5AD2B872" w14:textId="77777777" w:rsidR="009268A7" w:rsidRPr="003730B8" w:rsidRDefault="009268A7" w:rsidP="009268A7">
            <w:pPr>
              <w:pStyle w:val="PargrafodaLista"/>
              <w:spacing w:after="0" w:line="240" w:lineRule="auto"/>
              <w:ind w:left="360"/>
              <w:jc w:val="both"/>
              <w:rPr>
                <w:rFonts w:eastAsia="Times New Roman"/>
                <w:color w:val="000000"/>
                <w:sz w:val="20"/>
                <w:szCs w:val="20"/>
              </w:rPr>
            </w:pPr>
          </w:p>
        </w:tc>
      </w:tr>
      <w:tr w:rsidR="009268A7" w:rsidRPr="00B478AC" w14:paraId="0BE3BB3D" w14:textId="77777777" w:rsidTr="009268A7">
        <w:trPr>
          <w:trHeight w:val="21"/>
        </w:trPr>
        <w:tc>
          <w:tcPr>
            <w:tcW w:w="1833" w:type="dxa"/>
            <w:vMerge/>
            <w:tcBorders>
              <w:left w:val="single" w:sz="4" w:space="0" w:color="000000" w:themeColor="text1"/>
              <w:bottom w:val="single" w:sz="4" w:space="0" w:color="auto"/>
              <w:right w:val="single" w:sz="4" w:space="0" w:color="000000" w:themeColor="text1"/>
            </w:tcBorders>
            <w:shd w:val="clear" w:color="auto" w:fill="E2EFD9" w:themeFill="accent6" w:themeFillTint="33"/>
            <w:vAlign w:val="center"/>
          </w:tcPr>
          <w:p w14:paraId="130AD423" w14:textId="77777777" w:rsidR="009268A7" w:rsidRPr="004156A5" w:rsidRDefault="009268A7" w:rsidP="009268A7">
            <w:pPr>
              <w:spacing w:after="0" w:line="240" w:lineRule="auto"/>
              <w:jc w:val="center"/>
              <w:rPr>
                <w:rFonts w:eastAsia="Times New Roman"/>
                <w:b/>
                <w:bCs/>
                <w:sz w:val="20"/>
                <w:szCs w:val="20"/>
              </w:rPr>
            </w:pPr>
          </w:p>
        </w:tc>
        <w:tc>
          <w:tcPr>
            <w:tcW w:w="1863" w:type="dxa"/>
            <w:vMerge/>
            <w:tcBorders>
              <w:left w:val="single" w:sz="4" w:space="0" w:color="000000" w:themeColor="text1"/>
              <w:bottom w:val="single" w:sz="4" w:space="0" w:color="auto"/>
              <w:right w:val="single" w:sz="4" w:space="0" w:color="000000" w:themeColor="text1"/>
            </w:tcBorders>
            <w:shd w:val="clear" w:color="auto" w:fill="D9E2F3" w:themeFill="accent1" w:themeFillTint="33"/>
          </w:tcPr>
          <w:p w14:paraId="217901A8" w14:textId="77777777" w:rsidR="009268A7" w:rsidRPr="006B7263" w:rsidRDefault="009268A7" w:rsidP="009268A7">
            <w:pPr>
              <w:spacing w:after="0" w:line="240" w:lineRule="auto"/>
              <w:ind w:left="360"/>
              <w:jc w:val="both"/>
              <w:rPr>
                <w:rFonts w:eastAsia="Times New Roman"/>
                <w:color w:val="000000"/>
                <w:sz w:val="20"/>
                <w:szCs w:val="20"/>
              </w:rPr>
            </w:pPr>
          </w:p>
        </w:tc>
        <w:tc>
          <w:tcPr>
            <w:tcW w:w="7743"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3A4153B0" w14:textId="395815B4" w:rsidR="009268A7" w:rsidRDefault="009268A7" w:rsidP="009268A7">
            <w:pPr>
              <w:spacing w:after="0" w:line="240" w:lineRule="auto"/>
              <w:jc w:val="both"/>
              <w:rPr>
                <w:rFonts w:ascii="Gotham-Medium" w:hAnsi="Gotham-Medium" w:cs="Gotham-Medium"/>
                <w:sz w:val="20"/>
                <w:szCs w:val="20"/>
              </w:rPr>
            </w:pPr>
            <w:r w:rsidRPr="00E71013">
              <w:rPr>
                <w:rFonts w:ascii="Gotham-Medium" w:hAnsi="Gotham-Medium" w:cs="Gotham-Medium"/>
                <w:b/>
                <w:bCs/>
                <w:sz w:val="20"/>
                <w:szCs w:val="20"/>
              </w:rPr>
              <w:t>(EI02EO03-</w:t>
            </w:r>
            <w:r>
              <w:rPr>
                <w:rFonts w:ascii="Gotham-Medium" w:hAnsi="Gotham-Medium" w:cs="Gotham-Medium"/>
                <w:b/>
                <w:bCs/>
                <w:sz w:val="20"/>
                <w:szCs w:val="20"/>
              </w:rPr>
              <w:t>3</w:t>
            </w:r>
            <w:r w:rsidRPr="00E71013">
              <w:rPr>
                <w:rFonts w:ascii="Gotham-Medium" w:hAnsi="Gotham-Medium" w:cs="Gotham-Medium"/>
                <w:b/>
                <w:bCs/>
                <w:sz w:val="20"/>
                <w:szCs w:val="20"/>
              </w:rPr>
              <w:t>S</w:t>
            </w:r>
            <w:r>
              <w:rPr>
                <w:rFonts w:ascii="Gotham-Medium" w:hAnsi="Gotham-Medium" w:cs="Gotham-Medium"/>
                <w:b/>
                <w:bCs/>
                <w:sz w:val="20"/>
                <w:szCs w:val="20"/>
              </w:rPr>
              <w:t>05</w:t>
            </w:r>
            <w:r w:rsidRPr="00E71013">
              <w:rPr>
                <w:rFonts w:ascii="Gotham-Medium" w:hAnsi="Gotham-Medium" w:cs="Gotham-Medium"/>
                <w:b/>
                <w:bCs/>
                <w:sz w:val="20"/>
                <w:szCs w:val="20"/>
              </w:rPr>
              <w:t xml:space="preserve">) </w:t>
            </w:r>
            <w:r>
              <w:rPr>
                <w:rFonts w:ascii="Gotham-Medium" w:hAnsi="Gotham-Medium" w:cs="Gotham-Medium"/>
                <w:sz w:val="20"/>
                <w:szCs w:val="20"/>
              </w:rPr>
              <w:t>Explorar os diferentes espaços sociais e físicos interagindo e distinguindo suas características e funções.</w:t>
            </w:r>
          </w:p>
        </w:tc>
        <w:tc>
          <w:tcPr>
            <w:tcW w:w="1723" w:type="dxa"/>
            <w:vMerge/>
            <w:tcBorders>
              <w:left w:val="single" w:sz="4" w:space="0" w:color="000000" w:themeColor="text1"/>
              <w:bottom w:val="single" w:sz="4" w:space="0" w:color="auto"/>
              <w:right w:val="single" w:sz="4" w:space="0" w:color="000000" w:themeColor="text1"/>
            </w:tcBorders>
            <w:shd w:val="clear" w:color="auto" w:fill="auto"/>
          </w:tcPr>
          <w:p w14:paraId="77344F9D" w14:textId="77777777" w:rsidR="009268A7" w:rsidRPr="00D97598" w:rsidRDefault="009268A7" w:rsidP="009268A7">
            <w:pPr>
              <w:spacing w:after="0" w:line="240" w:lineRule="auto"/>
              <w:ind w:left="360"/>
              <w:jc w:val="both"/>
              <w:rPr>
                <w:rFonts w:eastAsia="Times New Roman"/>
                <w:color w:val="000000"/>
                <w:sz w:val="20"/>
                <w:szCs w:val="20"/>
              </w:rPr>
            </w:pPr>
          </w:p>
        </w:tc>
        <w:tc>
          <w:tcPr>
            <w:tcW w:w="2544" w:type="dxa"/>
            <w:vMerge/>
            <w:tcBorders>
              <w:left w:val="single" w:sz="4" w:space="0" w:color="000000" w:themeColor="text1"/>
              <w:bottom w:val="single" w:sz="4" w:space="0" w:color="auto"/>
              <w:right w:val="single" w:sz="4" w:space="0" w:color="000000" w:themeColor="text1"/>
            </w:tcBorders>
            <w:shd w:val="clear" w:color="auto" w:fill="auto"/>
          </w:tcPr>
          <w:p w14:paraId="2CDF4195" w14:textId="77777777" w:rsidR="009268A7" w:rsidRPr="003730B8" w:rsidRDefault="009268A7" w:rsidP="009268A7">
            <w:pPr>
              <w:pStyle w:val="PargrafodaLista"/>
              <w:spacing w:after="0" w:line="240" w:lineRule="auto"/>
              <w:ind w:left="360"/>
              <w:jc w:val="both"/>
              <w:rPr>
                <w:rFonts w:eastAsia="Times New Roman"/>
                <w:color w:val="000000"/>
                <w:sz w:val="20"/>
                <w:szCs w:val="20"/>
              </w:rPr>
            </w:pPr>
          </w:p>
        </w:tc>
      </w:tr>
    </w:tbl>
    <w:tbl>
      <w:tblPr>
        <w:tblpPr w:leftFromText="141" w:rightFromText="141" w:vertAnchor="page" w:horzAnchor="margin" w:tblpY="3436"/>
        <w:tblW w:w="15730" w:type="dxa"/>
        <w:tblCellMar>
          <w:left w:w="70" w:type="dxa"/>
          <w:right w:w="70" w:type="dxa"/>
        </w:tblCellMar>
        <w:tblLook w:val="04A0" w:firstRow="1" w:lastRow="0" w:firstColumn="1" w:lastColumn="0" w:noHBand="0" w:noVBand="1"/>
      </w:tblPr>
      <w:tblGrid>
        <w:gridCol w:w="1836"/>
        <w:gridCol w:w="1866"/>
        <w:gridCol w:w="7754"/>
        <w:gridCol w:w="1726"/>
        <w:gridCol w:w="2548"/>
      </w:tblGrid>
      <w:tr w:rsidR="009268A7" w:rsidRPr="00B478AC" w14:paraId="24459C3D" w14:textId="77777777" w:rsidTr="009268A7">
        <w:trPr>
          <w:trHeight w:val="283"/>
        </w:trPr>
        <w:tc>
          <w:tcPr>
            <w:tcW w:w="183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0AF9406A" w14:textId="7F767C28" w:rsidR="009268A7" w:rsidRPr="004156A5" w:rsidRDefault="009268A7" w:rsidP="009268A7">
            <w:pPr>
              <w:autoSpaceDE w:val="0"/>
              <w:autoSpaceDN w:val="0"/>
              <w:adjustRightInd w:val="0"/>
              <w:spacing w:after="0" w:line="240" w:lineRule="auto"/>
              <w:jc w:val="center"/>
              <w:rPr>
                <w:rFonts w:ascii="Gotham-Book" w:hAnsi="Gotham-Book" w:cs="Gotham-Book"/>
                <w:b/>
                <w:bCs/>
                <w:sz w:val="20"/>
                <w:szCs w:val="20"/>
              </w:rPr>
            </w:pPr>
          </w:p>
        </w:tc>
        <w:tc>
          <w:tcPr>
            <w:tcW w:w="186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1728D52A" w14:textId="77777777" w:rsidR="009268A7" w:rsidRDefault="009268A7" w:rsidP="009268A7">
            <w:pPr>
              <w:spacing w:after="0" w:line="240" w:lineRule="auto"/>
              <w:jc w:val="both"/>
              <w:rPr>
                <w:rFonts w:eastAsia="Times New Roman"/>
                <w:color w:val="000000"/>
                <w:sz w:val="18"/>
                <w:szCs w:val="18"/>
              </w:rPr>
            </w:pPr>
            <w:r w:rsidRPr="00181816">
              <w:rPr>
                <w:rFonts w:eastAsia="Times New Roman"/>
                <w:color w:val="000000"/>
                <w:sz w:val="18"/>
                <w:szCs w:val="18"/>
              </w:rPr>
              <w:t>C1. Conhecimento</w:t>
            </w:r>
          </w:p>
          <w:p w14:paraId="148657A5" w14:textId="77777777" w:rsidR="009268A7" w:rsidRDefault="009268A7" w:rsidP="009268A7">
            <w:pPr>
              <w:spacing w:after="0" w:line="240" w:lineRule="auto"/>
              <w:jc w:val="both"/>
              <w:rPr>
                <w:rFonts w:eastAsia="Times New Roman"/>
                <w:color w:val="000000"/>
                <w:sz w:val="18"/>
                <w:szCs w:val="18"/>
              </w:rPr>
            </w:pPr>
            <w:r>
              <w:rPr>
                <w:rFonts w:eastAsia="Times New Roman"/>
                <w:color w:val="000000"/>
                <w:sz w:val="18"/>
                <w:szCs w:val="18"/>
              </w:rPr>
              <w:t>C4. Comunicação</w:t>
            </w:r>
          </w:p>
          <w:p w14:paraId="00DD0EF1" w14:textId="77777777" w:rsidR="009268A7" w:rsidRDefault="009268A7" w:rsidP="009268A7">
            <w:pPr>
              <w:spacing w:after="0" w:line="240" w:lineRule="auto"/>
              <w:jc w:val="both"/>
              <w:rPr>
                <w:rFonts w:eastAsia="Times New Roman"/>
                <w:color w:val="000000"/>
                <w:sz w:val="18"/>
                <w:szCs w:val="18"/>
              </w:rPr>
            </w:pPr>
            <w:r>
              <w:rPr>
                <w:rFonts w:eastAsia="Times New Roman"/>
                <w:color w:val="000000"/>
                <w:sz w:val="18"/>
                <w:szCs w:val="18"/>
              </w:rPr>
              <w:t>C5. Cultura digital</w:t>
            </w:r>
          </w:p>
          <w:p w14:paraId="3B92D74B" w14:textId="77777777" w:rsidR="009268A7" w:rsidRDefault="009268A7" w:rsidP="009268A7">
            <w:pPr>
              <w:spacing w:after="0" w:line="240" w:lineRule="auto"/>
              <w:jc w:val="both"/>
              <w:rPr>
                <w:rFonts w:eastAsia="Times New Roman"/>
                <w:color w:val="000000"/>
                <w:sz w:val="18"/>
                <w:szCs w:val="18"/>
              </w:rPr>
            </w:pPr>
            <w:r>
              <w:rPr>
                <w:rFonts w:eastAsia="Times New Roman"/>
                <w:color w:val="000000"/>
                <w:sz w:val="18"/>
                <w:szCs w:val="18"/>
              </w:rPr>
              <w:t>C7. Argumentação</w:t>
            </w:r>
          </w:p>
          <w:p w14:paraId="0B5A2461" w14:textId="77777777" w:rsidR="009268A7" w:rsidRDefault="009268A7" w:rsidP="009268A7">
            <w:pPr>
              <w:spacing w:after="0" w:line="240" w:lineRule="auto"/>
              <w:jc w:val="both"/>
              <w:rPr>
                <w:rFonts w:eastAsia="Times New Roman"/>
                <w:color w:val="000000"/>
                <w:sz w:val="18"/>
                <w:szCs w:val="18"/>
              </w:rPr>
            </w:pPr>
            <w:r>
              <w:rPr>
                <w:rFonts w:eastAsia="Times New Roman"/>
                <w:color w:val="000000"/>
                <w:sz w:val="18"/>
                <w:szCs w:val="18"/>
              </w:rPr>
              <w:t>C8. Autoconhecimento e autocuidado</w:t>
            </w:r>
          </w:p>
          <w:p w14:paraId="1C324ACC" w14:textId="77777777" w:rsidR="009268A7" w:rsidRDefault="009268A7" w:rsidP="009268A7">
            <w:pPr>
              <w:spacing w:after="0" w:line="240" w:lineRule="auto"/>
              <w:rPr>
                <w:rFonts w:eastAsia="Times New Roman"/>
                <w:color w:val="000000"/>
                <w:sz w:val="18"/>
                <w:szCs w:val="18"/>
              </w:rPr>
            </w:pPr>
            <w:r>
              <w:rPr>
                <w:rFonts w:eastAsia="Times New Roman"/>
                <w:color w:val="000000"/>
                <w:sz w:val="18"/>
                <w:szCs w:val="18"/>
              </w:rPr>
              <w:t>C9. Empatia e cooperação</w:t>
            </w:r>
          </w:p>
          <w:p w14:paraId="506C385E" w14:textId="77777777" w:rsidR="009268A7" w:rsidRDefault="009268A7" w:rsidP="009268A7">
            <w:pPr>
              <w:spacing w:after="0" w:line="240" w:lineRule="auto"/>
              <w:jc w:val="both"/>
              <w:rPr>
                <w:rFonts w:eastAsia="Times New Roman"/>
                <w:color w:val="000000"/>
                <w:sz w:val="18"/>
                <w:szCs w:val="18"/>
              </w:rPr>
            </w:pPr>
            <w:r>
              <w:rPr>
                <w:rFonts w:eastAsia="Times New Roman"/>
                <w:color w:val="000000"/>
                <w:sz w:val="18"/>
                <w:szCs w:val="18"/>
              </w:rPr>
              <w:t>C10. Responsabilidade e cidadania</w:t>
            </w:r>
          </w:p>
          <w:p w14:paraId="62BB5A31" w14:textId="77777777" w:rsidR="009268A7" w:rsidRDefault="009268A7" w:rsidP="009268A7">
            <w:pPr>
              <w:spacing w:after="0" w:line="240" w:lineRule="auto"/>
              <w:jc w:val="both"/>
              <w:rPr>
                <w:rFonts w:eastAsia="Times New Roman"/>
                <w:color w:val="000000"/>
                <w:sz w:val="18"/>
                <w:szCs w:val="18"/>
              </w:rPr>
            </w:pPr>
          </w:p>
          <w:p w14:paraId="48800728" w14:textId="77777777" w:rsidR="009268A7" w:rsidRPr="00181816" w:rsidRDefault="009268A7" w:rsidP="009268A7">
            <w:pPr>
              <w:spacing w:after="0" w:line="240" w:lineRule="auto"/>
              <w:jc w:val="both"/>
              <w:rPr>
                <w:rFonts w:eastAsia="Times New Roman"/>
                <w:color w:val="000000"/>
                <w:sz w:val="18"/>
                <w:szCs w:val="18"/>
              </w:rPr>
            </w:pPr>
          </w:p>
          <w:p w14:paraId="729F5EF2" w14:textId="77777777" w:rsidR="009268A7" w:rsidRPr="006B7263" w:rsidRDefault="009268A7" w:rsidP="009268A7">
            <w:pPr>
              <w:spacing w:after="0" w:line="240" w:lineRule="auto"/>
              <w:jc w:val="center"/>
              <w:rPr>
                <w:rFonts w:eastAsia="Times New Roman"/>
                <w:color w:val="000000"/>
                <w:sz w:val="20"/>
                <w:szCs w:val="20"/>
              </w:rPr>
            </w:pPr>
          </w:p>
        </w:tc>
        <w:tc>
          <w:tcPr>
            <w:tcW w:w="7754" w:type="dxa"/>
            <w:tcBorders>
              <w:top w:val="single" w:sz="4" w:space="0" w:color="auto"/>
              <w:left w:val="single" w:sz="4" w:space="0" w:color="000000" w:themeColor="text1"/>
              <w:right w:val="single" w:sz="4" w:space="0" w:color="000000" w:themeColor="text1"/>
            </w:tcBorders>
            <w:shd w:val="clear" w:color="auto" w:fill="auto"/>
            <w:vAlign w:val="center"/>
          </w:tcPr>
          <w:p w14:paraId="670A6CD0" w14:textId="77777777" w:rsidR="009268A7" w:rsidRPr="00487227" w:rsidRDefault="009268A7" w:rsidP="009268A7">
            <w:pPr>
              <w:spacing w:after="0" w:line="240" w:lineRule="auto"/>
              <w:jc w:val="both"/>
              <w:rPr>
                <w:rFonts w:eastAsia="Times New Roman"/>
                <w:color w:val="000000"/>
                <w:sz w:val="20"/>
                <w:szCs w:val="20"/>
              </w:rPr>
            </w:pPr>
            <w:r w:rsidRPr="00AD5850">
              <w:rPr>
                <w:rFonts w:ascii="Gotham-Medium" w:hAnsi="Gotham-Medium" w:cs="Gotham-Medium"/>
                <w:b/>
                <w:bCs/>
                <w:sz w:val="20"/>
                <w:szCs w:val="20"/>
              </w:rPr>
              <w:t>(EI02EO03-3S</w:t>
            </w:r>
            <w:r>
              <w:rPr>
                <w:rFonts w:ascii="Gotham-Medium" w:hAnsi="Gotham-Medium" w:cs="Gotham-Medium"/>
                <w:b/>
                <w:bCs/>
                <w:sz w:val="20"/>
                <w:szCs w:val="20"/>
              </w:rPr>
              <w:t>06</w:t>
            </w:r>
            <w:r w:rsidRPr="00AD5850">
              <w:rPr>
                <w:rFonts w:ascii="Gotham-Medium" w:hAnsi="Gotham-Medium" w:cs="Gotham-Medium"/>
                <w:b/>
                <w:bCs/>
                <w:sz w:val="20"/>
                <w:szCs w:val="20"/>
              </w:rPr>
              <w:t xml:space="preserve">) </w:t>
            </w:r>
            <w:r w:rsidRPr="00AD5850">
              <w:rPr>
                <w:rFonts w:ascii="Gotham-Medium" w:hAnsi="Gotham-Medium" w:cs="Gotham-Medium"/>
                <w:sz w:val="20"/>
                <w:szCs w:val="20"/>
              </w:rPr>
              <w:t>Reconhecer de forma progressiva nas interações sociais</w:t>
            </w:r>
            <w:r>
              <w:rPr>
                <w:rFonts w:ascii="Gotham-Medium" w:hAnsi="Gotham-Medium" w:cs="Gotham-Medium"/>
                <w:sz w:val="20"/>
                <w:szCs w:val="20"/>
              </w:rPr>
              <w:t xml:space="preserve"> </w:t>
            </w:r>
            <w:r w:rsidRPr="00AD5850">
              <w:rPr>
                <w:rFonts w:ascii="Gotham-Medium" w:hAnsi="Gotham-Medium" w:cs="Gotham-Medium"/>
                <w:sz w:val="20"/>
                <w:szCs w:val="20"/>
              </w:rPr>
              <w:t>atitudes respeitosas para uma boa convivência harmoniosa com seus pares.</w:t>
            </w:r>
          </w:p>
        </w:tc>
        <w:tc>
          <w:tcPr>
            <w:tcW w:w="172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5FD4DFE" w14:textId="77777777" w:rsidR="009268A7" w:rsidRDefault="009268A7" w:rsidP="009268A7">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Conviver</w:t>
            </w:r>
          </w:p>
          <w:p w14:paraId="31A5C85D" w14:textId="77777777" w:rsidR="009268A7" w:rsidRDefault="009268A7" w:rsidP="009268A7">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Brincar</w:t>
            </w:r>
          </w:p>
          <w:p w14:paraId="40046F60" w14:textId="77777777" w:rsidR="009268A7" w:rsidRDefault="009268A7" w:rsidP="009268A7">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Participar</w:t>
            </w:r>
          </w:p>
          <w:p w14:paraId="05319CAE" w14:textId="77777777" w:rsidR="009268A7" w:rsidRDefault="009268A7" w:rsidP="009268A7">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Explorar</w:t>
            </w:r>
          </w:p>
          <w:p w14:paraId="5B547AC7" w14:textId="77777777" w:rsidR="009268A7" w:rsidRDefault="009268A7" w:rsidP="009268A7">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Expressar</w:t>
            </w:r>
          </w:p>
          <w:p w14:paraId="52F70DA4" w14:textId="77777777" w:rsidR="009268A7" w:rsidRPr="003E3D70" w:rsidRDefault="009268A7" w:rsidP="009268A7">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Conhecer-se</w:t>
            </w:r>
          </w:p>
        </w:tc>
        <w:tc>
          <w:tcPr>
            <w:tcW w:w="254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D33540" w14:textId="77777777" w:rsidR="009268A7" w:rsidRDefault="009268A7" w:rsidP="009268A7">
            <w:pPr>
              <w:spacing w:after="0" w:line="240" w:lineRule="auto"/>
              <w:jc w:val="center"/>
              <w:rPr>
                <w:rFonts w:eastAsia="Times New Roman"/>
                <w:color w:val="000000"/>
                <w:sz w:val="20"/>
                <w:szCs w:val="20"/>
              </w:rPr>
            </w:pPr>
          </w:p>
          <w:p w14:paraId="43AECEF0" w14:textId="77777777" w:rsidR="009268A7" w:rsidRPr="00D84C62" w:rsidRDefault="009268A7" w:rsidP="009268A7">
            <w:pPr>
              <w:spacing w:after="0" w:line="240" w:lineRule="auto"/>
              <w:jc w:val="center"/>
              <w:rPr>
                <w:rFonts w:eastAsia="Times New Roman"/>
                <w:color w:val="000000"/>
                <w:sz w:val="20"/>
                <w:szCs w:val="20"/>
              </w:rPr>
            </w:pPr>
            <w:r>
              <w:rPr>
                <w:noProof/>
              </w:rPr>
              <w:drawing>
                <wp:inline distT="0" distB="0" distL="0" distR="0" wp14:anchorId="7FD159E6" wp14:editId="1D72C172">
                  <wp:extent cx="906711" cy="888521"/>
                  <wp:effectExtent l="0" t="0" r="8255" b="6985"/>
                  <wp:docPr id="52" name="Imagem 52"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268A7" w:rsidRPr="00B478AC" w14:paraId="6D4CF1AF" w14:textId="77777777" w:rsidTr="009268A7">
        <w:trPr>
          <w:trHeight w:val="20"/>
        </w:trPr>
        <w:tc>
          <w:tcPr>
            <w:tcW w:w="183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vAlign w:val="center"/>
          </w:tcPr>
          <w:p w14:paraId="1D879BD7" w14:textId="77777777" w:rsidR="009268A7" w:rsidRPr="004156A5" w:rsidRDefault="009268A7" w:rsidP="009268A7">
            <w:pPr>
              <w:spacing w:after="0" w:line="240" w:lineRule="auto"/>
              <w:jc w:val="center"/>
              <w:rPr>
                <w:rFonts w:eastAsia="Times New Roman"/>
                <w:b/>
                <w:bCs/>
                <w:sz w:val="20"/>
                <w:szCs w:val="20"/>
              </w:rPr>
            </w:pPr>
          </w:p>
        </w:tc>
        <w:tc>
          <w:tcPr>
            <w:tcW w:w="186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76724C1D" w14:textId="77777777" w:rsidR="009268A7" w:rsidRPr="006B7263" w:rsidRDefault="009268A7" w:rsidP="009268A7">
            <w:pPr>
              <w:spacing w:after="0" w:line="240" w:lineRule="auto"/>
              <w:ind w:left="360"/>
              <w:jc w:val="center"/>
              <w:rPr>
                <w:rFonts w:eastAsia="Times New Roman"/>
                <w:color w:val="000000"/>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19DED98B" w14:textId="77777777" w:rsidR="009268A7" w:rsidRPr="000A3825" w:rsidRDefault="009268A7" w:rsidP="009268A7">
            <w:pPr>
              <w:spacing w:after="0" w:line="240" w:lineRule="auto"/>
              <w:ind w:left="34"/>
              <w:jc w:val="both"/>
              <w:rPr>
                <w:rFonts w:ascii="Gotham-Medium" w:hAnsi="Gotham-Medium" w:cs="Gotham-Medium"/>
                <w:b/>
                <w:bCs/>
                <w:sz w:val="20"/>
                <w:szCs w:val="20"/>
              </w:rPr>
            </w:pPr>
            <w:r w:rsidRPr="000A3825">
              <w:rPr>
                <w:rFonts w:ascii="Gotham-Medium" w:hAnsi="Gotham-Medium" w:cs="Gotham-Medium"/>
                <w:b/>
                <w:bCs/>
                <w:sz w:val="20"/>
                <w:szCs w:val="20"/>
              </w:rPr>
              <w:t>(EI02EO0</w:t>
            </w:r>
            <w:r>
              <w:rPr>
                <w:rFonts w:ascii="Gotham-Medium" w:hAnsi="Gotham-Medium" w:cs="Gotham-Medium"/>
                <w:b/>
                <w:bCs/>
                <w:sz w:val="20"/>
                <w:szCs w:val="20"/>
              </w:rPr>
              <w:t>3</w:t>
            </w:r>
            <w:r w:rsidRPr="000A3825">
              <w:rPr>
                <w:rFonts w:ascii="Gotham-Medium" w:hAnsi="Gotham-Medium" w:cs="Gotham-Medium"/>
                <w:b/>
                <w:bCs/>
                <w:sz w:val="20"/>
                <w:szCs w:val="20"/>
              </w:rPr>
              <w:t>-3S</w:t>
            </w:r>
            <w:r>
              <w:rPr>
                <w:rFonts w:ascii="Gotham-Medium" w:hAnsi="Gotham-Medium" w:cs="Gotham-Medium"/>
                <w:b/>
                <w:bCs/>
                <w:sz w:val="20"/>
                <w:szCs w:val="20"/>
              </w:rPr>
              <w:t>07</w:t>
            </w:r>
            <w:r w:rsidRPr="000A3825">
              <w:rPr>
                <w:rFonts w:ascii="Gotham-Medium" w:hAnsi="Gotham-Medium" w:cs="Gotham-Medium"/>
                <w:b/>
                <w:bCs/>
                <w:sz w:val="20"/>
                <w:szCs w:val="20"/>
              </w:rPr>
              <w:t>)</w:t>
            </w:r>
            <w:r>
              <w:rPr>
                <w:rFonts w:ascii="Gotham-Medium" w:hAnsi="Gotham-Medium" w:cs="Gotham-Medium"/>
                <w:b/>
                <w:bCs/>
                <w:sz w:val="20"/>
                <w:szCs w:val="20"/>
              </w:rPr>
              <w:t xml:space="preserve"> </w:t>
            </w:r>
            <w:r w:rsidRPr="002F740F">
              <w:rPr>
                <w:rFonts w:ascii="Gotham-Medium" w:hAnsi="Gotham-Medium" w:cs="Gotham-Medium"/>
                <w:sz w:val="20"/>
                <w:szCs w:val="20"/>
              </w:rPr>
              <w:t>Identificar diferentes espaços e ambientes que fazem parte da sua rotina diária.</w:t>
            </w:r>
          </w:p>
        </w:tc>
        <w:tc>
          <w:tcPr>
            <w:tcW w:w="172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54C5748" w14:textId="77777777" w:rsidR="009268A7" w:rsidRDefault="009268A7" w:rsidP="009268A7">
            <w:pPr>
              <w:pStyle w:val="PargrafodaLista"/>
              <w:numPr>
                <w:ilvl w:val="0"/>
                <w:numId w:val="27"/>
              </w:numPr>
              <w:spacing w:after="0" w:line="240" w:lineRule="auto"/>
              <w:jc w:val="both"/>
              <w:rPr>
                <w:rFonts w:eastAsia="Times New Roman"/>
                <w:color w:val="000000"/>
                <w:sz w:val="20"/>
                <w:szCs w:val="20"/>
              </w:rPr>
            </w:pPr>
          </w:p>
        </w:tc>
        <w:tc>
          <w:tcPr>
            <w:tcW w:w="25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CBD17F6" w14:textId="77777777" w:rsidR="009268A7" w:rsidRPr="00474611" w:rsidRDefault="009268A7" w:rsidP="009268A7">
            <w:pPr>
              <w:pStyle w:val="PargrafodaLista"/>
              <w:numPr>
                <w:ilvl w:val="0"/>
                <w:numId w:val="25"/>
              </w:numPr>
              <w:spacing w:after="0" w:line="240" w:lineRule="auto"/>
              <w:ind w:left="294" w:hanging="283"/>
              <w:jc w:val="both"/>
              <w:rPr>
                <w:rFonts w:eastAsia="Times New Roman"/>
                <w:color w:val="000000"/>
                <w:sz w:val="20"/>
                <w:szCs w:val="20"/>
              </w:rPr>
            </w:pPr>
          </w:p>
        </w:tc>
      </w:tr>
      <w:tr w:rsidR="009268A7" w:rsidRPr="00B478AC" w14:paraId="7F801C62" w14:textId="77777777" w:rsidTr="009268A7">
        <w:trPr>
          <w:trHeight w:val="20"/>
        </w:trPr>
        <w:tc>
          <w:tcPr>
            <w:tcW w:w="183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3BE0C50E" w14:textId="77777777" w:rsidR="009268A7" w:rsidRPr="004156A5" w:rsidRDefault="009268A7" w:rsidP="009268A7">
            <w:pPr>
              <w:spacing w:after="0" w:line="240" w:lineRule="auto"/>
              <w:jc w:val="center"/>
              <w:rPr>
                <w:rFonts w:eastAsia="Times New Roman"/>
                <w:b/>
                <w:bCs/>
                <w:sz w:val="20"/>
                <w:szCs w:val="20"/>
              </w:rPr>
            </w:pPr>
          </w:p>
        </w:tc>
        <w:tc>
          <w:tcPr>
            <w:tcW w:w="186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38F474F1" w14:textId="77777777" w:rsidR="009268A7" w:rsidRPr="006B7263" w:rsidRDefault="009268A7" w:rsidP="009268A7">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153706A3" w14:textId="77777777" w:rsidR="009268A7" w:rsidRPr="000A3825" w:rsidRDefault="009268A7" w:rsidP="009268A7">
            <w:pPr>
              <w:spacing w:after="0" w:line="240" w:lineRule="auto"/>
              <w:ind w:left="34"/>
              <w:jc w:val="both"/>
              <w:rPr>
                <w:rFonts w:ascii="Gotham-Medium" w:hAnsi="Gotham-Medium" w:cs="Gotham-Medium"/>
                <w:b/>
                <w:bCs/>
                <w:sz w:val="20"/>
                <w:szCs w:val="20"/>
              </w:rPr>
            </w:pPr>
            <w:r w:rsidRPr="000A3825">
              <w:rPr>
                <w:rFonts w:ascii="Gotham-Medium" w:hAnsi="Gotham-Medium" w:cs="Gotham-Medium"/>
                <w:b/>
                <w:bCs/>
                <w:sz w:val="20"/>
                <w:szCs w:val="20"/>
              </w:rPr>
              <w:t>(EI02EO0</w:t>
            </w:r>
            <w:r>
              <w:rPr>
                <w:rFonts w:ascii="Gotham-Medium" w:hAnsi="Gotham-Medium" w:cs="Gotham-Medium"/>
                <w:b/>
                <w:bCs/>
                <w:sz w:val="20"/>
                <w:szCs w:val="20"/>
              </w:rPr>
              <w:t>3</w:t>
            </w:r>
            <w:r w:rsidRPr="000A3825">
              <w:rPr>
                <w:rFonts w:ascii="Gotham-Medium" w:hAnsi="Gotham-Medium" w:cs="Gotham-Medium"/>
                <w:b/>
                <w:bCs/>
                <w:sz w:val="20"/>
                <w:szCs w:val="20"/>
              </w:rPr>
              <w:t>-3S</w:t>
            </w:r>
            <w:r>
              <w:rPr>
                <w:rFonts w:ascii="Gotham-Medium" w:hAnsi="Gotham-Medium" w:cs="Gotham-Medium"/>
                <w:b/>
                <w:bCs/>
                <w:sz w:val="20"/>
                <w:szCs w:val="20"/>
              </w:rPr>
              <w:t>08</w:t>
            </w:r>
            <w:r w:rsidRPr="000A3825">
              <w:rPr>
                <w:rFonts w:ascii="Gotham-Medium" w:hAnsi="Gotham-Medium" w:cs="Gotham-Medium"/>
                <w:b/>
                <w:bCs/>
                <w:sz w:val="20"/>
                <w:szCs w:val="20"/>
              </w:rPr>
              <w:t>)</w:t>
            </w:r>
            <w:r>
              <w:rPr>
                <w:rFonts w:ascii="Gotham-Medium" w:hAnsi="Gotham-Medium" w:cs="Gotham-Medium"/>
                <w:b/>
                <w:bCs/>
                <w:sz w:val="20"/>
                <w:szCs w:val="20"/>
              </w:rPr>
              <w:t xml:space="preserve"> </w:t>
            </w:r>
            <w:r w:rsidRPr="00A855AD">
              <w:rPr>
                <w:rFonts w:ascii="Gotham-Medium" w:hAnsi="Gotham-Medium" w:cs="Gotham-Medium"/>
                <w:sz w:val="20"/>
                <w:szCs w:val="20"/>
              </w:rPr>
              <w:t>Observar os diferentes espaços da sua rotina diária, interagindo com diferentes grupos sociais.</w:t>
            </w:r>
          </w:p>
        </w:tc>
        <w:tc>
          <w:tcPr>
            <w:tcW w:w="172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B0660D2" w14:textId="77777777" w:rsidR="009268A7" w:rsidRDefault="009268A7" w:rsidP="009268A7">
            <w:pPr>
              <w:pStyle w:val="PargrafodaLista"/>
              <w:numPr>
                <w:ilvl w:val="0"/>
                <w:numId w:val="27"/>
              </w:numPr>
              <w:spacing w:after="0" w:line="240" w:lineRule="auto"/>
              <w:jc w:val="both"/>
              <w:rPr>
                <w:rFonts w:eastAsia="Times New Roman"/>
                <w:color w:val="000000"/>
                <w:sz w:val="20"/>
                <w:szCs w:val="20"/>
              </w:rPr>
            </w:pPr>
          </w:p>
        </w:tc>
        <w:tc>
          <w:tcPr>
            <w:tcW w:w="25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EBD4EAD" w14:textId="77777777" w:rsidR="009268A7" w:rsidRPr="00474611" w:rsidRDefault="009268A7" w:rsidP="009268A7">
            <w:pPr>
              <w:pStyle w:val="PargrafodaLista"/>
              <w:numPr>
                <w:ilvl w:val="0"/>
                <w:numId w:val="25"/>
              </w:numPr>
              <w:spacing w:after="0" w:line="240" w:lineRule="auto"/>
              <w:ind w:left="294" w:hanging="283"/>
              <w:jc w:val="both"/>
              <w:rPr>
                <w:rFonts w:eastAsia="Times New Roman"/>
                <w:color w:val="000000"/>
                <w:sz w:val="20"/>
                <w:szCs w:val="20"/>
              </w:rPr>
            </w:pPr>
          </w:p>
        </w:tc>
      </w:tr>
      <w:tr w:rsidR="009268A7" w:rsidRPr="00B478AC" w14:paraId="024FD3D6" w14:textId="77777777" w:rsidTr="009268A7">
        <w:trPr>
          <w:trHeight w:val="20"/>
        </w:trPr>
        <w:tc>
          <w:tcPr>
            <w:tcW w:w="183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vAlign w:val="center"/>
          </w:tcPr>
          <w:p w14:paraId="70CDDE20" w14:textId="77777777" w:rsidR="009268A7" w:rsidRPr="004156A5" w:rsidRDefault="009268A7" w:rsidP="009268A7">
            <w:pPr>
              <w:spacing w:after="0" w:line="240" w:lineRule="auto"/>
              <w:jc w:val="center"/>
              <w:rPr>
                <w:rFonts w:eastAsia="Times New Roman"/>
                <w:b/>
                <w:bCs/>
                <w:sz w:val="20"/>
                <w:szCs w:val="20"/>
              </w:rPr>
            </w:pPr>
          </w:p>
        </w:tc>
        <w:tc>
          <w:tcPr>
            <w:tcW w:w="186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24CF5BA7" w14:textId="77777777" w:rsidR="009268A7" w:rsidRPr="006B7263" w:rsidRDefault="009268A7" w:rsidP="009268A7">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41FBCA0B" w14:textId="77777777" w:rsidR="009268A7" w:rsidRPr="00E075DB" w:rsidRDefault="009268A7" w:rsidP="009268A7">
            <w:pPr>
              <w:spacing w:after="0" w:line="240" w:lineRule="auto"/>
              <w:ind w:left="34"/>
              <w:jc w:val="both"/>
              <w:rPr>
                <w:rFonts w:eastAsia="Times New Roman"/>
                <w:color w:val="000000"/>
                <w:sz w:val="20"/>
                <w:szCs w:val="20"/>
              </w:rPr>
            </w:pPr>
            <w:r w:rsidRPr="000A3825">
              <w:rPr>
                <w:rFonts w:ascii="Gotham-Medium" w:hAnsi="Gotham-Medium" w:cs="Gotham-Medium"/>
                <w:b/>
                <w:bCs/>
                <w:sz w:val="20"/>
                <w:szCs w:val="20"/>
              </w:rPr>
              <w:t>(EI02EO0</w:t>
            </w:r>
            <w:r>
              <w:rPr>
                <w:rFonts w:ascii="Gotham-Medium" w:hAnsi="Gotham-Medium" w:cs="Gotham-Medium"/>
                <w:b/>
                <w:bCs/>
                <w:sz w:val="20"/>
                <w:szCs w:val="20"/>
              </w:rPr>
              <w:t>3</w:t>
            </w:r>
            <w:r w:rsidRPr="000A3825">
              <w:rPr>
                <w:rFonts w:ascii="Gotham-Medium" w:hAnsi="Gotham-Medium" w:cs="Gotham-Medium"/>
                <w:b/>
                <w:bCs/>
                <w:sz w:val="20"/>
                <w:szCs w:val="20"/>
              </w:rPr>
              <w:t>-3S</w:t>
            </w:r>
            <w:r>
              <w:rPr>
                <w:rFonts w:ascii="Gotham-Medium" w:hAnsi="Gotham-Medium" w:cs="Gotham-Medium"/>
                <w:b/>
                <w:bCs/>
                <w:sz w:val="20"/>
                <w:szCs w:val="20"/>
              </w:rPr>
              <w:t>09</w:t>
            </w:r>
            <w:r w:rsidRPr="000A3825">
              <w:rPr>
                <w:rFonts w:ascii="Gotham-Medium" w:hAnsi="Gotham-Medium" w:cs="Gotham-Medium"/>
                <w:b/>
                <w:bCs/>
                <w:sz w:val="20"/>
                <w:szCs w:val="20"/>
              </w:rPr>
              <w:t>)</w:t>
            </w:r>
            <w:r>
              <w:rPr>
                <w:rFonts w:ascii="Gotham-Medium" w:hAnsi="Gotham-Medium" w:cs="Gotham-Medium"/>
                <w:b/>
                <w:bCs/>
                <w:sz w:val="20"/>
                <w:szCs w:val="20"/>
              </w:rPr>
              <w:t xml:space="preserve"> </w:t>
            </w:r>
            <w:r>
              <w:rPr>
                <w:rFonts w:ascii="Gotham-Medium" w:hAnsi="Gotham-Medium" w:cs="Gotham-Medium"/>
                <w:sz w:val="20"/>
                <w:szCs w:val="20"/>
              </w:rPr>
              <w:t>Descrever os espaços da sua rotina diária, ampliando sua linguagem oral e sua expressividade.</w:t>
            </w:r>
          </w:p>
        </w:tc>
        <w:tc>
          <w:tcPr>
            <w:tcW w:w="172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82E08F" w14:textId="77777777" w:rsidR="009268A7" w:rsidRDefault="009268A7" w:rsidP="009268A7">
            <w:pPr>
              <w:pStyle w:val="PargrafodaLista"/>
              <w:numPr>
                <w:ilvl w:val="0"/>
                <w:numId w:val="27"/>
              </w:numPr>
              <w:spacing w:after="0" w:line="240" w:lineRule="auto"/>
              <w:jc w:val="both"/>
              <w:rPr>
                <w:rFonts w:eastAsia="Times New Roman"/>
                <w:color w:val="000000"/>
                <w:sz w:val="20"/>
                <w:szCs w:val="20"/>
              </w:rPr>
            </w:pPr>
          </w:p>
        </w:tc>
        <w:tc>
          <w:tcPr>
            <w:tcW w:w="25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EDC29C" w14:textId="77777777" w:rsidR="009268A7" w:rsidRPr="00474611" w:rsidRDefault="009268A7" w:rsidP="009268A7">
            <w:pPr>
              <w:pStyle w:val="PargrafodaLista"/>
              <w:numPr>
                <w:ilvl w:val="0"/>
                <w:numId w:val="25"/>
              </w:numPr>
              <w:spacing w:after="0" w:line="240" w:lineRule="auto"/>
              <w:ind w:left="294" w:hanging="283"/>
              <w:jc w:val="both"/>
              <w:rPr>
                <w:rFonts w:eastAsia="Times New Roman"/>
                <w:color w:val="000000"/>
                <w:sz w:val="20"/>
                <w:szCs w:val="20"/>
              </w:rPr>
            </w:pPr>
          </w:p>
        </w:tc>
      </w:tr>
      <w:tr w:rsidR="009268A7" w:rsidRPr="00B478AC" w14:paraId="09214AC3" w14:textId="77777777" w:rsidTr="009268A7">
        <w:trPr>
          <w:trHeight w:val="20"/>
        </w:trPr>
        <w:tc>
          <w:tcPr>
            <w:tcW w:w="183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vAlign w:val="center"/>
          </w:tcPr>
          <w:p w14:paraId="4B7E6147" w14:textId="77777777" w:rsidR="009268A7" w:rsidRPr="004156A5" w:rsidRDefault="009268A7" w:rsidP="009268A7">
            <w:pPr>
              <w:spacing w:after="0" w:line="240" w:lineRule="auto"/>
              <w:jc w:val="center"/>
              <w:rPr>
                <w:rFonts w:eastAsia="Times New Roman"/>
                <w:b/>
                <w:bCs/>
                <w:sz w:val="20"/>
                <w:szCs w:val="20"/>
              </w:rPr>
            </w:pPr>
          </w:p>
        </w:tc>
        <w:tc>
          <w:tcPr>
            <w:tcW w:w="186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4A66C4E6" w14:textId="77777777" w:rsidR="009268A7" w:rsidRPr="006B7263" w:rsidRDefault="009268A7" w:rsidP="009268A7">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639C8FCF" w14:textId="77777777" w:rsidR="009268A7" w:rsidRPr="000A3825" w:rsidRDefault="009268A7" w:rsidP="009268A7">
            <w:pPr>
              <w:spacing w:after="0" w:line="240" w:lineRule="auto"/>
              <w:ind w:left="34"/>
              <w:jc w:val="both"/>
              <w:rPr>
                <w:rFonts w:ascii="Gotham-Medium" w:hAnsi="Gotham-Medium" w:cs="Gotham-Medium"/>
                <w:b/>
                <w:bCs/>
                <w:sz w:val="20"/>
                <w:szCs w:val="20"/>
              </w:rPr>
            </w:pPr>
            <w:r w:rsidRPr="000A3825">
              <w:rPr>
                <w:rFonts w:ascii="Gotham-Medium" w:hAnsi="Gotham-Medium" w:cs="Gotham-Medium"/>
                <w:b/>
                <w:bCs/>
                <w:sz w:val="20"/>
                <w:szCs w:val="20"/>
              </w:rPr>
              <w:t>(EI02EO0</w:t>
            </w:r>
            <w:r>
              <w:rPr>
                <w:rFonts w:ascii="Gotham-Medium" w:hAnsi="Gotham-Medium" w:cs="Gotham-Medium"/>
                <w:b/>
                <w:bCs/>
                <w:sz w:val="20"/>
                <w:szCs w:val="20"/>
              </w:rPr>
              <w:t>3</w:t>
            </w:r>
            <w:r w:rsidRPr="000A3825">
              <w:rPr>
                <w:rFonts w:ascii="Gotham-Medium" w:hAnsi="Gotham-Medium" w:cs="Gotham-Medium"/>
                <w:b/>
                <w:bCs/>
                <w:sz w:val="20"/>
                <w:szCs w:val="20"/>
              </w:rPr>
              <w:t>-3S</w:t>
            </w:r>
            <w:r>
              <w:rPr>
                <w:rFonts w:ascii="Gotham-Medium" w:hAnsi="Gotham-Medium" w:cs="Gotham-Medium"/>
                <w:b/>
                <w:bCs/>
                <w:sz w:val="20"/>
                <w:szCs w:val="20"/>
              </w:rPr>
              <w:t>10</w:t>
            </w:r>
            <w:r w:rsidRPr="000A3825">
              <w:rPr>
                <w:rFonts w:ascii="Gotham-Medium" w:hAnsi="Gotham-Medium" w:cs="Gotham-Medium"/>
                <w:b/>
                <w:bCs/>
                <w:sz w:val="20"/>
                <w:szCs w:val="20"/>
              </w:rPr>
              <w:t>)</w:t>
            </w:r>
            <w:r>
              <w:rPr>
                <w:rFonts w:ascii="Gotham-Medium" w:hAnsi="Gotham-Medium" w:cs="Gotham-Medium"/>
                <w:b/>
                <w:bCs/>
                <w:sz w:val="20"/>
                <w:szCs w:val="20"/>
              </w:rPr>
              <w:t xml:space="preserve"> </w:t>
            </w:r>
            <w:r>
              <w:rPr>
                <w:rFonts w:ascii="Gotham-Medium" w:hAnsi="Gotham-Medium" w:cs="Gotham-Medium"/>
                <w:sz w:val="20"/>
                <w:szCs w:val="20"/>
              </w:rPr>
              <w:t>Comparar progressivamente os diferentes espaços sociais e físicos existentes em sua rotina diária.</w:t>
            </w:r>
          </w:p>
        </w:tc>
        <w:tc>
          <w:tcPr>
            <w:tcW w:w="172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845D364" w14:textId="77777777" w:rsidR="009268A7" w:rsidRDefault="009268A7" w:rsidP="009268A7">
            <w:pPr>
              <w:pStyle w:val="PargrafodaLista"/>
              <w:numPr>
                <w:ilvl w:val="0"/>
                <w:numId w:val="27"/>
              </w:numPr>
              <w:spacing w:after="0" w:line="240" w:lineRule="auto"/>
              <w:jc w:val="both"/>
              <w:rPr>
                <w:rFonts w:eastAsia="Times New Roman"/>
                <w:color w:val="000000"/>
                <w:sz w:val="20"/>
                <w:szCs w:val="20"/>
              </w:rPr>
            </w:pPr>
          </w:p>
        </w:tc>
        <w:tc>
          <w:tcPr>
            <w:tcW w:w="25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CB58F9" w14:textId="77777777" w:rsidR="009268A7" w:rsidRPr="00474611" w:rsidRDefault="009268A7" w:rsidP="009268A7">
            <w:pPr>
              <w:pStyle w:val="PargrafodaLista"/>
              <w:numPr>
                <w:ilvl w:val="0"/>
                <w:numId w:val="25"/>
              </w:numPr>
              <w:spacing w:after="0" w:line="240" w:lineRule="auto"/>
              <w:ind w:left="294" w:hanging="283"/>
              <w:jc w:val="both"/>
              <w:rPr>
                <w:rFonts w:eastAsia="Times New Roman"/>
                <w:color w:val="000000"/>
                <w:sz w:val="20"/>
                <w:szCs w:val="20"/>
              </w:rPr>
            </w:pPr>
          </w:p>
        </w:tc>
      </w:tr>
      <w:tr w:rsidR="009268A7" w:rsidRPr="00B478AC" w14:paraId="4594B80E" w14:textId="77777777" w:rsidTr="009268A7">
        <w:trPr>
          <w:trHeight w:val="20"/>
        </w:trPr>
        <w:tc>
          <w:tcPr>
            <w:tcW w:w="183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vAlign w:val="center"/>
          </w:tcPr>
          <w:p w14:paraId="5D3DC985" w14:textId="77777777" w:rsidR="009268A7" w:rsidRPr="004156A5" w:rsidRDefault="009268A7" w:rsidP="009268A7">
            <w:pPr>
              <w:spacing w:after="0" w:line="240" w:lineRule="auto"/>
              <w:jc w:val="center"/>
              <w:rPr>
                <w:rFonts w:eastAsia="Times New Roman"/>
                <w:b/>
                <w:bCs/>
                <w:sz w:val="20"/>
                <w:szCs w:val="20"/>
              </w:rPr>
            </w:pPr>
          </w:p>
        </w:tc>
        <w:tc>
          <w:tcPr>
            <w:tcW w:w="186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2668D360" w14:textId="77777777" w:rsidR="009268A7" w:rsidRPr="006B7263" w:rsidRDefault="009268A7" w:rsidP="009268A7">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1E81DE79" w14:textId="77777777" w:rsidR="009268A7" w:rsidRPr="000A3825" w:rsidRDefault="009268A7" w:rsidP="009268A7">
            <w:pPr>
              <w:spacing w:after="0" w:line="240" w:lineRule="auto"/>
              <w:ind w:left="34"/>
              <w:jc w:val="both"/>
              <w:rPr>
                <w:rFonts w:ascii="Gotham-Medium" w:hAnsi="Gotham-Medium" w:cs="Gotham-Medium"/>
                <w:b/>
                <w:bCs/>
                <w:sz w:val="20"/>
                <w:szCs w:val="20"/>
              </w:rPr>
            </w:pPr>
            <w:r w:rsidRPr="000A3825">
              <w:rPr>
                <w:rFonts w:ascii="Gotham-Medium" w:hAnsi="Gotham-Medium" w:cs="Gotham-Medium"/>
                <w:b/>
                <w:bCs/>
                <w:sz w:val="20"/>
                <w:szCs w:val="20"/>
              </w:rPr>
              <w:t>(EI02EO0</w:t>
            </w:r>
            <w:r>
              <w:rPr>
                <w:rFonts w:ascii="Gotham-Medium" w:hAnsi="Gotham-Medium" w:cs="Gotham-Medium"/>
                <w:b/>
                <w:bCs/>
                <w:sz w:val="20"/>
                <w:szCs w:val="20"/>
              </w:rPr>
              <w:t>3</w:t>
            </w:r>
            <w:r w:rsidRPr="000A3825">
              <w:rPr>
                <w:rFonts w:ascii="Gotham-Medium" w:hAnsi="Gotham-Medium" w:cs="Gotham-Medium"/>
                <w:b/>
                <w:bCs/>
                <w:sz w:val="20"/>
                <w:szCs w:val="20"/>
              </w:rPr>
              <w:t>-3S</w:t>
            </w:r>
            <w:r>
              <w:rPr>
                <w:rFonts w:ascii="Gotham-Medium" w:hAnsi="Gotham-Medium" w:cs="Gotham-Medium"/>
                <w:b/>
                <w:bCs/>
                <w:sz w:val="20"/>
                <w:szCs w:val="20"/>
              </w:rPr>
              <w:t xml:space="preserve">11) </w:t>
            </w:r>
            <w:r w:rsidRPr="00AD5850">
              <w:rPr>
                <w:rFonts w:ascii="Gotham-Medium" w:hAnsi="Gotham-Medium" w:cs="Gotham-Medium"/>
                <w:sz w:val="20"/>
                <w:szCs w:val="20"/>
              </w:rPr>
              <w:t>Expressar através da linguagem oral e/ou pictórica suas preferências dos espaços existentes em sua rotina diária.</w:t>
            </w:r>
          </w:p>
        </w:tc>
        <w:tc>
          <w:tcPr>
            <w:tcW w:w="172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7407E34" w14:textId="77777777" w:rsidR="009268A7" w:rsidRDefault="009268A7" w:rsidP="009268A7">
            <w:pPr>
              <w:pStyle w:val="PargrafodaLista"/>
              <w:numPr>
                <w:ilvl w:val="0"/>
                <w:numId w:val="27"/>
              </w:numPr>
              <w:spacing w:after="0" w:line="240" w:lineRule="auto"/>
              <w:jc w:val="both"/>
              <w:rPr>
                <w:rFonts w:eastAsia="Times New Roman"/>
                <w:color w:val="000000"/>
                <w:sz w:val="20"/>
                <w:szCs w:val="20"/>
              </w:rPr>
            </w:pPr>
          </w:p>
        </w:tc>
        <w:tc>
          <w:tcPr>
            <w:tcW w:w="25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0367E37" w14:textId="77777777" w:rsidR="009268A7" w:rsidRPr="00474611" w:rsidRDefault="009268A7" w:rsidP="009268A7">
            <w:pPr>
              <w:pStyle w:val="PargrafodaLista"/>
              <w:numPr>
                <w:ilvl w:val="0"/>
                <w:numId w:val="25"/>
              </w:numPr>
              <w:spacing w:after="0" w:line="240" w:lineRule="auto"/>
              <w:ind w:left="294" w:hanging="283"/>
              <w:jc w:val="both"/>
              <w:rPr>
                <w:rFonts w:eastAsia="Times New Roman"/>
                <w:color w:val="000000"/>
                <w:sz w:val="20"/>
                <w:szCs w:val="20"/>
              </w:rPr>
            </w:pPr>
          </w:p>
        </w:tc>
      </w:tr>
      <w:tr w:rsidR="009268A7" w:rsidRPr="00B478AC" w14:paraId="2CC4DAF5" w14:textId="77777777" w:rsidTr="009268A7">
        <w:trPr>
          <w:trHeight w:val="20"/>
        </w:trPr>
        <w:tc>
          <w:tcPr>
            <w:tcW w:w="183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vAlign w:val="center"/>
          </w:tcPr>
          <w:p w14:paraId="7565D424" w14:textId="77777777" w:rsidR="009268A7" w:rsidRPr="004156A5" w:rsidRDefault="009268A7" w:rsidP="009268A7">
            <w:pPr>
              <w:spacing w:after="0" w:line="240" w:lineRule="auto"/>
              <w:jc w:val="center"/>
              <w:rPr>
                <w:rFonts w:eastAsia="Times New Roman"/>
                <w:b/>
                <w:bCs/>
                <w:sz w:val="20"/>
                <w:szCs w:val="20"/>
              </w:rPr>
            </w:pPr>
          </w:p>
        </w:tc>
        <w:tc>
          <w:tcPr>
            <w:tcW w:w="186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5E88563F" w14:textId="77777777" w:rsidR="009268A7" w:rsidRPr="006B7263" w:rsidRDefault="009268A7" w:rsidP="009268A7">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2F61A1C1" w14:textId="77777777" w:rsidR="009268A7" w:rsidRPr="000A3825" w:rsidRDefault="009268A7" w:rsidP="009268A7">
            <w:pPr>
              <w:spacing w:after="0" w:line="240" w:lineRule="auto"/>
              <w:ind w:left="34"/>
              <w:jc w:val="both"/>
              <w:rPr>
                <w:rFonts w:ascii="Gotham-Medium" w:hAnsi="Gotham-Medium" w:cs="Gotham-Medium"/>
                <w:b/>
                <w:bCs/>
                <w:sz w:val="20"/>
                <w:szCs w:val="20"/>
              </w:rPr>
            </w:pPr>
            <w:r w:rsidRPr="000A3825">
              <w:rPr>
                <w:rFonts w:ascii="Gotham-Medium" w:hAnsi="Gotham-Medium" w:cs="Gotham-Medium"/>
                <w:b/>
                <w:bCs/>
                <w:sz w:val="20"/>
                <w:szCs w:val="20"/>
              </w:rPr>
              <w:t>(EI02EO0</w:t>
            </w:r>
            <w:r>
              <w:rPr>
                <w:rFonts w:ascii="Gotham-Medium" w:hAnsi="Gotham-Medium" w:cs="Gotham-Medium"/>
                <w:b/>
                <w:bCs/>
                <w:sz w:val="20"/>
                <w:szCs w:val="20"/>
              </w:rPr>
              <w:t>3</w:t>
            </w:r>
            <w:r w:rsidRPr="000A3825">
              <w:rPr>
                <w:rFonts w:ascii="Gotham-Medium" w:hAnsi="Gotham-Medium" w:cs="Gotham-Medium"/>
                <w:b/>
                <w:bCs/>
                <w:sz w:val="20"/>
                <w:szCs w:val="20"/>
              </w:rPr>
              <w:t>-3S</w:t>
            </w:r>
            <w:r>
              <w:rPr>
                <w:rFonts w:ascii="Gotham-Medium" w:hAnsi="Gotham-Medium" w:cs="Gotham-Medium"/>
                <w:b/>
                <w:bCs/>
                <w:sz w:val="20"/>
                <w:szCs w:val="20"/>
              </w:rPr>
              <w:t>12</w:t>
            </w:r>
            <w:r w:rsidRPr="000A3825">
              <w:rPr>
                <w:rFonts w:ascii="Gotham-Medium" w:hAnsi="Gotham-Medium" w:cs="Gotham-Medium"/>
                <w:b/>
                <w:bCs/>
                <w:sz w:val="20"/>
                <w:szCs w:val="20"/>
              </w:rPr>
              <w:t>)</w:t>
            </w:r>
            <w:r>
              <w:rPr>
                <w:rFonts w:ascii="Gotham-Medium" w:hAnsi="Gotham-Medium" w:cs="Gotham-Medium"/>
                <w:b/>
                <w:bCs/>
                <w:sz w:val="20"/>
                <w:szCs w:val="20"/>
              </w:rPr>
              <w:t xml:space="preserve"> </w:t>
            </w:r>
            <w:r w:rsidRPr="00AD5850">
              <w:rPr>
                <w:rFonts w:ascii="Gotham-Medium" w:hAnsi="Gotham-Medium" w:cs="Gotham-Medium"/>
                <w:sz w:val="20"/>
                <w:szCs w:val="20"/>
              </w:rPr>
              <w:t>Desenvolver</w:t>
            </w:r>
            <w:r w:rsidRPr="003B58E8">
              <w:rPr>
                <w:rFonts w:ascii="Gotham-Medium" w:hAnsi="Gotham-Medium" w:cs="Gotham-Medium"/>
                <w:sz w:val="20"/>
                <w:szCs w:val="20"/>
              </w:rPr>
              <w:t xml:space="preserve"> progressivamente controle emocional nas atividades de compartilhamento de diferentes objetos contribuindo para um ambiente colaborativo.</w:t>
            </w:r>
          </w:p>
        </w:tc>
        <w:tc>
          <w:tcPr>
            <w:tcW w:w="172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872E0C" w14:textId="77777777" w:rsidR="009268A7" w:rsidRDefault="009268A7" w:rsidP="009268A7">
            <w:pPr>
              <w:pStyle w:val="PargrafodaLista"/>
              <w:numPr>
                <w:ilvl w:val="0"/>
                <w:numId w:val="27"/>
              </w:numPr>
              <w:spacing w:after="0" w:line="240" w:lineRule="auto"/>
              <w:jc w:val="both"/>
              <w:rPr>
                <w:rFonts w:eastAsia="Times New Roman"/>
                <w:color w:val="000000"/>
                <w:sz w:val="20"/>
                <w:szCs w:val="20"/>
              </w:rPr>
            </w:pPr>
          </w:p>
        </w:tc>
        <w:tc>
          <w:tcPr>
            <w:tcW w:w="25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FFE6066" w14:textId="77777777" w:rsidR="009268A7" w:rsidRPr="00474611" w:rsidRDefault="009268A7" w:rsidP="009268A7">
            <w:pPr>
              <w:pStyle w:val="PargrafodaLista"/>
              <w:numPr>
                <w:ilvl w:val="0"/>
                <w:numId w:val="25"/>
              </w:numPr>
              <w:spacing w:after="0" w:line="240" w:lineRule="auto"/>
              <w:ind w:left="294" w:hanging="283"/>
              <w:jc w:val="both"/>
              <w:rPr>
                <w:rFonts w:eastAsia="Times New Roman"/>
                <w:color w:val="000000"/>
                <w:sz w:val="20"/>
                <w:szCs w:val="20"/>
              </w:rPr>
            </w:pPr>
          </w:p>
        </w:tc>
      </w:tr>
      <w:tr w:rsidR="009268A7" w:rsidRPr="00B478AC" w14:paraId="4675B853" w14:textId="77777777" w:rsidTr="009268A7">
        <w:trPr>
          <w:trHeight w:val="20"/>
        </w:trPr>
        <w:tc>
          <w:tcPr>
            <w:tcW w:w="183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vAlign w:val="center"/>
          </w:tcPr>
          <w:p w14:paraId="1710C1CC" w14:textId="77777777" w:rsidR="009268A7" w:rsidRPr="004156A5" w:rsidRDefault="009268A7" w:rsidP="009268A7">
            <w:pPr>
              <w:spacing w:after="0" w:line="240" w:lineRule="auto"/>
              <w:jc w:val="center"/>
              <w:rPr>
                <w:rFonts w:eastAsia="Times New Roman"/>
                <w:b/>
                <w:bCs/>
                <w:sz w:val="20"/>
                <w:szCs w:val="20"/>
              </w:rPr>
            </w:pPr>
          </w:p>
        </w:tc>
        <w:tc>
          <w:tcPr>
            <w:tcW w:w="186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78E76BF3" w14:textId="77777777" w:rsidR="009268A7" w:rsidRPr="006B7263" w:rsidRDefault="009268A7" w:rsidP="009268A7">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612535FF" w14:textId="08BF8FEB" w:rsidR="009268A7" w:rsidRPr="000A3825" w:rsidRDefault="009268A7" w:rsidP="009268A7">
            <w:pPr>
              <w:spacing w:after="0" w:line="240" w:lineRule="auto"/>
              <w:ind w:left="34"/>
              <w:jc w:val="both"/>
              <w:rPr>
                <w:rFonts w:ascii="Gotham-Medium" w:hAnsi="Gotham-Medium" w:cs="Gotham-Medium"/>
                <w:b/>
                <w:bCs/>
                <w:sz w:val="20"/>
                <w:szCs w:val="20"/>
              </w:rPr>
            </w:pPr>
            <w:r w:rsidRPr="00F007A6">
              <w:rPr>
                <w:rFonts w:ascii="Gotham-Medium" w:hAnsi="Gotham-Medium" w:cs="Gotham-Medium"/>
                <w:b/>
                <w:bCs/>
                <w:sz w:val="20"/>
                <w:szCs w:val="20"/>
              </w:rPr>
              <w:t>(EI02EO03-3S</w:t>
            </w:r>
            <w:r>
              <w:rPr>
                <w:rFonts w:ascii="Gotham-Medium" w:hAnsi="Gotham-Medium" w:cs="Gotham-Medium"/>
                <w:b/>
                <w:bCs/>
                <w:sz w:val="20"/>
                <w:szCs w:val="20"/>
              </w:rPr>
              <w:t>13</w:t>
            </w:r>
            <w:r w:rsidRPr="00F007A6">
              <w:rPr>
                <w:rFonts w:ascii="Gotham-Medium" w:hAnsi="Gotham-Medium" w:cs="Gotham-Medium"/>
                <w:b/>
                <w:bCs/>
                <w:sz w:val="20"/>
                <w:szCs w:val="20"/>
              </w:rPr>
              <w:t>)</w:t>
            </w:r>
            <w:r w:rsidR="00F23E51">
              <w:rPr>
                <w:rFonts w:ascii="Gotham-Medium" w:hAnsi="Gotham-Medium" w:cs="Gotham-Medium"/>
                <w:sz w:val="20"/>
                <w:szCs w:val="20"/>
              </w:rPr>
              <w:t xml:space="preserve"> </w:t>
            </w:r>
            <w:r w:rsidRPr="006B7818">
              <w:rPr>
                <w:rFonts w:ascii="Gotham-Medium" w:hAnsi="Gotham-Medium" w:cs="Gotham-Medium"/>
                <w:sz w:val="20"/>
                <w:szCs w:val="20"/>
              </w:rPr>
              <w:t>Desenvolver progressivamente autonomia na escolha das atividades colaborativas, no compartilhamento dos objetos e das brincadeiras coletivas com seus grupos sociais.</w:t>
            </w:r>
          </w:p>
        </w:tc>
        <w:tc>
          <w:tcPr>
            <w:tcW w:w="172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95670E" w14:textId="77777777" w:rsidR="009268A7" w:rsidRDefault="009268A7" w:rsidP="009268A7">
            <w:pPr>
              <w:pStyle w:val="PargrafodaLista"/>
              <w:numPr>
                <w:ilvl w:val="0"/>
                <w:numId w:val="27"/>
              </w:numPr>
              <w:spacing w:after="0" w:line="240" w:lineRule="auto"/>
              <w:jc w:val="both"/>
              <w:rPr>
                <w:rFonts w:eastAsia="Times New Roman"/>
                <w:color w:val="000000"/>
                <w:sz w:val="20"/>
                <w:szCs w:val="20"/>
              </w:rPr>
            </w:pPr>
          </w:p>
        </w:tc>
        <w:tc>
          <w:tcPr>
            <w:tcW w:w="25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D9F61BF" w14:textId="77777777" w:rsidR="009268A7" w:rsidRPr="00474611" w:rsidRDefault="009268A7" w:rsidP="009268A7">
            <w:pPr>
              <w:pStyle w:val="PargrafodaLista"/>
              <w:numPr>
                <w:ilvl w:val="0"/>
                <w:numId w:val="25"/>
              </w:numPr>
              <w:spacing w:after="0" w:line="240" w:lineRule="auto"/>
              <w:ind w:left="294" w:hanging="283"/>
              <w:jc w:val="both"/>
              <w:rPr>
                <w:rFonts w:eastAsia="Times New Roman"/>
                <w:color w:val="000000"/>
                <w:sz w:val="20"/>
                <w:szCs w:val="20"/>
              </w:rPr>
            </w:pPr>
          </w:p>
        </w:tc>
      </w:tr>
      <w:tr w:rsidR="009268A7" w:rsidRPr="00B478AC" w14:paraId="0BCAD81C" w14:textId="77777777" w:rsidTr="009268A7">
        <w:trPr>
          <w:trHeight w:val="20"/>
        </w:trPr>
        <w:tc>
          <w:tcPr>
            <w:tcW w:w="183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vAlign w:val="center"/>
          </w:tcPr>
          <w:p w14:paraId="2D2D1D1F" w14:textId="77777777" w:rsidR="009268A7" w:rsidRPr="004156A5" w:rsidRDefault="009268A7" w:rsidP="009268A7">
            <w:pPr>
              <w:spacing w:after="0" w:line="240" w:lineRule="auto"/>
              <w:jc w:val="center"/>
              <w:rPr>
                <w:rFonts w:eastAsia="Times New Roman"/>
                <w:b/>
                <w:bCs/>
                <w:sz w:val="20"/>
                <w:szCs w:val="20"/>
              </w:rPr>
            </w:pPr>
          </w:p>
        </w:tc>
        <w:tc>
          <w:tcPr>
            <w:tcW w:w="186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36C3075A" w14:textId="77777777" w:rsidR="009268A7" w:rsidRPr="006B7263" w:rsidRDefault="009268A7" w:rsidP="009268A7">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72FDE068" w14:textId="3413D426" w:rsidR="009268A7" w:rsidRPr="000A3825" w:rsidRDefault="009268A7" w:rsidP="009268A7">
            <w:pPr>
              <w:spacing w:after="0" w:line="240" w:lineRule="auto"/>
              <w:ind w:left="34"/>
              <w:jc w:val="both"/>
              <w:rPr>
                <w:rFonts w:ascii="Gotham-Medium" w:hAnsi="Gotham-Medium" w:cs="Gotham-Medium"/>
                <w:b/>
                <w:bCs/>
                <w:sz w:val="20"/>
                <w:szCs w:val="20"/>
              </w:rPr>
            </w:pPr>
            <w:r w:rsidRPr="00F007A6">
              <w:rPr>
                <w:rFonts w:ascii="Gotham-Medium" w:hAnsi="Gotham-Medium" w:cs="Gotham-Medium"/>
                <w:b/>
                <w:bCs/>
                <w:sz w:val="20"/>
                <w:szCs w:val="20"/>
              </w:rPr>
              <w:t>(EI02EO03-3S</w:t>
            </w:r>
            <w:r>
              <w:rPr>
                <w:rFonts w:ascii="Gotham-Medium" w:hAnsi="Gotham-Medium" w:cs="Gotham-Medium"/>
                <w:b/>
                <w:bCs/>
                <w:sz w:val="20"/>
                <w:szCs w:val="20"/>
              </w:rPr>
              <w:t>14</w:t>
            </w:r>
            <w:proofErr w:type="gramStart"/>
            <w:r w:rsidRPr="00F007A6">
              <w:rPr>
                <w:rFonts w:ascii="Gotham-Medium" w:hAnsi="Gotham-Medium" w:cs="Gotham-Medium"/>
                <w:b/>
                <w:bCs/>
                <w:sz w:val="20"/>
                <w:szCs w:val="20"/>
              </w:rPr>
              <w:t>)</w:t>
            </w:r>
            <w:r w:rsidR="00F23E51">
              <w:rPr>
                <w:rFonts w:ascii="Gotham-Medium" w:hAnsi="Gotham-Medium" w:cs="Gotham-Medium"/>
                <w:sz w:val="20"/>
                <w:szCs w:val="20"/>
              </w:rPr>
              <w:t xml:space="preserve">  </w:t>
            </w:r>
            <w:r>
              <w:rPr>
                <w:rFonts w:ascii="Gotham-Medium" w:hAnsi="Gotham-Medium" w:cs="Gotham-Medium"/>
                <w:sz w:val="20"/>
                <w:szCs w:val="20"/>
              </w:rPr>
              <w:t>Diferenciar</w:t>
            </w:r>
            <w:proofErr w:type="gramEnd"/>
            <w:r>
              <w:rPr>
                <w:rFonts w:ascii="Gotham-Medium" w:hAnsi="Gotham-Medium" w:cs="Gotham-Medium"/>
                <w:sz w:val="20"/>
                <w:szCs w:val="20"/>
              </w:rPr>
              <w:t xml:space="preserve"> os diferentes espaços físicos e sociais presentes em sua rotina diária.</w:t>
            </w:r>
          </w:p>
        </w:tc>
        <w:tc>
          <w:tcPr>
            <w:tcW w:w="172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96F862" w14:textId="77777777" w:rsidR="009268A7" w:rsidRDefault="009268A7" w:rsidP="009268A7">
            <w:pPr>
              <w:pStyle w:val="PargrafodaLista"/>
              <w:numPr>
                <w:ilvl w:val="0"/>
                <w:numId w:val="27"/>
              </w:numPr>
              <w:spacing w:after="0" w:line="240" w:lineRule="auto"/>
              <w:jc w:val="both"/>
              <w:rPr>
                <w:rFonts w:eastAsia="Times New Roman"/>
                <w:color w:val="000000"/>
                <w:sz w:val="20"/>
                <w:szCs w:val="20"/>
              </w:rPr>
            </w:pPr>
          </w:p>
        </w:tc>
        <w:tc>
          <w:tcPr>
            <w:tcW w:w="25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AC39229" w14:textId="77777777" w:rsidR="009268A7" w:rsidRPr="00474611" w:rsidRDefault="009268A7" w:rsidP="009268A7">
            <w:pPr>
              <w:pStyle w:val="PargrafodaLista"/>
              <w:numPr>
                <w:ilvl w:val="0"/>
                <w:numId w:val="25"/>
              </w:numPr>
              <w:spacing w:after="0" w:line="240" w:lineRule="auto"/>
              <w:ind w:left="294" w:hanging="283"/>
              <w:jc w:val="both"/>
              <w:rPr>
                <w:rFonts w:eastAsia="Times New Roman"/>
                <w:color w:val="000000"/>
                <w:sz w:val="20"/>
                <w:szCs w:val="20"/>
              </w:rPr>
            </w:pPr>
          </w:p>
        </w:tc>
      </w:tr>
    </w:tbl>
    <w:p w14:paraId="29F13B01" w14:textId="77777777" w:rsidR="008761FB" w:rsidRPr="008761FB" w:rsidRDefault="008761FB" w:rsidP="008761FB">
      <w:pPr>
        <w:spacing w:after="0" w:line="240" w:lineRule="auto"/>
        <w:rPr>
          <w:rFonts w:asciiTheme="minorHAnsi" w:eastAsiaTheme="minorHAnsi" w:hAnsiTheme="minorHAnsi" w:cstheme="minorBidi"/>
          <w:lang w:eastAsia="en-US"/>
        </w:rPr>
      </w:pPr>
    </w:p>
    <w:p w14:paraId="19DADBBF" w14:textId="77777777" w:rsidR="008761FB" w:rsidRPr="008761FB" w:rsidRDefault="008761FB" w:rsidP="008761FB">
      <w:pPr>
        <w:spacing w:after="0" w:line="240" w:lineRule="auto"/>
        <w:rPr>
          <w:rFonts w:asciiTheme="minorHAnsi" w:eastAsiaTheme="minorHAnsi" w:hAnsiTheme="minorHAnsi" w:cstheme="minorBidi"/>
          <w:lang w:eastAsia="en-US"/>
        </w:rPr>
      </w:pPr>
    </w:p>
    <w:p w14:paraId="7C2CF591" w14:textId="77777777" w:rsidR="008761FB" w:rsidRPr="008761FB" w:rsidRDefault="008761FB" w:rsidP="008761FB">
      <w:pPr>
        <w:rPr>
          <w:rFonts w:asciiTheme="minorHAnsi" w:eastAsiaTheme="minorHAnsi" w:hAnsiTheme="minorHAnsi" w:cstheme="minorBidi"/>
          <w:lang w:eastAsia="en-US"/>
        </w:rPr>
      </w:pPr>
    </w:p>
    <w:tbl>
      <w:tblPr>
        <w:tblpPr w:leftFromText="141" w:rightFromText="141" w:vertAnchor="page" w:horzAnchor="margin" w:tblpY="2206"/>
        <w:tblW w:w="15730" w:type="dxa"/>
        <w:tblCellMar>
          <w:left w:w="70" w:type="dxa"/>
          <w:right w:w="70" w:type="dxa"/>
        </w:tblCellMar>
        <w:tblLook w:val="04A0" w:firstRow="1" w:lastRow="0" w:firstColumn="1" w:lastColumn="0" w:noHBand="0" w:noVBand="1"/>
      </w:tblPr>
      <w:tblGrid>
        <w:gridCol w:w="1836"/>
        <w:gridCol w:w="1866"/>
        <w:gridCol w:w="7754"/>
        <w:gridCol w:w="1726"/>
        <w:gridCol w:w="2548"/>
      </w:tblGrid>
      <w:tr w:rsidR="003F02C0" w:rsidRPr="00B478AC" w14:paraId="677ED1CB" w14:textId="77777777" w:rsidTr="00B82E63">
        <w:trPr>
          <w:trHeight w:val="397"/>
        </w:trPr>
        <w:tc>
          <w:tcPr>
            <w:tcW w:w="1836" w:type="dxa"/>
            <w:vMerge w:val="restart"/>
            <w:tcBorders>
              <w:top w:val="single" w:sz="4" w:space="0" w:color="000000" w:themeColor="text1"/>
              <w:left w:val="single" w:sz="4" w:space="0" w:color="000000" w:themeColor="text1"/>
              <w:right w:val="single" w:sz="4" w:space="0" w:color="000000" w:themeColor="text1"/>
            </w:tcBorders>
            <w:shd w:val="clear" w:color="auto" w:fill="E2EFD9" w:themeFill="accent6" w:themeFillTint="33"/>
          </w:tcPr>
          <w:p w14:paraId="3E011E17" w14:textId="77777777" w:rsidR="003F02C0" w:rsidRPr="004156A5" w:rsidRDefault="003F02C0" w:rsidP="00B82E63">
            <w:pPr>
              <w:autoSpaceDE w:val="0"/>
              <w:autoSpaceDN w:val="0"/>
              <w:adjustRightInd w:val="0"/>
              <w:spacing w:after="0" w:line="240" w:lineRule="auto"/>
              <w:jc w:val="center"/>
              <w:rPr>
                <w:rFonts w:ascii="Gotham-Medium" w:hAnsi="Gotham-Medium" w:cs="Gotham-Medium"/>
                <w:b/>
                <w:bCs/>
                <w:sz w:val="20"/>
                <w:szCs w:val="20"/>
              </w:rPr>
            </w:pPr>
            <w:r w:rsidRPr="004156A5">
              <w:rPr>
                <w:rFonts w:ascii="Gotham-Medium" w:hAnsi="Gotham-Medium" w:cs="Gotham-Medium"/>
                <w:b/>
                <w:bCs/>
                <w:sz w:val="20"/>
                <w:szCs w:val="20"/>
              </w:rPr>
              <w:lastRenderedPageBreak/>
              <w:t>(EI02EO04)</w:t>
            </w:r>
          </w:p>
          <w:p w14:paraId="4BEC2B4D" w14:textId="77777777" w:rsidR="003F02C0" w:rsidRPr="004156A5" w:rsidRDefault="003F02C0" w:rsidP="00B82E63">
            <w:pPr>
              <w:autoSpaceDE w:val="0"/>
              <w:autoSpaceDN w:val="0"/>
              <w:adjustRightInd w:val="0"/>
              <w:spacing w:after="0" w:line="240" w:lineRule="auto"/>
              <w:jc w:val="center"/>
              <w:rPr>
                <w:rFonts w:ascii="Gotham-Book" w:hAnsi="Gotham-Book" w:cs="Gotham-Book"/>
                <w:b/>
                <w:bCs/>
                <w:sz w:val="20"/>
                <w:szCs w:val="20"/>
              </w:rPr>
            </w:pPr>
            <w:r w:rsidRPr="004156A5">
              <w:rPr>
                <w:rFonts w:ascii="Gotham-Book" w:hAnsi="Gotham-Book" w:cs="Gotham-Book"/>
                <w:b/>
                <w:bCs/>
                <w:sz w:val="20"/>
                <w:szCs w:val="20"/>
              </w:rPr>
              <w:t>Comunicar-se com os colegas e os adultos, buscando</w:t>
            </w:r>
          </w:p>
          <w:p w14:paraId="3E4605BC" w14:textId="77777777" w:rsidR="003F02C0" w:rsidRPr="004156A5" w:rsidRDefault="003F02C0" w:rsidP="00B82E63">
            <w:pPr>
              <w:autoSpaceDE w:val="0"/>
              <w:autoSpaceDN w:val="0"/>
              <w:adjustRightInd w:val="0"/>
              <w:spacing w:after="0" w:line="240" w:lineRule="auto"/>
              <w:jc w:val="center"/>
              <w:rPr>
                <w:rFonts w:ascii="Gotham-Book" w:hAnsi="Gotham-Book" w:cs="Gotham-Book"/>
                <w:b/>
                <w:bCs/>
                <w:sz w:val="20"/>
                <w:szCs w:val="20"/>
              </w:rPr>
            </w:pPr>
            <w:r w:rsidRPr="004156A5">
              <w:rPr>
                <w:rFonts w:ascii="Gotham-Book" w:hAnsi="Gotham-Book" w:cs="Gotham-Book"/>
                <w:b/>
                <w:bCs/>
                <w:sz w:val="20"/>
                <w:szCs w:val="20"/>
              </w:rPr>
              <w:t>compreendê-los e fazendo-se</w:t>
            </w:r>
          </w:p>
          <w:p w14:paraId="1F56D231" w14:textId="77777777" w:rsidR="003F02C0" w:rsidRPr="004156A5" w:rsidRDefault="003F02C0" w:rsidP="00B82E63">
            <w:pPr>
              <w:spacing w:after="0" w:line="240" w:lineRule="auto"/>
              <w:jc w:val="center"/>
              <w:rPr>
                <w:rFonts w:eastAsia="Times New Roman"/>
                <w:b/>
                <w:bCs/>
                <w:sz w:val="20"/>
                <w:szCs w:val="20"/>
              </w:rPr>
            </w:pPr>
            <w:r w:rsidRPr="004156A5">
              <w:rPr>
                <w:rFonts w:ascii="Gotham-Book" w:hAnsi="Gotham-Book" w:cs="Gotham-Book"/>
                <w:b/>
                <w:bCs/>
                <w:sz w:val="20"/>
                <w:szCs w:val="20"/>
              </w:rPr>
              <w:t>compreender.</w:t>
            </w:r>
          </w:p>
        </w:tc>
        <w:tc>
          <w:tcPr>
            <w:tcW w:w="1866" w:type="dxa"/>
            <w:vMerge w:val="restart"/>
            <w:tcBorders>
              <w:top w:val="single" w:sz="4" w:space="0" w:color="000000" w:themeColor="text1"/>
              <w:left w:val="single" w:sz="4" w:space="0" w:color="000000" w:themeColor="text1"/>
              <w:right w:val="single" w:sz="4" w:space="0" w:color="000000" w:themeColor="text1"/>
            </w:tcBorders>
            <w:shd w:val="clear" w:color="auto" w:fill="D9E2F3" w:themeFill="accent1" w:themeFillTint="33"/>
          </w:tcPr>
          <w:p w14:paraId="60CA73EC" w14:textId="77777777" w:rsidR="003F02C0" w:rsidRDefault="003F02C0" w:rsidP="00B82E63">
            <w:pPr>
              <w:spacing w:after="0" w:line="240" w:lineRule="auto"/>
              <w:jc w:val="both"/>
              <w:rPr>
                <w:rFonts w:eastAsia="Times New Roman"/>
                <w:color w:val="000000"/>
                <w:sz w:val="18"/>
                <w:szCs w:val="18"/>
              </w:rPr>
            </w:pPr>
            <w:r w:rsidRPr="00181816">
              <w:rPr>
                <w:rFonts w:eastAsia="Times New Roman"/>
                <w:color w:val="000000"/>
                <w:sz w:val="18"/>
                <w:szCs w:val="18"/>
              </w:rPr>
              <w:t>C1. Conhecimento</w:t>
            </w:r>
          </w:p>
          <w:p w14:paraId="51CE0192" w14:textId="77777777" w:rsidR="003F02C0" w:rsidRDefault="003F02C0" w:rsidP="00B82E63">
            <w:pPr>
              <w:spacing w:after="0" w:line="240" w:lineRule="auto"/>
              <w:jc w:val="both"/>
              <w:rPr>
                <w:rFonts w:eastAsia="Times New Roman"/>
                <w:color w:val="000000"/>
                <w:sz w:val="18"/>
                <w:szCs w:val="18"/>
              </w:rPr>
            </w:pPr>
            <w:r>
              <w:rPr>
                <w:rFonts w:eastAsia="Times New Roman"/>
                <w:color w:val="000000"/>
                <w:sz w:val="18"/>
                <w:szCs w:val="18"/>
              </w:rPr>
              <w:t>C2. Pensamento científico, crítico e criativo</w:t>
            </w:r>
          </w:p>
          <w:p w14:paraId="671F19E6" w14:textId="77777777" w:rsidR="003F02C0" w:rsidRDefault="003F02C0" w:rsidP="00B82E63">
            <w:pPr>
              <w:spacing w:after="0" w:line="240" w:lineRule="auto"/>
              <w:jc w:val="both"/>
              <w:rPr>
                <w:rFonts w:eastAsia="Times New Roman"/>
                <w:color w:val="000000"/>
                <w:sz w:val="18"/>
                <w:szCs w:val="18"/>
              </w:rPr>
            </w:pPr>
            <w:r>
              <w:rPr>
                <w:rFonts w:eastAsia="Times New Roman"/>
                <w:color w:val="000000"/>
                <w:sz w:val="18"/>
                <w:szCs w:val="18"/>
              </w:rPr>
              <w:t>C4. Comunicação</w:t>
            </w:r>
          </w:p>
          <w:p w14:paraId="2F3180EB" w14:textId="77777777" w:rsidR="003F02C0" w:rsidRDefault="003F02C0" w:rsidP="00B82E63">
            <w:pPr>
              <w:spacing w:after="0" w:line="240" w:lineRule="auto"/>
              <w:jc w:val="both"/>
              <w:rPr>
                <w:rFonts w:eastAsia="Times New Roman"/>
                <w:color w:val="000000"/>
                <w:sz w:val="18"/>
                <w:szCs w:val="18"/>
              </w:rPr>
            </w:pPr>
            <w:r>
              <w:rPr>
                <w:rFonts w:eastAsia="Times New Roman"/>
                <w:color w:val="000000"/>
                <w:sz w:val="18"/>
                <w:szCs w:val="18"/>
              </w:rPr>
              <w:t>C5. Cultura digital</w:t>
            </w:r>
          </w:p>
          <w:p w14:paraId="192B9496" w14:textId="77777777" w:rsidR="003F02C0" w:rsidRDefault="003F02C0" w:rsidP="00B82E63">
            <w:pPr>
              <w:spacing w:after="0" w:line="240" w:lineRule="auto"/>
              <w:jc w:val="both"/>
              <w:rPr>
                <w:rFonts w:eastAsia="Times New Roman"/>
                <w:color w:val="000000"/>
                <w:sz w:val="18"/>
                <w:szCs w:val="18"/>
              </w:rPr>
            </w:pPr>
            <w:r>
              <w:rPr>
                <w:rFonts w:eastAsia="Times New Roman"/>
                <w:color w:val="000000"/>
                <w:sz w:val="18"/>
                <w:szCs w:val="18"/>
              </w:rPr>
              <w:t xml:space="preserve">C6. Trabalho e projeto de vida </w:t>
            </w:r>
          </w:p>
          <w:p w14:paraId="37EFF078" w14:textId="77777777" w:rsidR="003F02C0" w:rsidRDefault="003F02C0" w:rsidP="00B82E63">
            <w:pPr>
              <w:spacing w:after="0" w:line="240" w:lineRule="auto"/>
              <w:jc w:val="both"/>
              <w:rPr>
                <w:rFonts w:eastAsia="Times New Roman"/>
                <w:color w:val="000000"/>
                <w:sz w:val="18"/>
                <w:szCs w:val="18"/>
              </w:rPr>
            </w:pPr>
            <w:r>
              <w:rPr>
                <w:rFonts w:eastAsia="Times New Roman"/>
                <w:color w:val="000000"/>
                <w:sz w:val="18"/>
                <w:szCs w:val="18"/>
              </w:rPr>
              <w:t>C7. Argumentação</w:t>
            </w:r>
          </w:p>
          <w:p w14:paraId="0AE90B5B" w14:textId="77777777" w:rsidR="003F02C0" w:rsidRDefault="003F02C0" w:rsidP="00B82E63">
            <w:pPr>
              <w:spacing w:after="0" w:line="240" w:lineRule="auto"/>
              <w:jc w:val="both"/>
              <w:rPr>
                <w:rFonts w:eastAsia="Times New Roman"/>
                <w:color w:val="000000"/>
                <w:sz w:val="18"/>
                <w:szCs w:val="18"/>
              </w:rPr>
            </w:pPr>
            <w:r>
              <w:rPr>
                <w:rFonts w:eastAsia="Times New Roman"/>
                <w:color w:val="000000"/>
                <w:sz w:val="18"/>
                <w:szCs w:val="18"/>
              </w:rPr>
              <w:t>C8. Autoconhecimento e autocuidado</w:t>
            </w:r>
          </w:p>
          <w:p w14:paraId="29655AC8" w14:textId="77777777" w:rsidR="003F02C0" w:rsidRDefault="003F02C0" w:rsidP="00B82E63">
            <w:pPr>
              <w:spacing w:after="0" w:line="240" w:lineRule="auto"/>
              <w:rPr>
                <w:rFonts w:eastAsia="Times New Roman"/>
                <w:color w:val="000000"/>
                <w:sz w:val="18"/>
                <w:szCs w:val="18"/>
              </w:rPr>
            </w:pPr>
            <w:r>
              <w:rPr>
                <w:rFonts w:eastAsia="Times New Roman"/>
                <w:color w:val="000000"/>
                <w:sz w:val="18"/>
                <w:szCs w:val="18"/>
              </w:rPr>
              <w:t>C9. Empatia e cooperação</w:t>
            </w:r>
          </w:p>
          <w:p w14:paraId="30587164" w14:textId="77777777" w:rsidR="003F02C0" w:rsidRDefault="003F02C0" w:rsidP="00B82E63">
            <w:pPr>
              <w:spacing w:after="0" w:line="240" w:lineRule="auto"/>
              <w:jc w:val="both"/>
              <w:rPr>
                <w:rFonts w:eastAsia="Times New Roman"/>
                <w:color w:val="000000"/>
                <w:sz w:val="18"/>
                <w:szCs w:val="18"/>
              </w:rPr>
            </w:pPr>
            <w:r>
              <w:rPr>
                <w:rFonts w:eastAsia="Times New Roman"/>
                <w:color w:val="000000"/>
                <w:sz w:val="18"/>
                <w:szCs w:val="18"/>
              </w:rPr>
              <w:t>C10. Responsabilidade e cidadania</w:t>
            </w:r>
          </w:p>
          <w:p w14:paraId="4C02CEC9" w14:textId="77777777" w:rsidR="003F02C0" w:rsidRDefault="003F02C0" w:rsidP="00B82E63">
            <w:pPr>
              <w:spacing w:after="0" w:line="240" w:lineRule="auto"/>
              <w:jc w:val="both"/>
              <w:rPr>
                <w:rFonts w:eastAsia="Times New Roman"/>
                <w:color w:val="000000"/>
                <w:sz w:val="18"/>
                <w:szCs w:val="18"/>
              </w:rPr>
            </w:pPr>
          </w:p>
          <w:p w14:paraId="22C3DD79" w14:textId="77777777" w:rsidR="003F02C0" w:rsidRPr="00181816" w:rsidRDefault="003F02C0" w:rsidP="00B82E63">
            <w:pPr>
              <w:spacing w:after="0" w:line="240" w:lineRule="auto"/>
              <w:jc w:val="both"/>
              <w:rPr>
                <w:rFonts w:eastAsia="Times New Roman"/>
                <w:color w:val="000000"/>
                <w:sz w:val="18"/>
                <w:szCs w:val="18"/>
              </w:rPr>
            </w:pPr>
          </w:p>
          <w:p w14:paraId="4F142660" w14:textId="77777777" w:rsidR="003F02C0" w:rsidRPr="006B7263" w:rsidRDefault="003F02C0" w:rsidP="00B82E63">
            <w:pPr>
              <w:spacing w:after="0" w:line="240" w:lineRule="auto"/>
              <w:jc w:val="center"/>
              <w:rPr>
                <w:rFonts w:eastAsia="Times New Roman"/>
                <w:color w:val="000000"/>
                <w:sz w:val="20"/>
                <w:szCs w:val="20"/>
              </w:rPr>
            </w:pPr>
          </w:p>
        </w:tc>
        <w:tc>
          <w:tcPr>
            <w:tcW w:w="7754" w:type="dxa"/>
            <w:tcBorders>
              <w:top w:val="single" w:sz="4" w:space="0" w:color="auto"/>
              <w:left w:val="single" w:sz="4" w:space="0" w:color="000000" w:themeColor="text1"/>
              <w:right w:val="single" w:sz="4" w:space="0" w:color="000000" w:themeColor="text1"/>
            </w:tcBorders>
            <w:shd w:val="clear" w:color="auto" w:fill="auto"/>
            <w:vAlign w:val="center"/>
          </w:tcPr>
          <w:p w14:paraId="53110C49" w14:textId="77777777" w:rsidR="003F02C0" w:rsidRPr="00487227" w:rsidRDefault="003F02C0" w:rsidP="00B82E63">
            <w:pPr>
              <w:spacing w:after="0" w:line="240" w:lineRule="auto"/>
              <w:jc w:val="both"/>
              <w:rPr>
                <w:rFonts w:eastAsia="Times New Roman"/>
                <w:color w:val="000000"/>
                <w:sz w:val="20"/>
                <w:szCs w:val="20"/>
              </w:rPr>
            </w:pPr>
            <w:r w:rsidRPr="008E0D82">
              <w:rPr>
                <w:rFonts w:ascii="Gotham-Medium" w:hAnsi="Gotham-Medium" w:cs="Gotham-Medium"/>
                <w:b/>
                <w:bCs/>
                <w:sz w:val="20"/>
                <w:szCs w:val="20"/>
              </w:rPr>
              <w:t>(EI02EO0</w:t>
            </w:r>
            <w:r>
              <w:rPr>
                <w:rFonts w:ascii="Gotham-Medium" w:hAnsi="Gotham-Medium" w:cs="Gotham-Medium"/>
                <w:b/>
                <w:bCs/>
                <w:sz w:val="20"/>
                <w:szCs w:val="20"/>
              </w:rPr>
              <w:t>4</w:t>
            </w:r>
            <w:r w:rsidRPr="008E0D82">
              <w:rPr>
                <w:rFonts w:ascii="Gotham-Medium" w:hAnsi="Gotham-Medium" w:cs="Gotham-Medium"/>
                <w:b/>
                <w:bCs/>
                <w:sz w:val="20"/>
                <w:szCs w:val="20"/>
              </w:rPr>
              <w:t>-</w:t>
            </w:r>
            <w:r>
              <w:rPr>
                <w:rFonts w:ascii="Gotham-Medium" w:hAnsi="Gotham-Medium" w:cs="Gotham-Medium"/>
                <w:b/>
                <w:bCs/>
                <w:sz w:val="20"/>
                <w:szCs w:val="20"/>
              </w:rPr>
              <w:t>3</w:t>
            </w:r>
            <w:r w:rsidRPr="008E0D82">
              <w:rPr>
                <w:rFonts w:ascii="Gotham-Medium" w:hAnsi="Gotham-Medium" w:cs="Gotham-Medium"/>
                <w:b/>
                <w:bCs/>
                <w:sz w:val="20"/>
                <w:szCs w:val="20"/>
              </w:rPr>
              <w:t>S0</w:t>
            </w:r>
            <w:r>
              <w:rPr>
                <w:rFonts w:ascii="Gotham-Medium" w:hAnsi="Gotham-Medium" w:cs="Gotham-Medium"/>
                <w:b/>
                <w:bCs/>
                <w:sz w:val="20"/>
                <w:szCs w:val="20"/>
              </w:rPr>
              <w:t>1</w:t>
            </w:r>
            <w:r w:rsidRPr="008E0D82">
              <w:rPr>
                <w:rFonts w:ascii="Gotham-Medium" w:hAnsi="Gotham-Medium" w:cs="Gotham-Medium"/>
                <w:b/>
                <w:bCs/>
                <w:sz w:val="20"/>
                <w:szCs w:val="20"/>
              </w:rPr>
              <w:t>)</w:t>
            </w:r>
            <w:r>
              <w:rPr>
                <w:rFonts w:ascii="Gotham-Medium" w:hAnsi="Gotham-Medium" w:cs="Gotham-Medium"/>
                <w:sz w:val="20"/>
                <w:szCs w:val="20"/>
              </w:rPr>
              <w:t xml:space="preserve"> Reconhecer a função da linguagem oral ampliando a diversidade da comunicação na interação com seus grupos sociais e o que ela representa na conquista de seus desejos na rotina diária.</w:t>
            </w:r>
          </w:p>
        </w:tc>
        <w:tc>
          <w:tcPr>
            <w:tcW w:w="1726" w:type="dxa"/>
            <w:vMerge w:val="restart"/>
            <w:tcBorders>
              <w:top w:val="single" w:sz="4" w:space="0" w:color="000000" w:themeColor="text1"/>
              <w:left w:val="single" w:sz="4" w:space="0" w:color="000000" w:themeColor="text1"/>
              <w:right w:val="single" w:sz="4" w:space="0" w:color="000000" w:themeColor="text1"/>
            </w:tcBorders>
            <w:shd w:val="clear" w:color="auto" w:fill="auto"/>
          </w:tcPr>
          <w:p w14:paraId="50113D70" w14:textId="77777777" w:rsidR="003F02C0" w:rsidRDefault="003F02C0"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Conviver</w:t>
            </w:r>
          </w:p>
          <w:p w14:paraId="406EC143" w14:textId="77777777" w:rsidR="003F02C0" w:rsidRDefault="003F02C0"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Brincar</w:t>
            </w:r>
          </w:p>
          <w:p w14:paraId="73F8FD6E" w14:textId="77777777" w:rsidR="003F02C0" w:rsidRDefault="003F02C0"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Participar</w:t>
            </w:r>
          </w:p>
          <w:p w14:paraId="321F59DA" w14:textId="77777777" w:rsidR="003F02C0" w:rsidRDefault="003F02C0"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Explorar</w:t>
            </w:r>
          </w:p>
          <w:p w14:paraId="77C6C174" w14:textId="77777777" w:rsidR="003F02C0" w:rsidRDefault="003F02C0"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Expressar</w:t>
            </w:r>
          </w:p>
          <w:p w14:paraId="1EF8875D" w14:textId="77777777" w:rsidR="003F02C0" w:rsidRPr="003E3D70" w:rsidRDefault="003F02C0"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Conhecer-se</w:t>
            </w:r>
          </w:p>
        </w:tc>
        <w:tc>
          <w:tcPr>
            <w:tcW w:w="2548" w:type="dxa"/>
            <w:vMerge w:val="restart"/>
            <w:tcBorders>
              <w:top w:val="single" w:sz="4" w:space="0" w:color="000000" w:themeColor="text1"/>
              <w:left w:val="single" w:sz="4" w:space="0" w:color="000000" w:themeColor="text1"/>
              <w:right w:val="single" w:sz="4" w:space="0" w:color="000000" w:themeColor="text1"/>
            </w:tcBorders>
            <w:shd w:val="clear" w:color="auto" w:fill="auto"/>
          </w:tcPr>
          <w:p w14:paraId="3F6DB6F4" w14:textId="77777777" w:rsidR="003F02C0" w:rsidRDefault="003F02C0" w:rsidP="00B82E63">
            <w:pPr>
              <w:spacing w:after="0" w:line="240" w:lineRule="auto"/>
              <w:jc w:val="center"/>
              <w:rPr>
                <w:rFonts w:eastAsia="Times New Roman"/>
                <w:color w:val="000000"/>
                <w:sz w:val="20"/>
                <w:szCs w:val="20"/>
              </w:rPr>
            </w:pPr>
          </w:p>
          <w:p w14:paraId="6F108302" w14:textId="77777777" w:rsidR="003F02C0" w:rsidRPr="00D84C62" w:rsidRDefault="003F02C0" w:rsidP="00B82E63">
            <w:pPr>
              <w:spacing w:after="0" w:line="240" w:lineRule="auto"/>
              <w:jc w:val="center"/>
              <w:rPr>
                <w:rFonts w:eastAsia="Times New Roman"/>
                <w:color w:val="000000"/>
                <w:sz w:val="20"/>
                <w:szCs w:val="20"/>
              </w:rPr>
            </w:pPr>
            <w:r>
              <w:rPr>
                <w:noProof/>
              </w:rPr>
              <w:drawing>
                <wp:inline distT="0" distB="0" distL="0" distR="0" wp14:anchorId="7650B9A7" wp14:editId="11EF3428">
                  <wp:extent cx="906711" cy="888521"/>
                  <wp:effectExtent l="0" t="0" r="8255" b="6985"/>
                  <wp:docPr id="53" name="Imagem 53"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02C0" w:rsidRPr="00B478AC" w14:paraId="61D74804" w14:textId="77777777" w:rsidTr="00B82E63">
        <w:trPr>
          <w:trHeight w:val="20"/>
        </w:trPr>
        <w:tc>
          <w:tcPr>
            <w:tcW w:w="1836" w:type="dxa"/>
            <w:vMerge/>
            <w:tcBorders>
              <w:left w:val="single" w:sz="4" w:space="0" w:color="000000" w:themeColor="text1"/>
              <w:right w:val="single" w:sz="4" w:space="0" w:color="000000" w:themeColor="text1"/>
            </w:tcBorders>
            <w:shd w:val="clear" w:color="auto" w:fill="E2EFD9" w:themeFill="accent6" w:themeFillTint="33"/>
            <w:vAlign w:val="center"/>
          </w:tcPr>
          <w:p w14:paraId="07435282" w14:textId="77777777" w:rsidR="003F02C0" w:rsidRPr="00B478AC" w:rsidRDefault="003F02C0" w:rsidP="00B82E63">
            <w:pPr>
              <w:spacing w:after="0" w:line="240" w:lineRule="auto"/>
              <w:jc w:val="center"/>
              <w:rPr>
                <w:rFonts w:eastAsia="Times New Roman"/>
                <w:b/>
                <w:bCs/>
                <w:color w:val="000000"/>
                <w:sz w:val="20"/>
                <w:szCs w:val="20"/>
              </w:rPr>
            </w:pPr>
          </w:p>
        </w:tc>
        <w:tc>
          <w:tcPr>
            <w:tcW w:w="1866" w:type="dxa"/>
            <w:vMerge/>
            <w:tcBorders>
              <w:left w:val="single" w:sz="4" w:space="0" w:color="000000" w:themeColor="text1"/>
              <w:right w:val="single" w:sz="4" w:space="0" w:color="000000" w:themeColor="text1"/>
            </w:tcBorders>
            <w:shd w:val="clear" w:color="auto" w:fill="D9E2F3" w:themeFill="accent1" w:themeFillTint="33"/>
          </w:tcPr>
          <w:p w14:paraId="3CC0FF12" w14:textId="77777777" w:rsidR="003F02C0" w:rsidRPr="006B7263" w:rsidRDefault="003F02C0" w:rsidP="00B82E63">
            <w:pPr>
              <w:spacing w:after="0" w:line="240" w:lineRule="auto"/>
              <w:ind w:left="360"/>
              <w:jc w:val="center"/>
              <w:rPr>
                <w:rFonts w:eastAsia="Times New Roman"/>
                <w:color w:val="000000"/>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53063812" w14:textId="77777777" w:rsidR="003F02C0" w:rsidRPr="006B7818" w:rsidRDefault="003F02C0" w:rsidP="00B82E63">
            <w:pPr>
              <w:spacing w:after="0" w:line="240" w:lineRule="auto"/>
              <w:jc w:val="both"/>
              <w:rPr>
                <w:rFonts w:ascii="Gotham-Medium" w:hAnsi="Gotham-Medium" w:cs="Gotham-Medium"/>
                <w:sz w:val="20"/>
                <w:szCs w:val="20"/>
              </w:rPr>
            </w:pPr>
            <w:r w:rsidRPr="008E0D82">
              <w:rPr>
                <w:rFonts w:ascii="Gotham-Medium" w:hAnsi="Gotham-Medium" w:cs="Gotham-Medium"/>
                <w:b/>
                <w:bCs/>
                <w:sz w:val="20"/>
                <w:szCs w:val="20"/>
              </w:rPr>
              <w:t>(EI02EO04-</w:t>
            </w:r>
            <w:r>
              <w:rPr>
                <w:rFonts w:ascii="Gotham-Medium" w:hAnsi="Gotham-Medium" w:cs="Gotham-Medium"/>
                <w:b/>
                <w:bCs/>
                <w:sz w:val="20"/>
                <w:szCs w:val="20"/>
              </w:rPr>
              <w:t>3</w:t>
            </w:r>
            <w:r w:rsidRPr="008E0D82">
              <w:rPr>
                <w:rFonts w:ascii="Gotham-Medium" w:hAnsi="Gotham-Medium" w:cs="Gotham-Medium"/>
                <w:b/>
                <w:bCs/>
                <w:sz w:val="20"/>
                <w:szCs w:val="20"/>
              </w:rPr>
              <w:t>S02)</w:t>
            </w:r>
            <w:r>
              <w:rPr>
                <w:rFonts w:ascii="Gotham-Medium" w:hAnsi="Gotham-Medium" w:cs="Gotham-Medium"/>
                <w:sz w:val="20"/>
                <w:szCs w:val="20"/>
              </w:rPr>
              <w:t xml:space="preserve"> Reproduzir palavras e gestos, ampliando as articulações sonoras, que estejam relacionados com materiais e objetos para melhor interação com os seus grupos sociais.</w:t>
            </w:r>
          </w:p>
        </w:tc>
        <w:tc>
          <w:tcPr>
            <w:tcW w:w="1726" w:type="dxa"/>
            <w:vMerge/>
            <w:tcBorders>
              <w:left w:val="single" w:sz="4" w:space="0" w:color="000000" w:themeColor="text1"/>
              <w:right w:val="single" w:sz="4" w:space="0" w:color="000000" w:themeColor="text1"/>
            </w:tcBorders>
            <w:shd w:val="clear" w:color="auto" w:fill="auto"/>
          </w:tcPr>
          <w:p w14:paraId="30A1DEE9" w14:textId="77777777" w:rsidR="003F02C0" w:rsidRDefault="003F02C0" w:rsidP="00B82E63">
            <w:pPr>
              <w:pStyle w:val="PargrafodaLista"/>
              <w:numPr>
                <w:ilvl w:val="0"/>
                <w:numId w:val="27"/>
              </w:numPr>
              <w:spacing w:after="0" w:line="240" w:lineRule="auto"/>
              <w:jc w:val="both"/>
              <w:rPr>
                <w:rFonts w:eastAsia="Times New Roman"/>
                <w:color w:val="000000"/>
                <w:sz w:val="20"/>
                <w:szCs w:val="20"/>
              </w:rPr>
            </w:pPr>
          </w:p>
        </w:tc>
        <w:tc>
          <w:tcPr>
            <w:tcW w:w="2548" w:type="dxa"/>
            <w:vMerge/>
            <w:tcBorders>
              <w:left w:val="single" w:sz="4" w:space="0" w:color="000000" w:themeColor="text1"/>
              <w:right w:val="single" w:sz="4" w:space="0" w:color="000000" w:themeColor="text1"/>
            </w:tcBorders>
            <w:shd w:val="clear" w:color="auto" w:fill="auto"/>
          </w:tcPr>
          <w:p w14:paraId="4CF1585A" w14:textId="77777777" w:rsidR="003F02C0" w:rsidRPr="00474611" w:rsidRDefault="003F02C0" w:rsidP="00B82E63">
            <w:pPr>
              <w:pStyle w:val="PargrafodaLista"/>
              <w:numPr>
                <w:ilvl w:val="0"/>
                <w:numId w:val="25"/>
              </w:numPr>
              <w:spacing w:after="0" w:line="240" w:lineRule="auto"/>
              <w:ind w:left="294" w:hanging="283"/>
              <w:jc w:val="both"/>
              <w:rPr>
                <w:rFonts w:eastAsia="Times New Roman"/>
                <w:color w:val="000000"/>
                <w:sz w:val="20"/>
                <w:szCs w:val="20"/>
              </w:rPr>
            </w:pPr>
          </w:p>
        </w:tc>
      </w:tr>
      <w:tr w:rsidR="003F02C0" w:rsidRPr="00B478AC" w14:paraId="4EC8B630" w14:textId="77777777" w:rsidTr="00B82E63">
        <w:trPr>
          <w:trHeight w:val="20"/>
        </w:trPr>
        <w:tc>
          <w:tcPr>
            <w:tcW w:w="1836" w:type="dxa"/>
            <w:vMerge/>
            <w:tcBorders>
              <w:left w:val="single" w:sz="4" w:space="0" w:color="000000" w:themeColor="text1"/>
              <w:right w:val="single" w:sz="4" w:space="0" w:color="000000" w:themeColor="text1"/>
            </w:tcBorders>
            <w:shd w:val="clear" w:color="auto" w:fill="E2EFD9" w:themeFill="accent6" w:themeFillTint="33"/>
            <w:vAlign w:val="center"/>
          </w:tcPr>
          <w:p w14:paraId="1AF29AB2" w14:textId="77777777" w:rsidR="003F02C0" w:rsidRPr="00B478AC" w:rsidRDefault="003F02C0" w:rsidP="00B82E63">
            <w:pPr>
              <w:spacing w:after="0" w:line="240" w:lineRule="auto"/>
              <w:jc w:val="center"/>
              <w:rPr>
                <w:rFonts w:eastAsia="Times New Roman"/>
                <w:b/>
                <w:bCs/>
                <w:color w:val="000000"/>
                <w:sz w:val="20"/>
                <w:szCs w:val="20"/>
              </w:rPr>
            </w:pPr>
          </w:p>
        </w:tc>
        <w:tc>
          <w:tcPr>
            <w:tcW w:w="1866" w:type="dxa"/>
            <w:vMerge/>
            <w:tcBorders>
              <w:left w:val="single" w:sz="4" w:space="0" w:color="000000" w:themeColor="text1"/>
              <w:right w:val="single" w:sz="4" w:space="0" w:color="000000" w:themeColor="text1"/>
            </w:tcBorders>
            <w:shd w:val="clear" w:color="auto" w:fill="D9E2F3" w:themeFill="accent1" w:themeFillTint="33"/>
          </w:tcPr>
          <w:p w14:paraId="68255EF3" w14:textId="77777777" w:rsidR="003F02C0" w:rsidRPr="006B7263" w:rsidRDefault="003F02C0"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7CB88AA2" w14:textId="77777777" w:rsidR="003F02C0" w:rsidRPr="00E075DB" w:rsidRDefault="003F02C0" w:rsidP="00B82E63">
            <w:pPr>
              <w:spacing w:after="0" w:line="240" w:lineRule="auto"/>
              <w:jc w:val="both"/>
              <w:rPr>
                <w:rFonts w:eastAsia="Times New Roman"/>
                <w:color w:val="000000"/>
                <w:sz w:val="20"/>
                <w:szCs w:val="20"/>
              </w:rPr>
            </w:pPr>
            <w:r w:rsidRPr="00B63E40">
              <w:rPr>
                <w:rFonts w:ascii="Gotham-Medium" w:hAnsi="Gotham-Medium" w:cs="Gotham-Medium"/>
                <w:b/>
                <w:bCs/>
                <w:sz w:val="20"/>
                <w:szCs w:val="20"/>
              </w:rPr>
              <w:t>(EI02EO04-</w:t>
            </w:r>
            <w:r>
              <w:rPr>
                <w:rFonts w:ascii="Gotham-Medium" w:hAnsi="Gotham-Medium" w:cs="Gotham-Medium"/>
                <w:b/>
                <w:bCs/>
                <w:sz w:val="20"/>
                <w:szCs w:val="20"/>
              </w:rPr>
              <w:t>3</w:t>
            </w:r>
            <w:r w:rsidRPr="00B63E40">
              <w:rPr>
                <w:rFonts w:ascii="Gotham-Medium" w:hAnsi="Gotham-Medium" w:cs="Gotham-Medium"/>
                <w:b/>
                <w:bCs/>
                <w:sz w:val="20"/>
                <w:szCs w:val="20"/>
              </w:rPr>
              <w:t>S03)</w:t>
            </w:r>
            <w:r>
              <w:rPr>
                <w:rFonts w:ascii="Gotham-Medium" w:hAnsi="Gotham-Medium" w:cs="Gotham-Medium"/>
                <w:sz w:val="20"/>
                <w:szCs w:val="20"/>
              </w:rPr>
              <w:t xml:space="preserve"> Compreender diferentes formas de interação, ampliando a fala interna para a fala social.</w:t>
            </w:r>
          </w:p>
        </w:tc>
        <w:tc>
          <w:tcPr>
            <w:tcW w:w="1726" w:type="dxa"/>
            <w:vMerge/>
            <w:tcBorders>
              <w:left w:val="single" w:sz="4" w:space="0" w:color="000000" w:themeColor="text1"/>
              <w:right w:val="single" w:sz="4" w:space="0" w:color="000000" w:themeColor="text1"/>
            </w:tcBorders>
            <w:shd w:val="clear" w:color="auto" w:fill="auto"/>
          </w:tcPr>
          <w:p w14:paraId="4EAB5A71" w14:textId="77777777" w:rsidR="003F02C0" w:rsidRDefault="003F02C0" w:rsidP="00B82E63">
            <w:pPr>
              <w:pStyle w:val="PargrafodaLista"/>
              <w:numPr>
                <w:ilvl w:val="0"/>
                <w:numId w:val="27"/>
              </w:numPr>
              <w:spacing w:after="0" w:line="240" w:lineRule="auto"/>
              <w:jc w:val="both"/>
              <w:rPr>
                <w:rFonts w:eastAsia="Times New Roman"/>
                <w:color w:val="000000"/>
                <w:sz w:val="20"/>
                <w:szCs w:val="20"/>
              </w:rPr>
            </w:pPr>
          </w:p>
        </w:tc>
        <w:tc>
          <w:tcPr>
            <w:tcW w:w="2548" w:type="dxa"/>
            <w:vMerge/>
            <w:tcBorders>
              <w:left w:val="single" w:sz="4" w:space="0" w:color="000000" w:themeColor="text1"/>
              <w:right w:val="single" w:sz="4" w:space="0" w:color="000000" w:themeColor="text1"/>
            </w:tcBorders>
            <w:shd w:val="clear" w:color="auto" w:fill="auto"/>
          </w:tcPr>
          <w:p w14:paraId="1EB988FB" w14:textId="77777777" w:rsidR="003F02C0" w:rsidRPr="00474611" w:rsidRDefault="003F02C0" w:rsidP="00B82E63">
            <w:pPr>
              <w:pStyle w:val="PargrafodaLista"/>
              <w:numPr>
                <w:ilvl w:val="0"/>
                <w:numId w:val="25"/>
              </w:numPr>
              <w:spacing w:after="0" w:line="240" w:lineRule="auto"/>
              <w:ind w:left="294" w:hanging="283"/>
              <w:jc w:val="both"/>
              <w:rPr>
                <w:rFonts w:eastAsia="Times New Roman"/>
                <w:color w:val="000000"/>
                <w:sz w:val="20"/>
                <w:szCs w:val="20"/>
              </w:rPr>
            </w:pPr>
          </w:p>
        </w:tc>
      </w:tr>
      <w:tr w:rsidR="003F02C0" w:rsidRPr="00B478AC" w14:paraId="31969BA7" w14:textId="77777777" w:rsidTr="00B82E63">
        <w:trPr>
          <w:trHeight w:val="20"/>
        </w:trPr>
        <w:tc>
          <w:tcPr>
            <w:tcW w:w="1836" w:type="dxa"/>
            <w:vMerge/>
            <w:tcBorders>
              <w:left w:val="single" w:sz="4" w:space="0" w:color="000000" w:themeColor="text1"/>
              <w:right w:val="single" w:sz="4" w:space="0" w:color="000000" w:themeColor="text1"/>
            </w:tcBorders>
            <w:shd w:val="clear" w:color="auto" w:fill="E2EFD9" w:themeFill="accent6" w:themeFillTint="33"/>
          </w:tcPr>
          <w:p w14:paraId="05022157" w14:textId="77777777" w:rsidR="003F02C0" w:rsidRPr="00B478AC" w:rsidRDefault="003F02C0" w:rsidP="00B82E63">
            <w:pPr>
              <w:spacing w:after="0" w:line="240" w:lineRule="auto"/>
              <w:jc w:val="center"/>
              <w:rPr>
                <w:rFonts w:eastAsia="Times New Roman"/>
                <w:b/>
                <w:bCs/>
                <w:color w:val="000000"/>
                <w:sz w:val="20"/>
                <w:szCs w:val="20"/>
              </w:rPr>
            </w:pPr>
          </w:p>
        </w:tc>
        <w:tc>
          <w:tcPr>
            <w:tcW w:w="1866" w:type="dxa"/>
            <w:vMerge/>
            <w:tcBorders>
              <w:left w:val="single" w:sz="4" w:space="0" w:color="000000" w:themeColor="text1"/>
              <w:right w:val="single" w:sz="4" w:space="0" w:color="000000" w:themeColor="text1"/>
            </w:tcBorders>
            <w:shd w:val="clear" w:color="auto" w:fill="D9E2F3" w:themeFill="accent1" w:themeFillTint="33"/>
          </w:tcPr>
          <w:p w14:paraId="3DC5A82C" w14:textId="77777777" w:rsidR="003F02C0" w:rsidRPr="006B7263" w:rsidRDefault="003F02C0"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62D18835" w14:textId="77777777" w:rsidR="003F02C0" w:rsidRPr="006B7818" w:rsidRDefault="003F02C0" w:rsidP="00B82E63">
            <w:pPr>
              <w:spacing w:after="0" w:line="240" w:lineRule="auto"/>
              <w:jc w:val="both"/>
              <w:rPr>
                <w:rFonts w:ascii="Gotham-Medium" w:hAnsi="Gotham-Medium" w:cs="Gotham-Medium"/>
                <w:sz w:val="20"/>
                <w:szCs w:val="20"/>
              </w:rPr>
            </w:pPr>
            <w:r w:rsidRPr="00D21E18">
              <w:rPr>
                <w:rFonts w:ascii="Gotham-Medium" w:hAnsi="Gotham-Medium" w:cs="Gotham-Medium"/>
                <w:b/>
                <w:bCs/>
                <w:sz w:val="20"/>
                <w:szCs w:val="20"/>
              </w:rPr>
              <w:t>(EI02EO04-</w:t>
            </w:r>
            <w:r>
              <w:rPr>
                <w:rFonts w:ascii="Gotham-Medium" w:hAnsi="Gotham-Medium" w:cs="Gotham-Medium"/>
                <w:b/>
                <w:bCs/>
                <w:sz w:val="20"/>
                <w:szCs w:val="20"/>
              </w:rPr>
              <w:t>3</w:t>
            </w:r>
            <w:r w:rsidRPr="00D21E18">
              <w:rPr>
                <w:rFonts w:ascii="Gotham-Medium" w:hAnsi="Gotham-Medium" w:cs="Gotham-Medium"/>
                <w:b/>
                <w:bCs/>
                <w:sz w:val="20"/>
                <w:szCs w:val="20"/>
              </w:rPr>
              <w:t>S04)</w:t>
            </w:r>
            <w:r>
              <w:rPr>
                <w:rFonts w:ascii="Gotham-Medium" w:hAnsi="Gotham-Medium" w:cs="Gotham-Medium"/>
                <w:sz w:val="20"/>
                <w:szCs w:val="20"/>
              </w:rPr>
              <w:t xml:space="preserve"> Experimentar diferentes formas de interagir ampliando a linguagem oral como forma de comunicação e expressão dos sentimentos, desejos e necessidades.</w:t>
            </w:r>
          </w:p>
        </w:tc>
        <w:tc>
          <w:tcPr>
            <w:tcW w:w="1726" w:type="dxa"/>
            <w:vMerge/>
            <w:tcBorders>
              <w:left w:val="single" w:sz="4" w:space="0" w:color="000000" w:themeColor="text1"/>
              <w:right w:val="single" w:sz="4" w:space="0" w:color="000000" w:themeColor="text1"/>
            </w:tcBorders>
            <w:shd w:val="clear" w:color="auto" w:fill="auto"/>
          </w:tcPr>
          <w:p w14:paraId="1B634C7F" w14:textId="77777777" w:rsidR="003F02C0" w:rsidRDefault="003F02C0" w:rsidP="00B82E63">
            <w:pPr>
              <w:pStyle w:val="PargrafodaLista"/>
              <w:numPr>
                <w:ilvl w:val="0"/>
                <w:numId w:val="27"/>
              </w:numPr>
              <w:spacing w:after="0" w:line="240" w:lineRule="auto"/>
              <w:jc w:val="both"/>
              <w:rPr>
                <w:rFonts w:eastAsia="Times New Roman"/>
                <w:color w:val="000000"/>
                <w:sz w:val="20"/>
                <w:szCs w:val="20"/>
              </w:rPr>
            </w:pPr>
          </w:p>
        </w:tc>
        <w:tc>
          <w:tcPr>
            <w:tcW w:w="2548" w:type="dxa"/>
            <w:vMerge/>
            <w:tcBorders>
              <w:left w:val="single" w:sz="4" w:space="0" w:color="000000" w:themeColor="text1"/>
              <w:right w:val="single" w:sz="4" w:space="0" w:color="000000" w:themeColor="text1"/>
            </w:tcBorders>
            <w:shd w:val="clear" w:color="auto" w:fill="auto"/>
          </w:tcPr>
          <w:p w14:paraId="4B7A658C" w14:textId="77777777" w:rsidR="003F02C0" w:rsidRPr="00474611" w:rsidRDefault="003F02C0" w:rsidP="00B82E63">
            <w:pPr>
              <w:pStyle w:val="PargrafodaLista"/>
              <w:numPr>
                <w:ilvl w:val="0"/>
                <w:numId w:val="25"/>
              </w:numPr>
              <w:spacing w:after="0" w:line="240" w:lineRule="auto"/>
              <w:ind w:left="294" w:hanging="283"/>
              <w:jc w:val="both"/>
              <w:rPr>
                <w:rFonts w:eastAsia="Times New Roman"/>
                <w:color w:val="000000"/>
                <w:sz w:val="20"/>
                <w:szCs w:val="20"/>
              </w:rPr>
            </w:pPr>
          </w:p>
        </w:tc>
      </w:tr>
      <w:tr w:rsidR="003F02C0" w:rsidRPr="00B478AC" w14:paraId="4F7F1463" w14:textId="77777777" w:rsidTr="00B82E63">
        <w:trPr>
          <w:trHeight w:val="20"/>
        </w:trPr>
        <w:tc>
          <w:tcPr>
            <w:tcW w:w="1836" w:type="dxa"/>
            <w:vMerge/>
            <w:tcBorders>
              <w:left w:val="single" w:sz="4" w:space="0" w:color="000000" w:themeColor="text1"/>
              <w:right w:val="single" w:sz="4" w:space="0" w:color="000000" w:themeColor="text1"/>
            </w:tcBorders>
            <w:shd w:val="clear" w:color="auto" w:fill="E2EFD9" w:themeFill="accent6" w:themeFillTint="33"/>
            <w:vAlign w:val="center"/>
          </w:tcPr>
          <w:p w14:paraId="79DE2FCE" w14:textId="77777777" w:rsidR="003F02C0" w:rsidRPr="00B478AC" w:rsidRDefault="003F02C0" w:rsidP="00B82E63">
            <w:pPr>
              <w:spacing w:after="0" w:line="240" w:lineRule="auto"/>
              <w:jc w:val="center"/>
              <w:rPr>
                <w:rFonts w:eastAsia="Times New Roman"/>
                <w:b/>
                <w:bCs/>
                <w:color w:val="000000"/>
                <w:sz w:val="20"/>
                <w:szCs w:val="20"/>
              </w:rPr>
            </w:pPr>
          </w:p>
        </w:tc>
        <w:tc>
          <w:tcPr>
            <w:tcW w:w="1866" w:type="dxa"/>
            <w:vMerge/>
            <w:tcBorders>
              <w:left w:val="single" w:sz="4" w:space="0" w:color="000000" w:themeColor="text1"/>
              <w:right w:val="single" w:sz="4" w:space="0" w:color="000000" w:themeColor="text1"/>
            </w:tcBorders>
            <w:shd w:val="clear" w:color="auto" w:fill="D9E2F3" w:themeFill="accent1" w:themeFillTint="33"/>
          </w:tcPr>
          <w:p w14:paraId="5BDCDF61" w14:textId="77777777" w:rsidR="003F02C0" w:rsidRPr="006B7263" w:rsidRDefault="003F02C0"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43727BA8" w14:textId="77777777" w:rsidR="003F02C0" w:rsidRPr="00E075DB" w:rsidRDefault="003F02C0" w:rsidP="00B82E63">
            <w:pPr>
              <w:spacing w:after="0" w:line="240" w:lineRule="auto"/>
              <w:jc w:val="both"/>
              <w:rPr>
                <w:rFonts w:eastAsia="Times New Roman"/>
                <w:b/>
                <w:bCs/>
                <w:color w:val="000000"/>
                <w:sz w:val="20"/>
                <w:szCs w:val="20"/>
              </w:rPr>
            </w:pPr>
            <w:r w:rsidRPr="00D21E18">
              <w:rPr>
                <w:rFonts w:ascii="Gotham-Medium" w:hAnsi="Gotham-Medium" w:cs="Gotham-Medium"/>
                <w:b/>
                <w:bCs/>
                <w:sz w:val="20"/>
                <w:szCs w:val="20"/>
              </w:rPr>
              <w:t>(EI02EO0</w:t>
            </w:r>
            <w:r>
              <w:rPr>
                <w:rFonts w:ascii="Gotham-Medium" w:hAnsi="Gotham-Medium" w:cs="Gotham-Medium"/>
                <w:b/>
                <w:bCs/>
                <w:sz w:val="20"/>
                <w:szCs w:val="20"/>
              </w:rPr>
              <w:t>4</w:t>
            </w:r>
            <w:r w:rsidRPr="00D21E18">
              <w:rPr>
                <w:rFonts w:ascii="Gotham-Medium" w:hAnsi="Gotham-Medium" w:cs="Gotham-Medium"/>
                <w:b/>
                <w:bCs/>
                <w:sz w:val="20"/>
                <w:szCs w:val="20"/>
              </w:rPr>
              <w:t>-</w:t>
            </w:r>
            <w:r>
              <w:rPr>
                <w:rFonts w:ascii="Gotham-Medium" w:hAnsi="Gotham-Medium" w:cs="Gotham-Medium"/>
                <w:b/>
                <w:bCs/>
                <w:sz w:val="20"/>
                <w:szCs w:val="20"/>
              </w:rPr>
              <w:t>3</w:t>
            </w:r>
            <w:r w:rsidRPr="00D21E18">
              <w:rPr>
                <w:rFonts w:ascii="Gotham-Medium" w:hAnsi="Gotham-Medium" w:cs="Gotham-Medium"/>
                <w:b/>
                <w:bCs/>
                <w:sz w:val="20"/>
                <w:szCs w:val="20"/>
              </w:rPr>
              <w:t>S0</w:t>
            </w:r>
            <w:r>
              <w:rPr>
                <w:rFonts w:ascii="Gotham-Medium" w:hAnsi="Gotham-Medium" w:cs="Gotham-Medium"/>
                <w:b/>
                <w:bCs/>
                <w:sz w:val="20"/>
                <w:szCs w:val="20"/>
              </w:rPr>
              <w:t>5</w:t>
            </w:r>
            <w:r w:rsidRPr="00D21E18">
              <w:rPr>
                <w:rFonts w:ascii="Gotham-Medium" w:hAnsi="Gotham-Medium" w:cs="Gotham-Medium"/>
                <w:b/>
                <w:bCs/>
                <w:sz w:val="20"/>
                <w:szCs w:val="20"/>
              </w:rPr>
              <w:t>)</w:t>
            </w:r>
            <w:r>
              <w:rPr>
                <w:rFonts w:ascii="Gotham-Medium" w:hAnsi="Gotham-Medium" w:cs="Gotham-Medium"/>
                <w:sz w:val="20"/>
                <w:szCs w:val="20"/>
              </w:rPr>
              <w:t xml:space="preserve"> Utilizar as rodas de conversas para interagir com o seu grupo social, ampliando seu vocabulário, construindo imagens mentais e valorizando o seu repertório linguístico.</w:t>
            </w:r>
          </w:p>
        </w:tc>
        <w:tc>
          <w:tcPr>
            <w:tcW w:w="1726" w:type="dxa"/>
            <w:vMerge/>
            <w:tcBorders>
              <w:left w:val="single" w:sz="4" w:space="0" w:color="000000" w:themeColor="text1"/>
              <w:right w:val="single" w:sz="4" w:space="0" w:color="000000" w:themeColor="text1"/>
            </w:tcBorders>
            <w:shd w:val="clear" w:color="auto" w:fill="auto"/>
          </w:tcPr>
          <w:p w14:paraId="19FEB9B2" w14:textId="77777777" w:rsidR="003F02C0" w:rsidRPr="00D97598" w:rsidRDefault="003F02C0" w:rsidP="00B82E63">
            <w:pPr>
              <w:spacing w:after="0" w:line="240" w:lineRule="auto"/>
              <w:ind w:left="360"/>
              <w:jc w:val="both"/>
              <w:rPr>
                <w:rFonts w:eastAsia="Times New Roman"/>
                <w:color w:val="000000"/>
                <w:sz w:val="20"/>
                <w:szCs w:val="20"/>
              </w:rPr>
            </w:pPr>
          </w:p>
        </w:tc>
        <w:tc>
          <w:tcPr>
            <w:tcW w:w="2548" w:type="dxa"/>
            <w:vMerge/>
            <w:tcBorders>
              <w:left w:val="single" w:sz="4" w:space="0" w:color="000000" w:themeColor="text1"/>
              <w:right w:val="single" w:sz="4" w:space="0" w:color="000000" w:themeColor="text1"/>
            </w:tcBorders>
            <w:shd w:val="clear" w:color="auto" w:fill="auto"/>
          </w:tcPr>
          <w:p w14:paraId="5C269716" w14:textId="77777777" w:rsidR="003F02C0" w:rsidRPr="003730B8" w:rsidRDefault="003F02C0" w:rsidP="00B82E63">
            <w:pPr>
              <w:pStyle w:val="PargrafodaLista"/>
              <w:numPr>
                <w:ilvl w:val="0"/>
                <w:numId w:val="26"/>
              </w:numPr>
              <w:spacing w:after="0" w:line="240" w:lineRule="auto"/>
              <w:jc w:val="both"/>
              <w:rPr>
                <w:rFonts w:eastAsia="Times New Roman"/>
                <w:color w:val="000000"/>
                <w:sz w:val="20"/>
                <w:szCs w:val="20"/>
              </w:rPr>
            </w:pPr>
          </w:p>
        </w:tc>
      </w:tr>
      <w:tr w:rsidR="003F02C0" w:rsidRPr="00B478AC" w14:paraId="46B8155C" w14:textId="77777777" w:rsidTr="00B82E63">
        <w:trPr>
          <w:trHeight w:val="20"/>
        </w:trPr>
        <w:tc>
          <w:tcPr>
            <w:tcW w:w="1836" w:type="dxa"/>
            <w:vMerge/>
            <w:tcBorders>
              <w:left w:val="single" w:sz="4" w:space="0" w:color="000000" w:themeColor="text1"/>
              <w:right w:val="single" w:sz="4" w:space="0" w:color="000000" w:themeColor="text1"/>
            </w:tcBorders>
            <w:shd w:val="clear" w:color="auto" w:fill="E2EFD9" w:themeFill="accent6" w:themeFillTint="33"/>
            <w:vAlign w:val="center"/>
          </w:tcPr>
          <w:p w14:paraId="593DFB4C" w14:textId="77777777" w:rsidR="003F02C0" w:rsidRPr="00B478AC" w:rsidRDefault="003F02C0" w:rsidP="00B82E63">
            <w:pPr>
              <w:spacing w:after="0" w:line="240" w:lineRule="auto"/>
              <w:jc w:val="center"/>
              <w:rPr>
                <w:rFonts w:eastAsia="Times New Roman"/>
                <w:b/>
                <w:bCs/>
                <w:color w:val="000000"/>
                <w:sz w:val="20"/>
                <w:szCs w:val="20"/>
              </w:rPr>
            </w:pPr>
          </w:p>
        </w:tc>
        <w:tc>
          <w:tcPr>
            <w:tcW w:w="1866" w:type="dxa"/>
            <w:vMerge/>
            <w:tcBorders>
              <w:left w:val="single" w:sz="4" w:space="0" w:color="000000" w:themeColor="text1"/>
              <w:right w:val="single" w:sz="4" w:space="0" w:color="000000" w:themeColor="text1"/>
            </w:tcBorders>
            <w:shd w:val="clear" w:color="auto" w:fill="D9E2F3" w:themeFill="accent1" w:themeFillTint="33"/>
          </w:tcPr>
          <w:p w14:paraId="39DE6A93" w14:textId="77777777" w:rsidR="003F02C0" w:rsidRPr="006B7263" w:rsidRDefault="003F02C0"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24AB6CAF" w14:textId="77777777" w:rsidR="003F02C0" w:rsidRPr="00E075DB" w:rsidRDefault="003F02C0" w:rsidP="00B82E63">
            <w:pPr>
              <w:spacing w:after="0" w:line="240" w:lineRule="auto"/>
              <w:jc w:val="both"/>
              <w:rPr>
                <w:rFonts w:eastAsia="Times New Roman"/>
                <w:b/>
                <w:bCs/>
                <w:color w:val="000000"/>
                <w:sz w:val="20"/>
                <w:szCs w:val="20"/>
              </w:rPr>
            </w:pPr>
            <w:r w:rsidRPr="006B7818">
              <w:rPr>
                <w:rFonts w:ascii="Gotham-Medium" w:hAnsi="Gotham-Medium" w:cs="Gotham-Medium"/>
                <w:sz w:val="20"/>
                <w:szCs w:val="20"/>
              </w:rPr>
              <w:t>(</w:t>
            </w:r>
            <w:r w:rsidRPr="00D21E18">
              <w:rPr>
                <w:rFonts w:ascii="Gotham-Medium" w:hAnsi="Gotham-Medium" w:cs="Gotham-Medium"/>
                <w:b/>
                <w:bCs/>
                <w:sz w:val="20"/>
                <w:szCs w:val="20"/>
              </w:rPr>
              <w:t>EI02EO0</w:t>
            </w:r>
            <w:r>
              <w:rPr>
                <w:rFonts w:ascii="Gotham-Medium" w:hAnsi="Gotham-Medium" w:cs="Gotham-Medium"/>
                <w:b/>
                <w:bCs/>
                <w:sz w:val="20"/>
                <w:szCs w:val="20"/>
              </w:rPr>
              <w:t>4</w:t>
            </w:r>
            <w:r w:rsidRPr="00D21E18">
              <w:rPr>
                <w:rFonts w:ascii="Gotham-Medium" w:hAnsi="Gotham-Medium" w:cs="Gotham-Medium"/>
                <w:b/>
                <w:bCs/>
                <w:sz w:val="20"/>
                <w:szCs w:val="20"/>
              </w:rPr>
              <w:t>-</w:t>
            </w:r>
            <w:r>
              <w:rPr>
                <w:rFonts w:ascii="Gotham-Medium" w:hAnsi="Gotham-Medium" w:cs="Gotham-Medium"/>
                <w:b/>
                <w:bCs/>
                <w:sz w:val="20"/>
                <w:szCs w:val="20"/>
              </w:rPr>
              <w:t>3</w:t>
            </w:r>
            <w:r w:rsidRPr="00D21E18">
              <w:rPr>
                <w:rFonts w:ascii="Gotham-Medium" w:hAnsi="Gotham-Medium" w:cs="Gotham-Medium"/>
                <w:b/>
                <w:bCs/>
                <w:sz w:val="20"/>
                <w:szCs w:val="20"/>
              </w:rPr>
              <w:t>S0</w:t>
            </w:r>
            <w:r>
              <w:rPr>
                <w:rFonts w:ascii="Gotham-Medium" w:hAnsi="Gotham-Medium" w:cs="Gotham-Medium"/>
                <w:b/>
                <w:bCs/>
                <w:sz w:val="20"/>
                <w:szCs w:val="20"/>
              </w:rPr>
              <w:t>6</w:t>
            </w:r>
            <w:r w:rsidRPr="00D21E18">
              <w:rPr>
                <w:rFonts w:ascii="Gotham-Medium" w:hAnsi="Gotham-Medium" w:cs="Gotham-Medium"/>
                <w:b/>
                <w:bCs/>
                <w:sz w:val="20"/>
                <w:szCs w:val="20"/>
              </w:rPr>
              <w:t>)</w:t>
            </w:r>
            <w:r>
              <w:rPr>
                <w:rFonts w:ascii="Gotham-Medium" w:hAnsi="Gotham-Medium" w:cs="Gotham-Medium"/>
                <w:sz w:val="20"/>
                <w:szCs w:val="20"/>
              </w:rPr>
              <w:t xml:space="preserve"> Experimentar de forma progressiva diferentes formas de comunicação, tais como: jogos simbólicos, dramatizações, movimentos corporais, movimentos musicais, jogos, brincadeiras...</w:t>
            </w:r>
          </w:p>
        </w:tc>
        <w:tc>
          <w:tcPr>
            <w:tcW w:w="1726" w:type="dxa"/>
            <w:vMerge/>
            <w:tcBorders>
              <w:left w:val="single" w:sz="4" w:space="0" w:color="000000" w:themeColor="text1"/>
              <w:right w:val="single" w:sz="4" w:space="0" w:color="000000" w:themeColor="text1"/>
            </w:tcBorders>
            <w:shd w:val="clear" w:color="auto" w:fill="auto"/>
          </w:tcPr>
          <w:p w14:paraId="5F7542E6" w14:textId="77777777" w:rsidR="003F02C0" w:rsidRPr="00D97598" w:rsidRDefault="003F02C0" w:rsidP="00B82E63">
            <w:pPr>
              <w:spacing w:after="0" w:line="240" w:lineRule="auto"/>
              <w:ind w:left="360"/>
              <w:jc w:val="both"/>
              <w:rPr>
                <w:rFonts w:eastAsia="Times New Roman"/>
                <w:color w:val="000000"/>
                <w:sz w:val="20"/>
                <w:szCs w:val="20"/>
              </w:rPr>
            </w:pPr>
          </w:p>
        </w:tc>
        <w:tc>
          <w:tcPr>
            <w:tcW w:w="2548" w:type="dxa"/>
            <w:vMerge/>
            <w:tcBorders>
              <w:left w:val="single" w:sz="4" w:space="0" w:color="000000" w:themeColor="text1"/>
              <w:right w:val="single" w:sz="4" w:space="0" w:color="000000" w:themeColor="text1"/>
            </w:tcBorders>
            <w:shd w:val="clear" w:color="auto" w:fill="auto"/>
          </w:tcPr>
          <w:p w14:paraId="30945CC7" w14:textId="77777777" w:rsidR="003F02C0" w:rsidRPr="003730B8" w:rsidRDefault="003F02C0" w:rsidP="00B82E63">
            <w:pPr>
              <w:pStyle w:val="PargrafodaLista"/>
              <w:numPr>
                <w:ilvl w:val="0"/>
                <w:numId w:val="26"/>
              </w:numPr>
              <w:spacing w:after="0" w:line="240" w:lineRule="auto"/>
              <w:jc w:val="both"/>
              <w:rPr>
                <w:rFonts w:eastAsia="Times New Roman"/>
                <w:color w:val="000000"/>
                <w:sz w:val="20"/>
                <w:szCs w:val="20"/>
              </w:rPr>
            </w:pPr>
          </w:p>
        </w:tc>
      </w:tr>
      <w:tr w:rsidR="003F02C0" w:rsidRPr="00B478AC" w14:paraId="00CC7A0B" w14:textId="77777777" w:rsidTr="00B82E63">
        <w:trPr>
          <w:trHeight w:val="20"/>
        </w:trPr>
        <w:tc>
          <w:tcPr>
            <w:tcW w:w="1836" w:type="dxa"/>
            <w:vMerge/>
            <w:tcBorders>
              <w:left w:val="single" w:sz="4" w:space="0" w:color="000000" w:themeColor="text1"/>
              <w:right w:val="single" w:sz="4" w:space="0" w:color="000000" w:themeColor="text1"/>
            </w:tcBorders>
            <w:shd w:val="clear" w:color="auto" w:fill="E2EFD9" w:themeFill="accent6" w:themeFillTint="33"/>
            <w:vAlign w:val="center"/>
          </w:tcPr>
          <w:p w14:paraId="1F1846D0" w14:textId="77777777" w:rsidR="003F02C0" w:rsidRPr="00B478AC" w:rsidRDefault="003F02C0" w:rsidP="00B82E63">
            <w:pPr>
              <w:spacing w:after="0" w:line="240" w:lineRule="auto"/>
              <w:jc w:val="center"/>
              <w:rPr>
                <w:rFonts w:eastAsia="Times New Roman"/>
                <w:b/>
                <w:bCs/>
                <w:color w:val="000000"/>
                <w:sz w:val="20"/>
                <w:szCs w:val="20"/>
              </w:rPr>
            </w:pPr>
          </w:p>
        </w:tc>
        <w:tc>
          <w:tcPr>
            <w:tcW w:w="1866" w:type="dxa"/>
            <w:vMerge/>
            <w:tcBorders>
              <w:left w:val="single" w:sz="4" w:space="0" w:color="000000" w:themeColor="text1"/>
              <w:right w:val="single" w:sz="4" w:space="0" w:color="000000" w:themeColor="text1"/>
            </w:tcBorders>
            <w:shd w:val="clear" w:color="auto" w:fill="D9E2F3" w:themeFill="accent1" w:themeFillTint="33"/>
          </w:tcPr>
          <w:p w14:paraId="01614B9E" w14:textId="77777777" w:rsidR="003F02C0" w:rsidRPr="006B7263" w:rsidRDefault="003F02C0"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Pr>
          <w:p w14:paraId="0C9EACC4" w14:textId="77777777" w:rsidR="003F02C0" w:rsidRDefault="003F02C0" w:rsidP="00B82E63">
            <w:pPr>
              <w:spacing w:after="0" w:line="240" w:lineRule="auto"/>
              <w:jc w:val="both"/>
              <w:rPr>
                <w:rFonts w:eastAsia="Times New Roman"/>
                <w:b/>
                <w:bCs/>
                <w:color w:val="000000"/>
                <w:sz w:val="20"/>
                <w:szCs w:val="20"/>
              </w:rPr>
            </w:pPr>
            <w:r w:rsidRPr="00D21E18">
              <w:rPr>
                <w:rFonts w:ascii="Gotham-Medium" w:hAnsi="Gotham-Medium" w:cs="Gotham-Medium"/>
                <w:b/>
                <w:bCs/>
                <w:sz w:val="20"/>
                <w:szCs w:val="20"/>
              </w:rPr>
              <w:t>(EI02EO0</w:t>
            </w:r>
            <w:r>
              <w:rPr>
                <w:rFonts w:ascii="Gotham-Medium" w:hAnsi="Gotham-Medium" w:cs="Gotham-Medium"/>
                <w:b/>
                <w:bCs/>
                <w:sz w:val="20"/>
                <w:szCs w:val="20"/>
              </w:rPr>
              <w:t>4</w:t>
            </w:r>
            <w:r w:rsidRPr="00D21E18">
              <w:rPr>
                <w:rFonts w:ascii="Gotham-Medium" w:hAnsi="Gotham-Medium" w:cs="Gotham-Medium"/>
                <w:b/>
                <w:bCs/>
                <w:sz w:val="20"/>
                <w:szCs w:val="20"/>
              </w:rPr>
              <w:t>-</w:t>
            </w:r>
            <w:r>
              <w:rPr>
                <w:rFonts w:ascii="Gotham-Medium" w:hAnsi="Gotham-Medium" w:cs="Gotham-Medium"/>
                <w:b/>
                <w:bCs/>
                <w:sz w:val="20"/>
                <w:szCs w:val="20"/>
              </w:rPr>
              <w:t>3</w:t>
            </w:r>
            <w:r w:rsidRPr="00D21E18">
              <w:rPr>
                <w:rFonts w:ascii="Gotham-Medium" w:hAnsi="Gotham-Medium" w:cs="Gotham-Medium"/>
                <w:b/>
                <w:bCs/>
                <w:sz w:val="20"/>
                <w:szCs w:val="20"/>
              </w:rPr>
              <w:t>S0</w:t>
            </w:r>
            <w:r>
              <w:rPr>
                <w:rFonts w:ascii="Gotham-Medium" w:hAnsi="Gotham-Medium" w:cs="Gotham-Medium"/>
                <w:b/>
                <w:bCs/>
                <w:sz w:val="20"/>
                <w:szCs w:val="20"/>
              </w:rPr>
              <w:t>7</w:t>
            </w:r>
            <w:r w:rsidRPr="00D21E18">
              <w:rPr>
                <w:rFonts w:ascii="Gotham-Medium" w:hAnsi="Gotham-Medium" w:cs="Gotham-Medium"/>
                <w:b/>
                <w:bCs/>
                <w:sz w:val="20"/>
                <w:szCs w:val="20"/>
              </w:rPr>
              <w:t>)</w:t>
            </w:r>
            <w:r>
              <w:rPr>
                <w:rFonts w:ascii="Gotham-Medium" w:hAnsi="Gotham-Medium" w:cs="Gotham-Medium"/>
                <w:sz w:val="20"/>
                <w:szCs w:val="20"/>
              </w:rPr>
              <w:t xml:space="preserve"> Valorizar os diversos avanços conquistados no campo da linguagem oral.</w:t>
            </w:r>
          </w:p>
        </w:tc>
        <w:tc>
          <w:tcPr>
            <w:tcW w:w="1726" w:type="dxa"/>
            <w:vMerge/>
            <w:tcBorders>
              <w:left w:val="single" w:sz="4" w:space="0" w:color="000000" w:themeColor="text1"/>
              <w:right w:val="single" w:sz="4" w:space="0" w:color="000000" w:themeColor="text1"/>
            </w:tcBorders>
            <w:shd w:val="clear" w:color="auto" w:fill="auto"/>
          </w:tcPr>
          <w:p w14:paraId="3E568FCE" w14:textId="77777777" w:rsidR="003F02C0" w:rsidRPr="00D97598" w:rsidRDefault="003F02C0" w:rsidP="00B82E63">
            <w:pPr>
              <w:spacing w:after="0" w:line="240" w:lineRule="auto"/>
              <w:ind w:left="360"/>
              <w:jc w:val="both"/>
              <w:rPr>
                <w:rFonts w:eastAsia="Times New Roman"/>
                <w:color w:val="000000"/>
                <w:sz w:val="20"/>
                <w:szCs w:val="20"/>
              </w:rPr>
            </w:pPr>
          </w:p>
        </w:tc>
        <w:tc>
          <w:tcPr>
            <w:tcW w:w="2548" w:type="dxa"/>
            <w:vMerge/>
            <w:tcBorders>
              <w:left w:val="single" w:sz="4" w:space="0" w:color="000000" w:themeColor="text1"/>
              <w:right w:val="single" w:sz="4" w:space="0" w:color="000000" w:themeColor="text1"/>
            </w:tcBorders>
            <w:shd w:val="clear" w:color="auto" w:fill="auto"/>
          </w:tcPr>
          <w:p w14:paraId="19D7A472" w14:textId="77777777" w:rsidR="003F02C0" w:rsidRPr="003730B8" w:rsidRDefault="003F02C0" w:rsidP="00B82E63">
            <w:pPr>
              <w:pStyle w:val="PargrafodaLista"/>
              <w:numPr>
                <w:ilvl w:val="0"/>
                <w:numId w:val="26"/>
              </w:numPr>
              <w:spacing w:after="0" w:line="240" w:lineRule="auto"/>
              <w:jc w:val="both"/>
              <w:rPr>
                <w:rFonts w:eastAsia="Times New Roman"/>
                <w:color w:val="000000"/>
                <w:sz w:val="20"/>
                <w:szCs w:val="20"/>
              </w:rPr>
            </w:pPr>
          </w:p>
        </w:tc>
      </w:tr>
      <w:tr w:rsidR="003F02C0" w:rsidRPr="00B478AC" w14:paraId="3CD9459F" w14:textId="77777777" w:rsidTr="00B82E63">
        <w:trPr>
          <w:trHeight w:val="20"/>
        </w:trPr>
        <w:tc>
          <w:tcPr>
            <w:tcW w:w="1836" w:type="dxa"/>
            <w:vMerge/>
            <w:tcBorders>
              <w:left w:val="single" w:sz="4" w:space="0" w:color="000000" w:themeColor="text1"/>
              <w:bottom w:val="single" w:sz="4" w:space="0" w:color="auto"/>
              <w:right w:val="single" w:sz="4" w:space="0" w:color="000000" w:themeColor="text1"/>
            </w:tcBorders>
            <w:shd w:val="clear" w:color="auto" w:fill="E2EFD9" w:themeFill="accent6" w:themeFillTint="33"/>
            <w:vAlign w:val="center"/>
          </w:tcPr>
          <w:p w14:paraId="3F729631" w14:textId="77777777" w:rsidR="003F02C0" w:rsidRPr="00B478AC" w:rsidRDefault="003F02C0" w:rsidP="00B82E63">
            <w:pPr>
              <w:spacing w:after="0" w:line="240" w:lineRule="auto"/>
              <w:jc w:val="center"/>
              <w:rPr>
                <w:rFonts w:eastAsia="Times New Roman"/>
                <w:b/>
                <w:bCs/>
                <w:color w:val="000000"/>
                <w:sz w:val="20"/>
                <w:szCs w:val="20"/>
              </w:rPr>
            </w:pPr>
          </w:p>
        </w:tc>
        <w:tc>
          <w:tcPr>
            <w:tcW w:w="1866" w:type="dxa"/>
            <w:vMerge/>
            <w:tcBorders>
              <w:left w:val="single" w:sz="4" w:space="0" w:color="000000" w:themeColor="text1"/>
              <w:bottom w:val="single" w:sz="4" w:space="0" w:color="auto"/>
              <w:right w:val="single" w:sz="4" w:space="0" w:color="000000" w:themeColor="text1"/>
            </w:tcBorders>
            <w:shd w:val="clear" w:color="auto" w:fill="D9E2F3" w:themeFill="accent1" w:themeFillTint="33"/>
          </w:tcPr>
          <w:p w14:paraId="29F8B75C" w14:textId="77777777" w:rsidR="003F02C0" w:rsidRPr="006B7263" w:rsidRDefault="003F02C0"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459F1665" w14:textId="77777777" w:rsidR="003F02C0" w:rsidRDefault="003F02C0" w:rsidP="00B82E63">
            <w:pPr>
              <w:spacing w:after="0" w:line="240" w:lineRule="auto"/>
              <w:jc w:val="both"/>
              <w:rPr>
                <w:rFonts w:eastAsia="Times New Roman"/>
                <w:b/>
                <w:bCs/>
                <w:color w:val="000000"/>
                <w:sz w:val="20"/>
                <w:szCs w:val="20"/>
              </w:rPr>
            </w:pPr>
            <w:r w:rsidRPr="00D21E18">
              <w:rPr>
                <w:rFonts w:ascii="Gotham-Medium" w:hAnsi="Gotham-Medium" w:cs="Gotham-Medium"/>
                <w:b/>
                <w:bCs/>
                <w:sz w:val="20"/>
                <w:szCs w:val="20"/>
              </w:rPr>
              <w:t>(EI02EO04-</w:t>
            </w:r>
            <w:r>
              <w:rPr>
                <w:rFonts w:ascii="Gotham-Medium" w:hAnsi="Gotham-Medium" w:cs="Gotham-Medium"/>
                <w:b/>
                <w:bCs/>
                <w:sz w:val="20"/>
                <w:szCs w:val="20"/>
              </w:rPr>
              <w:t>3</w:t>
            </w:r>
            <w:r w:rsidRPr="00D21E18">
              <w:rPr>
                <w:rFonts w:ascii="Gotham-Medium" w:hAnsi="Gotham-Medium" w:cs="Gotham-Medium"/>
                <w:b/>
                <w:bCs/>
                <w:sz w:val="20"/>
                <w:szCs w:val="20"/>
              </w:rPr>
              <w:t>S08)</w:t>
            </w:r>
            <w:r>
              <w:rPr>
                <w:rFonts w:ascii="Gotham-Medium" w:hAnsi="Gotham-Medium" w:cs="Gotham-Medium"/>
                <w:sz w:val="20"/>
                <w:szCs w:val="20"/>
              </w:rPr>
              <w:t xml:space="preserve"> Utilizar progressivamente a comunicação oral como forma de estabelecer interações interpessoais positivas, ampliando as estratégias para melhor entender o outro e a si mesmo.</w:t>
            </w:r>
          </w:p>
        </w:tc>
        <w:tc>
          <w:tcPr>
            <w:tcW w:w="1726" w:type="dxa"/>
            <w:vMerge/>
            <w:tcBorders>
              <w:left w:val="single" w:sz="4" w:space="0" w:color="000000" w:themeColor="text1"/>
              <w:bottom w:val="single" w:sz="4" w:space="0" w:color="auto"/>
              <w:right w:val="single" w:sz="4" w:space="0" w:color="000000" w:themeColor="text1"/>
            </w:tcBorders>
            <w:shd w:val="clear" w:color="auto" w:fill="auto"/>
          </w:tcPr>
          <w:p w14:paraId="032AEF98" w14:textId="77777777" w:rsidR="003F02C0" w:rsidRPr="00D97598" w:rsidRDefault="003F02C0" w:rsidP="00B82E63">
            <w:pPr>
              <w:spacing w:after="0" w:line="240" w:lineRule="auto"/>
              <w:ind w:left="360"/>
              <w:jc w:val="both"/>
              <w:rPr>
                <w:rFonts w:eastAsia="Times New Roman"/>
                <w:color w:val="000000"/>
                <w:sz w:val="20"/>
                <w:szCs w:val="20"/>
              </w:rPr>
            </w:pPr>
          </w:p>
        </w:tc>
        <w:tc>
          <w:tcPr>
            <w:tcW w:w="2548" w:type="dxa"/>
            <w:vMerge/>
            <w:tcBorders>
              <w:left w:val="single" w:sz="4" w:space="0" w:color="000000" w:themeColor="text1"/>
              <w:bottom w:val="single" w:sz="4" w:space="0" w:color="auto"/>
              <w:right w:val="single" w:sz="4" w:space="0" w:color="000000" w:themeColor="text1"/>
            </w:tcBorders>
            <w:shd w:val="clear" w:color="auto" w:fill="auto"/>
          </w:tcPr>
          <w:p w14:paraId="213657F6" w14:textId="77777777" w:rsidR="003F02C0" w:rsidRPr="003730B8" w:rsidRDefault="003F02C0" w:rsidP="00B82E63">
            <w:pPr>
              <w:pStyle w:val="PargrafodaLista"/>
              <w:spacing w:after="0" w:line="240" w:lineRule="auto"/>
              <w:ind w:left="360"/>
              <w:jc w:val="both"/>
              <w:rPr>
                <w:rFonts w:eastAsia="Times New Roman"/>
                <w:color w:val="000000"/>
                <w:sz w:val="20"/>
                <w:szCs w:val="20"/>
              </w:rPr>
            </w:pPr>
          </w:p>
        </w:tc>
      </w:tr>
    </w:tbl>
    <w:tbl>
      <w:tblPr>
        <w:tblpPr w:leftFromText="141" w:rightFromText="141" w:vertAnchor="page" w:horzAnchor="margin" w:tblpY="7201"/>
        <w:tblW w:w="15730" w:type="dxa"/>
        <w:tblCellMar>
          <w:left w:w="70" w:type="dxa"/>
          <w:right w:w="70" w:type="dxa"/>
        </w:tblCellMar>
        <w:tblLook w:val="04A0" w:firstRow="1" w:lastRow="0" w:firstColumn="1" w:lastColumn="0" w:noHBand="0" w:noVBand="1"/>
      </w:tblPr>
      <w:tblGrid>
        <w:gridCol w:w="1836"/>
        <w:gridCol w:w="1866"/>
        <w:gridCol w:w="7754"/>
        <w:gridCol w:w="1726"/>
        <w:gridCol w:w="2548"/>
      </w:tblGrid>
      <w:tr w:rsidR="00B82E63" w:rsidRPr="00B478AC" w14:paraId="17A1B045" w14:textId="77777777" w:rsidTr="00B82E63">
        <w:trPr>
          <w:trHeight w:val="283"/>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56D56219" w14:textId="77777777" w:rsidR="00B82E63" w:rsidRPr="004156A5" w:rsidRDefault="00B82E63" w:rsidP="00B82E63">
            <w:pPr>
              <w:autoSpaceDE w:val="0"/>
              <w:autoSpaceDN w:val="0"/>
              <w:adjustRightInd w:val="0"/>
              <w:spacing w:after="0" w:line="240" w:lineRule="auto"/>
              <w:jc w:val="center"/>
              <w:rPr>
                <w:rFonts w:ascii="Gotham-Medium" w:hAnsi="Gotham-Medium" w:cs="Gotham-Medium"/>
                <w:b/>
                <w:bCs/>
                <w:sz w:val="20"/>
                <w:szCs w:val="20"/>
              </w:rPr>
            </w:pPr>
            <w:r w:rsidRPr="004156A5">
              <w:rPr>
                <w:rFonts w:ascii="Gotham-Medium" w:hAnsi="Gotham-Medium" w:cs="Gotham-Medium"/>
                <w:b/>
                <w:bCs/>
                <w:sz w:val="20"/>
                <w:szCs w:val="20"/>
              </w:rPr>
              <w:t>(EI02EO0</w:t>
            </w:r>
            <w:r>
              <w:rPr>
                <w:rFonts w:ascii="Gotham-Medium" w:hAnsi="Gotham-Medium" w:cs="Gotham-Medium"/>
                <w:b/>
                <w:bCs/>
                <w:sz w:val="20"/>
                <w:szCs w:val="20"/>
              </w:rPr>
              <w:t>5</w:t>
            </w:r>
            <w:r w:rsidRPr="004156A5">
              <w:rPr>
                <w:rFonts w:ascii="Gotham-Medium" w:hAnsi="Gotham-Medium" w:cs="Gotham-Medium"/>
                <w:b/>
                <w:bCs/>
                <w:sz w:val="20"/>
                <w:szCs w:val="20"/>
              </w:rPr>
              <w:t>)</w:t>
            </w:r>
          </w:p>
          <w:p w14:paraId="53213278" w14:textId="77777777" w:rsidR="00B82E63" w:rsidRPr="004156A5" w:rsidRDefault="00B82E63" w:rsidP="00B82E63">
            <w:pPr>
              <w:autoSpaceDE w:val="0"/>
              <w:autoSpaceDN w:val="0"/>
              <w:adjustRightInd w:val="0"/>
              <w:spacing w:after="0" w:line="240" w:lineRule="auto"/>
              <w:jc w:val="center"/>
              <w:rPr>
                <w:rFonts w:eastAsia="Times New Roman"/>
                <w:b/>
                <w:bCs/>
                <w:sz w:val="20"/>
                <w:szCs w:val="20"/>
              </w:rPr>
            </w:pPr>
            <w:r>
              <w:rPr>
                <w:rFonts w:ascii="Gotham-Book" w:hAnsi="Gotham-Book" w:cs="Gotham-Book"/>
                <w:b/>
                <w:bCs/>
                <w:sz w:val="20"/>
                <w:szCs w:val="20"/>
              </w:rPr>
              <w:t xml:space="preserve">Perceber que as pessoas </w:t>
            </w:r>
            <w:proofErr w:type="gramStart"/>
            <w:r>
              <w:rPr>
                <w:rFonts w:ascii="Gotham-Book" w:hAnsi="Gotham-Book" w:cs="Gotham-Book"/>
                <w:b/>
                <w:bCs/>
                <w:sz w:val="20"/>
                <w:szCs w:val="20"/>
              </w:rPr>
              <w:t>tem</w:t>
            </w:r>
            <w:proofErr w:type="gramEnd"/>
            <w:r>
              <w:rPr>
                <w:rFonts w:ascii="Gotham-Book" w:hAnsi="Gotham-Book" w:cs="Gotham-Book"/>
                <w:b/>
                <w:bCs/>
                <w:sz w:val="20"/>
                <w:szCs w:val="20"/>
              </w:rPr>
              <w:t xml:space="preserve"> características físicas diferentes, respeitando essas diferenças.</w:t>
            </w:r>
          </w:p>
        </w:tc>
        <w:tc>
          <w:tcPr>
            <w:tcW w:w="1866" w:type="dxa"/>
            <w:vMerge w:val="restart"/>
            <w:tcBorders>
              <w:top w:val="single" w:sz="4" w:space="0" w:color="auto"/>
              <w:left w:val="single" w:sz="4" w:space="0" w:color="auto"/>
              <w:right w:val="single" w:sz="4" w:space="0" w:color="auto"/>
            </w:tcBorders>
            <w:shd w:val="clear" w:color="auto" w:fill="D9E2F3" w:themeFill="accent1" w:themeFillTint="33"/>
          </w:tcPr>
          <w:p w14:paraId="3B9A1A2F" w14:textId="77777777" w:rsidR="00B82E63" w:rsidRDefault="00B82E63" w:rsidP="00B82E63">
            <w:pPr>
              <w:spacing w:after="0" w:line="240" w:lineRule="auto"/>
              <w:jc w:val="both"/>
              <w:rPr>
                <w:rFonts w:eastAsia="Times New Roman"/>
                <w:color w:val="000000"/>
                <w:sz w:val="18"/>
                <w:szCs w:val="18"/>
              </w:rPr>
            </w:pPr>
            <w:r w:rsidRPr="00181816">
              <w:rPr>
                <w:rFonts w:eastAsia="Times New Roman"/>
                <w:color w:val="000000"/>
                <w:sz w:val="18"/>
                <w:szCs w:val="18"/>
              </w:rPr>
              <w:t>C1. Conhecimento</w:t>
            </w:r>
          </w:p>
          <w:p w14:paraId="21EB48D4" w14:textId="77777777" w:rsidR="00B82E63" w:rsidRDefault="00B82E63" w:rsidP="00B82E63">
            <w:pPr>
              <w:spacing w:after="0" w:line="240" w:lineRule="auto"/>
              <w:jc w:val="both"/>
              <w:rPr>
                <w:rFonts w:eastAsia="Times New Roman"/>
                <w:color w:val="000000"/>
                <w:sz w:val="18"/>
                <w:szCs w:val="18"/>
              </w:rPr>
            </w:pPr>
            <w:r>
              <w:rPr>
                <w:rFonts w:eastAsia="Times New Roman"/>
                <w:color w:val="000000"/>
                <w:sz w:val="18"/>
                <w:szCs w:val="18"/>
              </w:rPr>
              <w:t>C4. Comunicação</w:t>
            </w:r>
          </w:p>
          <w:p w14:paraId="5A55B8FE" w14:textId="77777777" w:rsidR="00B82E63" w:rsidRDefault="00B82E63" w:rsidP="00B82E63">
            <w:pPr>
              <w:spacing w:after="0" w:line="240" w:lineRule="auto"/>
              <w:jc w:val="both"/>
              <w:rPr>
                <w:rFonts w:eastAsia="Times New Roman"/>
                <w:color w:val="000000"/>
                <w:sz w:val="18"/>
                <w:szCs w:val="18"/>
              </w:rPr>
            </w:pPr>
            <w:r>
              <w:rPr>
                <w:rFonts w:eastAsia="Times New Roman"/>
                <w:color w:val="000000"/>
                <w:sz w:val="18"/>
                <w:szCs w:val="18"/>
              </w:rPr>
              <w:t>C5. Cultura digital</w:t>
            </w:r>
          </w:p>
          <w:p w14:paraId="25A6C928" w14:textId="77777777" w:rsidR="00B82E63" w:rsidRDefault="00B82E63" w:rsidP="00B82E63">
            <w:pPr>
              <w:spacing w:after="0" w:line="240" w:lineRule="auto"/>
              <w:jc w:val="both"/>
              <w:rPr>
                <w:rFonts w:eastAsia="Times New Roman"/>
                <w:color w:val="000000"/>
                <w:sz w:val="18"/>
                <w:szCs w:val="18"/>
              </w:rPr>
            </w:pPr>
            <w:r>
              <w:rPr>
                <w:rFonts w:eastAsia="Times New Roman"/>
                <w:color w:val="000000"/>
                <w:sz w:val="18"/>
                <w:szCs w:val="18"/>
              </w:rPr>
              <w:t>C7. Argumentação</w:t>
            </w:r>
          </w:p>
          <w:p w14:paraId="0A7FD80E" w14:textId="77777777" w:rsidR="00B82E63" w:rsidRDefault="00B82E63" w:rsidP="00B82E63">
            <w:pPr>
              <w:spacing w:after="0" w:line="240" w:lineRule="auto"/>
              <w:jc w:val="both"/>
              <w:rPr>
                <w:rFonts w:eastAsia="Times New Roman"/>
                <w:color w:val="000000"/>
                <w:sz w:val="18"/>
                <w:szCs w:val="18"/>
              </w:rPr>
            </w:pPr>
            <w:r>
              <w:rPr>
                <w:rFonts w:eastAsia="Times New Roman"/>
                <w:color w:val="000000"/>
                <w:sz w:val="18"/>
                <w:szCs w:val="18"/>
              </w:rPr>
              <w:t xml:space="preserve">C8. Autoconhecimento e autocuidado </w:t>
            </w:r>
          </w:p>
          <w:p w14:paraId="6590405D" w14:textId="77777777" w:rsidR="00B82E63" w:rsidRDefault="00B82E63" w:rsidP="00B82E63">
            <w:pPr>
              <w:spacing w:after="0" w:line="240" w:lineRule="auto"/>
              <w:rPr>
                <w:rFonts w:eastAsia="Times New Roman"/>
                <w:color w:val="000000"/>
                <w:sz w:val="18"/>
                <w:szCs w:val="18"/>
              </w:rPr>
            </w:pPr>
            <w:r>
              <w:rPr>
                <w:rFonts w:eastAsia="Times New Roman"/>
                <w:color w:val="000000"/>
                <w:sz w:val="18"/>
                <w:szCs w:val="18"/>
              </w:rPr>
              <w:t>C9. Empatia e cooperação</w:t>
            </w:r>
          </w:p>
          <w:p w14:paraId="6A022139" w14:textId="77777777" w:rsidR="00B82E63" w:rsidRDefault="00B82E63" w:rsidP="00B82E63">
            <w:pPr>
              <w:spacing w:after="0" w:line="240" w:lineRule="auto"/>
              <w:jc w:val="both"/>
              <w:rPr>
                <w:rFonts w:eastAsia="Times New Roman"/>
                <w:color w:val="000000"/>
                <w:sz w:val="18"/>
                <w:szCs w:val="18"/>
              </w:rPr>
            </w:pPr>
            <w:r>
              <w:rPr>
                <w:rFonts w:eastAsia="Times New Roman"/>
                <w:color w:val="000000"/>
                <w:sz w:val="18"/>
                <w:szCs w:val="18"/>
              </w:rPr>
              <w:t>C10. Responsabilidade e cidadania</w:t>
            </w:r>
          </w:p>
          <w:p w14:paraId="6EC1880F" w14:textId="77777777" w:rsidR="00B82E63" w:rsidRDefault="00B82E63" w:rsidP="00B82E63">
            <w:pPr>
              <w:spacing w:after="0" w:line="240" w:lineRule="auto"/>
              <w:jc w:val="both"/>
              <w:rPr>
                <w:rFonts w:eastAsia="Times New Roman"/>
                <w:color w:val="000000"/>
                <w:sz w:val="18"/>
                <w:szCs w:val="18"/>
              </w:rPr>
            </w:pPr>
          </w:p>
          <w:p w14:paraId="118D8710" w14:textId="77777777" w:rsidR="00B82E63" w:rsidRPr="00181816" w:rsidRDefault="00B82E63" w:rsidP="00B82E63">
            <w:pPr>
              <w:spacing w:after="0" w:line="240" w:lineRule="auto"/>
              <w:jc w:val="both"/>
              <w:rPr>
                <w:rFonts w:eastAsia="Times New Roman"/>
                <w:color w:val="000000"/>
                <w:sz w:val="18"/>
                <w:szCs w:val="18"/>
              </w:rPr>
            </w:pPr>
          </w:p>
          <w:p w14:paraId="7D831B98" w14:textId="77777777" w:rsidR="00B82E63" w:rsidRPr="006B7263" w:rsidRDefault="00B82E63" w:rsidP="00B82E63">
            <w:pPr>
              <w:spacing w:after="0" w:line="240" w:lineRule="auto"/>
              <w:jc w:val="center"/>
              <w:rPr>
                <w:rFonts w:eastAsia="Times New Roman"/>
                <w:color w:val="000000"/>
                <w:sz w:val="20"/>
                <w:szCs w:val="20"/>
              </w:rPr>
            </w:pPr>
          </w:p>
        </w:tc>
        <w:tc>
          <w:tcPr>
            <w:tcW w:w="7754" w:type="dxa"/>
            <w:tcBorders>
              <w:top w:val="single" w:sz="4" w:space="0" w:color="auto"/>
              <w:left w:val="single" w:sz="4" w:space="0" w:color="auto"/>
              <w:right w:val="single" w:sz="4" w:space="0" w:color="auto"/>
            </w:tcBorders>
            <w:shd w:val="clear" w:color="auto" w:fill="auto"/>
            <w:vAlign w:val="center"/>
          </w:tcPr>
          <w:p w14:paraId="29C68B8F" w14:textId="4ACA9B7C" w:rsidR="00B82E63" w:rsidRPr="00487227" w:rsidRDefault="00B82E63" w:rsidP="00B82E63">
            <w:pPr>
              <w:spacing w:after="0" w:line="240" w:lineRule="auto"/>
              <w:jc w:val="both"/>
              <w:rPr>
                <w:rFonts w:eastAsia="Times New Roman"/>
                <w:color w:val="000000"/>
                <w:sz w:val="20"/>
                <w:szCs w:val="20"/>
              </w:rPr>
            </w:pPr>
            <w:r w:rsidRPr="00626D68">
              <w:rPr>
                <w:rFonts w:ascii="Gotham-Medium" w:hAnsi="Gotham-Medium" w:cs="Gotham-Medium"/>
                <w:b/>
                <w:bCs/>
                <w:sz w:val="20"/>
                <w:szCs w:val="20"/>
              </w:rPr>
              <w:t>(EI02EO05-</w:t>
            </w:r>
            <w:r>
              <w:rPr>
                <w:rFonts w:ascii="Gotham-Medium" w:hAnsi="Gotham-Medium" w:cs="Gotham-Medium"/>
                <w:b/>
                <w:bCs/>
                <w:sz w:val="20"/>
                <w:szCs w:val="20"/>
              </w:rPr>
              <w:t>3</w:t>
            </w:r>
            <w:r w:rsidRPr="00626D68">
              <w:rPr>
                <w:rFonts w:ascii="Gotham-Medium" w:hAnsi="Gotham-Medium" w:cs="Gotham-Medium"/>
                <w:b/>
                <w:bCs/>
                <w:sz w:val="20"/>
                <w:szCs w:val="20"/>
              </w:rPr>
              <w:t>S01)</w:t>
            </w:r>
            <w:r>
              <w:rPr>
                <w:rFonts w:ascii="Gotham-Medium" w:hAnsi="Gotham-Medium" w:cs="Gotham-Medium"/>
                <w:sz w:val="20"/>
                <w:szCs w:val="20"/>
              </w:rPr>
              <w:t xml:space="preserve"> Reconhecer o seu corpo e do outro que fazem parte de diferentes grupos sociais.</w:t>
            </w:r>
          </w:p>
        </w:tc>
        <w:tc>
          <w:tcPr>
            <w:tcW w:w="1726" w:type="dxa"/>
            <w:vMerge w:val="restart"/>
            <w:tcBorders>
              <w:top w:val="single" w:sz="4" w:space="0" w:color="auto"/>
              <w:left w:val="nil"/>
              <w:right w:val="single" w:sz="4" w:space="0" w:color="auto"/>
            </w:tcBorders>
            <w:shd w:val="clear" w:color="auto" w:fill="auto"/>
          </w:tcPr>
          <w:p w14:paraId="40E4B1CF" w14:textId="77777777" w:rsidR="00B82E63"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Conviver</w:t>
            </w:r>
          </w:p>
          <w:p w14:paraId="20862945" w14:textId="77777777" w:rsidR="00B82E63"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Brincar</w:t>
            </w:r>
          </w:p>
          <w:p w14:paraId="55E9F217" w14:textId="77777777" w:rsidR="00B82E63"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Participar</w:t>
            </w:r>
          </w:p>
          <w:p w14:paraId="0AF934C6" w14:textId="77777777" w:rsidR="00B82E63"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Explorar</w:t>
            </w:r>
          </w:p>
          <w:p w14:paraId="156A504C" w14:textId="77777777" w:rsidR="00B82E63"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Expressar</w:t>
            </w:r>
          </w:p>
          <w:p w14:paraId="2A972836" w14:textId="77777777" w:rsidR="00B82E63" w:rsidRPr="003E3D70"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Conhecer-se</w:t>
            </w:r>
          </w:p>
        </w:tc>
        <w:tc>
          <w:tcPr>
            <w:tcW w:w="2548" w:type="dxa"/>
            <w:vMerge w:val="restart"/>
            <w:tcBorders>
              <w:top w:val="single" w:sz="4" w:space="0" w:color="auto"/>
              <w:left w:val="nil"/>
              <w:right w:val="single" w:sz="4" w:space="0" w:color="auto"/>
            </w:tcBorders>
            <w:shd w:val="clear" w:color="auto" w:fill="auto"/>
          </w:tcPr>
          <w:p w14:paraId="03EE66BA" w14:textId="77777777" w:rsidR="00B82E63" w:rsidRDefault="00B82E63" w:rsidP="00B82E63">
            <w:pPr>
              <w:spacing w:after="0" w:line="240" w:lineRule="auto"/>
              <w:jc w:val="center"/>
              <w:rPr>
                <w:rFonts w:eastAsia="Times New Roman"/>
                <w:color w:val="000000"/>
                <w:sz w:val="20"/>
                <w:szCs w:val="20"/>
              </w:rPr>
            </w:pPr>
          </w:p>
          <w:p w14:paraId="6BE7AF81" w14:textId="77777777" w:rsidR="00B82E63" w:rsidRDefault="00B82E63" w:rsidP="00B82E63">
            <w:pPr>
              <w:spacing w:after="0" w:line="240" w:lineRule="auto"/>
              <w:jc w:val="center"/>
              <w:rPr>
                <w:rFonts w:eastAsia="Times New Roman"/>
                <w:color w:val="000000"/>
                <w:sz w:val="20"/>
                <w:szCs w:val="20"/>
              </w:rPr>
            </w:pPr>
            <w:r>
              <w:rPr>
                <w:noProof/>
              </w:rPr>
              <w:drawing>
                <wp:inline distT="0" distB="0" distL="0" distR="0" wp14:anchorId="24466B7D" wp14:editId="3C9672E7">
                  <wp:extent cx="906711" cy="888521"/>
                  <wp:effectExtent l="0" t="0" r="8255" b="6985"/>
                  <wp:docPr id="54" name="Imagem 54"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p w14:paraId="3244E213" w14:textId="77777777" w:rsidR="00B82E63" w:rsidRPr="00D84C62" w:rsidRDefault="00B82E63" w:rsidP="00B82E63">
            <w:pPr>
              <w:spacing w:after="0" w:line="240" w:lineRule="auto"/>
              <w:jc w:val="center"/>
              <w:rPr>
                <w:rFonts w:eastAsia="Times New Roman"/>
                <w:color w:val="000000"/>
                <w:sz w:val="20"/>
                <w:szCs w:val="20"/>
              </w:rPr>
            </w:pPr>
            <w:r>
              <w:rPr>
                <w:noProof/>
              </w:rPr>
              <w:lastRenderedPageBreak/>
              <w:drawing>
                <wp:inline distT="0" distB="0" distL="0" distR="0" wp14:anchorId="72C2CF3F" wp14:editId="3695A118">
                  <wp:extent cx="948688" cy="923026"/>
                  <wp:effectExtent l="0" t="0" r="4445" b="0"/>
                  <wp:docPr id="55" name="Imagem 55"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66781" t="14728" r="15641" b="56619"/>
                          <a:stretch/>
                        </pic:blipFill>
                        <pic:spPr bwMode="auto">
                          <a:xfrm>
                            <a:off x="0" y="0"/>
                            <a:ext cx="949217" cy="9235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82E63" w:rsidRPr="00B478AC" w14:paraId="04E60C0E"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30F417D7"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1F43659B" w14:textId="77777777" w:rsidR="00B82E63" w:rsidRPr="006B7263" w:rsidRDefault="00B82E63" w:rsidP="00B82E63">
            <w:pPr>
              <w:spacing w:after="0" w:line="240" w:lineRule="auto"/>
              <w:ind w:left="360"/>
              <w:jc w:val="center"/>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779D9E42" w14:textId="77777777" w:rsidR="00B82E63" w:rsidRPr="006B7818" w:rsidRDefault="00B82E63" w:rsidP="00B82E63">
            <w:pPr>
              <w:spacing w:after="0" w:line="240" w:lineRule="auto"/>
              <w:jc w:val="both"/>
              <w:rPr>
                <w:rFonts w:ascii="Gotham-Medium" w:hAnsi="Gotham-Medium" w:cs="Gotham-Medium"/>
                <w:sz w:val="20"/>
                <w:szCs w:val="20"/>
              </w:rPr>
            </w:pPr>
            <w:r w:rsidRPr="00626D68">
              <w:rPr>
                <w:rFonts w:ascii="Gotham-Medium" w:hAnsi="Gotham-Medium" w:cs="Gotham-Medium"/>
                <w:b/>
                <w:bCs/>
                <w:sz w:val="20"/>
                <w:szCs w:val="20"/>
              </w:rPr>
              <w:t>(EI02EO05-</w:t>
            </w:r>
            <w:r>
              <w:rPr>
                <w:rFonts w:ascii="Gotham-Medium" w:hAnsi="Gotham-Medium" w:cs="Gotham-Medium"/>
                <w:b/>
                <w:bCs/>
                <w:sz w:val="20"/>
                <w:szCs w:val="20"/>
              </w:rPr>
              <w:t>3</w:t>
            </w:r>
            <w:r w:rsidRPr="00626D68">
              <w:rPr>
                <w:rFonts w:ascii="Gotham-Medium" w:hAnsi="Gotham-Medium" w:cs="Gotham-Medium"/>
                <w:b/>
                <w:bCs/>
                <w:sz w:val="20"/>
                <w:szCs w:val="20"/>
              </w:rPr>
              <w:t>S02)</w:t>
            </w:r>
            <w:r>
              <w:rPr>
                <w:rFonts w:ascii="Gotham-Medium" w:hAnsi="Gotham-Medium" w:cs="Gotham-Medium"/>
                <w:sz w:val="20"/>
                <w:szCs w:val="20"/>
              </w:rPr>
              <w:t xml:space="preserve"> Reproduzir através da linguagem oral, quais são as suas características, reconhecendo as semelhanças e diferenças do outro.</w:t>
            </w:r>
          </w:p>
        </w:tc>
        <w:tc>
          <w:tcPr>
            <w:tcW w:w="1726" w:type="dxa"/>
            <w:vMerge/>
            <w:tcBorders>
              <w:left w:val="nil"/>
              <w:right w:val="single" w:sz="4" w:space="0" w:color="auto"/>
            </w:tcBorders>
            <w:shd w:val="clear" w:color="auto" w:fill="auto"/>
          </w:tcPr>
          <w:p w14:paraId="74CD3798" w14:textId="77777777" w:rsidR="00B82E63" w:rsidRDefault="00B82E63" w:rsidP="00B82E63">
            <w:pPr>
              <w:pStyle w:val="PargrafodaLista"/>
              <w:numPr>
                <w:ilvl w:val="0"/>
                <w:numId w:val="27"/>
              </w:numPr>
              <w:spacing w:after="0" w:line="240" w:lineRule="auto"/>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7FDAB887" w14:textId="77777777" w:rsidR="00B82E63" w:rsidRPr="00474611" w:rsidRDefault="00B82E63" w:rsidP="00B82E63">
            <w:pPr>
              <w:pStyle w:val="PargrafodaLista"/>
              <w:numPr>
                <w:ilvl w:val="0"/>
                <w:numId w:val="25"/>
              </w:numPr>
              <w:spacing w:after="0" w:line="240" w:lineRule="auto"/>
              <w:ind w:left="294" w:hanging="283"/>
              <w:jc w:val="both"/>
              <w:rPr>
                <w:rFonts w:eastAsia="Times New Roman"/>
                <w:color w:val="000000"/>
                <w:sz w:val="20"/>
                <w:szCs w:val="20"/>
              </w:rPr>
            </w:pPr>
          </w:p>
        </w:tc>
      </w:tr>
      <w:tr w:rsidR="00B82E63" w:rsidRPr="00B478AC" w14:paraId="6A474D79"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0869360D"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474B56B5"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304A2A42" w14:textId="77777777" w:rsidR="00B82E63" w:rsidRPr="00E075DB" w:rsidRDefault="00B82E63" w:rsidP="00B82E63">
            <w:pPr>
              <w:spacing w:after="0" w:line="240" w:lineRule="auto"/>
              <w:jc w:val="both"/>
              <w:rPr>
                <w:rFonts w:eastAsia="Times New Roman"/>
                <w:color w:val="000000"/>
                <w:sz w:val="20"/>
                <w:szCs w:val="20"/>
              </w:rPr>
            </w:pPr>
            <w:r w:rsidRPr="00626D68">
              <w:rPr>
                <w:rFonts w:ascii="Gotham-Medium" w:hAnsi="Gotham-Medium" w:cs="Gotham-Medium"/>
                <w:b/>
                <w:bCs/>
                <w:sz w:val="20"/>
                <w:szCs w:val="20"/>
              </w:rPr>
              <w:t>(EI02EO05-</w:t>
            </w:r>
            <w:r>
              <w:rPr>
                <w:rFonts w:ascii="Gotham-Medium" w:hAnsi="Gotham-Medium" w:cs="Gotham-Medium"/>
                <w:b/>
                <w:bCs/>
                <w:sz w:val="20"/>
                <w:szCs w:val="20"/>
              </w:rPr>
              <w:t>3</w:t>
            </w:r>
            <w:r w:rsidRPr="00626D68">
              <w:rPr>
                <w:rFonts w:ascii="Gotham-Medium" w:hAnsi="Gotham-Medium" w:cs="Gotham-Medium"/>
                <w:b/>
                <w:bCs/>
                <w:sz w:val="20"/>
                <w:szCs w:val="20"/>
              </w:rPr>
              <w:t>S03)</w:t>
            </w:r>
            <w:r>
              <w:rPr>
                <w:rFonts w:ascii="Gotham-Medium" w:hAnsi="Gotham-Medium" w:cs="Gotham-Medium"/>
                <w:sz w:val="20"/>
                <w:szCs w:val="20"/>
              </w:rPr>
              <w:t xml:space="preserve"> Compreender diferenças e semelhanças, quanto a: cor dos olhos, pele, cabelos, tamanho e outros, ampliando a compreensão do respeito.</w:t>
            </w:r>
          </w:p>
        </w:tc>
        <w:tc>
          <w:tcPr>
            <w:tcW w:w="1726" w:type="dxa"/>
            <w:vMerge/>
            <w:tcBorders>
              <w:left w:val="nil"/>
              <w:right w:val="single" w:sz="4" w:space="0" w:color="auto"/>
            </w:tcBorders>
            <w:shd w:val="clear" w:color="auto" w:fill="auto"/>
          </w:tcPr>
          <w:p w14:paraId="2843EAEA" w14:textId="77777777" w:rsidR="00B82E63" w:rsidRDefault="00B82E63" w:rsidP="00B82E63">
            <w:pPr>
              <w:pStyle w:val="PargrafodaLista"/>
              <w:numPr>
                <w:ilvl w:val="0"/>
                <w:numId w:val="27"/>
              </w:numPr>
              <w:spacing w:after="0" w:line="240" w:lineRule="auto"/>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5097CAAE" w14:textId="77777777" w:rsidR="00B82E63" w:rsidRPr="00474611" w:rsidRDefault="00B82E63" w:rsidP="00B82E63">
            <w:pPr>
              <w:pStyle w:val="PargrafodaLista"/>
              <w:numPr>
                <w:ilvl w:val="0"/>
                <w:numId w:val="25"/>
              </w:numPr>
              <w:spacing w:after="0" w:line="240" w:lineRule="auto"/>
              <w:ind w:left="294" w:hanging="283"/>
              <w:jc w:val="both"/>
              <w:rPr>
                <w:rFonts w:eastAsia="Times New Roman"/>
                <w:color w:val="000000"/>
                <w:sz w:val="20"/>
                <w:szCs w:val="20"/>
              </w:rPr>
            </w:pPr>
          </w:p>
        </w:tc>
      </w:tr>
      <w:tr w:rsidR="00B82E63" w:rsidRPr="00B478AC" w14:paraId="52118D45"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tcPr>
          <w:p w14:paraId="4C741A1C"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1D1A8761"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1DC85A99" w14:textId="77777777" w:rsidR="00B82E63" w:rsidRPr="006B7818" w:rsidRDefault="00B82E63" w:rsidP="00B82E63">
            <w:pPr>
              <w:spacing w:after="0" w:line="240" w:lineRule="auto"/>
              <w:jc w:val="both"/>
              <w:rPr>
                <w:rFonts w:ascii="Gotham-Medium" w:hAnsi="Gotham-Medium" w:cs="Gotham-Medium"/>
                <w:sz w:val="20"/>
                <w:szCs w:val="20"/>
              </w:rPr>
            </w:pPr>
            <w:r w:rsidRPr="00626D68">
              <w:rPr>
                <w:rFonts w:ascii="Gotham-Medium" w:hAnsi="Gotham-Medium" w:cs="Gotham-Medium"/>
                <w:b/>
                <w:bCs/>
                <w:sz w:val="20"/>
                <w:szCs w:val="20"/>
              </w:rPr>
              <w:t>(EI02EO05-</w:t>
            </w:r>
            <w:r>
              <w:rPr>
                <w:rFonts w:ascii="Gotham-Medium" w:hAnsi="Gotham-Medium" w:cs="Gotham-Medium"/>
                <w:b/>
                <w:bCs/>
                <w:sz w:val="20"/>
                <w:szCs w:val="20"/>
              </w:rPr>
              <w:t>3</w:t>
            </w:r>
            <w:r w:rsidRPr="00626D68">
              <w:rPr>
                <w:rFonts w:ascii="Gotham-Medium" w:hAnsi="Gotham-Medium" w:cs="Gotham-Medium"/>
                <w:b/>
                <w:bCs/>
                <w:sz w:val="20"/>
                <w:szCs w:val="20"/>
              </w:rPr>
              <w:t>S04)</w:t>
            </w:r>
            <w:r>
              <w:rPr>
                <w:rFonts w:ascii="Gotham-Medium" w:hAnsi="Gotham-Medium" w:cs="Gotham-Medium"/>
                <w:sz w:val="20"/>
                <w:szCs w:val="20"/>
              </w:rPr>
              <w:t xml:space="preserve"> Compreender de forma gradativa e processual o respeito a diversidade de pessoas existente ao seu redor, em sua comunidade, sua cidade e seu país.</w:t>
            </w:r>
          </w:p>
        </w:tc>
        <w:tc>
          <w:tcPr>
            <w:tcW w:w="1726" w:type="dxa"/>
            <w:vMerge/>
            <w:tcBorders>
              <w:left w:val="nil"/>
              <w:right w:val="single" w:sz="4" w:space="0" w:color="auto"/>
            </w:tcBorders>
            <w:shd w:val="clear" w:color="auto" w:fill="auto"/>
          </w:tcPr>
          <w:p w14:paraId="2A486890" w14:textId="77777777" w:rsidR="00B82E63" w:rsidRDefault="00B82E63" w:rsidP="00B82E63">
            <w:pPr>
              <w:pStyle w:val="PargrafodaLista"/>
              <w:numPr>
                <w:ilvl w:val="0"/>
                <w:numId w:val="27"/>
              </w:numPr>
              <w:spacing w:after="0" w:line="240" w:lineRule="auto"/>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36E03301" w14:textId="77777777" w:rsidR="00B82E63" w:rsidRPr="00474611" w:rsidRDefault="00B82E63" w:rsidP="00B82E63">
            <w:pPr>
              <w:pStyle w:val="PargrafodaLista"/>
              <w:numPr>
                <w:ilvl w:val="0"/>
                <w:numId w:val="25"/>
              </w:numPr>
              <w:spacing w:after="0" w:line="240" w:lineRule="auto"/>
              <w:ind w:left="294" w:hanging="283"/>
              <w:jc w:val="both"/>
              <w:rPr>
                <w:rFonts w:eastAsia="Times New Roman"/>
                <w:color w:val="000000"/>
                <w:sz w:val="20"/>
                <w:szCs w:val="20"/>
              </w:rPr>
            </w:pPr>
          </w:p>
        </w:tc>
      </w:tr>
      <w:tr w:rsidR="00B82E63" w:rsidRPr="00B478AC" w14:paraId="7B3EB2B9"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06657D17"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7E7C99D8"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0D26E00B" w14:textId="77777777" w:rsidR="00B82E63" w:rsidRPr="00E075DB" w:rsidRDefault="00B82E63" w:rsidP="00B82E63">
            <w:pPr>
              <w:spacing w:after="0" w:line="240" w:lineRule="auto"/>
              <w:jc w:val="both"/>
              <w:rPr>
                <w:rFonts w:eastAsia="Times New Roman"/>
                <w:b/>
                <w:bCs/>
                <w:color w:val="000000"/>
                <w:sz w:val="20"/>
                <w:szCs w:val="20"/>
              </w:rPr>
            </w:pPr>
            <w:r w:rsidRPr="00626D68">
              <w:rPr>
                <w:rFonts w:ascii="Gotham-Medium" w:hAnsi="Gotham-Medium" w:cs="Gotham-Medium"/>
                <w:b/>
                <w:bCs/>
                <w:sz w:val="20"/>
                <w:szCs w:val="20"/>
              </w:rPr>
              <w:t>(EI02EO05-</w:t>
            </w:r>
            <w:r>
              <w:rPr>
                <w:rFonts w:ascii="Gotham-Medium" w:hAnsi="Gotham-Medium" w:cs="Gotham-Medium"/>
                <w:b/>
                <w:bCs/>
                <w:sz w:val="20"/>
                <w:szCs w:val="20"/>
              </w:rPr>
              <w:t>3</w:t>
            </w:r>
            <w:r w:rsidRPr="00626D68">
              <w:rPr>
                <w:rFonts w:ascii="Gotham-Medium" w:hAnsi="Gotham-Medium" w:cs="Gotham-Medium"/>
                <w:b/>
                <w:bCs/>
                <w:sz w:val="20"/>
                <w:szCs w:val="20"/>
              </w:rPr>
              <w:t>S0</w:t>
            </w:r>
            <w:r>
              <w:rPr>
                <w:rFonts w:ascii="Gotham-Medium" w:hAnsi="Gotham-Medium" w:cs="Gotham-Medium"/>
                <w:b/>
                <w:bCs/>
                <w:sz w:val="20"/>
                <w:szCs w:val="20"/>
              </w:rPr>
              <w:t>5</w:t>
            </w:r>
            <w:r w:rsidRPr="00626D68">
              <w:rPr>
                <w:rFonts w:ascii="Gotham-Medium" w:hAnsi="Gotham-Medium" w:cs="Gotham-Medium"/>
                <w:b/>
                <w:bCs/>
                <w:sz w:val="20"/>
                <w:szCs w:val="20"/>
              </w:rPr>
              <w:t>)</w:t>
            </w:r>
            <w:r>
              <w:rPr>
                <w:rFonts w:ascii="Gotham-Medium" w:hAnsi="Gotham-Medium" w:cs="Gotham-Medium"/>
                <w:sz w:val="20"/>
                <w:szCs w:val="20"/>
              </w:rPr>
              <w:t xml:space="preserve"> Utilizar de forma progressiva os cuidados com sua higiene, ampliando a independência e a autonomia.</w:t>
            </w:r>
          </w:p>
        </w:tc>
        <w:tc>
          <w:tcPr>
            <w:tcW w:w="1726" w:type="dxa"/>
            <w:vMerge/>
            <w:tcBorders>
              <w:left w:val="nil"/>
              <w:right w:val="single" w:sz="4" w:space="0" w:color="auto"/>
            </w:tcBorders>
            <w:shd w:val="clear" w:color="auto" w:fill="auto"/>
          </w:tcPr>
          <w:p w14:paraId="276DC11E" w14:textId="77777777" w:rsidR="00B82E63" w:rsidRPr="00D97598" w:rsidRDefault="00B82E63" w:rsidP="00B82E63">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38965B70" w14:textId="77777777" w:rsidR="00B82E63" w:rsidRPr="003730B8" w:rsidRDefault="00B82E63" w:rsidP="00B82E63">
            <w:pPr>
              <w:pStyle w:val="PargrafodaLista"/>
              <w:numPr>
                <w:ilvl w:val="0"/>
                <w:numId w:val="26"/>
              </w:numPr>
              <w:spacing w:after="0" w:line="240" w:lineRule="auto"/>
              <w:jc w:val="both"/>
              <w:rPr>
                <w:rFonts w:eastAsia="Times New Roman"/>
                <w:color w:val="000000"/>
                <w:sz w:val="20"/>
                <w:szCs w:val="20"/>
              </w:rPr>
            </w:pPr>
          </w:p>
        </w:tc>
      </w:tr>
      <w:tr w:rsidR="00B82E63" w:rsidRPr="00B478AC" w14:paraId="32E0BFA4"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2F5B57A6"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5E3E3945"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1427EE3A" w14:textId="77777777" w:rsidR="00B82E63" w:rsidRPr="00E075DB" w:rsidRDefault="00B82E63" w:rsidP="00B82E63">
            <w:pPr>
              <w:spacing w:after="0" w:line="240" w:lineRule="auto"/>
              <w:jc w:val="both"/>
              <w:rPr>
                <w:rFonts w:eastAsia="Times New Roman"/>
                <w:b/>
                <w:bCs/>
                <w:color w:val="000000"/>
                <w:sz w:val="20"/>
                <w:szCs w:val="20"/>
              </w:rPr>
            </w:pPr>
            <w:r w:rsidRPr="00626D68">
              <w:rPr>
                <w:rFonts w:ascii="Gotham-Medium" w:hAnsi="Gotham-Medium" w:cs="Gotham-Medium"/>
                <w:b/>
                <w:bCs/>
                <w:sz w:val="20"/>
                <w:szCs w:val="20"/>
              </w:rPr>
              <w:t>(EI02EO05-</w:t>
            </w:r>
            <w:r>
              <w:rPr>
                <w:rFonts w:ascii="Gotham-Medium" w:hAnsi="Gotham-Medium" w:cs="Gotham-Medium"/>
                <w:b/>
                <w:bCs/>
                <w:sz w:val="20"/>
                <w:szCs w:val="20"/>
              </w:rPr>
              <w:t>3</w:t>
            </w:r>
            <w:r w:rsidRPr="00626D68">
              <w:rPr>
                <w:rFonts w:ascii="Gotham-Medium" w:hAnsi="Gotham-Medium" w:cs="Gotham-Medium"/>
                <w:b/>
                <w:bCs/>
                <w:sz w:val="20"/>
                <w:szCs w:val="20"/>
              </w:rPr>
              <w:t>S0</w:t>
            </w:r>
            <w:r>
              <w:rPr>
                <w:rFonts w:ascii="Gotham-Medium" w:hAnsi="Gotham-Medium" w:cs="Gotham-Medium"/>
                <w:b/>
                <w:bCs/>
                <w:sz w:val="20"/>
                <w:szCs w:val="20"/>
              </w:rPr>
              <w:t>6</w:t>
            </w:r>
            <w:r w:rsidRPr="00626D68">
              <w:rPr>
                <w:rFonts w:ascii="Gotham-Medium" w:hAnsi="Gotham-Medium" w:cs="Gotham-Medium"/>
                <w:b/>
                <w:bCs/>
                <w:sz w:val="20"/>
                <w:szCs w:val="20"/>
              </w:rPr>
              <w:t>)</w:t>
            </w:r>
            <w:r>
              <w:rPr>
                <w:rFonts w:ascii="Gotham-Medium" w:hAnsi="Gotham-Medium" w:cs="Gotham-Medium"/>
                <w:sz w:val="20"/>
                <w:szCs w:val="20"/>
              </w:rPr>
              <w:t xml:space="preserve"> Ampliar o reconhecimento dos seus movimentos corporais percebendo suas necessidades fisiológicas e biológicas.</w:t>
            </w:r>
          </w:p>
        </w:tc>
        <w:tc>
          <w:tcPr>
            <w:tcW w:w="1726" w:type="dxa"/>
            <w:vMerge/>
            <w:tcBorders>
              <w:left w:val="nil"/>
              <w:right w:val="single" w:sz="4" w:space="0" w:color="auto"/>
            </w:tcBorders>
            <w:shd w:val="clear" w:color="auto" w:fill="auto"/>
          </w:tcPr>
          <w:p w14:paraId="5AEAD899" w14:textId="77777777" w:rsidR="00B82E63" w:rsidRPr="00D97598" w:rsidRDefault="00B82E63" w:rsidP="00B82E63">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7E8441E4" w14:textId="77777777" w:rsidR="00B82E63" w:rsidRPr="003730B8" w:rsidRDefault="00B82E63" w:rsidP="00B82E63">
            <w:pPr>
              <w:pStyle w:val="PargrafodaLista"/>
              <w:numPr>
                <w:ilvl w:val="0"/>
                <w:numId w:val="26"/>
              </w:numPr>
              <w:spacing w:after="0" w:line="240" w:lineRule="auto"/>
              <w:jc w:val="both"/>
              <w:rPr>
                <w:rFonts w:eastAsia="Times New Roman"/>
                <w:color w:val="000000"/>
                <w:sz w:val="20"/>
                <w:szCs w:val="20"/>
              </w:rPr>
            </w:pPr>
          </w:p>
        </w:tc>
      </w:tr>
      <w:tr w:rsidR="00B82E63" w:rsidRPr="00B478AC" w14:paraId="085FE31E"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7324BB22"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632C0F45"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FFFFFF" w:themeFill="background1"/>
          </w:tcPr>
          <w:p w14:paraId="2C52B717" w14:textId="77777777" w:rsidR="00B82E63" w:rsidRDefault="00B82E63" w:rsidP="00B82E63">
            <w:pPr>
              <w:spacing w:after="0" w:line="240" w:lineRule="auto"/>
              <w:jc w:val="both"/>
              <w:rPr>
                <w:rFonts w:eastAsia="Times New Roman"/>
                <w:b/>
                <w:bCs/>
                <w:color w:val="000000"/>
                <w:sz w:val="20"/>
                <w:szCs w:val="20"/>
              </w:rPr>
            </w:pPr>
            <w:r w:rsidRPr="00626D68">
              <w:rPr>
                <w:rFonts w:ascii="Gotham-Medium" w:hAnsi="Gotham-Medium" w:cs="Gotham-Medium"/>
                <w:b/>
                <w:bCs/>
                <w:sz w:val="20"/>
                <w:szCs w:val="20"/>
              </w:rPr>
              <w:t>(EI02EO05-</w:t>
            </w:r>
            <w:r>
              <w:rPr>
                <w:rFonts w:ascii="Gotham-Medium" w:hAnsi="Gotham-Medium" w:cs="Gotham-Medium"/>
                <w:b/>
                <w:bCs/>
                <w:sz w:val="20"/>
                <w:szCs w:val="20"/>
              </w:rPr>
              <w:t>3</w:t>
            </w:r>
            <w:r w:rsidRPr="00626D68">
              <w:rPr>
                <w:rFonts w:ascii="Gotham-Medium" w:hAnsi="Gotham-Medium" w:cs="Gotham-Medium"/>
                <w:b/>
                <w:bCs/>
                <w:sz w:val="20"/>
                <w:szCs w:val="20"/>
              </w:rPr>
              <w:t>S07)</w:t>
            </w:r>
            <w:r>
              <w:rPr>
                <w:rFonts w:ascii="Gotham-Medium" w:hAnsi="Gotham-Medium" w:cs="Gotham-Medium"/>
                <w:sz w:val="20"/>
                <w:szCs w:val="20"/>
              </w:rPr>
              <w:t xml:space="preserve"> Coordenar progressivamente as noções básicas motoras, tais como: andar, pular, saltar...</w:t>
            </w:r>
          </w:p>
        </w:tc>
        <w:tc>
          <w:tcPr>
            <w:tcW w:w="1726" w:type="dxa"/>
            <w:vMerge/>
            <w:tcBorders>
              <w:left w:val="nil"/>
              <w:right w:val="single" w:sz="4" w:space="0" w:color="auto"/>
            </w:tcBorders>
            <w:shd w:val="clear" w:color="auto" w:fill="auto"/>
          </w:tcPr>
          <w:p w14:paraId="7C46ABD8" w14:textId="77777777" w:rsidR="00B82E63" w:rsidRPr="00D97598" w:rsidRDefault="00B82E63" w:rsidP="00B82E63">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3E3B6A0A" w14:textId="77777777" w:rsidR="00B82E63" w:rsidRPr="003730B8" w:rsidRDefault="00B82E63" w:rsidP="00B82E63">
            <w:pPr>
              <w:pStyle w:val="PargrafodaLista"/>
              <w:numPr>
                <w:ilvl w:val="0"/>
                <w:numId w:val="26"/>
              </w:numPr>
              <w:spacing w:after="0" w:line="240" w:lineRule="auto"/>
              <w:jc w:val="both"/>
              <w:rPr>
                <w:rFonts w:eastAsia="Times New Roman"/>
                <w:color w:val="000000"/>
                <w:sz w:val="20"/>
                <w:szCs w:val="20"/>
              </w:rPr>
            </w:pPr>
          </w:p>
        </w:tc>
      </w:tr>
      <w:tr w:rsidR="00B82E63" w:rsidRPr="00B478AC" w14:paraId="5BA356D1" w14:textId="77777777" w:rsidTr="00B82E63">
        <w:trPr>
          <w:trHeight w:val="20"/>
        </w:trPr>
        <w:tc>
          <w:tcPr>
            <w:tcW w:w="1836" w:type="dxa"/>
            <w:vMerge/>
            <w:tcBorders>
              <w:left w:val="single" w:sz="4" w:space="0" w:color="auto"/>
              <w:bottom w:val="single" w:sz="4" w:space="0" w:color="auto"/>
              <w:right w:val="single" w:sz="4" w:space="0" w:color="auto"/>
            </w:tcBorders>
            <w:shd w:val="clear" w:color="auto" w:fill="E2EFD9" w:themeFill="accent6" w:themeFillTint="33"/>
            <w:vAlign w:val="center"/>
          </w:tcPr>
          <w:p w14:paraId="6198B570"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bottom w:val="single" w:sz="4" w:space="0" w:color="auto"/>
              <w:right w:val="single" w:sz="4" w:space="0" w:color="auto"/>
            </w:tcBorders>
            <w:shd w:val="clear" w:color="auto" w:fill="D9E2F3" w:themeFill="accent1" w:themeFillTint="33"/>
          </w:tcPr>
          <w:p w14:paraId="3A7564BA"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44A601A5" w14:textId="06362427" w:rsidR="00B82E63" w:rsidRDefault="00B82E63" w:rsidP="00B82E63">
            <w:pPr>
              <w:spacing w:after="0" w:line="240" w:lineRule="auto"/>
              <w:jc w:val="both"/>
              <w:rPr>
                <w:rFonts w:eastAsia="Times New Roman"/>
                <w:b/>
                <w:bCs/>
                <w:color w:val="000000"/>
                <w:sz w:val="20"/>
                <w:szCs w:val="20"/>
              </w:rPr>
            </w:pPr>
            <w:r w:rsidRPr="00626D68">
              <w:rPr>
                <w:rFonts w:ascii="Gotham-Medium" w:hAnsi="Gotham-Medium" w:cs="Gotham-Medium"/>
                <w:b/>
                <w:bCs/>
                <w:sz w:val="20"/>
                <w:szCs w:val="20"/>
              </w:rPr>
              <w:t>(EI02EO05-</w:t>
            </w:r>
            <w:r>
              <w:rPr>
                <w:rFonts w:ascii="Gotham-Medium" w:hAnsi="Gotham-Medium" w:cs="Gotham-Medium"/>
                <w:b/>
                <w:bCs/>
                <w:sz w:val="20"/>
                <w:szCs w:val="20"/>
              </w:rPr>
              <w:t>3</w:t>
            </w:r>
            <w:r w:rsidRPr="00626D68">
              <w:rPr>
                <w:rFonts w:ascii="Gotham-Medium" w:hAnsi="Gotham-Medium" w:cs="Gotham-Medium"/>
                <w:b/>
                <w:bCs/>
                <w:sz w:val="20"/>
                <w:szCs w:val="20"/>
              </w:rPr>
              <w:t>S0</w:t>
            </w:r>
            <w:r>
              <w:rPr>
                <w:rFonts w:ascii="Gotham-Medium" w:hAnsi="Gotham-Medium" w:cs="Gotham-Medium"/>
                <w:b/>
                <w:bCs/>
                <w:sz w:val="20"/>
                <w:szCs w:val="20"/>
              </w:rPr>
              <w:t>8</w:t>
            </w:r>
            <w:r w:rsidRPr="00626D68">
              <w:rPr>
                <w:rFonts w:ascii="Gotham-Medium" w:hAnsi="Gotham-Medium" w:cs="Gotham-Medium"/>
                <w:b/>
                <w:bCs/>
                <w:sz w:val="20"/>
                <w:szCs w:val="20"/>
              </w:rPr>
              <w:t>)</w:t>
            </w:r>
            <w:r>
              <w:rPr>
                <w:rFonts w:ascii="Gotham-Medium" w:hAnsi="Gotham-Medium" w:cs="Gotham-Medium"/>
                <w:sz w:val="20"/>
                <w:szCs w:val="20"/>
              </w:rPr>
              <w:t xml:space="preserve"> Construir de forma progressiva e processual </w:t>
            </w:r>
            <w:r w:rsidR="00136530">
              <w:rPr>
                <w:rFonts w:ascii="Gotham-Medium" w:hAnsi="Gotham-Medium" w:cs="Gotham-Medium"/>
                <w:sz w:val="20"/>
                <w:szCs w:val="20"/>
              </w:rPr>
              <w:t xml:space="preserve">o </w:t>
            </w:r>
            <w:r>
              <w:rPr>
                <w:rFonts w:ascii="Gotham-Medium" w:hAnsi="Gotham-Medium" w:cs="Gotham-Medium"/>
                <w:sz w:val="20"/>
                <w:szCs w:val="20"/>
              </w:rPr>
              <w:t>respeito às diferenças e valorizar sua origem.</w:t>
            </w:r>
          </w:p>
        </w:tc>
        <w:tc>
          <w:tcPr>
            <w:tcW w:w="1726" w:type="dxa"/>
            <w:vMerge/>
            <w:tcBorders>
              <w:left w:val="nil"/>
              <w:bottom w:val="single" w:sz="4" w:space="0" w:color="auto"/>
              <w:right w:val="single" w:sz="4" w:space="0" w:color="auto"/>
            </w:tcBorders>
            <w:shd w:val="clear" w:color="auto" w:fill="auto"/>
          </w:tcPr>
          <w:p w14:paraId="2F99FB1F" w14:textId="77777777" w:rsidR="00B82E63" w:rsidRPr="00D97598" w:rsidRDefault="00B82E63" w:rsidP="00B82E63">
            <w:pPr>
              <w:spacing w:after="0" w:line="240" w:lineRule="auto"/>
              <w:ind w:left="360"/>
              <w:jc w:val="both"/>
              <w:rPr>
                <w:rFonts w:eastAsia="Times New Roman"/>
                <w:color w:val="000000"/>
                <w:sz w:val="20"/>
                <w:szCs w:val="20"/>
              </w:rPr>
            </w:pPr>
          </w:p>
        </w:tc>
        <w:tc>
          <w:tcPr>
            <w:tcW w:w="2548" w:type="dxa"/>
            <w:vMerge/>
            <w:tcBorders>
              <w:left w:val="nil"/>
              <w:bottom w:val="single" w:sz="4" w:space="0" w:color="auto"/>
              <w:right w:val="single" w:sz="4" w:space="0" w:color="auto"/>
            </w:tcBorders>
            <w:shd w:val="clear" w:color="auto" w:fill="auto"/>
          </w:tcPr>
          <w:p w14:paraId="4143A87B" w14:textId="77777777" w:rsidR="00B82E63" w:rsidRPr="003730B8" w:rsidRDefault="00B82E63" w:rsidP="00B82E63">
            <w:pPr>
              <w:pStyle w:val="PargrafodaLista"/>
              <w:spacing w:after="0" w:line="240" w:lineRule="auto"/>
              <w:ind w:left="360"/>
              <w:jc w:val="both"/>
              <w:rPr>
                <w:rFonts w:eastAsia="Times New Roman"/>
                <w:color w:val="000000"/>
                <w:sz w:val="20"/>
                <w:szCs w:val="20"/>
              </w:rPr>
            </w:pPr>
          </w:p>
        </w:tc>
      </w:tr>
    </w:tbl>
    <w:tbl>
      <w:tblPr>
        <w:tblpPr w:leftFromText="141" w:rightFromText="141" w:vertAnchor="page" w:horzAnchor="margin" w:tblpY="3016"/>
        <w:tblW w:w="15730" w:type="dxa"/>
        <w:tblCellMar>
          <w:left w:w="70" w:type="dxa"/>
          <w:right w:w="70" w:type="dxa"/>
        </w:tblCellMar>
        <w:tblLook w:val="04A0" w:firstRow="1" w:lastRow="0" w:firstColumn="1" w:lastColumn="0" w:noHBand="0" w:noVBand="1"/>
      </w:tblPr>
      <w:tblGrid>
        <w:gridCol w:w="1836"/>
        <w:gridCol w:w="1866"/>
        <w:gridCol w:w="7754"/>
        <w:gridCol w:w="1726"/>
        <w:gridCol w:w="2548"/>
      </w:tblGrid>
      <w:tr w:rsidR="00B82E63" w:rsidRPr="00B478AC" w14:paraId="760A5D21" w14:textId="77777777" w:rsidTr="00B82E63">
        <w:trPr>
          <w:trHeight w:val="737"/>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5DFECCE5" w14:textId="77777777" w:rsidR="00B82E63" w:rsidRPr="004156A5" w:rsidRDefault="00B82E63" w:rsidP="00B82E63">
            <w:pPr>
              <w:autoSpaceDE w:val="0"/>
              <w:autoSpaceDN w:val="0"/>
              <w:adjustRightInd w:val="0"/>
              <w:spacing w:after="0" w:line="240" w:lineRule="auto"/>
              <w:jc w:val="center"/>
              <w:rPr>
                <w:rFonts w:ascii="Gotham-Medium" w:hAnsi="Gotham-Medium" w:cs="Gotham-Medium"/>
                <w:b/>
                <w:bCs/>
                <w:sz w:val="20"/>
                <w:szCs w:val="20"/>
              </w:rPr>
            </w:pPr>
            <w:r w:rsidRPr="004156A5">
              <w:rPr>
                <w:rFonts w:ascii="Gotham-Medium" w:hAnsi="Gotham-Medium" w:cs="Gotham-Medium"/>
                <w:b/>
                <w:bCs/>
                <w:sz w:val="20"/>
                <w:szCs w:val="20"/>
              </w:rPr>
              <w:t>(EI02EO0</w:t>
            </w:r>
            <w:r>
              <w:rPr>
                <w:rFonts w:ascii="Gotham-Medium" w:hAnsi="Gotham-Medium" w:cs="Gotham-Medium"/>
                <w:b/>
                <w:bCs/>
                <w:sz w:val="20"/>
                <w:szCs w:val="20"/>
              </w:rPr>
              <w:t>6</w:t>
            </w:r>
            <w:r w:rsidRPr="004156A5">
              <w:rPr>
                <w:rFonts w:ascii="Gotham-Medium" w:hAnsi="Gotham-Medium" w:cs="Gotham-Medium"/>
                <w:b/>
                <w:bCs/>
                <w:sz w:val="20"/>
                <w:szCs w:val="20"/>
              </w:rPr>
              <w:t>)</w:t>
            </w:r>
          </w:p>
          <w:p w14:paraId="13074FBA" w14:textId="77777777" w:rsidR="00B82E63" w:rsidRPr="004156A5" w:rsidRDefault="00B82E63" w:rsidP="00B82E63">
            <w:pPr>
              <w:autoSpaceDE w:val="0"/>
              <w:autoSpaceDN w:val="0"/>
              <w:adjustRightInd w:val="0"/>
              <w:spacing w:after="0" w:line="240" w:lineRule="auto"/>
              <w:jc w:val="center"/>
              <w:rPr>
                <w:rFonts w:eastAsia="Times New Roman"/>
                <w:b/>
                <w:bCs/>
                <w:sz w:val="20"/>
                <w:szCs w:val="20"/>
              </w:rPr>
            </w:pPr>
            <w:r>
              <w:rPr>
                <w:rFonts w:ascii="Gotham-Book" w:hAnsi="Gotham-Book" w:cs="Gotham-Book"/>
                <w:b/>
                <w:bCs/>
                <w:sz w:val="20"/>
                <w:szCs w:val="20"/>
              </w:rPr>
              <w:t>Respeitar regras básicas de convívio social nas interações e brincadeiras</w:t>
            </w:r>
          </w:p>
        </w:tc>
        <w:tc>
          <w:tcPr>
            <w:tcW w:w="1866" w:type="dxa"/>
            <w:vMerge w:val="restart"/>
            <w:tcBorders>
              <w:top w:val="single" w:sz="4" w:space="0" w:color="auto"/>
              <w:left w:val="single" w:sz="4" w:space="0" w:color="auto"/>
              <w:right w:val="single" w:sz="4" w:space="0" w:color="auto"/>
            </w:tcBorders>
            <w:shd w:val="clear" w:color="auto" w:fill="D9E2F3" w:themeFill="accent1" w:themeFillTint="33"/>
          </w:tcPr>
          <w:p w14:paraId="1A8A4C0B" w14:textId="77777777" w:rsidR="00B82E63" w:rsidRDefault="00B82E63" w:rsidP="00B82E63">
            <w:pPr>
              <w:spacing w:after="0" w:line="240" w:lineRule="auto"/>
              <w:jc w:val="both"/>
              <w:rPr>
                <w:rFonts w:eastAsia="Times New Roman"/>
                <w:color w:val="000000"/>
                <w:sz w:val="18"/>
                <w:szCs w:val="18"/>
              </w:rPr>
            </w:pPr>
            <w:r w:rsidRPr="00181816">
              <w:rPr>
                <w:rFonts w:eastAsia="Times New Roman"/>
                <w:color w:val="000000"/>
                <w:sz w:val="18"/>
                <w:szCs w:val="18"/>
              </w:rPr>
              <w:t>C1. Conhecimento</w:t>
            </w:r>
          </w:p>
          <w:p w14:paraId="469401AF" w14:textId="77777777" w:rsidR="00B82E63" w:rsidRDefault="00B82E63" w:rsidP="00B82E63">
            <w:pPr>
              <w:spacing w:after="0" w:line="240" w:lineRule="auto"/>
              <w:jc w:val="both"/>
              <w:rPr>
                <w:rFonts w:eastAsia="Times New Roman"/>
                <w:color w:val="000000"/>
                <w:sz w:val="18"/>
                <w:szCs w:val="18"/>
              </w:rPr>
            </w:pPr>
            <w:r>
              <w:rPr>
                <w:rFonts w:eastAsia="Times New Roman"/>
                <w:color w:val="000000"/>
                <w:sz w:val="18"/>
                <w:szCs w:val="18"/>
              </w:rPr>
              <w:t>C4. Comunicação</w:t>
            </w:r>
          </w:p>
          <w:p w14:paraId="37117F8D" w14:textId="77777777" w:rsidR="00B82E63" w:rsidRDefault="00B82E63" w:rsidP="00B82E63">
            <w:pPr>
              <w:spacing w:after="0" w:line="240" w:lineRule="auto"/>
              <w:jc w:val="both"/>
              <w:rPr>
                <w:rFonts w:eastAsia="Times New Roman"/>
                <w:color w:val="000000"/>
                <w:sz w:val="18"/>
                <w:szCs w:val="18"/>
              </w:rPr>
            </w:pPr>
            <w:r>
              <w:rPr>
                <w:rFonts w:eastAsia="Times New Roman"/>
                <w:color w:val="000000"/>
                <w:sz w:val="18"/>
                <w:szCs w:val="18"/>
              </w:rPr>
              <w:t>C7. Argumentação</w:t>
            </w:r>
          </w:p>
          <w:p w14:paraId="35570A0F" w14:textId="77777777" w:rsidR="00B82E63" w:rsidRDefault="00B82E63" w:rsidP="00B82E63">
            <w:pPr>
              <w:spacing w:after="0" w:line="240" w:lineRule="auto"/>
              <w:jc w:val="both"/>
              <w:rPr>
                <w:rFonts w:eastAsia="Times New Roman"/>
                <w:color w:val="000000"/>
                <w:sz w:val="18"/>
                <w:szCs w:val="18"/>
              </w:rPr>
            </w:pPr>
            <w:r>
              <w:rPr>
                <w:rFonts w:eastAsia="Times New Roman"/>
                <w:color w:val="000000"/>
                <w:sz w:val="18"/>
                <w:szCs w:val="18"/>
              </w:rPr>
              <w:t>C8. Autoconhecimento e autocuidado</w:t>
            </w:r>
          </w:p>
          <w:p w14:paraId="6729A003" w14:textId="77777777" w:rsidR="00B82E63" w:rsidRDefault="00B82E63" w:rsidP="00B82E63">
            <w:pPr>
              <w:spacing w:after="0" w:line="240" w:lineRule="auto"/>
              <w:rPr>
                <w:rFonts w:eastAsia="Times New Roman"/>
                <w:color w:val="000000"/>
                <w:sz w:val="18"/>
                <w:szCs w:val="18"/>
              </w:rPr>
            </w:pPr>
            <w:r>
              <w:rPr>
                <w:rFonts w:eastAsia="Times New Roman"/>
                <w:color w:val="000000"/>
                <w:sz w:val="18"/>
                <w:szCs w:val="18"/>
              </w:rPr>
              <w:t>C9. Empatia e cooperação</w:t>
            </w:r>
          </w:p>
          <w:p w14:paraId="42EC86A1" w14:textId="77777777" w:rsidR="00B82E63" w:rsidRDefault="00B82E63" w:rsidP="00B82E63">
            <w:pPr>
              <w:spacing w:after="0" w:line="240" w:lineRule="auto"/>
              <w:jc w:val="both"/>
              <w:rPr>
                <w:rFonts w:eastAsia="Times New Roman"/>
                <w:color w:val="000000"/>
                <w:sz w:val="18"/>
                <w:szCs w:val="18"/>
              </w:rPr>
            </w:pPr>
            <w:r>
              <w:rPr>
                <w:rFonts w:eastAsia="Times New Roman"/>
                <w:color w:val="000000"/>
                <w:sz w:val="18"/>
                <w:szCs w:val="18"/>
              </w:rPr>
              <w:t>C10. Responsabilidade e cidadania</w:t>
            </w:r>
          </w:p>
          <w:p w14:paraId="06F5ABC7" w14:textId="77777777" w:rsidR="00B82E63" w:rsidRDefault="00B82E63" w:rsidP="00B82E63">
            <w:pPr>
              <w:spacing w:after="0" w:line="240" w:lineRule="auto"/>
              <w:jc w:val="both"/>
              <w:rPr>
                <w:rFonts w:eastAsia="Times New Roman"/>
                <w:color w:val="000000"/>
                <w:sz w:val="18"/>
                <w:szCs w:val="18"/>
              </w:rPr>
            </w:pPr>
          </w:p>
          <w:p w14:paraId="19CBAA3E" w14:textId="77777777" w:rsidR="00B82E63" w:rsidRPr="00181816" w:rsidRDefault="00B82E63" w:rsidP="00B82E63">
            <w:pPr>
              <w:spacing w:after="0" w:line="240" w:lineRule="auto"/>
              <w:jc w:val="both"/>
              <w:rPr>
                <w:rFonts w:eastAsia="Times New Roman"/>
                <w:color w:val="000000"/>
                <w:sz w:val="18"/>
                <w:szCs w:val="18"/>
              </w:rPr>
            </w:pPr>
          </w:p>
          <w:p w14:paraId="354EC1CC" w14:textId="77777777" w:rsidR="00B82E63" w:rsidRPr="006B7263" w:rsidRDefault="00B82E63" w:rsidP="00B82E63">
            <w:pPr>
              <w:spacing w:after="0" w:line="240" w:lineRule="auto"/>
              <w:jc w:val="center"/>
              <w:rPr>
                <w:rFonts w:eastAsia="Times New Roman"/>
                <w:color w:val="000000"/>
                <w:sz w:val="20"/>
                <w:szCs w:val="20"/>
              </w:rPr>
            </w:pPr>
          </w:p>
        </w:tc>
        <w:tc>
          <w:tcPr>
            <w:tcW w:w="7754" w:type="dxa"/>
            <w:tcBorders>
              <w:top w:val="single" w:sz="4" w:space="0" w:color="auto"/>
              <w:left w:val="single" w:sz="4" w:space="0" w:color="auto"/>
              <w:right w:val="single" w:sz="4" w:space="0" w:color="auto"/>
            </w:tcBorders>
            <w:shd w:val="clear" w:color="auto" w:fill="auto"/>
            <w:vAlign w:val="center"/>
          </w:tcPr>
          <w:p w14:paraId="296D8E92" w14:textId="77777777" w:rsidR="00B82E63" w:rsidRPr="00487227" w:rsidRDefault="00B82E63" w:rsidP="00B82E63">
            <w:pPr>
              <w:spacing w:after="0" w:line="240" w:lineRule="auto"/>
              <w:jc w:val="both"/>
              <w:rPr>
                <w:rFonts w:eastAsia="Times New Roman"/>
                <w:color w:val="000000"/>
                <w:sz w:val="20"/>
                <w:szCs w:val="20"/>
              </w:rPr>
            </w:pPr>
            <w:r>
              <w:rPr>
                <w:rFonts w:ascii="Gotham-Medium" w:hAnsi="Gotham-Medium" w:cs="Gotham-Medium"/>
                <w:b/>
                <w:bCs/>
                <w:sz w:val="20"/>
                <w:szCs w:val="20"/>
              </w:rPr>
              <w:t>(</w:t>
            </w:r>
            <w:r w:rsidRPr="004156A5">
              <w:rPr>
                <w:rFonts w:ascii="Gotham-Medium" w:hAnsi="Gotham-Medium" w:cs="Gotham-Medium"/>
                <w:b/>
                <w:bCs/>
                <w:sz w:val="20"/>
                <w:szCs w:val="20"/>
              </w:rPr>
              <w:t>EI02EO0</w:t>
            </w:r>
            <w:r>
              <w:rPr>
                <w:rFonts w:ascii="Gotham-Medium" w:hAnsi="Gotham-Medium" w:cs="Gotham-Medium"/>
                <w:b/>
                <w:bCs/>
                <w:sz w:val="20"/>
                <w:szCs w:val="20"/>
              </w:rPr>
              <w:t xml:space="preserve">6-3S01) </w:t>
            </w:r>
            <w:r w:rsidRPr="004D4D38">
              <w:rPr>
                <w:rFonts w:ascii="Gotham-Medium" w:hAnsi="Gotham-Medium" w:cs="Gotham-Medium"/>
                <w:sz w:val="20"/>
                <w:szCs w:val="20"/>
              </w:rPr>
              <w:t xml:space="preserve">Identificar progressivamente </w:t>
            </w:r>
            <w:r>
              <w:rPr>
                <w:rFonts w:ascii="Gotham-Medium" w:hAnsi="Gotham-Medium" w:cs="Gotham-Medium"/>
                <w:sz w:val="20"/>
                <w:szCs w:val="20"/>
              </w:rPr>
              <w:t xml:space="preserve">em seus grupos sociais </w:t>
            </w:r>
            <w:r w:rsidRPr="004D4D38">
              <w:rPr>
                <w:rFonts w:ascii="Gotham-Medium" w:hAnsi="Gotham-Medium" w:cs="Gotham-Medium"/>
                <w:sz w:val="20"/>
                <w:szCs w:val="20"/>
              </w:rPr>
              <w:t>hábitos e regras de convivência</w:t>
            </w:r>
            <w:r>
              <w:rPr>
                <w:rFonts w:ascii="Gotham-Medium" w:hAnsi="Gotham-Medium" w:cs="Gotham-Medium"/>
                <w:sz w:val="20"/>
                <w:szCs w:val="20"/>
              </w:rPr>
              <w:t>.</w:t>
            </w:r>
          </w:p>
        </w:tc>
        <w:tc>
          <w:tcPr>
            <w:tcW w:w="1726" w:type="dxa"/>
            <w:vMerge w:val="restart"/>
            <w:tcBorders>
              <w:top w:val="single" w:sz="4" w:space="0" w:color="auto"/>
              <w:left w:val="nil"/>
              <w:right w:val="single" w:sz="4" w:space="0" w:color="auto"/>
            </w:tcBorders>
            <w:shd w:val="clear" w:color="auto" w:fill="auto"/>
          </w:tcPr>
          <w:p w14:paraId="6B033A3F" w14:textId="77777777" w:rsidR="00B82E63"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Conviver</w:t>
            </w:r>
          </w:p>
          <w:p w14:paraId="75DE8077" w14:textId="77777777" w:rsidR="00B82E63"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Brincar</w:t>
            </w:r>
          </w:p>
          <w:p w14:paraId="73F33F8D" w14:textId="77777777" w:rsidR="00B82E63"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Participar</w:t>
            </w:r>
          </w:p>
          <w:p w14:paraId="55D9FAD5" w14:textId="77777777" w:rsidR="00B82E63"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Explorar</w:t>
            </w:r>
          </w:p>
          <w:p w14:paraId="2678ABE6" w14:textId="77777777" w:rsidR="00B82E63"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Expressar</w:t>
            </w:r>
          </w:p>
          <w:p w14:paraId="7E676D51" w14:textId="77777777" w:rsidR="00B82E63" w:rsidRPr="003E3D70"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Conhecer-se</w:t>
            </w:r>
          </w:p>
        </w:tc>
        <w:tc>
          <w:tcPr>
            <w:tcW w:w="2548" w:type="dxa"/>
            <w:vMerge w:val="restart"/>
            <w:tcBorders>
              <w:top w:val="single" w:sz="4" w:space="0" w:color="auto"/>
              <w:left w:val="nil"/>
              <w:right w:val="single" w:sz="4" w:space="0" w:color="auto"/>
            </w:tcBorders>
            <w:shd w:val="clear" w:color="auto" w:fill="auto"/>
          </w:tcPr>
          <w:p w14:paraId="60D9C9AA" w14:textId="77777777" w:rsidR="00B82E63" w:rsidRDefault="00B82E63" w:rsidP="00B82E63">
            <w:pPr>
              <w:spacing w:after="0" w:line="240" w:lineRule="auto"/>
              <w:jc w:val="center"/>
              <w:rPr>
                <w:rFonts w:eastAsia="Times New Roman"/>
                <w:color w:val="000000"/>
                <w:sz w:val="20"/>
                <w:szCs w:val="20"/>
              </w:rPr>
            </w:pPr>
          </w:p>
          <w:p w14:paraId="1E1A67BC" w14:textId="77777777" w:rsidR="00B82E63" w:rsidRPr="00D84C62" w:rsidRDefault="00B82E63" w:rsidP="00B82E63">
            <w:pPr>
              <w:spacing w:after="0" w:line="240" w:lineRule="auto"/>
              <w:jc w:val="center"/>
              <w:rPr>
                <w:rFonts w:eastAsia="Times New Roman"/>
                <w:color w:val="000000"/>
                <w:sz w:val="20"/>
                <w:szCs w:val="20"/>
              </w:rPr>
            </w:pPr>
            <w:r>
              <w:rPr>
                <w:noProof/>
              </w:rPr>
              <w:drawing>
                <wp:inline distT="0" distB="0" distL="0" distR="0" wp14:anchorId="7F5202ED" wp14:editId="08473310">
                  <wp:extent cx="906711" cy="888521"/>
                  <wp:effectExtent l="0" t="0" r="8255" b="6985"/>
                  <wp:docPr id="57" name="Imagem 57"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82E63" w:rsidRPr="00B478AC" w14:paraId="01EFF2CC"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06A39FEC"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4E3AC79F" w14:textId="77777777" w:rsidR="00B82E63" w:rsidRPr="006B7263" w:rsidRDefault="00B82E63" w:rsidP="00B82E63">
            <w:pPr>
              <w:spacing w:after="0" w:line="240" w:lineRule="auto"/>
              <w:ind w:left="360"/>
              <w:jc w:val="center"/>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40090304" w14:textId="77777777" w:rsidR="00B82E63" w:rsidRPr="006B7818" w:rsidRDefault="00B82E63" w:rsidP="00B82E63">
            <w:pPr>
              <w:spacing w:after="0" w:line="240" w:lineRule="auto"/>
              <w:jc w:val="both"/>
              <w:rPr>
                <w:rFonts w:ascii="Gotham-Medium" w:hAnsi="Gotham-Medium" w:cs="Gotham-Medium"/>
                <w:sz w:val="20"/>
                <w:szCs w:val="20"/>
              </w:rPr>
            </w:pPr>
            <w:r w:rsidRPr="00AF12A4">
              <w:rPr>
                <w:rFonts w:ascii="Gotham-Medium" w:hAnsi="Gotham-Medium" w:cs="Gotham-Medium"/>
                <w:b/>
                <w:bCs/>
                <w:sz w:val="20"/>
                <w:szCs w:val="20"/>
              </w:rPr>
              <w:t>(EI02EO0</w:t>
            </w:r>
            <w:r>
              <w:rPr>
                <w:rFonts w:ascii="Gotham-Medium" w:hAnsi="Gotham-Medium" w:cs="Gotham-Medium"/>
                <w:b/>
                <w:bCs/>
                <w:sz w:val="20"/>
                <w:szCs w:val="20"/>
              </w:rPr>
              <w:t>6</w:t>
            </w:r>
            <w:r w:rsidRPr="00AF12A4">
              <w:rPr>
                <w:rFonts w:ascii="Gotham-Medium" w:hAnsi="Gotham-Medium" w:cs="Gotham-Medium"/>
                <w:b/>
                <w:bCs/>
                <w:sz w:val="20"/>
                <w:szCs w:val="20"/>
              </w:rPr>
              <w:t>-</w:t>
            </w:r>
            <w:r>
              <w:rPr>
                <w:rFonts w:ascii="Gotham-Medium" w:hAnsi="Gotham-Medium" w:cs="Gotham-Medium"/>
                <w:b/>
                <w:bCs/>
                <w:sz w:val="20"/>
                <w:szCs w:val="20"/>
              </w:rPr>
              <w:t>3</w:t>
            </w:r>
            <w:r w:rsidRPr="00AF12A4">
              <w:rPr>
                <w:rFonts w:ascii="Gotham-Medium" w:hAnsi="Gotham-Medium" w:cs="Gotham-Medium"/>
                <w:b/>
                <w:bCs/>
                <w:sz w:val="20"/>
                <w:szCs w:val="20"/>
              </w:rPr>
              <w:t>S0</w:t>
            </w:r>
            <w:r>
              <w:rPr>
                <w:rFonts w:ascii="Gotham-Medium" w:hAnsi="Gotham-Medium" w:cs="Gotham-Medium"/>
                <w:b/>
                <w:bCs/>
                <w:sz w:val="20"/>
                <w:szCs w:val="20"/>
              </w:rPr>
              <w:t>2</w:t>
            </w:r>
            <w:r w:rsidRPr="00AF12A4">
              <w:rPr>
                <w:rFonts w:ascii="Gotham-Medium" w:hAnsi="Gotham-Medium" w:cs="Gotham-Medium"/>
                <w:b/>
                <w:bCs/>
                <w:sz w:val="20"/>
                <w:szCs w:val="20"/>
              </w:rPr>
              <w:t>)</w:t>
            </w:r>
            <w:r>
              <w:rPr>
                <w:rFonts w:ascii="Gotham-Medium" w:hAnsi="Gotham-Medium" w:cs="Gotham-Medium"/>
                <w:sz w:val="20"/>
                <w:szCs w:val="20"/>
              </w:rPr>
              <w:t xml:space="preserve"> Reconhecer de forma processual e progressiva que as regras de convívio social são necessárias para as interações em grupo.</w:t>
            </w:r>
          </w:p>
        </w:tc>
        <w:tc>
          <w:tcPr>
            <w:tcW w:w="1726" w:type="dxa"/>
            <w:vMerge/>
            <w:tcBorders>
              <w:left w:val="nil"/>
              <w:right w:val="single" w:sz="4" w:space="0" w:color="auto"/>
            </w:tcBorders>
            <w:shd w:val="clear" w:color="auto" w:fill="auto"/>
          </w:tcPr>
          <w:p w14:paraId="34C58BA4" w14:textId="77777777" w:rsidR="00B82E63" w:rsidRDefault="00B82E63" w:rsidP="00B82E63">
            <w:pPr>
              <w:pStyle w:val="PargrafodaLista"/>
              <w:numPr>
                <w:ilvl w:val="0"/>
                <w:numId w:val="27"/>
              </w:numPr>
              <w:spacing w:after="0" w:line="240" w:lineRule="auto"/>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198AEE98" w14:textId="77777777" w:rsidR="00B82E63" w:rsidRPr="00474611" w:rsidRDefault="00B82E63" w:rsidP="00B82E63">
            <w:pPr>
              <w:pStyle w:val="PargrafodaLista"/>
              <w:numPr>
                <w:ilvl w:val="0"/>
                <w:numId w:val="25"/>
              </w:numPr>
              <w:spacing w:after="0" w:line="240" w:lineRule="auto"/>
              <w:ind w:left="294" w:hanging="283"/>
              <w:jc w:val="both"/>
              <w:rPr>
                <w:rFonts w:eastAsia="Times New Roman"/>
                <w:color w:val="000000"/>
                <w:sz w:val="20"/>
                <w:szCs w:val="20"/>
              </w:rPr>
            </w:pPr>
          </w:p>
        </w:tc>
      </w:tr>
      <w:tr w:rsidR="00B82E63" w:rsidRPr="00B478AC" w14:paraId="1F1B1BF2"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6D422AB6"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1E6D8793"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6AF6DBC1" w14:textId="77777777" w:rsidR="00B82E63" w:rsidRPr="00E075DB" w:rsidRDefault="00B82E63" w:rsidP="00B82E63">
            <w:pPr>
              <w:spacing w:after="0" w:line="240" w:lineRule="auto"/>
              <w:jc w:val="both"/>
              <w:rPr>
                <w:rFonts w:eastAsia="Times New Roman"/>
                <w:color w:val="000000"/>
                <w:sz w:val="20"/>
                <w:szCs w:val="20"/>
              </w:rPr>
            </w:pPr>
            <w:r w:rsidRPr="00AF12A4">
              <w:rPr>
                <w:rFonts w:ascii="Gotham-Medium" w:hAnsi="Gotham-Medium" w:cs="Gotham-Medium"/>
                <w:b/>
                <w:bCs/>
                <w:sz w:val="20"/>
                <w:szCs w:val="20"/>
              </w:rPr>
              <w:t>(EI02EO06-</w:t>
            </w:r>
            <w:r>
              <w:rPr>
                <w:rFonts w:ascii="Gotham-Medium" w:hAnsi="Gotham-Medium" w:cs="Gotham-Medium"/>
                <w:b/>
                <w:bCs/>
                <w:sz w:val="20"/>
                <w:szCs w:val="20"/>
              </w:rPr>
              <w:t>3</w:t>
            </w:r>
            <w:r w:rsidRPr="00AF12A4">
              <w:rPr>
                <w:rFonts w:ascii="Gotham-Medium" w:hAnsi="Gotham-Medium" w:cs="Gotham-Medium"/>
                <w:b/>
                <w:bCs/>
                <w:sz w:val="20"/>
                <w:szCs w:val="20"/>
              </w:rPr>
              <w:t>S03)</w:t>
            </w:r>
            <w:r>
              <w:rPr>
                <w:rFonts w:ascii="Gotham-Medium" w:hAnsi="Gotham-Medium" w:cs="Gotham-Medium"/>
                <w:sz w:val="20"/>
                <w:szCs w:val="20"/>
              </w:rPr>
              <w:t xml:space="preserve"> Compreender que os diferentes espaços físicos da escola são de uso coletivo.</w:t>
            </w:r>
          </w:p>
        </w:tc>
        <w:tc>
          <w:tcPr>
            <w:tcW w:w="1726" w:type="dxa"/>
            <w:vMerge/>
            <w:tcBorders>
              <w:left w:val="nil"/>
              <w:right w:val="single" w:sz="4" w:space="0" w:color="auto"/>
            </w:tcBorders>
            <w:shd w:val="clear" w:color="auto" w:fill="auto"/>
          </w:tcPr>
          <w:p w14:paraId="1B5974A6" w14:textId="77777777" w:rsidR="00B82E63" w:rsidRDefault="00B82E63" w:rsidP="00B82E63">
            <w:pPr>
              <w:pStyle w:val="PargrafodaLista"/>
              <w:numPr>
                <w:ilvl w:val="0"/>
                <w:numId w:val="27"/>
              </w:numPr>
              <w:spacing w:after="0" w:line="240" w:lineRule="auto"/>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51DCCFC2" w14:textId="77777777" w:rsidR="00B82E63" w:rsidRPr="00474611" w:rsidRDefault="00B82E63" w:rsidP="00B82E63">
            <w:pPr>
              <w:pStyle w:val="PargrafodaLista"/>
              <w:numPr>
                <w:ilvl w:val="0"/>
                <w:numId w:val="25"/>
              </w:numPr>
              <w:spacing w:after="0" w:line="240" w:lineRule="auto"/>
              <w:ind w:left="294" w:hanging="283"/>
              <w:jc w:val="both"/>
              <w:rPr>
                <w:rFonts w:eastAsia="Times New Roman"/>
                <w:color w:val="000000"/>
                <w:sz w:val="20"/>
                <w:szCs w:val="20"/>
              </w:rPr>
            </w:pPr>
          </w:p>
        </w:tc>
      </w:tr>
      <w:tr w:rsidR="00B82E63" w:rsidRPr="00B478AC" w14:paraId="6D5A2047"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tcPr>
          <w:p w14:paraId="6E0BDDEA"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584D5364"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2985070F" w14:textId="77777777" w:rsidR="00B82E63" w:rsidRPr="006B7818" w:rsidRDefault="00B82E63" w:rsidP="00B82E63">
            <w:pPr>
              <w:spacing w:after="0" w:line="240" w:lineRule="auto"/>
              <w:jc w:val="both"/>
              <w:rPr>
                <w:rFonts w:ascii="Gotham-Medium" w:hAnsi="Gotham-Medium" w:cs="Gotham-Medium"/>
                <w:sz w:val="20"/>
                <w:szCs w:val="20"/>
              </w:rPr>
            </w:pPr>
            <w:r w:rsidRPr="00AF12A4">
              <w:rPr>
                <w:rFonts w:ascii="Gotham-Medium" w:hAnsi="Gotham-Medium" w:cs="Gotham-Medium"/>
                <w:b/>
                <w:bCs/>
                <w:sz w:val="20"/>
                <w:szCs w:val="20"/>
              </w:rPr>
              <w:t>(EI02EO06-</w:t>
            </w:r>
            <w:r>
              <w:rPr>
                <w:rFonts w:ascii="Gotham-Medium" w:hAnsi="Gotham-Medium" w:cs="Gotham-Medium"/>
                <w:b/>
                <w:bCs/>
                <w:sz w:val="20"/>
                <w:szCs w:val="20"/>
              </w:rPr>
              <w:t>3</w:t>
            </w:r>
            <w:r w:rsidRPr="00AF12A4">
              <w:rPr>
                <w:rFonts w:ascii="Gotham-Medium" w:hAnsi="Gotham-Medium" w:cs="Gotham-Medium"/>
                <w:b/>
                <w:bCs/>
                <w:sz w:val="20"/>
                <w:szCs w:val="20"/>
              </w:rPr>
              <w:t>S04)</w:t>
            </w:r>
            <w:r>
              <w:rPr>
                <w:rFonts w:ascii="Gotham-Medium" w:hAnsi="Gotham-Medium" w:cs="Gotham-Medium"/>
                <w:sz w:val="20"/>
                <w:szCs w:val="20"/>
              </w:rPr>
              <w:t xml:space="preserve"> Compreender as regras simples nos espaços coletivos, tais como: refeitório, parque, sala de aula...</w:t>
            </w:r>
          </w:p>
        </w:tc>
        <w:tc>
          <w:tcPr>
            <w:tcW w:w="1726" w:type="dxa"/>
            <w:vMerge/>
            <w:tcBorders>
              <w:left w:val="nil"/>
              <w:right w:val="single" w:sz="4" w:space="0" w:color="auto"/>
            </w:tcBorders>
            <w:shd w:val="clear" w:color="auto" w:fill="auto"/>
          </w:tcPr>
          <w:p w14:paraId="6F6C9B38" w14:textId="77777777" w:rsidR="00B82E63" w:rsidRDefault="00B82E63" w:rsidP="00B82E63">
            <w:pPr>
              <w:pStyle w:val="PargrafodaLista"/>
              <w:numPr>
                <w:ilvl w:val="0"/>
                <w:numId w:val="27"/>
              </w:numPr>
              <w:spacing w:after="0" w:line="240" w:lineRule="auto"/>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348BAC34" w14:textId="77777777" w:rsidR="00B82E63" w:rsidRPr="00474611" w:rsidRDefault="00B82E63" w:rsidP="00B82E63">
            <w:pPr>
              <w:pStyle w:val="PargrafodaLista"/>
              <w:numPr>
                <w:ilvl w:val="0"/>
                <w:numId w:val="25"/>
              </w:numPr>
              <w:spacing w:after="0" w:line="240" w:lineRule="auto"/>
              <w:ind w:left="294" w:hanging="283"/>
              <w:jc w:val="both"/>
              <w:rPr>
                <w:rFonts w:eastAsia="Times New Roman"/>
                <w:color w:val="000000"/>
                <w:sz w:val="20"/>
                <w:szCs w:val="20"/>
              </w:rPr>
            </w:pPr>
          </w:p>
        </w:tc>
      </w:tr>
      <w:tr w:rsidR="00B82E63" w:rsidRPr="00B478AC" w14:paraId="36E2A995"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35953862"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38A0D35B"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0CD9160A" w14:textId="77777777" w:rsidR="00B82E63" w:rsidRPr="00E075DB" w:rsidRDefault="00B82E63" w:rsidP="00B82E63">
            <w:pPr>
              <w:spacing w:after="0" w:line="240" w:lineRule="auto"/>
              <w:jc w:val="both"/>
              <w:rPr>
                <w:rFonts w:eastAsia="Times New Roman"/>
                <w:b/>
                <w:bCs/>
                <w:color w:val="000000"/>
                <w:sz w:val="20"/>
                <w:szCs w:val="20"/>
              </w:rPr>
            </w:pPr>
            <w:r w:rsidRPr="00AF12A4">
              <w:rPr>
                <w:rFonts w:ascii="Gotham-Medium" w:hAnsi="Gotham-Medium" w:cs="Gotham-Medium"/>
                <w:b/>
                <w:bCs/>
                <w:sz w:val="20"/>
                <w:szCs w:val="20"/>
              </w:rPr>
              <w:t>(EI02EO06-</w:t>
            </w:r>
            <w:r>
              <w:rPr>
                <w:rFonts w:ascii="Gotham-Medium" w:hAnsi="Gotham-Medium" w:cs="Gotham-Medium"/>
                <w:b/>
                <w:bCs/>
                <w:sz w:val="20"/>
                <w:szCs w:val="20"/>
              </w:rPr>
              <w:t>3</w:t>
            </w:r>
            <w:r w:rsidRPr="00AF12A4">
              <w:rPr>
                <w:rFonts w:ascii="Gotham-Medium" w:hAnsi="Gotham-Medium" w:cs="Gotham-Medium"/>
                <w:b/>
                <w:bCs/>
                <w:sz w:val="20"/>
                <w:szCs w:val="20"/>
              </w:rPr>
              <w:t>S05)</w:t>
            </w:r>
            <w:r>
              <w:rPr>
                <w:rFonts w:ascii="Gotham-Medium" w:hAnsi="Gotham-Medium" w:cs="Gotham-Medium"/>
                <w:sz w:val="20"/>
                <w:szCs w:val="20"/>
              </w:rPr>
              <w:t xml:space="preserve"> Utilizar os espaços sociais para construir normas e combinados para o uso coletivo.</w:t>
            </w:r>
          </w:p>
        </w:tc>
        <w:tc>
          <w:tcPr>
            <w:tcW w:w="1726" w:type="dxa"/>
            <w:vMerge/>
            <w:tcBorders>
              <w:left w:val="nil"/>
              <w:right w:val="single" w:sz="4" w:space="0" w:color="auto"/>
            </w:tcBorders>
            <w:shd w:val="clear" w:color="auto" w:fill="auto"/>
          </w:tcPr>
          <w:p w14:paraId="7F2F3826" w14:textId="77777777" w:rsidR="00B82E63" w:rsidRPr="00D97598" w:rsidRDefault="00B82E63" w:rsidP="00B82E63">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518A04B0" w14:textId="77777777" w:rsidR="00B82E63" w:rsidRPr="003730B8" w:rsidRDefault="00B82E63" w:rsidP="00B82E63">
            <w:pPr>
              <w:pStyle w:val="PargrafodaLista"/>
              <w:numPr>
                <w:ilvl w:val="0"/>
                <w:numId w:val="26"/>
              </w:numPr>
              <w:spacing w:after="0" w:line="240" w:lineRule="auto"/>
              <w:jc w:val="both"/>
              <w:rPr>
                <w:rFonts w:eastAsia="Times New Roman"/>
                <w:color w:val="000000"/>
                <w:sz w:val="20"/>
                <w:szCs w:val="20"/>
              </w:rPr>
            </w:pPr>
          </w:p>
        </w:tc>
      </w:tr>
      <w:tr w:rsidR="00B82E63" w:rsidRPr="00B478AC" w14:paraId="2500A82E"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30908435"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332CBF3E"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56B18D22" w14:textId="77777777" w:rsidR="00B82E63" w:rsidRPr="00E075DB" w:rsidRDefault="00B82E63" w:rsidP="00B82E63">
            <w:pPr>
              <w:spacing w:after="0" w:line="240" w:lineRule="auto"/>
              <w:jc w:val="both"/>
              <w:rPr>
                <w:rFonts w:eastAsia="Times New Roman"/>
                <w:b/>
                <w:bCs/>
                <w:color w:val="000000"/>
                <w:sz w:val="20"/>
                <w:szCs w:val="20"/>
              </w:rPr>
            </w:pPr>
            <w:r w:rsidRPr="00AF12A4">
              <w:rPr>
                <w:rFonts w:ascii="Gotham-Medium" w:hAnsi="Gotham-Medium" w:cs="Gotham-Medium"/>
                <w:b/>
                <w:bCs/>
                <w:sz w:val="20"/>
                <w:szCs w:val="20"/>
              </w:rPr>
              <w:t>(EI02EO06-</w:t>
            </w:r>
            <w:r>
              <w:rPr>
                <w:rFonts w:ascii="Gotham-Medium" w:hAnsi="Gotham-Medium" w:cs="Gotham-Medium"/>
                <w:b/>
                <w:bCs/>
                <w:sz w:val="20"/>
                <w:szCs w:val="20"/>
              </w:rPr>
              <w:t>3</w:t>
            </w:r>
            <w:r w:rsidRPr="00AF12A4">
              <w:rPr>
                <w:rFonts w:ascii="Gotham-Medium" w:hAnsi="Gotham-Medium" w:cs="Gotham-Medium"/>
                <w:b/>
                <w:bCs/>
                <w:sz w:val="20"/>
                <w:szCs w:val="20"/>
              </w:rPr>
              <w:t>S0</w:t>
            </w:r>
            <w:r>
              <w:rPr>
                <w:rFonts w:ascii="Gotham-Medium" w:hAnsi="Gotham-Medium" w:cs="Gotham-Medium"/>
                <w:b/>
                <w:bCs/>
                <w:sz w:val="20"/>
                <w:szCs w:val="20"/>
              </w:rPr>
              <w:t>6</w:t>
            </w:r>
            <w:r w:rsidRPr="00AF12A4">
              <w:rPr>
                <w:rFonts w:ascii="Gotham-Medium" w:hAnsi="Gotham-Medium" w:cs="Gotham-Medium"/>
                <w:b/>
                <w:bCs/>
                <w:sz w:val="20"/>
                <w:szCs w:val="20"/>
              </w:rPr>
              <w:t>)</w:t>
            </w:r>
            <w:r>
              <w:rPr>
                <w:rFonts w:ascii="Gotham-Medium" w:hAnsi="Gotham-Medium" w:cs="Gotham-Medium"/>
                <w:sz w:val="20"/>
                <w:szCs w:val="20"/>
              </w:rPr>
              <w:t xml:space="preserve"> Diferenciar de forma progressiva a capacidade de conviver, autogerenciando suas emoções e suas estratégias de empatia.</w:t>
            </w:r>
          </w:p>
        </w:tc>
        <w:tc>
          <w:tcPr>
            <w:tcW w:w="1726" w:type="dxa"/>
            <w:vMerge/>
            <w:tcBorders>
              <w:left w:val="nil"/>
              <w:right w:val="single" w:sz="4" w:space="0" w:color="auto"/>
            </w:tcBorders>
            <w:shd w:val="clear" w:color="auto" w:fill="auto"/>
          </w:tcPr>
          <w:p w14:paraId="7480227F" w14:textId="77777777" w:rsidR="00B82E63" w:rsidRPr="00D97598" w:rsidRDefault="00B82E63" w:rsidP="00B82E63">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72B85779" w14:textId="77777777" w:rsidR="00B82E63" w:rsidRPr="003730B8" w:rsidRDefault="00B82E63" w:rsidP="00B82E63">
            <w:pPr>
              <w:pStyle w:val="PargrafodaLista"/>
              <w:numPr>
                <w:ilvl w:val="0"/>
                <w:numId w:val="26"/>
              </w:numPr>
              <w:spacing w:after="0" w:line="240" w:lineRule="auto"/>
              <w:jc w:val="both"/>
              <w:rPr>
                <w:rFonts w:eastAsia="Times New Roman"/>
                <w:color w:val="000000"/>
                <w:sz w:val="20"/>
                <w:szCs w:val="20"/>
              </w:rPr>
            </w:pPr>
          </w:p>
        </w:tc>
      </w:tr>
      <w:tr w:rsidR="00B82E63" w:rsidRPr="00B478AC" w14:paraId="7E97E8FB"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2540C3DB"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40A6658D"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FFFFFF" w:themeFill="background1"/>
          </w:tcPr>
          <w:p w14:paraId="4A92A684" w14:textId="77777777" w:rsidR="00B82E63" w:rsidRDefault="00B82E63" w:rsidP="00B82E63">
            <w:pPr>
              <w:spacing w:after="0" w:line="240" w:lineRule="auto"/>
              <w:jc w:val="both"/>
              <w:rPr>
                <w:rFonts w:eastAsia="Times New Roman"/>
                <w:b/>
                <w:bCs/>
                <w:color w:val="000000"/>
                <w:sz w:val="20"/>
                <w:szCs w:val="20"/>
              </w:rPr>
            </w:pPr>
            <w:r w:rsidRPr="006B7818">
              <w:rPr>
                <w:rFonts w:ascii="Gotham-Medium" w:hAnsi="Gotham-Medium" w:cs="Gotham-Medium"/>
                <w:sz w:val="20"/>
                <w:szCs w:val="20"/>
              </w:rPr>
              <w:t>(</w:t>
            </w:r>
            <w:r w:rsidRPr="00AF12A4">
              <w:rPr>
                <w:rFonts w:ascii="Gotham-Medium" w:hAnsi="Gotham-Medium" w:cs="Gotham-Medium"/>
                <w:b/>
                <w:bCs/>
                <w:sz w:val="20"/>
                <w:szCs w:val="20"/>
              </w:rPr>
              <w:t>EI02EO06-</w:t>
            </w:r>
            <w:r>
              <w:rPr>
                <w:rFonts w:ascii="Gotham-Medium" w:hAnsi="Gotham-Medium" w:cs="Gotham-Medium"/>
                <w:b/>
                <w:bCs/>
                <w:sz w:val="20"/>
                <w:szCs w:val="20"/>
              </w:rPr>
              <w:t>3</w:t>
            </w:r>
            <w:r w:rsidRPr="00AF12A4">
              <w:rPr>
                <w:rFonts w:ascii="Gotham-Medium" w:hAnsi="Gotham-Medium" w:cs="Gotham-Medium"/>
                <w:b/>
                <w:bCs/>
                <w:sz w:val="20"/>
                <w:szCs w:val="20"/>
              </w:rPr>
              <w:t>S0</w:t>
            </w:r>
            <w:r>
              <w:rPr>
                <w:rFonts w:ascii="Gotham-Medium" w:hAnsi="Gotham-Medium" w:cs="Gotham-Medium"/>
                <w:b/>
                <w:bCs/>
                <w:sz w:val="20"/>
                <w:szCs w:val="20"/>
              </w:rPr>
              <w:t>7</w:t>
            </w:r>
            <w:r w:rsidRPr="00AF12A4">
              <w:rPr>
                <w:rFonts w:ascii="Gotham-Medium" w:hAnsi="Gotham-Medium" w:cs="Gotham-Medium"/>
                <w:b/>
                <w:bCs/>
                <w:sz w:val="20"/>
                <w:szCs w:val="20"/>
              </w:rPr>
              <w:t>)</w:t>
            </w:r>
            <w:r>
              <w:rPr>
                <w:rFonts w:ascii="Gotham-Medium" w:hAnsi="Gotham-Medium" w:cs="Gotham-Medium"/>
                <w:sz w:val="20"/>
                <w:szCs w:val="20"/>
              </w:rPr>
              <w:t xml:space="preserve"> Coordenar progressivamente a capacidade de conviver com diferentes grupos sociais, respeitando e colaborando com as regras de convívio em sua rotina diária.</w:t>
            </w:r>
          </w:p>
        </w:tc>
        <w:tc>
          <w:tcPr>
            <w:tcW w:w="1726" w:type="dxa"/>
            <w:vMerge/>
            <w:tcBorders>
              <w:left w:val="nil"/>
              <w:right w:val="single" w:sz="4" w:space="0" w:color="auto"/>
            </w:tcBorders>
            <w:shd w:val="clear" w:color="auto" w:fill="auto"/>
          </w:tcPr>
          <w:p w14:paraId="770AFD0D" w14:textId="77777777" w:rsidR="00B82E63" w:rsidRPr="00D97598" w:rsidRDefault="00B82E63" w:rsidP="00B82E63">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7B9AD986" w14:textId="77777777" w:rsidR="00B82E63" w:rsidRPr="003730B8" w:rsidRDefault="00B82E63" w:rsidP="00B82E63">
            <w:pPr>
              <w:pStyle w:val="PargrafodaLista"/>
              <w:numPr>
                <w:ilvl w:val="0"/>
                <w:numId w:val="26"/>
              </w:numPr>
              <w:spacing w:after="0" w:line="240" w:lineRule="auto"/>
              <w:jc w:val="both"/>
              <w:rPr>
                <w:rFonts w:eastAsia="Times New Roman"/>
                <w:color w:val="000000"/>
                <w:sz w:val="20"/>
                <w:szCs w:val="20"/>
              </w:rPr>
            </w:pPr>
          </w:p>
        </w:tc>
      </w:tr>
      <w:tr w:rsidR="00B82E63" w:rsidRPr="00B478AC" w14:paraId="1B2897BE" w14:textId="77777777" w:rsidTr="00B82E63">
        <w:trPr>
          <w:trHeight w:val="20"/>
        </w:trPr>
        <w:tc>
          <w:tcPr>
            <w:tcW w:w="1836" w:type="dxa"/>
            <w:vMerge/>
            <w:tcBorders>
              <w:left w:val="single" w:sz="4" w:space="0" w:color="auto"/>
              <w:bottom w:val="single" w:sz="4" w:space="0" w:color="auto"/>
              <w:right w:val="single" w:sz="4" w:space="0" w:color="auto"/>
            </w:tcBorders>
            <w:shd w:val="clear" w:color="auto" w:fill="E2EFD9" w:themeFill="accent6" w:themeFillTint="33"/>
            <w:vAlign w:val="center"/>
          </w:tcPr>
          <w:p w14:paraId="24D1D667"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bottom w:val="single" w:sz="4" w:space="0" w:color="auto"/>
              <w:right w:val="single" w:sz="4" w:space="0" w:color="auto"/>
            </w:tcBorders>
            <w:shd w:val="clear" w:color="auto" w:fill="D9E2F3" w:themeFill="accent1" w:themeFillTint="33"/>
          </w:tcPr>
          <w:p w14:paraId="211AF294"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21D8E458" w14:textId="77777777" w:rsidR="00B82E63" w:rsidRDefault="00B82E63" w:rsidP="00B82E63">
            <w:pPr>
              <w:spacing w:after="0" w:line="240" w:lineRule="auto"/>
              <w:jc w:val="both"/>
              <w:rPr>
                <w:rFonts w:eastAsia="Times New Roman"/>
                <w:b/>
                <w:bCs/>
                <w:color w:val="000000"/>
                <w:sz w:val="20"/>
                <w:szCs w:val="20"/>
              </w:rPr>
            </w:pPr>
            <w:r w:rsidRPr="00AF12A4">
              <w:rPr>
                <w:rFonts w:ascii="Gotham-Medium" w:hAnsi="Gotham-Medium" w:cs="Gotham-Medium"/>
                <w:b/>
                <w:bCs/>
                <w:sz w:val="20"/>
                <w:szCs w:val="20"/>
              </w:rPr>
              <w:t>(EI02EO07-</w:t>
            </w:r>
            <w:r>
              <w:rPr>
                <w:rFonts w:ascii="Gotham-Medium" w:hAnsi="Gotham-Medium" w:cs="Gotham-Medium"/>
                <w:b/>
                <w:bCs/>
                <w:sz w:val="20"/>
                <w:szCs w:val="20"/>
              </w:rPr>
              <w:t>3</w:t>
            </w:r>
            <w:r w:rsidRPr="00AF12A4">
              <w:rPr>
                <w:rFonts w:ascii="Gotham-Medium" w:hAnsi="Gotham-Medium" w:cs="Gotham-Medium"/>
                <w:b/>
                <w:bCs/>
                <w:sz w:val="20"/>
                <w:szCs w:val="20"/>
              </w:rPr>
              <w:t>S0</w:t>
            </w:r>
            <w:r>
              <w:rPr>
                <w:rFonts w:ascii="Gotham-Medium" w:hAnsi="Gotham-Medium" w:cs="Gotham-Medium"/>
                <w:b/>
                <w:bCs/>
                <w:sz w:val="20"/>
                <w:szCs w:val="20"/>
              </w:rPr>
              <w:t>8</w:t>
            </w:r>
            <w:r w:rsidRPr="00AF12A4">
              <w:rPr>
                <w:rFonts w:ascii="Gotham-Medium" w:hAnsi="Gotham-Medium" w:cs="Gotham-Medium"/>
                <w:b/>
                <w:bCs/>
                <w:sz w:val="20"/>
                <w:szCs w:val="20"/>
              </w:rPr>
              <w:t>)</w:t>
            </w:r>
            <w:r>
              <w:rPr>
                <w:rFonts w:ascii="Gotham-Medium" w:hAnsi="Gotham-Medium" w:cs="Gotham-Medium"/>
                <w:sz w:val="20"/>
                <w:szCs w:val="20"/>
              </w:rPr>
              <w:t xml:space="preserve"> Construir com normas e regras para brincadeiras, jogos, para ouvir o outro e ser ouvido, na organização do espaço da sala de aula, para ouvir histórias, ouvir músicas entre outros.</w:t>
            </w:r>
          </w:p>
        </w:tc>
        <w:tc>
          <w:tcPr>
            <w:tcW w:w="1726" w:type="dxa"/>
            <w:vMerge/>
            <w:tcBorders>
              <w:left w:val="nil"/>
              <w:bottom w:val="single" w:sz="4" w:space="0" w:color="auto"/>
              <w:right w:val="single" w:sz="4" w:space="0" w:color="auto"/>
            </w:tcBorders>
            <w:shd w:val="clear" w:color="auto" w:fill="auto"/>
          </w:tcPr>
          <w:p w14:paraId="18BCCFE0" w14:textId="77777777" w:rsidR="00B82E63" w:rsidRPr="00D97598" w:rsidRDefault="00B82E63" w:rsidP="00B82E63">
            <w:pPr>
              <w:spacing w:after="0" w:line="240" w:lineRule="auto"/>
              <w:ind w:left="360"/>
              <w:jc w:val="both"/>
              <w:rPr>
                <w:rFonts w:eastAsia="Times New Roman"/>
                <w:color w:val="000000"/>
                <w:sz w:val="20"/>
                <w:szCs w:val="20"/>
              </w:rPr>
            </w:pPr>
          </w:p>
        </w:tc>
        <w:tc>
          <w:tcPr>
            <w:tcW w:w="2548" w:type="dxa"/>
            <w:vMerge/>
            <w:tcBorders>
              <w:left w:val="nil"/>
              <w:bottom w:val="single" w:sz="4" w:space="0" w:color="auto"/>
              <w:right w:val="single" w:sz="4" w:space="0" w:color="auto"/>
            </w:tcBorders>
            <w:shd w:val="clear" w:color="auto" w:fill="auto"/>
          </w:tcPr>
          <w:p w14:paraId="1E7F77EE" w14:textId="77777777" w:rsidR="00B82E63" w:rsidRPr="003730B8" w:rsidRDefault="00B82E63" w:rsidP="00B82E63">
            <w:pPr>
              <w:pStyle w:val="PargrafodaLista"/>
              <w:spacing w:after="0" w:line="240" w:lineRule="auto"/>
              <w:ind w:left="360"/>
              <w:jc w:val="both"/>
              <w:rPr>
                <w:rFonts w:eastAsia="Times New Roman"/>
                <w:color w:val="000000"/>
                <w:sz w:val="20"/>
                <w:szCs w:val="20"/>
              </w:rPr>
            </w:pPr>
          </w:p>
        </w:tc>
      </w:tr>
    </w:tbl>
    <w:tbl>
      <w:tblPr>
        <w:tblpPr w:leftFromText="141" w:rightFromText="141" w:vertAnchor="page" w:horzAnchor="margin" w:tblpY="7291"/>
        <w:tblW w:w="15730" w:type="dxa"/>
        <w:tblCellMar>
          <w:left w:w="70" w:type="dxa"/>
          <w:right w:w="70" w:type="dxa"/>
        </w:tblCellMar>
        <w:tblLook w:val="04A0" w:firstRow="1" w:lastRow="0" w:firstColumn="1" w:lastColumn="0" w:noHBand="0" w:noVBand="1"/>
      </w:tblPr>
      <w:tblGrid>
        <w:gridCol w:w="1836"/>
        <w:gridCol w:w="1866"/>
        <w:gridCol w:w="7754"/>
        <w:gridCol w:w="1726"/>
        <w:gridCol w:w="2548"/>
      </w:tblGrid>
      <w:tr w:rsidR="00B82E63" w:rsidRPr="00B478AC" w14:paraId="371148F2" w14:textId="77777777" w:rsidTr="00B82E63">
        <w:trPr>
          <w:trHeight w:val="340"/>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7B9D8E99" w14:textId="77777777" w:rsidR="00B82E63" w:rsidRPr="004156A5" w:rsidRDefault="00B82E63" w:rsidP="00B82E63">
            <w:pPr>
              <w:autoSpaceDE w:val="0"/>
              <w:autoSpaceDN w:val="0"/>
              <w:adjustRightInd w:val="0"/>
              <w:spacing w:after="0" w:line="240" w:lineRule="auto"/>
              <w:jc w:val="center"/>
              <w:rPr>
                <w:rFonts w:ascii="Gotham-Medium" w:hAnsi="Gotham-Medium" w:cs="Gotham-Medium"/>
                <w:b/>
                <w:bCs/>
                <w:sz w:val="20"/>
                <w:szCs w:val="20"/>
              </w:rPr>
            </w:pPr>
            <w:r w:rsidRPr="004156A5">
              <w:rPr>
                <w:rFonts w:ascii="Gotham-Medium" w:hAnsi="Gotham-Medium" w:cs="Gotham-Medium"/>
                <w:b/>
                <w:bCs/>
                <w:sz w:val="20"/>
                <w:szCs w:val="20"/>
              </w:rPr>
              <w:t>(EI02EO0</w:t>
            </w:r>
            <w:r>
              <w:rPr>
                <w:rFonts w:ascii="Gotham-Medium" w:hAnsi="Gotham-Medium" w:cs="Gotham-Medium"/>
                <w:b/>
                <w:bCs/>
                <w:sz w:val="20"/>
                <w:szCs w:val="20"/>
              </w:rPr>
              <w:t>7</w:t>
            </w:r>
            <w:r w:rsidRPr="004156A5">
              <w:rPr>
                <w:rFonts w:ascii="Gotham-Medium" w:hAnsi="Gotham-Medium" w:cs="Gotham-Medium"/>
                <w:b/>
                <w:bCs/>
                <w:sz w:val="20"/>
                <w:szCs w:val="20"/>
              </w:rPr>
              <w:t>)</w:t>
            </w:r>
          </w:p>
          <w:p w14:paraId="66747A57" w14:textId="77777777" w:rsidR="00B82E63" w:rsidRPr="004156A5" w:rsidRDefault="00B82E63" w:rsidP="00B82E63">
            <w:pPr>
              <w:autoSpaceDE w:val="0"/>
              <w:autoSpaceDN w:val="0"/>
              <w:adjustRightInd w:val="0"/>
              <w:spacing w:after="0" w:line="240" w:lineRule="auto"/>
              <w:jc w:val="center"/>
              <w:rPr>
                <w:rFonts w:eastAsia="Times New Roman"/>
                <w:b/>
                <w:bCs/>
                <w:sz w:val="20"/>
                <w:szCs w:val="20"/>
              </w:rPr>
            </w:pPr>
            <w:r>
              <w:rPr>
                <w:rFonts w:eastAsia="Times New Roman"/>
                <w:b/>
                <w:bCs/>
                <w:sz w:val="20"/>
                <w:szCs w:val="20"/>
              </w:rPr>
              <w:t>Resolver conflitos nas interações e brincadeiras, com a orientação de um adulto</w:t>
            </w:r>
          </w:p>
        </w:tc>
        <w:tc>
          <w:tcPr>
            <w:tcW w:w="1866" w:type="dxa"/>
            <w:vMerge w:val="restart"/>
            <w:tcBorders>
              <w:top w:val="single" w:sz="4" w:space="0" w:color="auto"/>
              <w:left w:val="single" w:sz="4" w:space="0" w:color="auto"/>
              <w:right w:val="single" w:sz="4" w:space="0" w:color="auto"/>
            </w:tcBorders>
            <w:shd w:val="clear" w:color="auto" w:fill="D9E2F3" w:themeFill="accent1" w:themeFillTint="33"/>
          </w:tcPr>
          <w:p w14:paraId="1D865810" w14:textId="77777777" w:rsidR="00B82E63" w:rsidRDefault="00B82E63" w:rsidP="00B82E63">
            <w:pPr>
              <w:spacing w:after="0" w:line="240" w:lineRule="auto"/>
              <w:jc w:val="both"/>
              <w:rPr>
                <w:rFonts w:eastAsia="Times New Roman"/>
                <w:color w:val="000000"/>
                <w:sz w:val="18"/>
                <w:szCs w:val="18"/>
              </w:rPr>
            </w:pPr>
            <w:r w:rsidRPr="00181816">
              <w:rPr>
                <w:rFonts w:eastAsia="Times New Roman"/>
                <w:color w:val="000000"/>
                <w:sz w:val="18"/>
                <w:szCs w:val="18"/>
              </w:rPr>
              <w:t>C1. Conhecimento</w:t>
            </w:r>
          </w:p>
          <w:p w14:paraId="45ED2C56" w14:textId="77777777" w:rsidR="00B82E63" w:rsidRDefault="00B82E63" w:rsidP="00B82E63">
            <w:pPr>
              <w:spacing w:after="0" w:line="240" w:lineRule="auto"/>
              <w:jc w:val="both"/>
              <w:rPr>
                <w:rFonts w:eastAsia="Times New Roman"/>
                <w:color w:val="000000"/>
                <w:sz w:val="18"/>
                <w:szCs w:val="18"/>
              </w:rPr>
            </w:pPr>
            <w:r>
              <w:rPr>
                <w:rFonts w:eastAsia="Times New Roman"/>
                <w:color w:val="000000"/>
                <w:sz w:val="18"/>
                <w:szCs w:val="18"/>
              </w:rPr>
              <w:t>C4. Comunicação</w:t>
            </w:r>
          </w:p>
          <w:p w14:paraId="36CAC6DE" w14:textId="77777777" w:rsidR="00B82E63" w:rsidRDefault="00B82E63" w:rsidP="00B82E63">
            <w:pPr>
              <w:spacing w:after="0" w:line="240" w:lineRule="auto"/>
              <w:jc w:val="both"/>
              <w:rPr>
                <w:rFonts w:eastAsia="Times New Roman"/>
                <w:color w:val="000000"/>
                <w:sz w:val="18"/>
                <w:szCs w:val="18"/>
              </w:rPr>
            </w:pPr>
            <w:r>
              <w:rPr>
                <w:rFonts w:eastAsia="Times New Roman"/>
                <w:color w:val="000000"/>
                <w:sz w:val="18"/>
                <w:szCs w:val="18"/>
              </w:rPr>
              <w:t>C7. Argumentação</w:t>
            </w:r>
          </w:p>
          <w:p w14:paraId="1C3C1482" w14:textId="77777777" w:rsidR="00B82E63" w:rsidRDefault="00B82E63" w:rsidP="00B82E63">
            <w:pPr>
              <w:spacing w:after="0" w:line="240" w:lineRule="auto"/>
              <w:jc w:val="both"/>
              <w:rPr>
                <w:rFonts w:eastAsia="Times New Roman"/>
                <w:color w:val="000000"/>
                <w:sz w:val="18"/>
                <w:szCs w:val="18"/>
              </w:rPr>
            </w:pPr>
            <w:r>
              <w:rPr>
                <w:rFonts w:eastAsia="Times New Roman"/>
                <w:color w:val="000000"/>
                <w:sz w:val="18"/>
                <w:szCs w:val="18"/>
              </w:rPr>
              <w:t>C8. Autoconhecimento e autocuidado</w:t>
            </w:r>
          </w:p>
          <w:p w14:paraId="47EB7B3E" w14:textId="77777777" w:rsidR="00B82E63" w:rsidRDefault="00B82E63" w:rsidP="00B82E63">
            <w:pPr>
              <w:spacing w:after="0" w:line="240" w:lineRule="auto"/>
              <w:rPr>
                <w:rFonts w:eastAsia="Times New Roman"/>
                <w:color w:val="000000"/>
                <w:sz w:val="18"/>
                <w:szCs w:val="18"/>
              </w:rPr>
            </w:pPr>
            <w:r>
              <w:rPr>
                <w:rFonts w:eastAsia="Times New Roman"/>
                <w:color w:val="000000"/>
                <w:sz w:val="18"/>
                <w:szCs w:val="18"/>
              </w:rPr>
              <w:t>C9. Empatia e cooperação</w:t>
            </w:r>
          </w:p>
          <w:p w14:paraId="2FE3E652" w14:textId="77777777" w:rsidR="00B82E63" w:rsidRDefault="00B82E63" w:rsidP="00B82E63">
            <w:pPr>
              <w:spacing w:after="0" w:line="240" w:lineRule="auto"/>
              <w:jc w:val="both"/>
              <w:rPr>
                <w:rFonts w:eastAsia="Times New Roman"/>
                <w:color w:val="000000"/>
                <w:sz w:val="18"/>
                <w:szCs w:val="18"/>
              </w:rPr>
            </w:pPr>
            <w:r>
              <w:rPr>
                <w:rFonts w:eastAsia="Times New Roman"/>
                <w:color w:val="000000"/>
                <w:sz w:val="18"/>
                <w:szCs w:val="18"/>
              </w:rPr>
              <w:t>C10. Responsabilidade e cidadania</w:t>
            </w:r>
          </w:p>
          <w:p w14:paraId="5507A7BD" w14:textId="77777777" w:rsidR="00B82E63" w:rsidRDefault="00B82E63" w:rsidP="00B82E63">
            <w:pPr>
              <w:spacing w:after="0" w:line="240" w:lineRule="auto"/>
              <w:jc w:val="both"/>
              <w:rPr>
                <w:rFonts w:eastAsia="Times New Roman"/>
                <w:color w:val="000000"/>
                <w:sz w:val="18"/>
                <w:szCs w:val="18"/>
              </w:rPr>
            </w:pPr>
          </w:p>
          <w:p w14:paraId="21BAD03C" w14:textId="77777777" w:rsidR="00B82E63" w:rsidRPr="00181816" w:rsidRDefault="00B82E63" w:rsidP="00B82E63">
            <w:pPr>
              <w:spacing w:after="0" w:line="240" w:lineRule="auto"/>
              <w:jc w:val="both"/>
              <w:rPr>
                <w:rFonts w:eastAsia="Times New Roman"/>
                <w:color w:val="000000"/>
                <w:sz w:val="18"/>
                <w:szCs w:val="18"/>
              </w:rPr>
            </w:pPr>
          </w:p>
          <w:p w14:paraId="16D347B8" w14:textId="77777777" w:rsidR="00B82E63" w:rsidRPr="006B7263" w:rsidRDefault="00B82E63" w:rsidP="00B82E63">
            <w:pPr>
              <w:spacing w:after="0" w:line="240" w:lineRule="auto"/>
              <w:jc w:val="center"/>
              <w:rPr>
                <w:rFonts w:eastAsia="Times New Roman"/>
                <w:color w:val="000000"/>
                <w:sz w:val="20"/>
                <w:szCs w:val="20"/>
              </w:rPr>
            </w:pPr>
          </w:p>
        </w:tc>
        <w:tc>
          <w:tcPr>
            <w:tcW w:w="7754" w:type="dxa"/>
            <w:tcBorders>
              <w:top w:val="single" w:sz="4" w:space="0" w:color="auto"/>
              <w:left w:val="single" w:sz="4" w:space="0" w:color="auto"/>
              <w:right w:val="single" w:sz="4" w:space="0" w:color="auto"/>
            </w:tcBorders>
            <w:shd w:val="clear" w:color="auto" w:fill="auto"/>
            <w:vAlign w:val="center"/>
          </w:tcPr>
          <w:p w14:paraId="427320FB" w14:textId="77777777" w:rsidR="00B82E63" w:rsidRPr="00487227" w:rsidRDefault="00B82E63" w:rsidP="00B82E63">
            <w:pPr>
              <w:spacing w:after="0" w:line="240" w:lineRule="auto"/>
              <w:jc w:val="both"/>
              <w:rPr>
                <w:rFonts w:eastAsia="Times New Roman"/>
                <w:color w:val="000000"/>
                <w:sz w:val="20"/>
                <w:szCs w:val="20"/>
              </w:rPr>
            </w:pPr>
            <w:r>
              <w:rPr>
                <w:rFonts w:ascii="Gotham-Medium" w:hAnsi="Gotham-Medium" w:cs="Gotham-Medium"/>
                <w:b/>
                <w:bCs/>
                <w:sz w:val="20"/>
                <w:szCs w:val="20"/>
              </w:rPr>
              <w:lastRenderedPageBreak/>
              <w:t>(</w:t>
            </w:r>
            <w:r w:rsidRPr="004156A5">
              <w:rPr>
                <w:rFonts w:ascii="Gotham-Medium" w:hAnsi="Gotham-Medium" w:cs="Gotham-Medium"/>
                <w:b/>
                <w:bCs/>
                <w:sz w:val="20"/>
                <w:szCs w:val="20"/>
              </w:rPr>
              <w:t>EI02EO0</w:t>
            </w:r>
            <w:r>
              <w:rPr>
                <w:rFonts w:ascii="Gotham-Medium" w:hAnsi="Gotham-Medium" w:cs="Gotham-Medium"/>
                <w:b/>
                <w:bCs/>
                <w:sz w:val="20"/>
                <w:szCs w:val="20"/>
              </w:rPr>
              <w:t xml:space="preserve">7-3S01) </w:t>
            </w:r>
            <w:r w:rsidRPr="006870F0">
              <w:rPr>
                <w:rFonts w:ascii="Gotham-Medium" w:hAnsi="Gotham-Medium" w:cs="Gotham-Medium"/>
                <w:sz w:val="20"/>
                <w:szCs w:val="20"/>
              </w:rPr>
              <w:t>Reconhecer de forma progressiva e processual</w:t>
            </w:r>
            <w:r>
              <w:rPr>
                <w:rFonts w:ascii="Gotham-Medium" w:hAnsi="Gotham-Medium" w:cs="Gotham-Medium"/>
                <w:sz w:val="20"/>
                <w:szCs w:val="20"/>
              </w:rPr>
              <w:t xml:space="preserve">, </w:t>
            </w:r>
            <w:r w:rsidRPr="006870F0">
              <w:rPr>
                <w:rFonts w:ascii="Gotham-Medium" w:hAnsi="Gotham-Medium" w:cs="Gotham-Medium"/>
                <w:sz w:val="20"/>
                <w:szCs w:val="20"/>
              </w:rPr>
              <w:t>os conflitos relacionados aos momentos coletivos dentro da rotina diária.</w:t>
            </w:r>
          </w:p>
        </w:tc>
        <w:tc>
          <w:tcPr>
            <w:tcW w:w="1726" w:type="dxa"/>
            <w:vMerge w:val="restart"/>
            <w:tcBorders>
              <w:top w:val="single" w:sz="4" w:space="0" w:color="auto"/>
              <w:left w:val="nil"/>
              <w:right w:val="single" w:sz="4" w:space="0" w:color="auto"/>
            </w:tcBorders>
            <w:shd w:val="clear" w:color="auto" w:fill="auto"/>
          </w:tcPr>
          <w:p w14:paraId="55C50D6E" w14:textId="77777777" w:rsidR="00B82E63"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Conviver</w:t>
            </w:r>
          </w:p>
          <w:p w14:paraId="03A12369" w14:textId="77777777" w:rsidR="00B82E63"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Brincar</w:t>
            </w:r>
          </w:p>
          <w:p w14:paraId="57D81C94" w14:textId="77777777" w:rsidR="00B82E63"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Participar</w:t>
            </w:r>
          </w:p>
          <w:p w14:paraId="18CD44C4" w14:textId="77777777" w:rsidR="00B82E63"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Explorar</w:t>
            </w:r>
          </w:p>
          <w:p w14:paraId="15D3D55E" w14:textId="77777777" w:rsidR="00B82E63"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Expressar</w:t>
            </w:r>
          </w:p>
          <w:p w14:paraId="7AAD3988" w14:textId="77777777" w:rsidR="00B82E63" w:rsidRPr="003E3D70" w:rsidRDefault="00B82E63" w:rsidP="00B82E63">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Conhecer-se</w:t>
            </w:r>
          </w:p>
        </w:tc>
        <w:tc>
          <w:tcPr>
            <w:tcW w:w="2548" w:type="dxa"/>
            <w:vMerge w:val="restart"/>
            <w:tcBorders>
              <w:top w:val="single" w:sz="4" w:space="0" w:color="auto"/>
              <w:left w:val="nil"/>
              <w:right w:val="single" w:sz="4" w:space="0" w:color="auto"/>
            </w:tcBorders>
            <w:shd w:val="clear" w:color="auto" w:fill="auto"/>
          </w:tcPr>
          <w:p w14:paraId="6285140F" w14:textId="77777777" w:rsidR="00B82E63" w:rsidRDefault="00B82E63" w:rsidP="00B82E63">
            <w:pPr>
              <w:spacing w:after="0" w:line="240" w:lineRule="auto"/>
              <w:jc w:val="center"/>
              <w:rPr>
                <w:rFonts w:eastAsia="Times New Roman"/>
                <w:color w:val="000000"/>
                <w:sz w:val="20"/>
                <w:szCs w:val="20"/>
              </w:rPr>
            </w:pPr>
          </w:p>
          <w:p w14:paraId="265F74D1" w14:textId="77777777" w:rsidR="00B82E63" w:rsidRPr="00D84C62" w:rsidRDefault="00B82E63" w:rsidP="00B82E63">
            <w:pPr>
              <w:spacing w:after="0" w:line="240" w:lineRule="auto"/>
              <w:jc w:val="center"/>
              <w:rPr>
                <w:rFonts w:eastAsia="Times New Roman"/>
                <w:color w:val="000000"/>
                <w:sz w:val="20"/>
                <w:szCs w:val="20"/>
              </w:rPr>
            </w:pPr>
            <w:r>
              <w:rPr>
                <w:noProof/>
              </w:rPr>
              <w:drawing>
                <wp:inline distT="0" distB="0" distL="0" distR="0" wp14:anchorId="43F5E969" wp14:editId="4C084553">
                  <wp:extent cx="906711" cy="888521"/>
                  <wp:effectExtent l="0" t="0" r="8255" b="6985"/>
                  <wp:docPr id="58" name="Imagem 58"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82E63" w:rsidRPr="00B478AC" w14:paraId="6C0D2E38"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2D284FA5"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7E843DB6"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324067FA" w14:textId="77777777" w:rsidR="00B82E63" w:rsidRPr="00E075DB" w:rsidRDefault="00B82E63" w:rsidP="00B82E63">
            <w:pPr>
              <w:spacing w:after="0" w:line="240" w:lineRule="auto"/>
              <w:jc w:val="both"/>
              <w:rPr>
                <w:rFonts w:eastAsia="Times New Roman"/>
                <w:color w:val="000000"/>
                <w:sz w:val="20"/>
                <w:szCs w:val="20"/>
              </w:rPr>
            </w:pPr>
            <w:r w:rsidRPr="006870F0">
              <w:rPr>
                <w:rFonts w:ascii="Gotham-Medium" w:hAnsi="Gotham-Medium" w:cs="Gotham-Medium"/>
                <w:b/>
                <w:bCs/>
                <w:sz w:val="20"/>
                <w:szCs w:val="20"/>
              </w:rPr>
              <w:t>(EI02EO07-</w:t>
            </w:r>
            <w:r>
              <w:rPr>
                <w:rFonts w:ascii="Gotham-Medium" w:hAnsi="Gotham-Medium" w:cs="Gotham-Medium"/>
                <w:b/>
                <w:bCs/>
                <w:sz w:val="20"/>
                <w:szCs w:val="20"/>
              </w:rPr>
              <w:t>3</w:t>
            </w:r>
            <w:r w:rsidRPr="006870F0">
              <w:rPr>
                <w:rFonts w:ascii="Gotham-Medium" w:hAnsi="Gotham-Medium" w:cs="Gotham-Medium"/>
                <w:b/>
                <w:bCs/>
                <w:sz w:val="20"/>
                <w:szCs w:val="20"/>
              </w:rPr>
              <w:t>S02)</w:t>
            </w:r>
            <w:r>
              <w:rPr>
                <w:rFonts w:ascii="Gotham-Medium" w:hAnsi="Gotham-Medium" w:cs="Gotham-Medium"/>
                <w:sz w:val="20"/>
                <w:szCs w:val="20"/>
              </w:rPr>
              <w:t xml:space="preserve"> Compreender as normas de convívio, para que os as causas e consequências dos conflitos nas interações sociais sejam controlados e amenizados.</w:t>
            </w:r>
          </w:p>
        </w:tc>
        <w:tc>
          <w:tcPr>
            <w:tcW w:w="1726" w:type="dxa"/>
            <w:vMerge/>
            <w:tcBorders>
              <w:left w:val="nil"/>
              <w:right w:val="single" w:sz="4" w:space="0" w:color="auto"/>
            </w:tcBorders>
            <w:shd w:val="clear" w:color="auto" w:fill="auto"/>
          </w:tcPr>
          <w:p w14:paraId="6BE1BB35" w14:textId="77777777" w:rsidR="00B82E63" w:rsidRDefault="00B82E63" w:rsidP="00B82E63">
            <w:pPr>
              <w:pStyle w:val="PargrafodaLista"/>
              <w:numPr>
                <w:ilvl w:val="0"/>
                <w:numId w:val="27"/>
              </w:numPr>
              <w:spacing w:after="0" w:line="240" w:lineRule="auto"/>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4DD7D4D8" w14:textId="77777777" w:rsidR="00B82E63" w:rsidRPr="00474611" w:rsidRDefault="00B82E63" w:rsidP="00B82E63">
            <w:pPr>
              <w:pStyle w:val="PargrafodaLista"/>
              <w:numPr>
                <w:ilvl w:val="0"/>
                <w:numId w:val="25"/>
              </w:numPr>
              <w:spacing w:after="0" w:line="240" w:lineRule="auto"/>
              <w:ind w:left="294" w:hanging="283"/>
              <w:jc w:val="both"/>
              <w:rPr>
                <w:rFonts w:eastAsia="Times New Roman"/>
                <w:color w:val="000000"/>
                <w:sz w:val="20"/>
                <w:szCs w:val="20"/>
              </w:rPr>
            </w:pPr>
          </w:p>
        </w:tc>
      </w:tr>
      <w:tr w:rsidR="00B82E63" w:rsidRPr="00B478AC" w14:paraId="49BA8171"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tcPr>
          <w:p w14:paraId="50B30CAF"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7FFA769A"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46A4FAC4" w14:textId="77777777" w:rsidR="00B82E63" w:rsidRPr="006B7818" w:rsidRDefault="00B82E63" w:rsidP="00B82E63">
            <w:pPr>
              <w:spacing w:after="0" w:line="240" w:lineRule="auto"/>
              <w:jc w:val="both"/>
              <w:rPr>
                <w:rFonts w:ascii="Gotham-Medium" w:hAnsi="Gotham-Medium" w:cs="Gotham-Medium"/>
                <w:sz w:val="20"/>
                <w:szCs w:val="20"/>
              </w:rPr>
            </w:pPr>
            <w:r w:rsidRPr="006870F0">
              <w:rPr>
                <w:rFonts w:ascii="Gotham-Medium" w:hAnsi="Gotham-Medium" w:cs="Gotham-Medium"/>
                <w:b/>
                <w:bCs/>
                <w:sz w:val="20"/>
                <w:szCs w:val="20"/>
              </w:rPr>
              <w:t>(EI02EO0</w:t>
            </w:r>
            <w:r>
              <w:rPr>
                <w:rFonts w:ascii="Gotham-Medium" w:hAnsi="Gotham-Medium" w:cs="Gotham-Medium"/>
                <w:b/>
                <w:bCs/>
                <w:sz w:val="20"/>
                <w:szCs w:val="20"/>
              </w:rPr>
              <w:t>7</w:t>
            </w:r>
            <w:r w:rsidRPr="006870F0">
              <w:rPr>
                <w:rFonts w:ascii="Gotham-Medium" w:hAnsi="Gotham-Medium" w:cs="Gotham-Medium"/>
                <w:b/>
                <w:bCs/>
                <w:sz w:val="20"/>
                <w:szCs w:val="20"/>
              </w:rPr>
              <w:t>-</w:t>
            </w:r>
            <w:r>
              <w:rPr>
                <w:rFonts w:ascii="Gotham-Medium" w:hAnsi="Gotham-Medium" w:cs="Gotham-Medium"/>
                <w:b/>
                <w:bCs/>
                <w:sz w:val="20"/>
                <w:szCs w:val="20"/>
              </w:rPr>
              <w:t>3</w:t>
            </w:r>
            <w:r w:rsidRPr="006870F0">
              <w:rPr>
                <w:rFonts w:ascii="Gotham-Medium" w:hAnsi="Gotham-Medium" w:cs="Gotham-Medium"/>
                <w:b/>
                <w:bCs/>
                <w:sz w:val="20"/>
                <w:szCs w:val="20"/>
              </w:rPr>
              <w:t xml:space="preserve">S03) </w:t>
            </w:r>
            <w:r>
              <w:rPr>
                <w:rFonts w:ascii="Gotham-Medium" w:hAnsi="Gotham-Medium" w:cs="Gotham-Medium"/>
                <w:sz w:val="20"/>
                <w:szCs w:val="20"/>
              </w:rPr>
              <w:t>Compreender de forma progressiva que a comunicação entre seus pares é necessária para resolver os conflitos diários.</w:t>
            </w:r>
          </w:p>
        </w:tc>
        <w:tc>
          <w:tcPr>
            <w:tcW w:w="1726" w:type="dxa"/>
            <w:vMerge/>
            <w:tcBorders>
              <w:left w:val="nil"/>
              <w:right w:val="single" w:sz="4" w:space="0" w:color="auto"/>
            </w:tcBorders>
            <w:shd w:val="clear" w:color="auto" w:fill="auto"/>
          </w:tcPr>
          <w:p w14:paraId="4234FEC1" w14:textId="77777777" w:rsidR="00B82E63" w:rsidRDefault="00B82E63" w:rsidP="00B82E63">
            <w:pPr>
              <w:pStyle w:val="PargrafodaLista"/>
              <w:numPr>
                <w:ilvl w:val="0"/>
                <w:numId w:val="27"/>
              </w:numPr>
              <w:spacing w:after="0" w:line="240" w:lineRule="auto"/>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061E0BE2" w14:textId="77777777" w:rsidR="00B82E63" w:rsidRPr="00474611" w:rsidRDefault="00B82E63" w:rsidP="00B82E63">
            <w:pPr>
              <w:pStyle w:val="PargrafodaLista"/>
              <w:numPr>
                <w:ilvl w:val="0"/>
                <w:numId w:val="25"/>
              </w:numPr>
              <w:spacing w:after="0" w:line="240" w:lineRule="auto"/>
              <w:ind w:left="294" w:hanging="283"/>
              <w:jc w:val="both"/>
              <w:rPr>
                <w:rFonts w:eastAsia="Times New Roman"/>
                <w:color w:val="000000"/>
                <w:sz w:val="20"/>
                <w:szCs w:val="20"/>
              </w:rPr>
            </w:pPr>
          </w:p>
        </w:tc>
      </w:tr>
      <w:tr w:rsidR="00B82E63" w:rsidRPr="00B478AC" w14:paraId="6307C77F"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1304A990"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34E9C72A"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078A6589" w14:textId="77777777" w:rsidR="00B82E63" w:rsidRPr="00E075DB" w:rsidRDefault="00B82E63" w:rsidP="00B82E63">
            <w:pPr>
              <w:spacing w:after="0" w:line="240" w:lineRule="auto"/>
              <w:jc w:val="both"/>
              <w:rPr>
                <w:rFonts w:eastAsia="Times New Roman"/>
                <w:b/>
                <w:bCs/>
                <w:color w:val="000000"/>
                <w:sz w:val="20"/>
                <w:szCs w:val="20"/>
              </w:rPr>
            </w:pPr>
            <w:r w:rsidRPr="006870F0">
              <w:rPr>
                <w:rFonts w:ascii="Gotham-Medium" w:hAnsi="Gotham-Medium" w:cs="Gotham-Medium"/>
                <w:b/>
                <w:bCs/>
                <w:sz w:val="20"/>
                <w:szCs w:val="20"/>
              </w:rPr>
              <w:t>(EI02EO07-3S04)</w:t>
            </w:r>
            <w:r>
              <w:rPr>
                <w:rFonts w:ascii="Gotham-Medium" w:hAnsi="Gotham-Medium" w:cs="Gotham-Medium"/>
                <w:sz w:val="20"/>
                <w:szCs w:val="20"/>
              </w:rPr>
              <w:t xml:space="preserve"> Usar de forma progressiva, o diálogo para desenvolver relacionamentos positivos e estratégias para lhe dar com os conflitos </w:t>
            </w:r>
          </w:p>
        </w:tc>
        <w:tc>
          <w:tcPr>
            <w:tcW w:w="1726" w:type="dxa"/>
            <w:vMerge/>
            <w:tcBorders>
              <w:left w:val="nil"/>
              <w:right w:val="single" w:sz="4" w:space="0" w:color="auto"/>
            </w:tcBorders>
            <w:shd w:val="clear" w:color="auto" w:fill="auto"/>
          </w:tcPr>
          <w:p w14:paraId="6365F2FD" w14:textId="77777777" w:rsidR="00B82E63" w:rsidRPr="00D97598" w:rsidRDefault="00B82E63" w:rsidP="00B82E63">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5927B2EB" w14:textId="77777777" w:rsidR="00B82E63" w:rsidRPr="003730B8" w:rsidRDefault="00B82E63" w:rsidP="00B82E63">
            <w:pPr>
              <w:pStyle w:val="PargrafodaLista"/>
              <w:numPr>
                <w:ilvl w:val="0"/>
                <w:numId w:val="26"/>
              </w:numPr>
              <w:spacing w:after="0" w:line="240" w:lineRule="auto"/>
              <w:jc w:val="both"/>
              <w:rPr>
                <w:rFonts w:eastAsia="Times New Roman"/>
                <w:color w:val="000000"/>
                <w:sz w:val="20"/>
                <w:szCs w:val="20"/>
              </w:rPr>
            </w:pPr>
          </w:p>
        </w:tc>
      </w:tr>
      <w:tr w:rsidR="00B82E63" w:rsidRPr="00B478AC" w14:paraId="440949DA"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3C7D4315"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2C833E58"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41FB74E9" w14:textId="77777777" w:rsidR="00B82E63" w:rsidRPr="00E075DB" w:rsidRDefault="00B82E63" w:rsidP="00B82E63">
            <w:pPr>
              <w:spacing w:after="0" w:line="240" w:lineRule="auto"/>
              <w:jc w:val="both"/>
              <w:rPr>
                <w:rFonts w:eastAsia="Times New Roman"/>
                <w:b/>
                <w:bCs/>
                <w:color w:val="000000"/>
                <w:sz w:val="20"/>
                <w:szCs w:val="20"/>
              </w:rPr>
            </w:pPr>
            <w:r w:rsidRPr="006870F0">
              <w:rPr>
                <w:rFonts w:ascii="Gotham-Medium" w:hAnsi="Gotham-Medium" w:cs="Gotham-Medium"/>
                <w:b/>
                <w:bCs/>
                <w:sz w:val="20"/>
                <w:szCs w:val="20"/>
              </w:rPr>
              <w:t>(EI02EO07-3S05)</w:t>
            </w:r>
            <w:r>
              <w:rPr>
                <w:rFonts w:ascii="Gotham-Medium" w:hAnsi="Gotham-Medium" w:cs="Gotham-Medium"/>
                <w:sz w:val="20"/>
                <w:szCs w:val="20"/>
              </w:rPr>
              <w:t xml:space="preserve"> Demonstrar de forma progressiva e processual, o conhecimento das regras de convívio social e as causas e consequências de não </w:t>
            </w:r>
            <w:proofErr w:type="gramStart"/>
            <w:r>
              <w:rPr>
                <w:rFonts w:ascii="Gotham-Medium" w:hAnsi="Gotham-Medium" w:cs="Gotham-Medium"/>
                <w:sz w:val="20"/>
                <w:szCs w:val="20"/>
              </w:rPr>
              <w:t>respeitá-las</w:t>
            </w:r>
            <w:proofErr w:type="gramEnd"/>
            <w:r>
              <w:rPr>
                <w:rFonts w:ascii="Gotham-Medium" w:hAnsi="Gotham-Medium" w:cs="Gotham-Medium"/>
                <w:sz w:val="20"/>
                <w:szCs w:val="20"/>
              </w:rPr>
              <w:t>.</w:t>
            </w:r>
          </w:p>
        </w:tc>
        <w:tc>
          <w:tcPr>
            <w:tcW w:w="1726" w:type="dxa"/>
            <w:vMerge/>
            <w:tcBorders>
              <w:left w:val="nil"/>
              <w:right w:val="single" w:sz="4" w:space="0" w:color="auto"/>
            </w:tcBorders>
            <w:shd w:val="clear" w:color="auto" w:fill="auto"/>
          </w:tcPr>
          <w:p w14:paraId="66C0D84C" w14:textId="77777777" w:rsidR="00B82E63" w:rsidRPr="00D97598" w:rsidRDefault="00B82E63" w:rsidP="00B82E63">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0F36CAA8" w14:textId="77777777" w:rsidR="00B82E63" w:rsidRPr="003730B8" w:rsidRDefault="00B82E63" w:rsidP="00B82E63">
            <w:pPr>
              <w:pStyle w:val="PargrafodaLista"/>
              <w:numPr>
                <w:ilvl w:val="0"/>
                <w:numId w:val="26"/>
              </w:numPr>
              <w:spacing w:after="0" w:line="240" w:lineRule="auto"/>
              <w:jc w:val="both"/>
              <w:rPr>
                <w:rFonts w:eastAsia="Times New Roman"/>
                <w:color w:val="000000"/>
                <w:sz w:val="20"/>
                <w:szCs w:val="20"/>
              </w:rPr>
            </w:pPr>
          </w:p>
        </w:tc>
      </w:tr>
      <w:tr w:rsidR="00B82E63" w:rsidRPr="00B478AC" w14:paraId="76CC89DB" w14:textId="77777777" w:rsidTr="00B82E63">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3362FA3A"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right w:val="single" w:sz="4" w:space="0" w:color="auto"/>
            </w:tcBorders>
            <w:shd w:val="clear" w:color="auto" w:fill="D9E2F3" w:themeFill="accent1" w:themeFillTint="33"/>
          </w:tcPr>
          <w:p w14:paraId="7726483A"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FFFFFF" w:themeFill="background1"/>
          </w:tcPr>
          <w:p w14:paraId="12ADCC03" w14:textId="5FB47665" w:rsidR="00B82E63" w:rsidRDefault="00B82E63" w:rsidP="00B82E63">
            <w:pPr>
              <w:spacing w:after="0" w:line="240" w:lineRule="auto"/>
              <w:jc w:val="both"/>
              <w:rPr>
                <w:rFonts w:eastAsia="Times New Roman"/>
                <w:b/>
                <w:bCs/>
                <w:color w:val="000000"/>
                <w:sz w:val="20"/>
                <w:szCs w:val="20"/>
              </w:rPr>
            </w:pPr>
            <w:r w:rsidRPr="006870F0">
              <w:rPr>
                <w:rFonts w:ascii="Gotham-Medium" w:hAnsi="Gotham-Medium" w:cs="Gotham-Medium"/>
                <w:b/>
                <w:bCs/>
                <w:sz w:val="20"/>
                <w:szCs w:val="20"/>
              </w:rPr>
              <w:t>(EI02EO07-3S0</w:t>
            </w:r>
            <w:r>
              <w:rPr>
                <w:rFonts w:ascii="Gotham-Medium" w:hAnsi="Gotham-Medium" w:cs="Gotham-Medium"/>
                <w:b/>
                <w:bCs/>
                <w:sz w:val="20"/>
                <w:szCs w:val="20"/>
              </w:rPr>
              <w:t>6</w:t>
            </w:r>
            <w:r w:rsidRPr="006870F0">
              <w:rPr>
                <w:rFonts w:ascii="Gotham-Medium" w:hAnsi="Gotham-Medium" w:cs="Gotham-Medium"/>
                <w:b/>
                <w:bCs/>
                <w:sz w:val="20"/>
                <w:szCs w:val="20"/>
              </w:rPr>
              <w:t>)</w:t>
            </w:r>
            <w:r>
              <w:rPr>
                <w:rFonts w:ascii="Gotham-Medium" w:hAnsi="Gotham-Medium" w:cs="Gotham-Medium"/>
                <w:sz w:val="20"/>
                <w:szCs w:val="20"/>
              </w:rPr>
              <w:t xml:space="preserve"> Valorizar as interações sociais dentro dos espaços escolares reconhecendo e respeitando os outro em sua diversidade e diferença.</w:t>
            </w:r>
          </w:p>
        </w:tc>
        <w:tc>
          <w:tcPr>
            <w:tcW w:w="1726" w:type="dxa"/>
            <w:vMerge/>
            <w:tcBorders>
              <w:left w:val="nil"/>
              <w:right w:val="single" w:sz="4" w:space="0" w:color="auto"/>
            </w:tcBorders>
            <w:shd w:val="clear" w:color="auto" w:fill="auto"/>
          </w:tcPr>
          <w:p w14:paraId="30785B25" w14:textId="77777777" w:rsidR="00B82E63" w:rsidRPr="00D97598" w:rsidRDefault="00B82E63" w:rsidP="00B82E63">
            <w:pPr>
              <w:spacing w:after="0" w:line="240" w:lineRule="auto"/>
              <w:ind w:left="360"/>
              <w:jc w:val="both"/>
              <w:rPr>
                <w:rFonts w:eastAsia="Times New Roman"/>
                <w:color w:val="000000"/>
                <w:sz w:val="20"/>
                <w:szCs w:val="20"/>
              </w:rPr>
            </w:pPr>
          </w:p>
        </w:tc>
        <w:tc>
          <w:tcPr>
            <w:tcW w:w="2548" w:type="dxa"/>
            <w:vMerge/>
            <w:tcBorders>
              <w:left w:val="nil"/>
              <w:right w:val="single" w:sz="4" w:space="0" w:color="auto"/>
            </w:tcBorders>
            <w:shd w:val="clear" w:color="auto" w:fill="auto"/>
          </w:tcPr>
          <w:p w14:paraId="144D5BEF" w14:textId="77777777" w:rsidR="00B82E63" w:rsidRPr="003730B8" w:rsidRDefault="00B82E63" w:rsidP="00B82E63">
            <w:pPr>
              <w:pStyle w:val="PargrafodaLista"/>
              <w:numPr>
                <w:ilvl w:val="0"/>
                <w:numId w:val="26"/>
              </w:numPr>
              <w:spacing w:after="0" w:line="240" w:lineRule="auto"/>
              <w:jc w:val="both"/>
              <w:rPr>
                <w:rFonts w:eastAsia="Times New Roman"/>
                <w:color w:val="000000"/>
                <w:sz w:val="20"/>
                <w:szCs w:val="20"/>
              </w:rPr>
            </w:pPr>
          </w:p>
        </w:tc>
      </w:tr>
      <w:tr w:rsidR="00B82E63" w:rsidRPr="00B478AC" w14:paraId="4C46674E" w14:textId="77777777" w:rsidTr="00B82E63">
        <w:trPr>
          <w:trHeight w:val="20"/>
        </w:trPr>
        <w:tc>
          <w:tcPr>
            <w:tcW w:w="1836" w:type="dxa"/>
            <w:vMerge/>
            <w:tcBorders>
              <w:left w:val="single" w:sz="4" w:space="0" w:color="auto"/>
              <w:bottom w:val="single" w:sz="4" w:space="0" w:color="auto"/>
              <w:right w:val="single" w:sz="4" w:space="0" w:color="auto"/>
            </w:tcBorders>
            <w:shd w:val="clear" w:color="auto" w:fill="E2EFD9" w:themeFill="accent6" w:themeFillTint="33"/>
            <w:vAlign w:val="center"/>
          </w:tcPr>
          <w:p w14:paraId="1FD192F1" w14:textId="77777777" w:rsidR="00B82E63" w:rsidRPr="00B478AC" w:rsidRDefault="00B82E63" w:rsidP="00B82E63">
            <w:pPr>
              <w:spacing w:after="0" w:line="240" w:lineRule="auto"/>
              <w:jc w:val="center"/>
              <w:rPr>
                <w:rFonts w:eastAsia="Times New Roman"/>
                <w:b/>
                <w:bCs/>
                <w:color w:val="000000"/>
                <w:sz w:val="20"/>
                <w:szCs w:val="20"/>
              </w:rPr>
            </w:pPr>
          </w:p>
        </w:tc>
        <w:tc>
          <w:tcPr>
            <w:tcW w:w="1866" w:type="dxa"/>
            <w:vMerge/>
            <w:tcBorders>
              <w:left w:val="single" w:sz="4" w:space="0" w:color="auto"/>
              <w:bottom w:val="single" w:sz="4" w:space="0" w:color="auto"/>
              <w:right w:val="single" w:sz="4" w:space="0" w:color="auto"/>
            </w:tcBorders>
            <w:shd w:val="clear" w:color="auto" w:fill="D9E2F3" w:themeFill="accent1" w:themeFillTint="33"/>
          </w:tcPr>
          <w:p w14:paraId="45FEEF1B" w14:textId="77777777" w:rsidR="00B82E63" w:rsidRPr="006B7263" w:rsidRDefault="00B82E63" w:rsidP="00B82E63">
            <w:pPr>
              <w:spacing w:after="0" w:line="240" w:lineRule="auto"/>
              <w:ind w:left="360"/>
              <w:jc w:val="both"/>
              <w:rPr>
                <w:rFonts w:eastAsia="Times New Roman"/>
                <w:color w:val="000000"/>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6027CA8E" w14:textId="77777777" w:rsidR="00B82E63" w:rsidRDefault="00B82E63" w:rsidP="00B82E63">
            <w:pPr>
              <w:spacing w:after="0" w:line="240" w:lineRule="auto"/>
              <w:jc w:val="both"/>
              <w:rPr>
                <w:rFonts w:eastAsia="Times New Roman"/>
                <w:b/>
                <w:bCs/>
                <w:color w:val="000000"/>
                <w:sz w:val="20"/>
                <w:szCs w:val="20"/>
              </w:rPr>
            </w:pPr>
            <w:r w:rsidRPr="006870F0">
              <w:rPr>
                <w:rFonts w:ascii="Gotham-Medium" w:hAnsi="Gotham-Medium" w:cs="Gotham-Medium"/>
                <w:b/>
                <w:bCs/>
                <w:sz w:val="20"/>
                <w:szCs w:val="20"/>
              </w:rPr>
              <w:t>(EI02EO07-3S07)</w:t>
            </w:r>
            <w:r>
              <w:rPr>
                <w:rFonts w:ascii="Gotham-Medium" w:hAnsi="Gotham-Medium" w:cs="Gotham-Medium"/>
                <w:sz w:val="20"/>
                <w:szCs w:val="20"/>
              </w:rPr>
              <w:t xml:space="preserve"> Transformar de forma progressiva os conflitos interpessoais, valorizando a construção de relacionamentos positivos através da linguagem oral como meio de resolução </w:t>
            </w:r>
            <w:proofErr w:type="gramStart"/>
            <w:r>
              <w:rPr>
                <w:rFonts w:ascii="Gotham-Medium" w:hAnsi="Gotham-Medium" w:cs="Gotham-Medium"/>
                <w:sz w:val="20"/>
                <w:szCs w:val="20"/>
              </w:rPr>
              <w:t>dos mesmos</w:t>
            </w:r>
            <w:proofErr w:type="gramEnd"/>
            <w:r>
              <w:rPr>
                <w:rFonts w:ascii="Gotham-Medium" w:hAnsi="Gotham-Medium" w:cs="Gotham-Medium"/>
                <w:sz w:val="20"/>
                <w:szCs w:val="20"/>
              </w:rPr>
              <w:t>.</w:t>
            </w:r>
          </w:p>
        </w:tc>
        <w:tc>
          <w:tcPr>
            <w:tcW w:w="1726" w:type="dxa"/>
            <w:vMerge/>
            <w:tcBorders>
              <w:left w:val="nil"/>
              <w:bottom w:val="single" w:sz="4" w:space="0" w:color="auto"/>
              <w:right w:val="single" w:sz="4" w:space="0" w:color="auto"/>
            </w:tcBorders>
            <w:shd w:val="clear" w:color="auto" w:fill="auto"/>
          </w:tcPr>
          <w:p w14:paraId="71928B11" w14:textId="77777777" w:rsidR="00B82E63" w:rsidRPr="00D97598" w:rsidRDefault="00B82E63" w:rsidP="00B82E63">
            <w:pPr>
              <w:spacing w:after="0" w:line="240" w:lineRule="auto"/>
              <w:ind w:left="360"/>
              <w:jc w:val="both"/>
              <w:rPr>
                <w:rFonts w:eastAsia="Times New Roman"/>
                <w:color w:val="000000"/>
                <w:sz w:val="20"/>
                <w:szCs w:val="20"/>
              </w:rPr>
            </w:pPr>
          </w:p>
        </w:tc>
        <w:tc>
          <w:tcPr>
            <w:tcW w:w="2548" w:type="dxa"/>
            <w:vMerge/>
            <w:tcBorders>
              <w:left w:val="nil"/>
              <w:bottom w:val="single" w:sz="4" w:space="0" w:color="auto"/>
              <w:right w:val="single" w:sz="4" w:space="0" w:color="auto"/>
            </w:tcBorders>
            <w:shd w:val="clear" w:color="auto" w:fill="auto"/>
          </w:tcPr>
          <w:p w14:paraId="1DEDF115" w14:textId="77777777" w:rsidR="00B82E63" w:rsidRPr="003730B8" w:rsidRDefault="00B82E63" w:rsidP="00B82E63">
            <w:pPr>
              <w:pStyle w:val="PargrafodaLista"/>
              <w:spacing w:after="0" w:line="240" w:lineRule="auto"/>
              <w:ind w:left="360"/>
              <w:jc w:val="both"/>
              <w:rPr>
                <w:rFonts w:eastAsia="Times New Roman"/>
                <w:color w:val="000000"/>
                <w:sz w:val="20"/>
                <w:szCs w:val="20"/>
              </w:rPr>
            </w:pPr>
          </w:p>
        </w:tc>
      </w:tr>
    </w:tbl>
    <w:p w14:paraId="1CFBA6B6" w14:textId="77777777" w:rsidR="009268A7" w:rsidRPr="00AD5850" w:rsidRDefault="009268A7" w:rsidP="009268A7">
      <w:pPr>
        <w:pStyle w:val="SemEspaamento"/>
      </w:pPr>
    </w:p>
    <w:p w14:paraId="7D375F57" w14:textId="77777777" w:rsidR="009268A7" w:rsidRDefault="009268A7" w:rsidP="009268A7"/>
    <w:p w14:paraId="74658AEB" w14:textId="77777777" w:rsidR="009268A7" w:rsidRDefault="009268A7" w:rsidP="009268A7"/>
    <w:tbl>
      <w:tblPr>
        <w:tblpPr w:leftFromText="141" w:rightFromText="141" w:vertAnchor="page" w:horzAnchor="margin" w:tblpY="604"/>
        <w:tblW w:w="15730" w:type="dxa"/>
        <w:tblCellMar>
          <w:left w:w="70" w:type="dxa"/>
          <w:right w:w="70" w:type="dxa"/>
        </w:tblCellMar>
        <w:tblLook w:val="04A0" w:firstRow="1" w:lastRow="0" w:firstColumn="1" w:lastColumn="0" w:noHBand="0" w:noVBand="1"/>
      </w:tblPr>
      <w:tblGrid>
        <w:gridCol w:w="1836"/>
        <w:gridCol w:w="1866"/>
        <w:gridCol w:w="7754"/>
        <w:gridCol w:w="1726"/>
        <w:gridCol w:w="2548"/>
      </w:tblGrid>
      <w:tr w:rsidR="003F02C0" w:rsidRPr="002A2755" w14:paraId="7F53112B" w14:textId="77777777" w:rsidTr="003F02C0">
        <w:trPr>
          <w:trHeight w:val="510"/>
        </w:trPr>
        <w:tc>
          <w:tcPr>
            <w:tcW w:w="1573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5D898228" w14:textId="77777777" w:rsidR="003F02C0" w:rsidRPr="002A2755" w:rsidRDefault="003F02C0" w:rsidP="003F02C0">
            <w:pPr>
              <w:spacing w:after="0" w:line="240" w:lineRule="auto"/>
              <w:jc w:val="center"/>
              <w:rPr>
                <w:rFonts w:eastAsia="Times New Roman"/>
                <w:b/>
                <w:bCs/>
                <w:color w:val="8EAADB" w:themeColor="accent1" w:themeTint="99"/>
                <w:sz w:val="44"/>
                <w:szCs w:val="44"/>
              </w:rPr>
            </w:pPr>
            <w:r w:rsidRPr="003D66A9">
              <w:rPr>
                <w:rFonts w:eastAsia="Times New Roman"/>
                <w:b/>
                <w:bCs/>
                <w:color w:val="8EAADB" w:themeColor="accent1" w:themeTint="99"/>
                <w:sz w:val="44"/>
                <w:szCs w:val="44"/>
              </w:rPr>
              <w:lastRenderedPageBreak/>
              <w:t>SESI – Educação Infantil</w:t>
            </w:r>
          </w:p>
        </w:tc>
      </w:tr>
      <w:tr w:rsidR="003F02C0" w:rsidRPr="005206E6" w14:paraId="5569E522" w14:textId="77777777" w:rsidTr="003F02C0">
        <w:trPr>
          <w:trHeight w:val="170"/>
        </w:trPr>
        <w:tc>
          <w:tcPr>
            <w:tcW w:w="1573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30C69A41" w14:textId="77777777" w:rsidR="003F02C0" w:rsidRDefault="003F02C0" w:rsidP="003F02C0">
            <w:pPr>
              <w:spacing w:after="0" w:line="240" w:lineRule="auto"/>
              <w:jc w:val="center"/>
              <w:rPr>
                <w:rFonts w:eastAsia="Times New Roman"/>
                <w:b/>
                <w:bCs/>
                <w:sz w:val="20"/>
                <w:szCs w:val="20"/>
              </w:rPr>
            </w:pPr>
          </w:p>
          <w:p w14:paraId="4E187E5D" w14:textId="77777777" w:rsidR="003F02C0" w:rsidRPr="002A2755" w:rsidRDefault="003F02C0" w:rsidP="003F02C0">
            <w:pPr>
              <w:autoSpaceDE w:val="0"/>
              <w:autoSpaceDN w:val="0"/>
              <w:adjustRightInd w:val="0"/>
              <w:spacing w:after="0" w:line="240" w:lineRule="auto"/>
              <w:jc w:val="center"/>
              <w:rPr>
                <w:rFonts w:eastAsia="Times New Roman"/>
                <w:b/>
                <w:bCs/>
                <w:color w:val="2F5496" w:themeColor="accent1" w:themeShade="BF"/>
                <w:sz w:val="28"/>
                <w:szCs w:val="28"/>
              </w:rPr>
            </w:pPr>
            <w:r>
              <w:rPr>
                <w:rFonts w:eastAsia="Times New Roman"/>
                <w:b/>
                <w:bCs/>
                <w:color w:val="2F5496" w:themeColor="accent1" w:themeShade="BF"/>
                <w:sz w:val="28"/>
                <w:szCs w:val="28"/>
              </w:rPr>
              <w:t>CAMPO DE EXPERIÊNCIAS:</w:t>
            </w:r>
            <w:r w:rsidRPr="002443BB">
              <w:rPr>
                <w:rFonts w:eastAsia="Times New Roman"/>
                <w:b/>
                <w:bCs/>
                <w:color w:val="2F5496" w:themeColor="accent1" w:themeShade="BF"/>
                <w:sz w:val="28"/>
                <w:szCs w:val="28"/>
              </w:rPr>
              <w:t xml:space="preserve"> “CORPO, GESTOS E MOVIMENTOS”</w:t>
            </w:r>
            <w:r>
              <w:rPr>
                <w:rFonts w:eastAsia="Times New Roman"/>
                <w:b/>
                <w:bCs/>
                <w:color w:val="2F5496" w:themeColor="accent1" w:themeShade="BF"/>
                <w:sz w:val="28"/>
                <w:szCs w:val="28"/>
              </w:rPr>
              <w:t xml:space="preserve"> - </w:t>
            </w:r>
            <w:r w:rsidRPr="00DB58CE">
              <w:rPr>
                <w:rFonts w:eastAsia="Times New Roman"/>
                <w:b/>
                <w:bCs/>
                <w:color w:val="2F5496" w:themeColor="accent1" w:themeShade="BF"/>
                <w:sz w:val="28"/>
                <w:szCs w:val="28"/>
              </w:rPr>
              <w:t>Crianças bem pequenas 3 anos e 11 meses</w:t>
            </w:r>
          </w:p>
          <w:p w14:paraId="1CB48BF5" w14:textId="77777777" w:rsidR="003F02C0" w:rsidRPr="005206E6" w:rsidRDefault="003F02C0" w:rsidP="003F02C0">
            <w:pPr>
              <w:spacing w:after="0" w:line="240" w:lineRule="auto"/>
              <w:jc w:val="center"/>
              <w:rPr>
                <w:rFonts w:eastAsia="Times New Roman"/>
                <w:b/>
                <w:bCs/>
                <w:sz w:val="20"/>
                <w:szCs w:val="20"/>
              </w:rPr>
            </w:pPr>
          </w:p>
        </w:tc>
      </w:tr>
      <w:tr w:rsidR="003F02C0" w:rsidRPr="001D0EEC" w14:paraId="79A01BF4" w14:textId="77777777" w:rsidTr="003F02C0">
        <w:trPr>
          <w:trHeight w:val="477"/>
        </w:trPr>
        <w:tc>
          <w:tcPr>
            <w:tcW w:w="183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5A882CDB" w14:textId="77777777" w:rsidR="003F02C0" w:rsidRPr="0062393A" w:rsidRDefault="003F02C0" w:rsidP="003F02C0">
            <w:pPr>
              <w:spacing w:after="0" w:line="240" w:lineRule="auto"/>
              <w:jc w:val="center"/>
              <w:rPr>
                <w:rFonts w:eastAsia="Times New Roman"/>
                <w:b/>
                <w:bCs/>
                <w:sz w:val="18"/>
                <w:szCs w:val="18"/>
              </w:rPr>
            </w:pPr>
            <w:r w:rsidRPr="00B478AC">
              <w:rPr>
                <w:rFonts w:eastAsia="Times New Roman"/>
                <w:b/>
                <w:bCs/>
                <w:sz w:val="20"/>
                <w:szCs w:val="20"/>
              </w:rPr>
              <w:t>OBJETIVOS DE APRENDIZAGEM E DESENVOLVIMENTO</w:t>
            </w:r>
            <w:r>
              <w:rPr>
                <w:rFonts w:eastAsia="Times New Roman"/>
                <w:b/>
                <w:bCs/>
                <w:sz w:val="20"/>
                <w:szCs w:val="20"/>
              </w:rPr>
              <w:t xml:space="preserve"> BNCC</w:t>
            </w:r>
          </w:p>
        </w:tc>
        <w:tc>
          <w:tcPr>
            <w:tcW w:w="1866"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352DAFCA" w14:textId="77777777" w:rsidR="003F02C0" w:rsidRPr="0062393A" w:rsidRDefault="003F02C0" w:rsidP="003F02C0">
            <w:pPr>
              <w:spacing w:after="0" w:line="240" w:lineRule="auto"/>
              <w:jc w:val="center"/>
              <w:rPr>
                <w:rFonts w:eastAsia="Times New Roman"/>
                <w:b/>
                <w:bCs/>
                <w:sz w:val="18"/>
                <w:szCs w:val="18"/>
              </w:rPr>
            </w:pPr>
            <w:r w:rsidRPr="001D0EEC">
              <w:rPr>
                <w:rFonts w:eastAsia="Times New Roman"/>
                <w:b/>
                <w:bCs/>
                <w:sz w:val="20"/>
                <w:szCs w:val="20"/>
              </w:rPr>
              <w:t>COMPETÊNCIAS GERAIS DA BNCC</w:t>
            </w:r>
          </w:p>
        </w:tc>
        <w:tc>
          <w:tcPr>
            <w:tcW w:w="7754" w:type="dxa"/>
            <w:tcBorders>
              <w:top w:val="single" w:sz="4" w:space="0" w:color="auto"/>
              <w:left w:val="nil"/>
              <w:bottom w:val="single" w:sz="4" w:space="0" w:color="auto"/>
              <w:right w:val="single" w:sz="4" w:space="0" w:color="auto"/>
            </w:tcBorders>
            <w:shd w:val="clear" w:color="auto" w:fill="auto"/>
            <w:vAlign w:val="center"/>
          </w:tcPr>
          <w:p w14:paraId="34BDB73E" w14:textId="77777777" w:rsidR="003F02C0" w:rsidRDefault="003F02C0" w:rsidP="003F02C0">
            <w:pPr>
              <w:spacing w:after="0" w:line="240" w:lineRule="auto"/>
              <w:jc w:val="center"/>
              <w:rPr>
                <w:rFonts w:eastAsia="Times New Roman"/>
                <w:b/>
                <w:bCs/>
                <w:sz w:val="20"/>
                <w:szCs w:val="20"/>
              </w:rPr>
            </w:pPr>
            <w:r w:rsidRPr="00B478AC">
              <w:rPr>
                <w:rFonts w:eastAsia="Times New Roman"/>
                <w:b/>
                <w:bCs/>
                <w:sz w:val="20"/>
                <w:szCs w:val="20"/>
              </w:rPr>
              <w:t>OBJETIVOS DE APRENDIZAGEM E DESENVOLVIMENTO</w:t>
            </w:r>
            <w:r>
              <w:rPr>
                <w:rFonts w:eastAsia="Times New Roman"/>
                <w:b/>
                <w:bCs/>
                <w:sz w:val="20"/>
                <w:szCs w:val="20"/>
              </w:rPr>
              <w:t xml:space="preserve"> SESI</w:t>
            </w:r>
          </w:p>
          <w:p w14:paraId="6D2B9DB6" w14:textId="77777777" w:rsidR="003F02C0" w:rsidRPr="005A6CA9" w:rsidRDefault="003F02C0" w:rsidP="003F02C0">
            <w:pPr>
              <w:spacing w:after="0" w:line="240" w:lineRule="auto"/>
              <w:jc w:val="center"/>
              <w:rPr>
                <w:rFonts w:eastAsia="Times New Roman"/>
                <w:b/>
                <w:bCs/>
                <w:sz w:val="20"/>
                <w:szCs w:val="20"/>
              </w:rPr>
            </w:pPr>
            <w:r w:rsidRPr="005A6CA9">
              <w:rPr>
                <w:rFonts w:eastAsia="Times New Roman"/>
                <w:b/>
                <w:bCs/>
                <w:sz w:val="20"/>
                <w:szCs w:val="20"/>
              </w:rPr>
              <w:t>3 ANOS</w:t>
            </w:r>
          </w:p>
        </w:tc>
        <w:tc>
          <w:tcPr>
            <w:tcW w:w="1726" w:type="dxa"/>
            <w:tcBorders>
              <w:top w:val="single" w:sz="4" w:space="0" w:color="auto"/>
              <w:left w:val="nil"/>
              <w:bottom w:val="single" w:sz="4" w:space="0" w:color="auto"/>
              <w:right w:val="single" w:sz="4" w:space="0" w:color="auto"/>
            </w:tcBorders>
            <w:shd w:val="clear" w:color="auto" w:fill="auto"/>
            <w:vAlign w:val="center"/>
          </w:tcPr>
          <w:p w14:paraId="3D4E474D" w14:textId="77777777" w:rsidR="003F02C0" w:rsidRPr="001D0EEC" w:rsidRDefault="003F02C0" w:rsidP="003F02C0">
            <w:pPr>
              <w:spacing w:after="0" w:line="240" w:lineRule="auto"/>
              <w:jc w:val="center"/>
              <w:rPr>
                <w:rFonts w:eastAsia="Times New Roman"/>
                <w:b/>
                <w:bCs/>
                <w:sz w:val="20"/>
                <w:szCs w:val="20"/>
              </w:rPr>
            </w:pPr>
            <w:r w:rsidRPr="001D0EEC">
              <w:rPr>
                <w:rFonts w:eastAsia="Times New Roman"/>
                <w:b/>
                <w:bCs/>
                <w:sz w:val="20"/>
                <w:szCs w:val="20"/>
              </w:rPr>
              <w:t>DIREITOS DE APRENDIZAGEM</w:t>
            </w:r>
          </w:p>
        </w:tc>
        <w:tc>
          <w:tcPr>
            <w:tcW w:w="2548" w:type="dxa"/>
            <w:tcBorders>
              <w:top w:val="single" w:sz="4" w:space="0" w:color="auto"/>
              <w:left w:val="nil"/>
              <w:bottom w:val="single" w:sz="4" w:space="0" w:color="auto"/>
              <w:right w:val="single" w:sz="4" w:space="0" w:color="auto"/>
            </w:tcBorders>
            <w:shd w:val="clear" w:color="auto" w:fill="auto"/>
            <w:vAlign w:val="center"/>
          </w:tcPr>
          <w:p w14:paraId="7F123C4C" w14:textId="77777777" w:rsidR="003F02C0" w:rsidRPr="001D0EEC" w:rsidRDefault="003F02C0" w:rsidP="003F02C0">
            <w:pPr>
              <w:spacing w:after="0" w:line="240" w:lineRule="auto"/>
              <w:jc w:val="center"/>
              <w:rPr>
                <w:rFonts w:eastAsia="Times New Roman"/>
                <w:b/>
                <w:bCs/>
                <w:sz w:val="20"/>
                <w:szCs w:val="20"/>
              </w:rPr>
            </w:pPr>
            <w:r w:rsidRPr="001D0EEC">
              <w:rPr>
                <w:rFonts w:eastAsia="Times New Roman"/>
                <w:b/>
                <w:bCs/>
                <w:sz w:val="20"/>
                <w:szCs w:val="20"/>
              </w:rPr>
              <w:t>OBJETIVOS DE DES</w:t>
            </w:r>
            <w:r>
              <w:rPr>
                <w:rFonts w:eastAsia="Times New Roman"/>
                <w:b/>
                <w:bCs/>
                <w:sz w:val="20"/>
                <w:szCs w:val="20"/>
              </w:rPr>
              <w:t>E</w:t>
            </w:r>
            <w:r w:rsidRPr="001D0EEC">
              <w:rPr>
                <w:rFonts w:eastAsia="Times New Roman"/>
                <w:b/>
                <w:bCs/>
                <w:sz w:val="20"/>
                <w:szCs w:val="20"/>
              </w:rPr>
              <w:t>NVOLVIMENTO SUSTENTÁVEL</w:t>
            </w:r>
          </w:p>
        </w:tc>
      </w:tr>
      <w:tr w:rsidR="003F02C0" w:rsidRPr="005A6CA9" w14:paraId="41AFB3F5" w14:textId="77777777" w:rsidTr="003F02C0">
        <w:trPr>
          <w:trHeight w:val="113"/>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0E5D52A9" w14:textId="77777777" w:rsidR="003F02C0" w:rsidRPr="005A6CA9" w:rsidRDefault="003F02C0" w:rsidP="003F02C0">
            <w:pPr>
              <w:autoSpaceDE w:val="0"/>
              <w:autoSpaceDN w:val="0"/>
              <w:adjustRightInd w:val="0"/>
              <w:spacing w:after="0" w:line="240" w:lineRule="auto"/>
              <w:jc w:val="center"/>
              <w:rPr>
                <w:rFonts w:ascii="Gotham-Medium" w:hAnsi="Gotham-Medium" w:cs="Gotham-Medium"/>
                <w:b/>
                <w:bCs/>
                <w:sz w:val="20"/>
                <w:szCs w:val="20"/>
              </w:rPr>
            </w:pPr>
            <w:r w:rsidRPr="005A6CA9">
              <w:rPr>
                <w:rFonts w:ascii="Gotham-Medium" w:hAnsi="Gotham-Medium" w:cs="Gotham-Medium"/>
                <w:b/>
                <w:bCs/>
                <w:sz w:val="20"/>
                <w:szCs w:val="20"/>
              </w:rPr>
              <w:t>(EI02CG01)</w:t>
            </w:r>
          </w:p>
          <w:p w14:paraId="2D38C9FA" w14:textId="77777777" w:rsidR="003F02C0" w:rsidRPr="005A6CA9" w:rsidRDefault="003F02C0" w:rsidP="003F02C0">
            <w:pPr>
              <w:autoSpaceDE w:val="0"/>
              <w:autoSpaceDN w:val="0"/>
              <w:adjustRightInd w:val="0"/>
              <w:spacing w:after="0" w:line="240" w:lineRule="auto"/>
              <w:jc w:val="center"/>
              <w:rPr>
                <w:rFonts w:ascii="Gotham-Book" w:hAnsi="Gotham-Book" w:cs="Gotham-Book"/>
                <w:b/>
                <w:bCs/>
                <w:sz w:val="20"/>
                <w:szCs w:val="20"/>
              </w:rPr>
            </w:pPr>
            <w:r w:rsidRPr="005A6CA9">
              <w:rPr>
                <w:rFonts w:ascii="Gotham-Book" w:hAnsi="Gotham-Book" w:cs="Gotham-Book"/>
                <w:b/>
                <w:bCs/>
                <w:sz w:val="20"/>
                <w:szCs w:val="20"/>
              </w:rPr>
              <w:t>Apropriar-se de gestos e</w:t>
            </w:r>
          </w:p>
          <w:p w14:paraId="76A95894" w14:textId="77777777" w:rsidR="003F02C0" w:rsidRPr="005A6CA9" w:rsidRDefault="003F02C0" w:rsidP="003F02C0">
            <w:pPr>
              <w:autoSpaceDE w:val="0"/>
              <w:autoSpaceDN w:val="0"/>
              <w:adjustRightInd w:val="0"/>
              <w:spacing w:after="0" w:line="240" w:lineRule="auto"/>
              <w:jc w:val="center"/>
              <w:rPr>
                <w:rFonts w:ascii="Gotham-Book" w:hAnsi="Gotham-Book" w:cs="Gotham-Book"/>
                <w:b/>
                <w:bCs/>
                <w:sz w:val="20"/>
                <w:szCs w:val="20"/>
              </w:rPr>
            </w:pPr>
            <w:r w:rsidRPr="005A6CA9">
              <w:rPr>
                <w:rFonts w:ascii="Gotham-Book" w:hAnsi="Gotham-Book" w:cs="Gotham-Book"/>
                <w:b/>
                <w:bCs/>
                <w:sz w:val="20"/>
                <w:szCs w:val="20"/>
              </w:rPr>
              <w:t>movimentos de sua cultura no cuidado de si e nos jogos e brincadeiras.</w:t>
            </w:r>
          </w:p>
        </w:tc>
        <w:tc>
          <w:tcPr>
            <w:tcW w:w="1866" w:type="dxa"/>
            <w:vMerge w:val="restart"/>
            <w:tcBorders>
              <w:top w:val="single" w:sz="4" w:space="0" w:color="auto"/>
              <w:left w:val="single" w:sz="4" w:space="0" w:color="auto"/>
              <w:right w:val="single" w:sz="4" w:space="0" w:color="auto"/>
            </w:tcBorders>
            <w:shd w:val="clear" w:color="auto" w:fill="D9E2F3" w:themeFill="accent1" w:themeFillTint="33"/>
          </w:tcPr>
          <w:p w14:paraId="59B82105" w14:textId="77777777" w:rsidR="003F02C0" w:rsidRDefault="003F02C0" w:rsidP="003F02C0">
            <w:pPr>
              <w:spacing w:after="0" w:line="240" w:lineRule="auto"/>
              <w:jc w:val="both"/>
              <w:rPr>
                <w:rFonts w:eastAsia="Times New Roman"/>
                <w:color w:val="000000"/>
                <w:sz w:val="18"/>
                <w:szCs w:val="18"/>
              </w:rPr>
            </w:pPr>
            <w:r w:rsidRPr="00181816">
              <w:rPr>
                <w:rFonts w:eastAsia="Times New Roman"/>
                <w:color w:val="000000"/>
                <w:sz w:val="18"/>
                <w:szCs w:val="18"/>
              </w:rPr>
              <w:t>C1. Conhecimento</w:t>
            </w:r>
          </w:p>
          <w:p w14:paraId="07D7B561" w14:textId="77777777" w:rsidR="003F02C0" w:rsidRDefault="003F02C0" w:rsidP="003F02C0">
            <w:pPr>
              <w:spacing w:after="0" w:line="240" w:lineRule="auto"/>
              <w:rPr>
                <w:rFonts w:eastAsia="Times New Roman"/>
                <w:color w:val="000000"/>
                <w:sz w:val="18"/>
                <w:szCs w:val="18"/>
              </w:rPr>
            </w:pPr>
            <w:r>
              <w:rPr>
                <w:rFonts w:eastAsia="Times New Roman"/>
                <w:color w:val="000000"/>
                <w:sz w:val="18"/>
                <w:szCs w:val="18"/>
              </w:rPr>
              <w:t>C2. Pensamento científico, crítico e criativo</w:t>
            </w:r>
          </w:p>
          <w:p w14:paraId="795607AD"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C3. Repertório cultural</w:t>
            </w:r>
          </w:p>
          <w:p w14:paraId="747175F3"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C4. Comunicação</w:t>
            </w:r>
          </w:p>
          <w:p w14:paraId="3FC6E017"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C5. Cultura digital</w:t>
            </w:r>
          </w:p>
          <w:p w14:paraId="4B8FB316"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C7. Argumentação</w:t>
            </w:r>
          </w:p>
          <w:p w14:paraId="62D63FF0"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C8. Autoconhecimento e autocuidado</w:t>
            </w:r>
          </w:p>
          <w:p w14:paraId="505FB812" w14:textId="77777777" w:rsidR="003F02C0" w:rsidRDefault="003F02C0" w:rsidP="003F02C0">
            <w:pPr>
              <w:spacing w:after="0" w:line="240" w:lineRule="auto"/>
              <w:rPr>
                <w:rFonts w:eastAsia="Times New Roman"/>
                <w:color w:val="000000"/>
                <w:sz w:val="18"/>
                <w:szCs w:val="18"/>
              </w:rPr>
            </w:pPr>
            <w:r>
              <w:rPr>
                <w:rFonts w:eastAsia="Times New Roman"/>
                <w:color w:val="000000"/>
                <w:sz w:val="18"/>
                <w:szCs w:val="18"/>
              </w:rPr>
              <w:t>C9. Empatia e cooperação</w:t>
            </w:r>
          </w:p>
          <w:p w14:paraId="03257B3C"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C10. Responsabilidade e cidadania</w:t>
            </w:r>
          </w:p>
          <w:p w14:paraId="4FF56777" w14:textId="77777777" w:rsidR="003F02C0" w:rsidRPr="005A6CA9" w:rsidRDefault="003F02C0" w:rsidP="003F02C0">
            <w:pPr>
              <w:spacing w:after="0" w:line="240" w:lineRule="auto"/>
              <w:jc w:val="both"/>
              <w:rPr>
                <w:rFonts w:eastAsia="Times New Roman"/>
                <w:b/>
                <w:bCs/>
                <w:sz w:val="20"/>
                <w:szCs w:val="20"/>
              </w:rPr>
            </w:pPr>
          </w:p>
        </w:tc>
        <w:tc>
          <w:tcPr>
            <w:tcW w:w="7754" w:type="dxa"/>
            <w:tcBorders>
              <w:top w:val="single" w:sz="4" w:space="0" w:color="auto"/>
              <w:left w:val="single" w:sz="4" w:space="0" w:color="auto"/>
              <w:right w:val="single" w:sz="4" w:space="0" w:color="auto"/>
            </w:tcBorders>
            <w:shd w:val="clear" w:color="auto" w:fill="auto"/>
            <w:vAlign w:val="center"/>
          </w:tcPr>
          <w:p w14:paraId="148F22B1" w14:textId="77777777" w:rsidR="003F02C0" w:rsidRPr="005A6CA9" w:rsidRDefault="003F02C0" w:rsidP="003F02C0">
            <w:pPr>
              <w:spacing w:after="0" w:line="240" w:lineRule="auto"/>
              <w:jc w:val="both"/>
              <w:rPr>
                <w:rFonts w:eastAsia="Times New Roman"/>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EI02CG01</w:t>
            </w:r>
            <w:r>
              <w:rPr>
                <w:rFonts w:ascii="Gotham-Medium" w:hAnsi="Gotham-Medium" w:cs="Gotham-Medium"/>
                <w:b/>
                <w:bCs/>
                <w:sz w:val="20"/>
                <w:szCs w:val="20"/>
              </w:rPr>
              <w:t xml:space="preserve">-3S01) </w:t>
            </w:r>
            <w:r w:rsidRPr="0021783B">
              <w:rPr>
                <w:rFonts w:ascii="Gotham-Medium" w:hAnsi="Gotham-Medium" w:cs="Gotham-Medium"/>
                <w:sz w:val="20"/>
                <w:szCs w:val="20"/>
              </w:rPr>
              <w:t>Identificar</w:t>
            </w:r>
            <w:r>
              <w:rPr>
                <w:rFonts w:ascii="Gotham-Medium" w:hAnsi="Gotham-Medium" w:cs="Gotham-Medium"/>
                <w:sz w:val="20"/>
                <w:szCs w:val="20"/>
              </w:rPr>
              <w:t xml:space="preserve"> progressivamente as partes que compõem o seu corpo, observando suas características e habilidades corporais.</w:t>
            </w:r>
          </w:p>
        </w:tc>
        <w:tc>
          <w:tcPr>
            <w:tcW w:w="1726" w:type="dxa"/>
            <w:vMerge w:val="restart"/>
            <w:tcBorders>
              <w:top w:val="single" w:sz="4" w:space="0" w:color="auto"/>
              <w:left w:val="single" w:sz="4" w:space="0" w:color="auto"/>
              <w:right w:val="single" w:sz="4" w:space="0" w:color="auto"/>
            </w:tcBorders>
            <w:shd w:val="clear" w:color="auto" w:fill="auto"/>
          </w:tcPr>
          <w:p w14:paraId="52329E57"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Conviver</w:t>
            </w:r>
          </w:p>
          <w:p w14:paraId="7AF158BA"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Brincar</w:t>
            </w:r>
          </w:p>
          <w:p w14:paraId="17E5D1B5"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Participar</w:t>
            </w:r>
          </w:p>
          <w:p w14:paraId="66AAC33A"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Explorar</w:t>
            </w:r>
          </w:p>
          <w:p w14:paraId="401063EF"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Expressar</w:t>
            </w:r>
          </w:p>
          <w:p w14:paraId="4FD695D3"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Conhecer-se</w:t>
            </w:r>
          </w:p>
        </w:tc>
        <w:tc>
          <w:tcPr>
            <w:tcW w:w="2548" w:type="dxa"/>
            <w:vMerge w:val="restart"/>
            <w:tcBorders>
              <w:top w:val="single" w:sz="4" w:space="0" w:color="auto"/>
              <w:left w:val="single" w:sz="4" w:space="0" w:color="auto"/>
              <w:right w:val="single" w:sz="4" w:space="0" w:color="auto"/>
            </w:tcBorders>
            <w:shd w:val="clear" w:color="auto" w:fill="auto"/>
          </w:tcPr>
          <w:p w14:paraId="763E9CDC" w14:textId="77777777" w:rsidR="003F02C0" w:rsidRPr="005A6CA9" w:rsidRDefault="003F02C0" w:rsidP="003F02C0">
            <w:pPr>
              <w:spacing w:after="0" w:line="240" w:lineRule="auto"/>
              <w:jc w:val="center"/>
              <w:rPr>
                <w:rFonts w:eastAsia="Times New Roman"/>
                <w:b/>
                <w:bCs/>
                <w:sz w:val="20"/>
                <w:szCs w:val="20"/>
              </w:rPr>
            </w:pPr>
          </w:p>
          <w:p w14:paraId="5B14A2A0" w14:textId="77777777" w:rsidR="003F02C0" w:rsidRPr="005A6CA9" w:rsidRDefault="003F02C0" w:rsidP="003F02C0">
            <w:pPr>
              <w:spacing w:after="0" w:line="240" w:lineRule="auto"/>
              <w:jc w:val="center"/>
              <w:rPr>
                <w:rFonts w:eastAsia="Times New Roman"/>
                <w:b/>
                <w:bCs/>
                <w:sz w:val="20"/>
                <w:szCs w:val="20"/>
              </w:rPr>
            </w:pPr>
            <w:r>
              <w:rPr>
                <w:noProof/>
              </w:rPr>
              <w:drawing>
                <wp:inline distT="0" distB="0" distL="0" distR="0" wp14:anchorId="725A1CA2" wp14:editId="060973F5">
                  <wp:extent cx="906711" cy="888521"/>
                  <wp:effectExtent l="0" t="0" r="8255" b="6985"/>
                  <wp:docPr id="59" name="Imagem 59"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02C0" w:rsidRPr="005A6CA9" w14:paraId="7F22C1B8"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0C97A40F"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307D9610"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5CF2A9A5" w14:textId="77777777" w:rsidR="003F02C0" w:rsidRDefault="003F02C0"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EI02CG01</w:t>
            </w:r>
            <w:r>
              <w:rPr>
                <w:rFonts w:ascii="Gotham-Medium" w:hAnsi="Gotham-Medium" w:cs="Gotham-Medium"/>
                <w:b/>
                <w:bCs/>
                <w:sz w:val="20"/>
                <w:szCs w:val="20"/>
              </w:rPr>
              <w:t xml:space="preserve">-3S02) </w:t>
            </w:r>
            <w:r w:rsidRPr="00E34EE8">
              <w:rPr>
                <w:rFonts w:ascii="Gotham-Medium" w:hAnsi="Gotham-Medium" w:cs="Gotham-Medium"/>
                <w:sz w:val="20"/>
                <w:szCs w:val="20"/>
              </w:rPr>
              <w:t>Reconhecer</w:t>
            </w:r>
            <w:r>
              <w:rPr>
                <w:rFonts w:ascii="Gotham-Medium" w:hAnsi="Gotham-Medium" w:cs="Gotham-Medium"/>
                <w:sz w:val="20"/>
                <w:szCs w:val="20"/>
              </w:rPr>
              <w:t xml:space="preserve">, </w:t>
            </w:r>
            <w:r w:rsidRPr="00E34EE8">
              <w:rPr>
                <w:rFonts w:ascii="Gotham-Medium" w:hAnsi="Gotham-Medium" w:cs="Gotham-Medium"/>
                <w:sz w:val="20"/>
                <w:szCs w:val="20"/>
              </w:rPr>
              <w:t>de forma progressiva os movimentos do seu corp</w:t>
            </w:r>
            <w:r>
              <w:rPr>
                <w:rFonts w:ascii="Gotham-Medium" w:hAnsi="Gotham-Medium" w:cs="Gotham-Medium"/>
                <w:sz w:val="20"/>
                <w:szCs w:val="20"/>
              </w:rPr>
              <w:t>o nos jogos, brincadeiras e em diferentes atividades que oportunizem a construção e o desenvolvimento de sua identidade corporal.</w:t>
            </w:r>
          </w:p>
        </w:tc>
        <w:tc>
          <w:tcPr>
            <w:tcW w:w="1726" w:type="dxa"/>
            <w:vMerge/>
            <w:tcBorders>
              <w:left w:val="single" w:sz="4" w:space="0" w:color="auto"/>
              <w:right w:val="single" w:sz="4" w:space="0" w:color="auto"/>
            </w:tcBorders>
            <w:shd w:val="clear" w:color="auto" w:fill="auto"/>
          </w:tcPr>
          <w:p w14:paraId="646303DE" w14:textId="77777777" w:rsidR="003F02C0" w:rsidRPr="005A6CA9" w:rsidRDefault="003F02C0" w:rsidP="003F02C0">
            <w:pPr>
              <w:pStyle w:val="PargrafodaLista"/>
              <w:numPr>
                <w:ilvl w:val="0"/>
                <w:numId w:val="27"/>
              </w:numPr>
              <w:spacing w:after="0" w:line="240" w:lineRule="auto"/>
              <w:jc w:val="both"/>
              <w:rPr>
                <w:rFonts w:eastAsia="Times New Roman"/>
                <w:b/>
                <w:bCs/>
                <w:sz w:val="20"/>
                <w:szCs w:val="20"/>
              </w:rPr>
            </w:pPr>
          </w:p>
        </w:tc>
        <w:tc>
          <w:tcPr>
            <w:tcW w:w="2548" w:type="dxa"/>
            <w:vMerge/>
            <w:tcBorders>
              <w:left w:val="single" w:sz="4" w:space="0" w:color="auto"/>
              <w:right w:val="single" w:sz="4" w:space="0" w:color="auto"/>
            </w:tcBorders>
            <w:shd w:val="clear" w:color="auto" w:fill="auto"/>
          </w:tcPr>
          <w:p w14:paraId="45984F30" w14:textId="77777777" w:rsidR="003F02C0" w:rsidRPr="005A6CA9" w:rsidRDefault="003F02C0" w:rsidP="003F02C0">
            <w:pPr>
              <w:pStyle w:val="PargrafodaLista"/>
              <w:numPr>
                <w:ilvl w:val="0"/>
                <w:numId w:val="25"/>
              </w:numPr>
              <w:spacing w:after="0" w:line="240" w:lineRule="auto"/>
              <w:ind w:left="294" w:hanging="283"/>
              <w:jc w:val="both"/>
              <w:rPr>
                <w:rFonts w:eastAsia="Times New Roman"/>
                <w:b/>
                <w:bCs/>
                <w:sz w:val="20"/>
                <w:szCs w:val="20"/>
              </w:rPr>
            </w:pPr>
          </w:p>
        </w:tc>
      </w:tr>
      <w:tr w:rsidR="003F02C0" w:rsidRPr="005A6CA9" w14:paraId="4F018E61"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736EB583"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79366496"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36BDD464" w14:textId="77777777" w:rsidR="003F02C0" w:rsidRPr="005A6CA9" w:rsidRDefault="003F02C0" w:rsidP="003F02C0">
            <w:pPr>
              <w:spacing w:after="0" w:line="240" w:lineRule="auto"/>
              <w:jc w:val="both"/>
              <w:rPr>
                <w:rFonts w:eastAsia="Times New Roman"/>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EI02CG01</w:t>
            </w:r>
            <w:r>
              <w:rPr>
                <w:rFonts w:ascii="Gotham-Medium" w:hAnsi="Gotham-Medium" w:cs="Gotham-Medium"/>
                <w:b/>
                <w:bCs/>
                <w:sz w:val="20"/>
                <w:szCs w:val="20"/>
              </w:rPr>
              <w:t xml:space="preserve">-3S03 </w:t>
            </w:r>
            <w:r w:rsidRPr="003223A1">
              <w:rPr>
                <w:rFonts w:ascii="Gotham-Medium" w:hAnsi="Gotham-Medium" w:cs="Gotham-Medium"/>
                <w:sz w:val="20"/>
                <w:szCs w:val="20"/>
              </w:rPr>
              <w:t xml:space="preserve">Conhecer </w:t>
            </w:r>
            <w:r>
              <w:rPr>
                <w:rFonts w:ascii="Gotham-Medium" w:hAnsi="Gotham-Medium" w:cs="Gotham-Medium"/>
                <w:sz w:val="20"/>
                <w:szCs w:val="20"/>
              </w:rPr>
              <w:t>progressivamente</w:t>
            </w:r>
            <w:r w:rsidRPr="003223A1">
              <w:rPr>
                <w:rFonts w:ascii="Gotham-Medium" w:hAnsi="Gotham-Medium" w:cs="Gotham-Medium"/>
                <w:sz w:val="20"/>
                <w:szCs w:val="20"/>
              </w:rPr>
              <w:t xml:space="preserve"> as diferentes formas de movimentos, danças da região, músicas, </w:t>
            </w:r>
            <w:r>
              <w:rPr>
                <w:rFonts w:ascii="Gotham-Medium" w:hAnsi="Gotham-Medium" w:cs="Gotham-Medium"/>
                <w:sz w:val="20"/>
                <w:szCs w:val="20"/>
              </w:rPr>
              <w:t xml:space="preserve">cantigas de roda, </w:t>
            </w:r>
            <w:r w:rsidRPr="003223A1">
              <w:rPr>
                <w:rFonts w:ascii="Gotham-Medium" w:hAnsi="Gotham-Medium" w:cs="Gotham-Medium"/>
                <w:sz w:val="20"/>
                <w:szCs w:val="20"/>
              </w:rPr>
              <w:t>brincadeiras</w:t>
            </w:r>
            <w:r>
              <w:rPr>
                <w:rFonts w:ascii="Gotham-Medium" w:hAnsi="Gotham-Medium" w:cs="Gotham-Medium"/>
                <w:sz w:val="20"/>
                <w:szCs w:val="20"/>
              </w:rPr>
              <w:t>, explorando suas características e estilos.</w:t>
            </w:r>
          </w:p>
        </w:tc>
        <w:tc>
          <w:tcPr>
            <w:tcW w:w="1726" w:type="dxa"/>
            <w:vMerge/>
            <w:tcBorders>
              <w:left w:val="single" w:sz="4" w:space="0" w:color="auto"/>
              <w:right w:val="single" w:sz="4" w:space="0" w:color="auto"/>
            </w:tcBorders>
            <w:shd w:val="clear" w:color="auto" w:fill="auto"/>
          </w:tcPr>
          <w:p w14:paraId="2B89CA95" w14:textId="77777777" w:rsidR="003F02C0" w:rsidRPr="005A6CA9" w:rsidRDefault="003F02C0" w:rsidP="003F02C0">
            <w:pPr>
              <w:pStyle w:val="PargrafodaLista"/>
              <w:numPr>
                <w:ilvl w:val="0"/>
                <w:numId w:val="27"/>
              </w:numPr>
              <w:spacing w:after="0" w:line="240" w:lineRule="auto"/>
              <w:jc w:val="both"/>
              <w:rPr>
                <w:rFonts w:eastAsia="Times New Roman"/>
                <w:b/>
                <w:bCs/>
                <w:sz w:val="20"/>
                <w:szCs w:val="20"/>
              </w:rPr>
            </w:pPr>
          </w:p>
        </w:tc>
        <w:tc>
          <w:tcPr>
            <w:tcW w:w="2548" w:type="dxa"/>
            <w:vMerge/>
            <w:tcBorders>
              <w:left w:val="single" w:sz="4" w:space="0" w:color="auto"/>
              <w:right w:val="single" w:sz="4" w:space="0" w:color="auto"/>
            </w:tcBorders>
            <w:shd w:val="clear" w:color="auto" w:fill="auto"/>
          </w:tcPr>
          <w:p w14:paraId="602D9031" w14:textId="77777777" w:rsidR="003F02C0" w:rsidRPr="005A6CA9" w:rsidRDefault="003F02C0" w:rsidP="003F02C0">
            <w:pPr>
              <w:pStyle w:val="PargrafodaLista"/>
              <w:numPr>
                <w:ilvl w:val="0"/>
                <w:numId w:val="25"/>
              </w:numPr>
              <w:spacing w:after="0" w:line="240" w:lineRule="auto"/>
              <w:ind w:left="294" w:hanging="283"/>
              <w:jc w:val="both"/>
              <w:rPr>
                <w:rFonts w:eastAsia="Times New Roman"/>
                <w:b/>
                <w:bCs/>
                <w:sz w:val="20"/>
                <w:szCs w:val="20"/>
              </w:rPr>
            </w:pPr>
          </w:p>
        </w:tc>
      </w:tr>
      <w:tr w:rsidR="003F02C0" w:rsidRPr="005A6CA9" w14:paraId="62498B84"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09BFEC45"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22D7BC0E"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49562646" w14:textId="77777777" w:rsidR="003F02C0" w:rsidRDefault="003F02C0"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EI02CG01</w:t>
            </w:r>
            <w:r>
              <w:rPr>
                <w:rFonts w:ascii="Gotham-Medium" w:hAnsi="Gotham-Medium" w:cs="Gotham-Medium"/>
                <w:b/>
                <w:bCs/>
                <w:sz w:val="20"/>
                <w:szCs w:val="20"/>
              </w:rPr>
              <w:t xml:space="preserve">-3S04) </w:t>
            </w:r>
            <w:r>
              <w:rPr>
                <w:rFonts w:ascii="Gotham-Medium" w:hAnsi="Gotham-Medium" w:cs="Gotham-Medium"/>
                <w:sz w:val="20"/>
                <w:szCs w:val="20"/>
              </w:rPr>
              <w:t>Compreender</w:t>
            </w:r>
            <w:r w:rsidRPr="00214493">
              <w:rPr>
                <w:rFonts w:ascii="Gotham-Medium" w:hAnsi="Gotham-Medium" w:cs="Gotham-Medium"/>
                <w:sz w:val="20"/>
                <w:szCs w:val="20"/>
              </w:rPr>
              <w:t>, as diferentes maneiras de cuidar de si e do outro, respeitando os limites de cada sujeito que está presente em seus grupos sociais.</w:t>
            </w:r>
          </w:p>
        </w:tc>
        <w:tc>
          <w:tcPr>
            <w:tcW w:w="1726" w:type="dxa"/>
            <w:vMerge/>
            <w:tcBorders>
              <w:left w:val="single" w:sz="4" w:space="0" w:color="auto"/>
              <w:right w:val="single" w:sz="4" w:space="0" w:color="auto"/>
            </w:tcBorders>
            <w:shd w:val="clear" w:color="auto" w:fill="auto"/>
          </w:tcPr>
          <w:p w14:paraId="09072652" w14:textId="77777777" w:rsidR="003F02C0" w:rsidRPr="005A6CA9" w:rsidRDefault="003F02C0" w:rsidP="003F02C0">
            <w:pPr>
              <w:pStyle w:val="PargrafodaLista"/>
              <w:numPr>
                <w:ilvl w:val="0"/>
                <w:numId w:val="27"/>
              </w:numPr>
              <w:spacing w:after="0" w:line="240" w:lineRule="auto"/>
              <w:jc w:val="both"/>
              <w:rPr>
                <w:rFonts w:eastAsia="Times New Roman"/>
                <w:b/>
                <w:bCs/>
                <w:sz w:val="20"/>
                <w:szCs w:val="20"/>
              </w:rPr>
            </w:pPr>
          </w:p>
        </w:tc>
        <w:tc>
          <w:tcPr>
            <w:tcW w:w="2548" w:type="dxa"/>
            <w:vMerge/>
            <w:tcBorders>
              <w:left w:val="single" w:sz="4" w:space="0" w:color="auto"/>
              <w:right w:val="single" w:sz="4" w:space="0" w:color="auto"/>
            </w:tcBorders>
            <w:shd w:val="clear" w:color="auto" w:fill="auto"/>
          </w:tcPr>
          <w:p w14:paraId="7255D7ED" w14:textId="77777777" w:rsidR="003F02C0" w:rsidRPr="005A6CA9" w:rsidRDefault="003F02C0" w:rsidP="003F02C0">
            <w:pPr>
              <w:pStyle w:val="PargrafodaLista"/>
              <w:numPr>
                <w:ilvl w:val="0"/>
                <w:numId w:val="25"/>
              </w:numPr>
              <w:spacing w:after="0" w:line="240" w:lineRule="auto"/>
              <w:ind w:left="294" w:hanging="283"/>
              <w:jc w:val="both"/>
              <w:rPr>
                <w:rFonts w:eastAsia="Times New Roman"/>
                <w:b/>
                <w:bCs/>
                <w:sz w:val="20"/>
                <w:szCs w:val="20"/>
              </w:rPr>
            </w:pPr>
          </w:p>
        </w:tc>
      </w:tr>
      <w:tr w:rsidR="003F02C0" w:rsidRPr="005A6CA9" w14:paraId="7EB9AAC8"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3A7A40DD"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7F172610"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361C3477" w14:textId="77777777" w:rsidR="003F02C0" w:rsidRPr="005A6CA9" w:rsidRDefault="003F02C0" w:rsidP="003F02C0">
            <w:pPr>
              <w:spacing w:after="0" w:line="240" w:lineRule="auto"/>
              <w:jc w:val="both"/>
              <w:rPr>
                <w:rFonts w:eastAsia="Times New Roman"/>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EI02CG01</w:t>
            </w:r>
            <w:r>
              <w:rPr>
                <w:rFonts w:ascii="Gotham-Medium" w:hAnsi="Gotham-Medium" w:cs="Gotham-Medium"/>
                <w:b/>
                <w:bCs/>
                <w:sz w:val="20"/>
                <w:szCs w:val="20"/>
              </w:rPr>
              <w:t xml:space="preserve">-3S05) </w:t>
            </w:r>
            <w:r>
              <w:rPr>
                <w:rFonts w:ascii="Gotham-Medium" w:hAnsi="Gotham-Medium" w:cs="Gotham-Medium"/>
                <w:sz w:val="20"/>
                <w:szCs w:val="20"/>
              </w:rPr>
              <w:t>Ampliar a partir de diferentes atividades, movimentos, gestos, imitações, explorando o vocabulário e o desenvolvendo sua identidade corporal.</w:t>
            </w:r>
          </w:p>
        </w:tc>
        <w:tc>
          <w:tcPr>
            <w:tcW w:w="1726" w:type="dxa"/>
            <w:vMerge/>
            <w:tcBorders>
              <w:left w:val="single" w:sz="4" w:space="0" w:color="auto"/>
              <w:right w:val="single" w:sz="4" w:space="0" w:color="auto"/>
            </w:tcBorders>
            <w:shd w:val="clear" w:color="auto" w:fill="auto"/>
          </w:tcPr>
          <w:p w14:paraId="73158E6C" w14:textId="77777777" w:rsidR="003F02C0" w:rsidRPr="005A6CA9" w:rsidRDefault="003F02C0" w:rsidP="003F02C0">
            <w:pPr>
              <w:spacing w:after="0" w:line="240" w:lineRule="auto"/>
              <w:ind w:left="360"/>
              <w:jc w:val="both"/>
              <w:rPr>
                <w:rFonts w:eastAsia="Times New Roman"/>
                <w:b/>
                <w:bCs/>
                <w:sz w:val="20"/>
                <w:szCs w:val="20"/>
              </w:rPr>
            </w:pPr>
          </w:p>
        </w:tc>
        <w:tc>
          <w:tcPr>
            <w:tcW w:w="2548" w:type="dxa"/>
            <w:vMerge/>
            <w:tcBorders>
              <w:left w:val="single" w:sz="4" w:space="0" w:color="auto"/>
              <w:right w:val="single" w:sz="4" w:space="0" w:color="auto"/>
            </w:tcBorders>
            <w:shd w:val="clear" w:color="auto" w:fill="auto"/>
          </w:tcPr>
          <w:p w14:paraId="1D05B33B" w14:textId="77777777" w:rsidR="003F02C0" w:rsidRPr="005A6CA9" w:rsidRDefault="003F02C0" w:rsidP="003F02C0">
            <w:pPr>
              <w:pStyle w:val="PargrafodaLista"/>
              <w:numPr>
                <w:ilvl w:val="0"/>
                <w:numId w:val="26"/>
              </w:numPr>
              <w:spacing w:after="0" w:line="240" w:lineRule="auto"/>
              <w:jc w:val="both"/>
              <w:rPr>
                <w:rFonts w:eastAsia="Times New Roman"/>
                <w:b/>
                <w:bCs/>
                <w:sz w:val="20"/>
                <w:szCs w:val="20"/>
              </w:rPr>
            </w:pPr>
          </w:p>
        </w:tc>
      </w:tr>
      <w:tr w:rsidR="003F02C0" w:rsidRPr="005A6CA9" w14:paraId="78B77A04"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33D9BE62"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436975AA"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3FD3E036" w14:textId="77777777" w:rsidR="003F02C0" w:rsidRDefault="003F02C0"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EI02CG01</w:t>
            </w:r>
            <w:r>
              <w:rPr>
                <w:rFonts w:ascii="Gotham-Medium" w:hAnsi="Gotham-Medium" w:cs="Gotham-Medium"/>
                <w:b/>
                <w:bCs/>
                <w:sz w:val="20"/>
                <w:szCs w:val="20"/>
              </w:rPr>
              <w:t xml:space="preserve">-3S06) </w:t>
            </w:r>
            <w:r>
              <w:rPr>
                <w:rFonts w:ascii="Gotham-Medium" w:hAnsi="Gotham-Medium" w:cs="Gotham-Medium"/>
                <w:sz w:val="20"/>
                <w:szCs w:val="20"/>
              </w:rPr>
              <w:t>Explorar os diferentes espaços sociais e físicos que estão dentro da sua rotina diária, transpondo obstáculos, ampliando seus movimentos corporais e estabelecendo conhecimento de suas habilidades e dificuldades.</w:t>
            </w:r>
          </w:p>
        </w:tc>
        <w:tc>
          <w:tcPr>
            <w:tcW w:w="1726" w:type="dxa"/>
            <w:vMerge/>
            <w:tcBorders>
              <w:left w:val="single" w:sz="4" w:space="0" w:color="auto"/>
              <w:right w:val="single" w:sz="4" w:space="0" w:color="auto"/>
            </w:tcBorders>
            <w:shd w:val="clear" w:color="auto" w:fill="auto"/>
          </w:tcPr>
          <w:p w14:paraId="3E4D4F35" w14:textId="77777777" w:rsidR="003F02C0" w:rsidRPr="005A6CA9" w:rsidRDefault="003F02C0" w:rsidP="003F02C0">
            <w:pPr>
              <w:spacing w:after="0" w:line="240" w:lineRule="auto"/>
              <w:ind w:left="360"/>
              <w:jc w:val="both"/>
              <w:rPr>
                <w:rFonts w:eastAsia="Times New Roman"/>
                <w:b/>
                <w:bCs/>
                <w:sz w:val="20"/>
                <w:szCs w:val="20"/>
              </w:rPr>
            </w:pPr>
          </w:p>
        </w:tc>
        <w:tc>
          <w:tcPr>
            <w:tcW w:w="2548" w:type="dxa"/>
            <w:vMerge/>
            <w:tcBorders>
              <w:left w:val="single" w:sz="4" w:space="0" w:color="auto"/>
              <w:right w:val="single" w:sz="4" w:space="0" w:color="auto"/>
            </w:tcBorders>
            <w:shd w:val="clear" w:color="auto" w:fill="auto"/>
          </w:tcPr>
          <w:p w14:paraId="36E48B0E" w14:textId="77777777" w:rsidR="003F02C0" w:rsidRPr="005A6CA9" w:rsidRDefault="003F02C0" w:rsidP="003F02C0">
            <w:pPr>
              <w:pStyle w:val="PargrafodaLista"/>
              <w:numPr>
                <w:ilvl w:val="0"/>
                <w:numId w:val="26"/>
              </w:numPr>
              <w:spacing w:after="0" w:line="240" w:lineRule="auto"/>
              <w:jc w:val="both"/>
              <w:rPr>
                <w:rFonts w:eastAsia="Times New Roman"/>
                <w:b/>
                <w:bCs/>
                <w:sz w:val="20"/>
                <w:szCs w:val="20"/>
              </w:rPr>
            </w:pPr>
          </w:p>
        </w:tc>
      </w:tr>
      <w:tr w:rsidR="003F02C0" w:rsidRPr="005A6CA9" w14:paraId="087177D0"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31D0D4CE"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3380A54C"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695232DE" w14:textId="77777777" w:rsidR="003F02C0" w:rsidRPr="005A6CA9" w:rsidRDefault="003F02C0" w:rsidP="003F02C0">
            <w:pPr>
              <w:spacing w:after="0" w:line="240" w:lineRule="auto"/>
              <w:jc w:val="both"/>
              <w:rPr>
                <w:rFonts w:eastAsia="Times New Roman"/>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EI02CG01</w:t>
            </w:r>
            <w:r>
              <w:rPr>
                <w:rFonts w:ascii="Gotham-Medium" w:hAnsi="Gotham-Medium" w:cs="Gotham-Medium"/>
                <w:b/>
                <w:bCs/>
                <w:sz w:val="20"/>
                <w:szCs w:val="20"/>
              </w:rPr>
              <w:t xml:space="preserve">-3S07) </w:t>
            </w:r>
            <w:r w:rsidRPr="00C7736D">
              <w:rPr>
                <w:rFonts w:ascii="Gotham-Medium" w:hAnsi="Gotham-Medium" w:cs="Gotham-Medium"/>
                <w:sz w:val="20"/>
                <w:szCs w:val="20"/>
              </w:rPr>
              <w:t>Experimentar, diferentes estilos musicais, movimentos, personagens, expressões culturais de sua região entre outros</w:t>
            </w:r>
            <w:r>
              <w:rPr>
                <w:rFonts w:ascii="Gotham-Medium" w:hAnsi="Gotham-Medium" w:cs="Gotham-Medium"/>
                <w:sz w:val="20"/>
                <w:szCs w:val="20"/>
              </w:rPr>
              <w:t>, ampliando seu repertório cultural e social.</w:t>
            </w:r>
          </w:p>
        </w:tc>
        <w:tc>
          <w:tcPr>
            <w:tcW w:w="1726" w:type="dxa"/>
            <w:vMerge/>
            <w:tcBorders>
              <w:left w:val="single" w:sz="4" w:space="0" w:color="auto"/>
              <w:right w:val="single" w:sz="4" w:space="0" w:color="auto"/>
            </w:tcBorders>
            <w:shd w:val="clear" w:color="auto" w:fill="auto"/>
          </w:tcPr>
          <w:p w14:paraId="11765BD2" w14:textId="77777777" w:rsidR="003F02C0" w:rsidRPr="005A6CA9" w:rsidRDefault="003F02C0" w:rsidP="003F02C0">
            <w:pPr>
              <w:spacing w:after="0" w:line="240" w:lineRule="auto"/>
              <w:ind w:left="360"/>
              <w:jc w:val="both"/>
              <w:rPr>
                <w:rFonts w:eastAsia="Times New Roman"/>
                <w:b/>
                <w:bCs/>
                <w:sz w:val="20"/>
                <w:szCs w:val="20"/>
              </w:rPr>
            </w:pPr>
          </w:p>
        </w:tc>
        <w:tc>
          <w:tcPr>
            <w:tcW w:w="2548" w:type="dxa"/>
            <w:vMerge/>
            <w:tcBorders>
              <w:left w:val="single" w:sz="4" w:space="0" w:color="auto"/>
              <w:right w:val="single" w:sz="4" w:space="0" w:color="auto"/>
            </w:tcBorders>
            <w:shd w:val="clear" w:color="auto" w:fill="auto"/>
          </w:tcPr>
          <w:p w14:paraId="04AD53B8" w14:textId="77777777" w:rsidR="003F02C0" w:rsidRPr="005A6CA9" w:rsidRDefault="003F02C0" w:rsidP="003F02C0">
            <w:pPr>
              <w:pStyle w:val="PargrafodaLista"/>
              <w:numPr>
                <w:ilvl w:val="0"/>
                <w:numId w:val="26"/>
              </w:numPr>
              <w:spacing w:after="0" w:line="240" w:lineRule="auto"/>
              <w:jc w:val="both"/>
              <w:rPr>
                <w:rFonts w:eastAsia="Times New Roman"/>
                <w:b/>
                <w:bCs/>
                <w:sz w:val="20"/>
                <w:szCs w:val="20"/>
              </w:rPr>
            </w:pPr>
          </w:p>
        </w:tc>
      </w:tr>
      <w:tr w:rsidR="003F02C0" w:rsidRPr="005A6CA9" w14:paraId="1AAC6AE1"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040E225C"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2D48D4F3"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5E1E4A96" w14:textId="77777777" w:rsidR="003F02C0" w:rsidRDefault="003F02C0"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EI02CG01</w:t>
            </w:r>
            <w:r>
              <w:rPr>
                <w:rFonts w:ascii="Gotham-Medium" w:hAnsi="Gotham-Medium" w:cs="Gotham-Medium"/>
                <w:b/>
                <w:bCs/>
                <w:sz w:val="20"/>
                <w:szCs w:val="20"/>
              </w:rPr>
              <w:t xml:space="preserve">-3S08) </w:t>
            </w:r>
            <w:r>
              <w:rPr>
                <w:rFonts w:ascii="Gotham-Medium" w:hAnsi="Gotham-Medium" w:cs="Gotham-Medium"/>
                <w:sz w:val="20"/>
                <w:szCs w:val="20"/>
              </w:rPr>
              <w:t>Criar, movimentos e gestos, a partir de diferentes experiências artísticas, dramatizações, imitações, brincadeiras como parlendas, rimas, cantigas de roda ampliando assim sua linguagem oral e corporal.</w:t>
            </w:r>
          </w:p>
        </w:tc>
        <w:tc>
          <w:tcPr>
            <w:tcW w:w="1726" w:type="dxa"/>
            <w:vMerge/>
            <w:tcBorders>
              <w:left w:val="single" w:sz="4" w:space="0" w:color="auto"/>
              <w:right w:val="single" w:sz="4" w:space="0" w:color="auto"/>
            </w:tcBorders>
            <w:shd w:val="clear" w:color="auto" w:fill="auto"/>
          </w:tcPr>
          <w:p w14:paraId="4B20544D" w14:textId="77777777" w:rsidR="003F02C0" w:rsidRPr="005A6CA9" w:rsidRDefault="003F02C0" w:rsidP="003F02C0">
            <w:pPr>
              <w:spacing w:after="0" w:line="240" w:lineRule="auto"/>
              <w:ind w:left="360"/>
              <w:jc w:val="both"/>
              <w:rPr>
                <w:rFonts w:eastAsia="Times New Roman"/>
                <w:b/>
                <w:bCs/>
                <w:sz w:val="20"/>
                <w:szCs w:val="20"/>
              </w:rPr>
            </w:pPr>
          </w:p>
        </w:tc>
        <w:tc>
          <w:tcPr>
            <w:tcW w:w="2548" w:type="dxa"/>
            <w:vMerge/>
            <w:tcBorders>
              <w:left w:val="single" w:sz="4" w:space="0" w:color="auto"/>
              <w:right w:val="single" w:sz="4" w:space="0" w:color="auto"/>
            </w:tcBorders>
            <w:shd w:val="clear" w:color="auto" w:fill="auto"/>
          </w:tcPr>
          <w:p w14:paraId="324EF8D2" w14:textId="77777777" w:rsidR="003F02C0" w:rsidRPr="005A6CA9" w:rsidRDefault="003F02C0" w:rsidP="003F02C0">
            <w:pPr>
              <w:pStyle w:val="PargrafodaLista"/>
              <w:numPr>
                <w:ilvl w:val="0"/>
                <w:numId w:val="26"/>
              </w:numPr>
              <w:spacing w:after="0" w:line="240" w:lineRule="auto"/>
              <w:jc w:val="both"/>
              <w:rPr>
                <w:rFonts w:eastAsia="Times New Roman"/>
                <w:b/>
                <w:bCs/>
                <w:sz w:val="20"/>
                <w:szCs w:val="20"/>
              </w:rPr>
            </w:pPr>
          </w:p>
        </w:tc>
      </w:tr>
      <w:tr w:rsidR="003F02C0" w:rsidRPr="005A6CA9" w14:paraId="1AD8B704" w14:textId="77777777" w:rsidTr="003F02C0">
        <w:trPr>
          <w:trHeight w:val="397"/>
        </w:trPr>
        <w:tc>
          <w:tcPr>
            <w:tcW w:w="1836" w:type="dxa"/>
            <w:vMerge/>
            <w:tcBorders>
              <w:left w:val="single" w:sz="4" w:space="0" w:color="auto"/>
              <w:right w:val="single" w:sz="4" w:space="0" w:color="auto"/>
            </w:tcBorders>
            <w:shd w:val="clear" w:color="auto" w:fill="E2EFD9" w:themeFill="accent6" w:themeFillTint="33"/>
            <w:vAlign w:val="center"/>
          </w:tcPr>
          <w:p w14:paraId="638D045D" w14:textId="77777777" w:rsidR="003F02C0" w:rsidRPr="005A6CA9" w:rsidRDefault="003F02C0" w:rsidP="003F02C0">
            <w:pPr>
              <w:spacing w:after="0" w:line="240" w:lineRule="auto"/>
              <w:rPr>
                <w:rFonts w:eastAsia="Times New Roman"/>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33ED60B1"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auto"/>
              <w:right w:val="single" w:sz="4" w:space="0" w:color="auto"/>
            </w:tcBorders>
            <w:shd w:val="clear" w:color="auto" w:fill="auto"/>
          </w:tcPr>
          <w:p w14:paraId="34A33846" w14:textId="77777777" w:rsidR="003F02C0" w:rsidRPr="005A6CA9" w:rsidRDefault="003F02C0" w:rsidP="003F02C0">
            <w:pPr>
              <w:spacing w:after="0" w:line="240" w:lineRule="auto"/>
              <w:jc w:val="both"/>
              <w:rPr>
                <w:rFonts w:eastAsia="Times New Roman"/>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EI02CG01</w:t>
            </w:r>
            <w:r>
              <w:rPr>
                <w:rFonts w:ascii="Gotham-Medium" w:hAnsi="Gotham-Medium" w:cs="Gotham-Medium"/>
                <w:b/>
                <w:bCs/>
                <w:sz w:val="20"/>
                <w:szCs w:val="20"/>
              </w:rPr>
              <w:t xml:space="preserve">-3S09) </w:t>
            </w:r>
            <w:r>
              <w:rPr>
                <w:rFonts w:ascii="Gotham-Medium" w:hAnsi="Gotham-Medium" w:cs="Gotham-Medium"/>
                <w:sz w:val="20"/>
                <w:szCs w:val="20"/>
              </w:rPr>
              <w:t>Transformar movimentos e gestos em brincadeiras, respeitando suas habilidades e dificuldades.</w:t>
            </w:r>
          </w:p>
        </w:tc>
        <w:tc>
          <w:tcPr>
            <w:tcW w:w="1726" w:type="dxa"/>
            <w:vMerge/>
            <w:tcBorders>
              <w:left w:val="single" w:sz="4" w:space="0" w:color="auto"/>
              <w:right w:val="single" w:sz="4" w:space="0" w:color="auto"/>
            </w:tcBorders>
            <w:shd w:val="clear" w:color="auto" w:fill="auto"/>
          </w:tcPr>
          <w:p w14:paraId="74B2A454" w14:textId="77777777" w:rsidR="003F02C0" w:rsidRPr="005A6CA9" w:rsidRDefault="003F02C0" w:rsidP="003F02C0">
            <w:pPr>
              <w:spacing w:after="0" w:line="240" w:lineRule="auto"/>
              <w:ind w:left="360"/>
              <w:jc w:val="both"/>
              <w:rPr>
                <w:rFonts w:eastAsia="Times New Roman"/>
                <w:b/>
                <w:bCs/>
                <w:sz w:val="20"/>
                <w:szCs w:val="20"/>
              </w:rPr>
            </w:pPr>
          </w:p>
        </w:tc>
        <w:tc>
          <w:tcPr>
            <w:tcW w:w="2548" w:type="dxa"/>
            <w:vMerge/>
            <w:tcBorders>
              <w:left w:val="single" w:sz="4" w:space="0" w:color="auto"/>
              <w:right w:val="single" w:sz="4" w:space="0" w:color="auto"/>
            </w:tcBorders>
            <w:shd w:val="clear" w:color="auto" w:fill="auto"/>
          </w:tcPr>
          <w:p w14:paraId="04570EA0" w14:textId="77777777" w:rsidR="003F02C0" w:rsidRPr="005A6CA9" w:rsidRDefault="003F02C0" w:rsidP="003F02C0">
            <w:pPr>
              <w:pStyle w:val="PargrafodaLista"/>
              <w:spacing w:after="0" w:line="240" w:lineRule="auto"/>
              <w:ind w:left="360"/>
              <w:jc w:val="both"/>
              <w:rPr>
                <w:rFonts w:eastAsia="Times New Roman"/>
                <w:b/>
                <w:bCs/>
                <w:sz w:val="20"/>
                <w:szCs w:val="20"/>
              </w:rPr>
            </w:pPr>
          </w:p>
        </w:tc>
      </w:tr>
      <w:tr w:rsidR="003F02C0" w:rsidRPr="005A6CA9" w14:paraId="223BDACD" w14:textId="77777777" w:rsidTr="003F02C0">
        <w:trPr>
          <w:trHeight w:val="510"/>
        </w:trPr>
        <w:tc>
          <w:tcPr>
            <w:tcW w:w="183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06F1D259" w14:textId="77777777" w:rsidR="003F02C0" w:rsidRPr="005A6CA9" w:rsidRDefault="003F02C0" w:rsidP="003F02C0">
            <w:pPr>
              <w:autoSpaceDE w:val="0"/>
              <w:autoSpaceDN w:val="0"/>
              <w:adjustRightInd w:val="0"/>
              <w:spacing w:after="0" w:line="240" w:lineRule="auto"/>
              <w:jc w:val="center"/>
              <w:rPr>
                <w:rFonts w:ascii="Gotham-Medium" w:hAnsi="Gotham-Medium" w:cs="Gotham-Medium"/>
                <w:b/>
                <w:bCs/>
                <w:sz w:val="20"/>
                <w:szCs w:val="20"/>
              </w:rPr>
            </w:pPr>
            <w:r w:rsidRPr="005A6CA9">
              <w:rPr>
                <w:rFonts w:ascii="Gotham-Medium" w:hAnsi="Gotham-Medium" w:cs="Gotham-Medium"/>
                <w:b/>
                <w:bCs/>
                <w:sz w:val="20"/>
                <w:szCs w:val="20"/>
              </w:rPr>
              <w:t>(EI02CG02)</w:t>
            </w:r>
          </w:p>
          <w:p w14:paraId="061F5529" w14:textId="77777777" w:rsidR="003F02C0" w:rsidRPr="005A6CA9" w:rsidRDefault="003F02C0" w:rsidP="003F02C0">
            <w:pPr>
              <w:autoSpaceDE w:val="0"/>
              <w:autoSpaceDN w:val="0"/>
              <w:adjustRightInd w:val="0"/>
              <w:spacing w:after="0" w:line="240" w:lineRule="auto"/>
              <w:jc w:val="center"/>
              <w:rPr>
                <w:rFonts w:ascii="Gotham-Book" w:hAnsi="Gotham-Book" w:cs="Gotham-Book"/>
                <w:b/>
                <w:bCs/>
                <w:sz w:val="20"/>
                <w:szCs w:val="20"/>
              </w:rPr>
            </w:pPr>
            <w:r w:rsidRPr="005A6CA9">
              <w:rPr>
                <w:rFonts w:ascii="Gotham-Book" w:hAnsi="Gotham-Book" w:cs="Gotham-Book"/>
                <w:b/>
                <w:bCs/>
                <w:sz w:val="20"/>
                <w:szCs w:val="20"/>
              </w:rPr>
              <w:lastRenderedPageBreak/>
              <w:t>Deslocar seu corpo no espaço,</w:t>
            </w:r>
          </w:p>
          <w:p w14:paraId="7B12BB8A" w14:textId="77777777" w:rsidR="003F02C0" w:rsidRPr="005A6CA9" w:rsidRDefault="003F02C0" w:rsidP="003F02C0">
            <w:pPr>
              <w:autoSpaceDE w:val="0"/>
              <w:autoSpaceDN w:val="0"/>
              <w:adjustRightInd w:val="0"/>
              <w:spacing w:after="0" w:line="240" w:lineRule="auto"/>
              <w:jc w:val="center"/>
              <w:rPr>
                <w:rFonts w:ascii="Gotham-Book" w:hAnsi="Gotham-Book" w:cs="Gotham-Book"/>
                <w:b/>
                <w:bCs/>
                <w:sz w:val="20"/>
                <w:szCs w:val="20"/>
              </w:rPr>
            </w:pPr>
            <w:r w:rsidRPr="005A6CA9">
              <w:rPr>
                <w:rFonts w:ascii="Gotham-Book" w:hAnsi="Gotham-Book" w:cs="Gotham-Book"/>
                <w:b/>
                <w:bCs/>
                <w:sz w:val="20"/>
                <w:szCs w:val="20"/>
              </w:rPr>
              <w:t>orientando-se por noções como em frente, atrás, no alto, embaixo, dentro, fora etc., ao</w:t>
            </w:r>
          </w:p>
          <w:p w14:paraId="18B19F70" w14:textId="77777777" w:rsidR="003F02C0" w:rsidRPr="005A6CA9" w:rsidRDefault="003F02C0" w:rsidP="003F02C0">
            <w:pPr>
              <w:autoSpaceDE w:val="0"/>
              <w:autoSpaceDN w:val="0"/>
              <w:adjustRightInd w:val="0"/>
              <w:spacing w:after="0" w:line="240" w:lineRule="auto"/>
              <w:jc w:val="center"/>
              <w:rPr>
                <w:rFonts w:ascii="Gotham-Book" w:hAnsi="Gotham-Book" w:cs="Gotham-Book"/>
                <w:b/>
                <w:bCs/>
                <w:sz w:val="20"/>
                <w:szCs w:val="20"/>
              </w:rPr>
            </w:pPr>
            <w:r w:rsidRPr="005A6CA9">
              <w:rPr>
                <w:rFonts w:ascii="Gotham-Book" w:hAnsi="Gotham-Book" w:cs="Gotham-Book"/>
                <w:b/>
                <w:bCs/>
                <w:sz w:val="20"/>
                <w:szCs w:val="20"/>
              </w:rPr>
              <w:t>se envolver em brincadeiras</w:t>
            </w:r>
          </w:p>
          <w:p w14:paraId="713E3A5D" w14:textId="77777777" w:rsidR="003F02C0" w:rsidRPr="005A6CA9" w:rsidRDefault="003F02C0" w:rsidP="003F02C0">
            <w:pPr>
              <w:autoSpaceDE w:val="0"/>
              <w:autoSpaceDN w:val="0"/>
              <w:adjustRightInd w:val="0"/>
              <w:spacing w:after="0" w:line="240" w:lineRule="auto"/>
              <w:jc w:val="center"/>
              <w:rPr>
                <w:rFonts w:ascii="Gotham-Book" w:hAnsi="Gotham-Book" w:cs="Gotham-Book"/>
                <w:b/>
                <w:bCs/>
                <w:sz w:val="20"/>
                <w:szCs w:val="20"/>
              </w:rPr>
            </w:pPr>
            <w:r w:rsidRPr="005A6CA9">
              <w:rPr>
                <w:rFonts w:ascii="Gotham-Book" w:hAnsi="Gotham-Book" w:cs="Gotham-Book"/>
                <w:b/>
                <w:bCs/>
                <w:sz w:val="20"/>
                <w:szCs w:val="20"/>
              </w:rPr>
              <w:t>e atividades de diferentes</w:t>
            </w:r>
          </w:p>
          <w:p w14:paraId="7B520834" w14:textId="77777777" w:rsidR="003F02C0" w:rsidRPr="005A6CA9" w:rsidRDefault="003F02C0" w:rsidP="003F02C0">
            <w:pPr>
              <w:spacing w:after="0" w:line="240" w:lineRule="auto"/>
              <w:jc w:val="center"/>
              <w:rPr>
                <w:rFonts w:eastAsia="Times New Roman"/>
                <w:b/>
                <w:bCs/>
                <w:sz w:val="20"/>
                <w:szCs w:val="20"/>
              </w:rPr>
            </w:pPr>
            <w:r w:rsidRPr="005A6CA9">
              <w:rPr>
                <w:rFonts w:ascii="Gotham-Book" w:hAnsi="Gotham-Book" w:cs="Gotham-Book"/>
                <w:b/>
                <w:bCs/>
                <w:sz w:val="20"/>
                <w:szCs w:val="20"/>
              </w:rPr>
              <w:t>naturezas.</w:t>
            </w:r>
          </w:p>
        </w:tc>
        <w:tc>
          <w:tcPr>
            <w:tcW w:w="186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1511AE00" w14:textId="77777777" w:rsidR="003F02C0" w:rsidRDefault="003F02C0" w:rsidP="003F02C0">
            <w:pPr>
              <w:spacing w:after="0" w:line="240" w:lineRule="auto"/>
              <w:jc w:val="both"/>
              <w:rPr>
                <w:rFonts w:eastAsia="Times New Roman"/>
                <w:color w:val="000000"/>
                <w:sz w:val="18"/>
                <w:szCs w:val="18"/>
              </w:rPr>
            </w:pPr>
            <w:r w:rsidRPr="00181816">
              <w:rPr>
                <w:rFonts w:eastAsia="Times New Roman"/>
                <w:color w:val="000000"/>
                <w:sz w:val="18"/>
                <w:szCs w:val="18"/>
              </w:rPr>
              <w:lastRenderedPageBreak/>
              <w:t>C1. Conhecimento</w:t>
            </w:r>
          </w:p>
          <w:p w14:paraId="624CFA42"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lastRenderedPageBreak/>
              <w:t>C</w:t>
            </w:r>
            <w:proofErr w:type="gramStart"/>
            <w:r>
              <w:rPr>
                <w:rFonts w:eastAsia="Times New Roman"/>
                <w:color w:val="000000"/>
                <w:sz w:val="18"/>
                <w:szCs w:val="18"/>
              </w:rPr>
              <w:t>2.Pensamento</w:t>
            </w:r>
            <w:proofErr w:type="gramEnd"/>
            <w:r>
              <w:rPr>
                <w:rFonts w:eastAsia="Times New Roman"/>
                <w:color w:val="000000"/>
                <w:sz w:val="18"/>
                <w:szCs w:val="18"/>
              </w:rPr>
              <w:t xml:space="preserve"> científico, crítico e criativo</w:t>
            </w:r>
          </w:p>
          <w:p w14:paraId="3E29A206"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C3. Repertório cultural</w:t>
            </w:r>
          </w:p>
          <w:p w14:paraId="5E39972B"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C4. Comunicação</w:t>
            </w:r>
          </w:p>
          <w:p w14:paraId="62694867"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C7. Argumentação</w:t>
            </w:r>
          </w:p>
          <w:p w14:paraId="7C0B73F3"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C8. Autoconhecimento e autocuidado</w:t>
            </w:r>
          </w:p>
          <w:p w14:paraId="5E6C3DFE" w14:textId="77777777" w:rsidR="003F02C0" w:rsidRDefault="003F02C0" w:rsidP="003F02C0">
            <w:pPr>
              <w:spacing w:after="0" w:line="240" w:lineRule="auto"/>
              <w:rPr>
                <w:rFonts w:eastAsia="Times New Roman"/>
                <w:color w:val="000000"/>
                <w:sz w:val="18"/>
                <w:szCs w:val="18"/>
              </w:rPr>
            </w:pPr>
            <w:r>
              <w:rPr>
                <w:rFonts w:eastAsia="Times New Roman"/>
                <w:color w:val="000000"/>
                <w:sz w:val="18"/>
                <w:szCs w:val="18"/>
              </w:rPr>
              <w:t>C9. Empatia e cooperação</w:t>
            </w:r>
          </w:p>
          <w:p w14:paraId="799317E8"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C10. Responsabilidade e cidadania</w:t>
            </w:r>
          </w:p>
          <w:p w14:paraId="1B0908EF" w14:textId="77777777" w:rsidR="003F02C0" w:rsidRPr="00C5307E" w:rsidRDefault="003F02C0" w:rsidP="003F02C0">
            <w:pPr>
              <w:jc w:val="center"/>
              <w:rPr>
                <w:rFonts w:eastAsia="Times New Roman"/>
                <w:sz w:val="20"/>
                <w:szCs w:val="20"/>
              </w:rPr>
            </w:pPr>
          </w:p>
        </w:tc>
        <w:tc>
          <w:tcPr>
            <w:tcW w:w="7754" w:type="dxa"/>
            <w:tcBorders>
              <w:top w:val="single" w:sz="4" w:space="0" w:color="auto"/>
              <w:left w:val="single" w:sz="4" w:space="0" w:color="000000" w:themeColor="text1"/>
              <w:right w:val="single" w:sz="4" w:space="0" w:color="000000" w:themeColor="text1"/>
            </w:tcBorders>
            <w:shd w:val="clear" w:color="auto" w:fill="auto"/>
            <w:vAlign w:val="center"/>
          </w:tcPr>
          <w:p w14:paraId="44A870CC" w14:textId="77777777" w:rsidR="003F02C0" w:rsidRPr="005A6CA9" w:rsidRDefault="003F02C0" w:rsidP="003F02C0">
            <w:pPr>
              <w:spacing w:after="0" w:line="240" w:lineRule="auto"/>
              <w:ind w:left="34"/>
              <w:jc w:val="both"/>
              <w:rPr>
                <w:rFonts w:eastAsia="Times New Roman"/>
                <w:b/>
                <w:bCs/>
                <w:sz w:val="20"/>
                <w:szCs w:val="20"/>
              </w:rPr>
            </w:pPr>
            <w:r>
              <w:rPr>
                <w:rFonts w:ascii="Gotham-Medium" w:hAnsi="Gotham-Medium" w:cs="Gotham-Medium"/>
                <w:b/>
                <w:bCs/>
                <w:sz w:val="20"/>
                <w:szCs w:val="20"/>
              </w:rPr>
              <w:lastRenderedPageBreak/>
              <w:t>(</w:t>
            </w:r>
            <w:r w:rsidRPr="005A6CA9">
              <w:rPr>
                <w:rFonts w:ascii="Gotham-Medium" w:hAnsi="Gotham-Medium" w:cs="Gotham-Medium"/>
                <w:b/>
                <w:bCs/>
                <w:sz w:val="20"/>
                <w:szCs w:val="20"/>
              </w:rPr>
              <w:t>EI02CG0</w:t>
            </w:r>
            <w:r>
              <w:rPr>
                <w:rFonts w:ascii="Gotham-Medium" w:hAnsi="Gotham-Medium" w:cs="Gotham-Medium"/>
                <w:b/>
                <w:bCs/>
                <w:sz w:val="20"/>
                <w:szCs w:val="20"/>
              </w:rPr>
              <w:t xml:space="preserve">2-3S01) </w:t>
            </w:r>
            <w:r w:rsidRPr="00E1023E">
              <w:rPr>
                <w:rFonts w:ascii="Gotham-Medium" w:hAnsi="Gotham-Medium" w:cs="Gotham-Medium"/>
                <w:sz w:val="20"/>
                <w:szCs w:val="20"/>
              </w:rPr>
              <w:t>Re</w:t>
            </w:r>
            <w:r>
              <w:rPr>
                <w:rFonts w:ascii="Gotham-Medium" w:hAnsi="Gotham-Medium" w:cs="Gotham-Medium"/>
                <w:sz w:val="20"/>
                <w:szCs w:val="20"/>
              </w:rPr>
              <w:t>c</w:t>
            </w:r>
            <w:r w:rsidRPr="00E1023E">
              <w:rPr>
                <w:rFonts w:ascii="Gotham-Medium" w:hAnsi="Gotham-Medium" w:cs="Gotham-Medium"/>
                <w:sz w:val="20"/>
                <w:szCs w:val="20"/>
              </w:rPr>
              <w:t>onhecer</w:t>
            </w:r>
            <w:r>
              <w:rPr>
                <w:rFonts w:ascii="Gotham-Medium" w:hAnsi="Gotham-Medium" w:cs="Gotham-Medium"/>
                <w:sz w:val="20"/>
                <w:szCs w:val="20"/>
              </w:rPr>
              <w:t xml:space="preserve"> de forma progressiva e continua suas habilidades e competências corporais através de brincadeiras e jogos, ampliando os limites do seu corpo.</w:t>
            </w:r>
          </w:p>
        </w:tc>
        <w:tc>
          <w:tcPr>
            <w:tcW w:w="172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CFC0FE3"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Conviver</w:t>
            </w:r>
          </w:p>
          <w:p w14:paraId="3CFA3FC5"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Brincar</w:t>
            </w:r>
          </w:p>
          <w:p w14:paraId="676D4D45"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lastRenderedPageBreak/>
              <w:t>Participar</w:t>
            </w:r>
          </w:p>
          <w:p w14:paraId="673A2EB3"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Explorar</w:t>
            </w:r>
          </w:p>
          <w:p w14:paraId="3E1E72AD"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Expressar</w:t>
            </w:r>
          </w:p>
          <w:p w14:paraId="31223509"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Conhecer-se</w:t>
            </w:r>
          </w:p>
        </w:tc>
        <w:tc>
          <w:tcPr>
            <w:tcW w:w="254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8595A1D" w14:textId="77777777" w:rsidR="003F02C0" w:rsidRPr="005A6CA9" w:rsidRDefault="003F02C0" w:rsidP="003F02C0">
            <w:pPr>
              <w:spacing w:after="0" w:line="240" w:lineRule="auto"/>
              <w:jc w:val="center"/>
              <w:rPr>
                <w:rFonts w:eastAsia="Times New Roman"/>
                <w:b/>
                <w:bCs/>
                <w:sz w:val="20"/>
                <w:szCs w:val="20"/>
              </w:rPr>
            </w:pPr>
          </w:p>
          <w:p w14:paraId="66E2B4B8" w14:textId="77777777" w:rsidR="003F02C0" w:rsidRPr="005A6CA9" w:rsidRDefault="003F02C0" w:rsidP="003F02C0">
            <w:pPr>
              <w:spacing w:after="0" w:line="240" w:lineRule="auto"/>
              <w:jc w:val="center"/>
              <w:rPr>
                <w:rFonts w:eastAsia="Times New Roman"/>
                <w:b/>
                <w:bCs/>
                <w:sz w:val="20"/>
                <w:szCs w:val="20"/>
              </w:rPr>
            </w:pPr>
            <w:r>
              <w:rPr>
                <w:noProof/>
              </w:rPr>
              <w:lastRenderedPageBreak/>
              <w:drawing>
                <wp:inline distT="0" distB="0" distL="0" distR="0" wp14:anchorId="33B23048" wp14:editId="55F30F6C">
                  <wp:extent cx="906711" cy="888521"/>
                  <wp:effectExtent l="0" t="0" r="8255" b="6985"/>
                  <wp:docPr id="60" name="Imagem 60"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02C0" w:rsidRPr="005A6CA9" w14:paraId="6414EE43" w14:textId="77777777" w:rsidTr="003F02C0">
        <w:trPr>
          <w:trHeight w:val="20"/>
        </w:trPr>
        <w:tc>
          <w:tcPr>
            <w:tcW w:w="183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vAlign w:val="center"/>
          </w:tcPr>
          <w:p w14:paraId="6D45A9C9"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248F7085" w14:textId="77777777" w:rsidR="003F02C0" w:rsidRPr="005A6CA9" w:rsidRDefault="003F02C0" w:rsidP="003F02C0">
            <w:pPr>
              <w:spacing w:after="0" w:line="240" w:lineRule="auto"/>
              <w:ind w:left="360"/>
              <w:jc w:val="center"/>
              <w:rPr>
                <w:rFonts w:eastAsia="Times New Roman"/>
                <w:b/>
                <w:bCs/>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2DDC5265" w14:textId="77777777" w:rsidR="003F02C0" w:rsidRDefault="003F02C0" w:rsidP="003F02C0">
            <w:pPr>
              <w:spacing w:after="0" w:line="240" w:lineRule="auto"/>
              <w:ind w:left="34"/>
              <w:jc w:val="both"/>
              <w:rPr>
                <w:rFonts w:ascii="Gotham-Medium" w:hAnsi="Gotham-Medium" w:cs="Gotham-Medium"/>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2-3S02) </w:t>
            </w:r>
            <w:r w:rsidRPr="00E1023E">
              <w:rPr>
                <w:rFonts w:ascii="Gotham-Medium" w:hAnsi="Gotham-Medium" w:cs="Gotham-Medium"/>
                <w:sz w:val="20"/>
                <w:szCs w:val="20"/>
              </w:rPr>
              <w:t>Re</w:t>
            </w:r>
            <w:r>
              <w:rPr>
                <w:rFonts w:ascii="Gotham-Medium" w:hAnsi="Gotham-Medium" w:cs="Gotham-Medium"/>
                <w:sz w:val="20"/>
                <w:szCs w:val="20"/>
              </w:rPr>
              <w:t>c</w:t>
            </w:r>
            <w:r w:rsidRPr="00E1023E">
              <w:rPr>
                <w:rFonts w:ascii="Gotham-Medium" w:hAnsi="Gotham-Medium" w:cs="Gotham-Medium"/>
                <w:sz w:val="20"/>
                <w:szCs w:val="20"/>
              </w:rPr>
              <w:t>onhecer</w:t>
            </w:r>
            <w:r>
              <w:rPr>
                <w:rFonts w:ascii="Gotham-Medium" w:hAnsi="Gotham-Medium" w:cs="Gotham-Medium"/>
                <w:sz w:val="20"/>
                <w:szCs w:val="20"/>
              </w:rPr>
              <w:t xml:space="preserve"> suas potencialidades corporais na execução de atividades de deslocamentos, obstáculos e transposição de objetos.</w:t>
            </w:r>
          </w:p>
        </w:tc>
        <w:tc>
          <w:tcPr>
            <w:tcW w:w="172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51A961" w14:textId="77777777" w:rsidR="003F02C0" w:rsidRPr="005A6CA9" w:rsidRDefault="003F02C0" w:rsidP="003F02C0">
            <w:pPr>
              <w:pStyle w:val="PargrafodaLista"/>
              <w:numPr>
                <w:ilvl w:val="0"/>
                <w:numId w:val="27"/>
              </w:numPr>
              <w:spacing w:after="0" w:line="240" w:lineRule="auto"/>
              <w:jc w:val="both"/>
              <w:rPr>
                <w:rFonts w:eastAsia="Times New Roman"/>
                <w:b/>
                <w:bCs/>
                <w:sz w:val="20"/>
                <w:szCs w:val="20"/>
              </w:rPr>
            </w:pPr>
          </w:p>
        </w:tc>
        <w:tc>
          <w:tcPr>
            <w:tcW w:w="25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DBF362" w14:textId="77777777" w:rsidR="003F02C0" w:rsidRPr="005A6CA9" w:rsidRDefault="003F02C0" w:rsidP="003F02C0">
            <w:pPr>
              <w:pStyle w:val="PargrafodaLista"/>
              <w:numPr>
                <w:ilvl w:val="0"/>
                <w:numId w:val="25"/>
              </w:numPr>
              <w:spacing w:after="0" w:line="240" w:lineRule="auto"/>
              <w:ind w:left="294" w:hanging="283"/>
              <w:jc w:val="both"/>
              <w:rPr>
                <w:rFonts w:eastAsia="Times New Roman"/>
                <w:b/>
                <w:bCs/>
                <w:sz w:val="20"/>
                <w:szCs w:val="20"/>
              </w:rPr>
            </w:pPr>
          </w:p>
        </w:tc>
      </w:tr>
      <w:tr w:rsidR="003F02C0" w:rsidRPr="005A6CA9" w14:paraId="42DB9D8D" w14:textId="77777777" w:rsidTr="003F02C0">
        <w:trPr>
          <w:trHeight w:val="20"/>
        </w:trPr>
        <w:tc>
          <w:tcPr>
            <w:tcW w:w="183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vAlign w:val="center"/>
          </w:tcPr>
          <w:p w14:paraId="12055D54"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72DA22F3"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357BB066" w14:textId="77777777" w:rsidR="003F02C0" w:rsidRPr="005A6CA9" w:rsidRDefault="003F02C0" w:rsidP="003F02C0">
            <w:pPr>
              <w:spacing w:after="0" w:line="240" w:lineRule="auto"/>
              <w:ind w:left="34"/>
              <w:jc w:val="both"/>
              <w:rPr>
                <w:rFonts w:eastAsia="Times New Roman"/>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2-3S03) </w:t>
            </w:r>
            <w:r>
              <w:rPr>
                <w:rFonts w:ascii="Gotham-Medium" w:hAnsi="Gotham-Medium" w:cs="Gotham-Medium"/>
                <w:sz w:val="20"/>
                <w:szCs w:val="20"/>
              </w:rPr>
              <w:t>Compreender o corpo como instrumento de execução de diferentes estratégias, tais como: saltar, pular com os dois pés, com um pé só, correr, rolar, agachar, arrastar entre outros, ampliando os movimentos de equilíbrio e postura corporal.</w:t>
            </w:r>
          </w:p>
        </w:tc>
        <w:tc>
          <w:tcPr>
            <w:tcW w:w="172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2B1716" w14:textId="77777777" w:rsidR="003F02C0" w:rsidRPr="005A6CA9" w:rsidRDefault="003F02C0" w:rsidP="003F02C0">
            <w:pPr>
              <w:pStyle w:val="PargrafodaLista"/>
              <w:numPr>
                <w:ilvl w:val="0"/>
                <w:numId w:val="27"/>
              </w:numPr>
              <w:spacing w:after="0" w:line="240" w:lineRule="auto"/>
              <w:jc w:val="both"/>
              <w:rPr>
                <w:rFonts w:eastAsia="Times New Roman"/>
                <w:b/>
                <w:bCs/>
                <w:sz w:val="20"/>
                <w:szCs w:val="20"/>
              </w:rPr>
            </w:pPr>
          </w:p>
        </w:tc>
        <w:tc>
          <w:tcPr>
            <w:tcW w:w="25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21A59F" w14:textId="77777777" w:rsidR="003F02C0" w:rsidRPr="005A6CA9" w:rsidRDefault="003F02C0" w:rsidP="003F02C0">
            <w:pPr>
              <w:pStyle w:val="PargrafodaLista"/>
              <w:numPr>
                <w:ilvl w:val="0"/>
                <w:numId w:val="25"/>
              </w:numPr>
              <w:spacing w:after="0" w:line="240" w:lineRule="auto"/>
              <w:ind w:left="294" w:hanging="283"/>
              <w:jc w:val="both"/>
              <w:rPr>
                <w:rFonts w:eastAsia="Times New Roman"/>
                <w:b/>
                <w:bCs/>
                <w:sz w:val="20"/>
                <w:szCs w:val="20"/>
              </w:rPr>
            </w:pPr>
          </w:p>
        </w:tc>
      </w:tr>
      <w:tr w:rsidR="003F02C0" w:rsidRPr="005A6CA9" w14:paraId="0A543312" w14:textId="77777777" w:rsidTr="003F02C0">
        <w:trPr>
          <w:trHeight w:val="20"/>
        </w:trPr>
        <w:tc>
          <w:tcPr>
            <w:tcW w:w="183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vAlign w:val="center"/>
          </w:tcPr>
          <w:p w14:paraId="7E380D6D"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4767FB52"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7B2141D7" w14:textId="77777777" w:rsidR="003F02C0" w:rsidRDefault="003F02C0"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2-3S03) </w:t>
            </w:r>
            <w:r>
              <w:rPr>
                <w:rFonts w:ascii="Gotham-Medium" w:hAnsi="Gotham-Medium" w:cs="Gotham-Medium"/>
                <w:sz w:val="20"/>
                <w:szCs w:val="20"/>
              </w:rPr>
              <w:t>Compreender os espaços de movimentação dentro da sua rotina diária experimentando novas explorações, perspectivas e olhares, tais como: olhar pela janela, embaixo da mesa, atrás da porta, de cima para baixo, de baixo para cima...</w:t>
            </w:r>
          </w:p>
        </w:tc>
        <w:tc>
          <w:tcPr>
            <w:tcW w:w="172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E7D921" w14:textId="77777777" w:rsidR="003F02C0" w:rsidRPr="005A6CA9" w:rsidRDefault="003F02C0" w:rsidP="003F02C0">
            <w:pPr>
              <w:pStyle w:val="PargrafodaLista"/>
              <w:numPr>
                <w:ilvl w:val="0"/>
                <w:numId w:val="27"/>
              </w:numPr>
              <w:spacing w:after="0" w:line="240" w:lineRule="auto"/>
              <w:jc w:val="both"/>
              <w:rPr>
                <w:rFonts w:eastAsia="Times New Roman"/>
                <w:b/>
                <w:bCs/>
                <w:sz w:val="20"/>
                <w:szCs w:val="20"/>
              </w:rPr>
            </w:pPr>
          </w:p>
        </w:tc>
        <w:tc>
          <w:tcPr>
            <w:tcW w:w="25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81A2EC" w14:textId="77777777" w:rsidR="003F02C0" w:rsidRPr="005A6CA9" w:rsidRDefault="003F02C0" w:rsidP="003F02C0">
            <w:pPr>
              <w:pStyle w:val="PargrafodaLista"/>
              <w:numPr>
                <w:ilvl w:val="0"/>
                <w:numId w:val="25"/>
              </w:numPr>
              <w:spacing w:after="0" w:line="240" w:lineRule="auto"/>
              <w:ind w:left="294" w:hanging="283"/>
              <w:jc w:val="both"/>
              <w:rPr>
                <w:rFonts w:eastAsia="Times New Roman"/>
                <w:b/>
                <w:bCs/>
                <w:sz w:val="20"/>
                <w:szCs w:val="20"/>
              </w:rPr>
            </w:pPr>
          </w:p>
        </w:tc>
      </w:tr>
      <w:tr w:rsidR="003F02C0" w:rsidRPr="005A6CA9" w14:paraId="2AEAB4A5" w14:textId="77777777" w:rsidTr="003F02C0">
        <w:trPr>
          <w:trHeight w:val="20"/>
        </w:trPr>
        <w:tc>
          <w:tcPr>
            <w:tcW w:w="183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vAlign w:val="center"/>
          </w:tcPr>
          <w:p w14:paraId="5B37EC44"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0B6FC56C"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59F5761B" w14:textId="77777777" w:rsidR="003F02C0" w:rsidRPr="005A6CA9" w:rsidRDefault="003F02C0" w:rsidP="003F02C0">
            <w:pPr>
              <w:spacing w:after="0" w:line="240" w:lineRule="auto"/>
              <w:jc w:val="both"/>
              <w:rPr>
                <w:rFonts w:eastAsia="Times New Roman"/>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2-3S04) </w:t>
            </w:r>
            <w:r w:rsidRPr="00C13CDF">
              <w:rPr>
                <w:rFonts w:ascii="Gotham-Medium" w:hAnsi="Gotham-Medium" w:cs="Gotham-Medium"/>
                <w:sz w:val="20"/>
                <w:szCs w:val="20"/>
              </w:rPr>
              <w:t xml:space="preserve">Construir de forma progressiva e </w:t>
            </w:r>
            <w:r>
              <w:rPr>
                <w:rFonts w:ascii="Gotham-Medium" w:hAnsi="Gotham-Medium" w:cs="Gotham-Medium"/>
                <w:sz w:val="20"/>
                <w:szCs w:val="20"/>
              </w:rPr>
              <w:t xml:space="preserve">continua </w:t>
            </w:r>
            <w:r w:rsidRPr="00C13CDF">
              <w:rPr>
                <w:rFonts w:ascii="Gotham-Medium" w:hAnsi="Gotham-Medium" w:cs="Gotham-Medium"/>
                <w:sz w:val="20"/>
                <w:szCs w:val="20"/>
              </w:rPr>
              <w:t>conhecimento corporal, através noções básicas espaciais dentro de sua rotina diária</w:t>
            </w:r>
            <w:r>
              <w:rPr>
                <w:rFonts w:ascii="Gotham-Medium" w:hAnsi="Gotham-Medium" w:cs="Gotham-Medium"/>
                <w:sz w:val="20"/>
                <w:szCs w:val="20"/>
              </w:rPr>
              <w:t>, tais como: frente, atrás, alto, embaixo, dentro, fora entre outros, ampliando suas habilidades motoras e corporais.</w:t>
            </w:r>
          </w:p>
        </w:tc>
        <w:tc>
          <w:tcPr>
            <w:tcW w:w="172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8C0DAA7" w14:textId="77777777" w:rsidR="003F02C0" w:rsidRPr="005A6CA9" w:rsidRDefault="003F02C0" w:rsidP="003F02C0">
            <w:pPr>
              <w:spacing w:after="0" w:line="240" w:lineRule="auto"/>
              <w:ind w:left="360"/>
              <w:jc w:val="both"/>
              <w:rPr>
                <w:rFonts w:eastAsia="Times New Roman"/>
                <w:b/>
                <w:bCs/>
                <w:sz w:val="20"/>
                <w:szCs w:val="20"/>
              </w:rPr>
            </w:pPr>
          </w:p>
        </w:tc>
        <w:tc>
          <w:tcPr>
            <w:tcW w:w="25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9910146" w14:textId="77777777" w:rsidR="003F02C0" w:rsidRPr="005A6CA9" w:rsidRDefault="003F02C0" w:rsidP="003F02C0">
            <w:pPr>
              <w:pStyle w:val="PargrafodaLista"/>
              <w:numPr>
                <w:ilvl w:val="0"/>
                <w:numId w:val="26"/>
              </w:numPr>
              <w:spacing w:after="0" w:line="240" w:lineRule="auto"/>
              <w:jc w:val="both"/>
              <w:rPr>
                <w:rFonts w:eastAsia="Times New Roman"/>
                <w:b/>
                <w:bCs/>
                <w:sz w:val="20"/>
                <w:szCs w:val="20"/>
              </w:rPr>
            </w:pPr>
          </w:p>
        </w:tc>
      </w:tr>
      <w:tr w:rsidR="003F02C0" w:rsidRPr="005A6CA9" w14:paraId="1A7773C2" w14:textId="77777777" w:rsidTr="003F02C0">
        <w:trPr>
          <w:trHeight w:val="20"/>
        </w:trPr>
        <w:tc>
          <w:tcPr>
            <w:tcW w:w="183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vAlign w:val="center"/>
          </w:tcPr>
          <w:p w14:paraId="0920EC18"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4F0E1981"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6AF539F6" w14:textId="77777777" w:rsidR="003F02C0" w:rsidRDefault="003F02C0"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2-3S05) </w:t>
            </w:r>
            <w:r w:rsidRPr="00D81A2A">
              <w:rPr>
                <w:rFonts w:ascii="Gotham-Medium" w:hAnsi="Gotham-Medium" w:cs="Gotham-Medium"/>
                <w:sz w:val="20"/>
                <w:szCs w:val="20"/>
              </w:rPr>
              <w:t>Praticar de forma progressiva, novas aquisições motoras básicas através de comandos realizados pelo professor, tais como: longe, perto, chutar, pegar, largar, por dentro, por fora</w:t>
            </w:r>
            <w:r>
              <w:rPr>
                <w:rFonts w:ascii="Gotham-Medium" w:hAnsi="Gotham-Medium" w:cs="Gotham-Medium"/>
                <w:sz w:val="20"/>
                <w:szCs w:val="20"/>
              </w:rPr>
              <w:t xml:space="preserve">, lançar, </w:t>
            </w:r>
            <w:r w:rsidRPr="00D81A2A">
              <w:rPr>
                <w:rFonts w:ascii="Gotham-Medium" w:hAnsi="Gotham-Medium" w:cs="Gotham-Medium"/>
                <w:sz w:val="20"/>
                <w:szCs w:val="20"/>
              </w:rPr>
              <w:t>entre outros</w:t>
            </w:r>
            <w:r>
              <w:rPr>
                <w:rFonts w:ascii="Gotham-Medium" w:hAnsi="Gotham-Medium" w:cs="Gotham-Medium"/>
                <w:sz w:val="20"/>
                <w:szCs w:val="20"/>
              </w:rPr>
              <w:t>, ampliando as habilidades motoras.</w:t>
            </w:r>
          </w:p>
        </w:tc>
        <w:tc>
          <w:tcPr>
            <w:tcW w:w="172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CBD72E0" w14:textId="77777777" w:rsidR="003F02C0" w:rsidRPr="005A6CA9" w:rsidRDefault="003F02C0" w:rsidP="003F02C0">
            <w:pPr>
              <w:spacing w:after="0" w:line="240" w:lineRule="auto"/>
              <w:ind w:left="360"/>
              <w:jc w:val="both"/>
              <w:rPr>
                <w:rFonts w:eastAsia="Times New Roman"/>
                <w:b/>
                <w:bCs/>
                <w:sz w:val="20"/>
                <w:szCs w:val="20"/>
              </w:rPr>
            </w:pPr>
          </w:p>
        </w:tc>
        <w:tc>
          <w:tcPr>
            <w:tcW w:w="25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ECD36A" w14:textId="77777777" w:rsidR="003F02C0" w:rsidRPr="005A6CA9" w:rsidRDefault="003F02C0" w:rsidP="003F02C0">
            <w:pPr>
              <w:pStyle w:val="PargrafodaLista"/>
              <w:numPr>
                <w:ilvl w:val="0"/>
                <w:numId w:val="26"/>
              </w:numPr>
              <w:spacing w:after="0" w:line="240" w:lineRule="auto"/>
              <w:jc w:val="both"/>
              <w:rPr>
                <w:rFonts w:eastAsia="Times New Roman"/>
                <w:b/>
                <w:bCs/>
                <w:sz w:val="20"/>
                <w:szCs w:val="20"/>
              </w:rPr>
            </w:pPr>
          </w:p>
        </w:tc>
      </w:tr>
      <w:tr w:rsidR="003F02C0" w:rsidRPr="005A6CA9" w14:paraId="1BDCFDE0" w14:textId="77777777" w:rsidTr="003F02C0">
        <w:trPr>
          <w:trHeight w:val="20"/>
        </w:trPr>
        <w:tc>
          <w:tcPr>
            <w:tcW w:w="183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vAlign w:val="center"/>
          </w:tcPr>
          <w:p w14:paraId="73A0A2D4"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7493988C"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000000" w:themeColor="text1"/>
              <w:bottom w:val="single" w:sz="4" w:space="0" w:color="auto"/>
              <w:right w:val="single" w:sz="4" w:space="0" w:color="000000" w:themeColor="text1"/>
            </w:tcBorders>
            <w:shd w:val="clear" w:color="auto" w:fill="auto"/>
          </w:tcPr>
          <w:p w14:paraId="5D5024AD" w14:textId="77777777" w:rsidR="003F02C0" w:rsidRPr="005654BE" w:rsidRDefault="003F02C0" w:rsidP="003F02C0">
            <w:pPr>
              <w:spacing w:after="0" w:line="240" w:lineRule="auto"/>
              <w:jc w:val="both"/>
              <w:rPr>
                <w:rFonts w:ascii="Gotham-Medium" w:hAnsi="Gotham-Medium" w:cs="Gotham-Medium"/>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2-3S06) </w:t>
            </w:r>
            <w:r w:rsidRPr="00D81A2A">
              <w:rPr>
                <w:rFonts w:ascii="Gotham-Medium" w:hAnsi="Gotham-Medium" w:cs="Gotham-Medium"/>
                <w:sz w:val="20"/>
                <w:szCs w:val="20"/>
              </w:rPr>
              <w:t>Praticar diferentes situações que possibilitem a ampliação do desenvolvimento corporal e a interação com os seus pares</w:t>
            </w:r>
            <w:r>
              <w:rPr>
                <w:rFonts w:ascii="Gotham-Medium" w:hAnsi="Gotham-Medium" w:cs="Gotham-Medium"/>
                <w:sz w:val="20"/>
                <w:szCs w:val="20"/>
              </w:rPr>
              <w:t>, através de jogos e brincadeiras.</w:t>
            </w:r>
          </w:p>
        </w:tc>
        <w:tc>
          <w:tcPr>
            <w:tcW w:w="172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69BD763" w14:textId="77777777" w:rsidR="003F02C0" w:rsidRPr="005A6CA9" w:rsidRDefault="003F02C0" w:rsidP="003F02C0">
            <w:pPr>
              <w:spacing w:after="0" w:line="240" w:lineRule="auto"/>
              <w:ind w:left="360"/>
              <w:jc w:val="both"/>
              <w:rPr>
                <w:rFonts w:eastAsia="Times New Roman"/>
                <w:b/>
                <w:bCs/>
                <w:sz w:val="20"/>
                <w:szCs w:val="20"/>
              </w:rPr>
            </w:pPr>
          </w:p>
        </w:tc>
        <w:tc>
          <w:tcPr>
            <w:tcW w:w="254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3A2E94E" w14:textId="77777777" w:rsidR="003F02C0" w:rsidRPr="005A6CA9" w:rsidRDefault="003F02C0" w:rsidP="003F02C0">
            <w:pPr>
              <w:pStyle w:val="PargrafodaLista"/>
              <w:numPr>
                <w:ilvl w:val="0"/>
                <w:numId w:val="26"/>
              </w:numPr>
              <w:spacing w:after="0" w:line="240" w:lineRule="auto"/>
              <w:jc w:val="both"/>
              <w:rPr>
                <w:rFonts w:eastAsia="Times New Roman"/>
                <w:b/>
                <w:bCs/>
                <w:sz w:val="20"/>
                <w:szCs w:val="20"/>
              </w:rPr>
            </w:pPr>
          </w:p>
        </w:tc>
      </w:tr>
      <w:tr w:rsidR="003F02C0" w:rsidRPr="005A6CA9" w14:paraId="0E3E4BB0" w14:textId="77777777" w:rsidTr="003F02C0">
        <w:trPr>
          <w:trHeight w:val="397"/>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0804381F" w14:textId="77777777" w:rsidR="003F02C0" w:rsidRPr="005A6CA9" w:rsidRDefault="003F02C0" w:rsidP="003F02C0">
            <w:pPr>
              <w:autoSpaceDE w:val="0"/>
              <w:autoSpaceDN w:val="0"/>
              <w:adjustRightInd w:val="0"/>
              <w:spacing w:after="0" w:line="240" w:lineRule="auto"/>
              <w:jc w:val="center"/>
              <w:rPr>
                <w:rFonts w:ascii="Gotham-Medium" w:hAnsi="Gotham-Medium" w:cs="Gotham-Medium"/>
                <w:b/>
                <w:bCs/>
                <w:sz w:val="20"/>
                <w:szCs w:val="20"/>
              </w:rPr>
            </w:pPr>
            <w:r w:rsidRPr="005A6CA9">
              <w:rPr>
                <w:rFonts w:ascii="Gotham-Medium" w:hAnsi="Gotham-Medium" w:cs="Gotham-Medium"/>
                <w:b/>
                <w:bCs/>
                <w:sz w:val="20"/>
                <w:szCs w:val="20"/>
              </w:rPr>
              <w:t>(EI02CG03)</w:t>
            </w:r>
          </w:p>
          <w:p w14:paraId="24E9A427" w14:textId="77777777" w:rsidR="003F02C0" w:rsidRPr="005A6CA9" w:rsidRDefault="003F02C0" w:rsidP="003F02C0">
            <w:pPr>
              <w:autoSpaceDE w:val="0"/>
              <w:autoSpaceDN w:val="0"/>
              <w:adjustRightInd w:val="0"/>
              <w:spacing w:after="0" w:line="240" w:lineRule="auto"/>
              <w:jc w:val="center"/>
              <w:rPr>
                <w:rFonts w:ascii="Gotham-Book" w:hAnsi="Gotham-Book" w:cs="Gotham-Book"/>
                <w:b/>
                <w:bCs/>
                <w:sz w:val="20"/>
                <w:szCs w:val="20"/>
              </w:rPr>
            </w:pPr>
            <w:r w:rsidRPr="005A6CA9">
              <w:rPr>
                <w:rFonts w:ascii="Gotham-Book" w:hAnsi="Gotham-Book" w:cs="Gotham-Book"/>
                <w:b/>
                <w:bCs/>
                <w:sz w:val="20"/>
                <w:szCs w:val="20"/>
              </w:rPr>
              <w:t>Explorar formas de</w:t>
            </w:r>
          </w:p>
          <w:p w14:paraId="324B2A0F" w14:textId="77777777" w:rsidR="003F02C0" w:rsidRPr="005A6CA9" w:rsidRDefault="003F02C0" w:rsidP="003F02C0">
            <w:pPr>
              <w:autoSpaceDE w:val="0"/>
              <w:autoSpaceDN w:val="0"/>
              <w:adjustRightInd w:val="0"/>
              <w:spacing w:after="0" w:line="240" w:lineRule="auto"/>
              <w:jc w:val="center"/>
              <w:rPr>
                <w:rFonts w:ascii="Gotham-Book" w:hAnsi="Gotham-Book" w:cs="Gotham-Book"/>
                <w:b/>
                <w:bCs/>
                <w:sz w:val="20"/>
                <w:szCs w:val="20"/>
              </w:rPr>
            </w:pPr>
            <w:r w:rsidRPr="005A6CA9">
              <w:rPr>
                <w:rFonts w:ascii="Gotham-Book" w:hAnsi="Gotham-Book" w:cs="Gotham-Book"/>
                <w:b/>
                <w:bCs/>
                <w:sz w:val="20"/>
                <w:szCs w:val="20"/>
              </w:rPr>
              <w:t>deslocamento no espaço (pular, saltar, dançar),</w:t>
            </w:r>
          </w:p>
          <w:p w14:paraId="08995CA4" w14:textId="77777777" w:rsidR="003F02C0" w:rsidRPr="005A6CA9" w:rsidRDefault="003F02C0" w:rsidP="003F02C0">
            <w:pPr>
              <w:autoSpaceDE w:val="0"/>
              <w:autoSpaceDN w:val="0"/>
              <w:adjustRightInd w:val="0"/>
              <w:spacing w:after="0" w:line="240" w:lineRule="auto"/>
              <w:jc w:val="center"/>
              <w:rPr>
                <w:rFonts w:ascii="Gotham-Book" w:hAnsi="Gotham-Book" w:cs="Gotham-Book"/>
                <w:b/>
                <w:bCs/>
                <w:sz w:val="20"/>
                <w:szCs w:val="20"/>
              </w:rPr>
            </w:pPr>
            <w:r w:rsidRPr="005A6CA9">
              <w:rPr>
                <w:rFonts w:ascii="Gotham-Book" w:hAnsi="Gotham-Book" w:cs="Gotham-Book"/>
                <w:b/>
                <w:bCs/>
                <w:sz w:val="20"/>
                <w:szCs w:val="20"/>
              </w:rPr>
              <w:t>combinando movimentos e</w:t>
            </w:r>
          </w:p>
          <w:p w14:paraId="7E83B539" w14:textId="77777777" w:rsidR="003F02C0" w:rsidRPr="005A6CA9" w:rsidRDefault="003F02C0" w:rsidP="003F02C0">
            <w:pPr>
              <w:autoSpaceDE w:val="0"/>
              <w:autoSpaceDN w:val="0"/>
              <w:adjustRightInd w:val="0"/>
              <w:spacing w:after="0" w:line="240" w:lineRule="auto"/>
              <w:jc w:val="center"/>
              <w:rPr>
                <w:rFonts w:ascii="Gotham-Book" w:hAnsi="Gotham-Book" w:cs="Gotham-Book"/>
                <w:b/>
                <w:bCs/>
                <w:sz w:val="20"/>
                <w:szCs w:val="20"/>
              </w:rPr>
            </w:pPr>
            <w:r w:rsidRPr="005A6CA9">
              <w:rPr>
                <w:rFonts w:ascii="Gotham-Book" w:hAnsi="Gotham-Book" w:cs="Gotham-Book"/>
                <w:b/>
                <w:bCs/>
                <w:sz w:val="20"/>
                <w:szCs w:val="20"/>
              </w:rPr>
              <w:t>seguindo orientações.</w:t>
            </w:r>
          </w:p>
          <w:p w14:paraId="1DCC4E02" w14:textId="77777777" w:rsidR="003F02C0" w:rsidRPr="005A6CA9" w:rsidRDefault="003F02C0" w:rsidP="003F02C0">
            <w:pPr>
              <w:spacing w:after="0" w:line="240" w:lineRule="auto"/>
              <w:jc w:val="center"/>
              <w:rPr>
                <w:rFonts w:eastAsia="Times New Roman"/>
                <w:b/>
                <w:bCs/>
                <w:sz w:val="20"/>
                <w:szCs w:val="20"/>
              </w:rPr>
            </w:pPr>
          </w:p>
        </w:tc>
        <w:tc>
          <w:tcPr>
            <w:tcW w:w="1866" w:type="dxa"/>
            <w:vMerge w:val="restart"/>
            <w:tcBorders>
              <w:top w:val="single" w:sz="4" w:space="0" w:color="auto"/>
              <w:left w:val="single" w:sz="4" w:space="0" w:color="auto"/>
              <w:right w:val="single" w:sz="4" w:space="0" w:color="auto"/>
            </w:tcBorders>
            <w:shd w:val="clear" w:color="auto" w:fill="D9E2F3" w:themeFill="accent1" w:themeFillTint="33"/>
          </w:tcPr>
          <w:p w14:paraId="41D977C5" w14:textId="77777777" w:rsidR="003F02C0" w:rsidRDefault="003F02C0" w:rsidP="003F02C0">
            <w:pPr>
              <w:spacing w:after="0" w:line="240" w:lineRule="auto"/>
              <w:jc w:val="both"/>
              <w:rPr>
                <w:rFonts w:eastAsia="Times New Roman"/>
                <w:color w:val="000000"/>
                <w:sz w:val="18"/>
                <w:szCs w:val="18"/>
              </w:rPr>
            </w:pPr>
            <w:r w:rsidRPr="00181816">
              <w:rPr>
                <w:rFonts w:eastAsia="Times New Roman"/>
                <w:color w:val="000000"/>
                <w:sz w:val="18"/>
                <w:szCs w:val="18"/>
              </w:rPr>
              <w:t>C1. Conhecimento</w:t>
            </w:r>
          </w:p>
          <w:p w14:paraId="4ED4A0A0"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w:t>
            </w:r>
            <w:proofErr w:type="gramStart"/>
            <w:r>
              <w:rPr>
                <w:rFonts w:eastAsia="Times New Roman"/>
                <w:color w:val="000000"/>
                <w:sz w:val="18"/>
                <w:szCs w:val="18"/>
              </w:rPr>
              <w:t>2.Pensamento</w:t>
            </w:r>
            <w:proofErr w:type="gramEnd"/>
            <w:r>
              <w:rPr>
                <w:rFonts w:eastAsia="Times New Roman"/>
                <w:color w:val="000000"/>
                <w:sz w:val="18"/>
                <w:szCs w:val="18"/>
              </w:rPr>
              <w:t xml:space="preserve"> científico, crítico e criativo</w:t>
            </w:r>
          </w:p>
          <w:p w14:paraId="4E22EEB8"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C3. Repertório cultural</w:t>
            </w:r>
          </w:p>
          <w:p w14:paraId="2D2CE575"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C4. Comunicação</w:t>
            </w:r>
          </w:p>
          <w:p w14:paraId="2E6B8076"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C7. Argumentação</w:t>
            </w:r>
          </w:p>
          <w:p w14:paraId="6D2C093A"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C8. Autoconhecimento e autocuidado</w:t>
            </w:r>
          </w:p>
          <w:p w14:paraId="4D6AF885" w14:textId="77777777" w:rsidR="003F02C0" w:rsidRDefault="003F02C0" w:rsidP="003F02C0">
            <w:pPr>
              <w:spacing w:after="0" w:line="240" w:lineRule="auto"/>
              <w:rPr>
                <w:rFonts w:eastAsia="Times New Roman"/>
                <w:color w:val="000000"/>
                <w:sz w:val="18"/>
                <w:szCs w:val="18"/>
              </w:rPr>
            </w:pPr>
            <w:r>
              <w:rPr>
                <w:rFonts w:eastAsia="Times New Roman"/>
                <w:color w:val="000000"/>
                <w:sz w:val="18"/>
                <w:szCs w:val="18"/>
              </w:rPr>
              <w:t>C9. Empatia e cooperação</w:t>
            </w:r>
          </w:p>
          <w:p w14:paraId="1BCCE94D"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C10. Responsabilidade e cidadania</w:t>
            </w:r>
          </w:p>
          <w:p w14:paraId="1F1EE06D" w14:textId="77777777" w:rsidR="003F02C0" w:rsidRPr="005A6CA9" w:rsidRDefault="003F02C0" w:rsidP="003F02C0">
            <w:pPr>
              <w:spacing w:after="0" w:line="240" w:lineRule="auto"/>
              <w:jc w:val="center"/>
              <w:rPr>
                <w:rFonts w:eastAsia="Times New Roman"/>
                <w:b/>
                <w:bCs/>
                <w:sz w:val="20"/>
                <w:szCs w:val="20"/>
              </w:rPr>
            </w:pPr>
          </w:p>
        </w:tc>
        <w:tc>
          <w:tcPr>
            <w:tcW w:w="7754" w:type="dxa"/>
            <w:tcBorders>
              <w:top w:val="single" w:sz="4" w:space="0" w:color="auto"/>
              <w:left w:val="single" w:sz="4" w:space="0" w:color="auto"/>
              <w:right w:val="single" w:sz="4" w:space="0" w:color="auto"/>
            </w:tcBorders>
            <w:shd w:val="clear" w:color="auto" w:fill="auto"/>
            <w:vAlign w:val="center"/>
          </w:tcPr>
          <w:p w14:paraId="7E948AF0" w14:textId="77777777" w:rsidR="003F02C0" w:rsidRPr="005A6CA9" w:rsidRDefault="003F02C0" w:rsidP="003F02C0">
            <w:pPr>
              <w:spacing w:after="0" w:line="240" w:lineRule="auto"/>
              <w:jc w:val="both"/>
              <w:rPr>
                <w:rFonts w:eastAsia="Times New Roman"/>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3-3S01) </w:t>
            </w:r>
            <w:r>
              <w:rPr>
                <w:rFonts w:ascii="Gotham-Medium" w:hAnsi="Gotham-Medium" w:cs="Gotham-Medium"/>
                <w:sz w:val="20"/>
                <w:szCs w:val="20"/>
              </w:rPr>
              <w:t>Reconhecer os diferentes movimentos que o corpo é capaz de realizar.</w:t>
            </w:r>
          </w:p>
        </w:tc>
        <w:tc>
          <w:tcPr>
            <w:tcW w:w="1726" w:type="dxa"/>
            <w:vMerge w:val="restart"/>
            <w:tcBorders>
              <w:top w:val="single" w:sz="4" w:space="0" w:color="auto"/>
              <w:left w:val="nil"/>
              <w:right w:val="single" w:sz="4" w:space="0" w:color="auto"/>
            </w:tcBorders>
            <w:shd w:val="clear" w:color="auto" w:fill="auto"/>
          </w:tcPr>
          <w:p w14:paraId="23A3151F"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Conviver</w:t>
            </w:r>
          </w:p>
          <w:p w14:paraId="426E0A86"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Brincar</w:t>
            </w:r>
          </w:p>
          <w:p w14:paraId="12967C5E"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Participar</w:t>
            </w:r>
          </w:p>
          <w:p w14:paraId="322DD2C7"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Explorar</w:t>
            </w:r>
          </w:p>
          <w:p w14:paraId="22FBF1B7"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Expressar</w:t>
            </w:r>
          </w:p>
          <w:p w14:paraId="3674AFA8"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Conhecer-se</w:t>
            </w:r>
          </w:p>
        </w:tc>
        <w:tc>
          <w:tcPr>
            <w:tcW w:w="2548" w:type="dxa"/>
            <w:vMerge w:val="restart"/>
            <w:tcBorders>
              <w:top w:val="single" w:sz="4" w:space="0" w:color="auto"/>
              <w:left w:val="nil"/>
              <w:right w:val="single" w:sz="4" w:space="0" w:color="auto"/>
            </w:tcBorders>
            <w:shd w:val="clear" w:color="auto" w:fill="auto"/>
          </w:tcPr>
          <w:p w14:paraId="35838005" w14:textId="77777777" w:rsidR="003F02C0" w:rsidRPr="005A6CA9" w:rsidRDefault="003F02C0" w:rsidP="003F02C0">
            <w:pPr>
              <w:spacing w:after="0" w:line="240" w:lineRule="auto"/>
              <w:jc w:val="center"/>
              <w:rPr>
                <w:rFonts w:eastAsia="Times New Roman"/>
                <w:b/>
                <w:bCs/>
                <w:sz w:val="20"/>
                <w:szCs w:val="20"/>
              </w:rPr>
            </w:pPr>
          </w:p>
          <w:p w14:paraId="10D31E4E" w14:textId="77777777" w:rsidR="003F02C0" w:rsidRPr="005A6CA9" w:rsidRDefault="003F02C0" w:rsidP="003F02C0">
            <w:pPr>
              <w:spacing w:after="0" w:line="240" w:lineRule="auto"/>
              <w:jc w:val="center"/>
              <w:rPr>
                <w:rFonts w:eastAsia="Times New Roman"/>
                <w:b/>
                <w:bCs/>
                <w:sz w:val="20"/>
                <w:szCs w:val="20"/>
              </w:rPr>
            </w:pPr>
            <w:r>
              <w:rPr>
                <w:noProof/>
              </w:rPr>
              <w:drawing>
                <wp:inline distT="0" distB="0" distL="0" distR="0" wp14:anchorId="68A39732" wp14:editId="66EC47C2">
                  <wp:extent cx="904632" cy="888150"/>
                  <wp:effectExtent l="0" t="0" r="0" b="7620"/>
                  <wp:docPr id="62" name="Imagem 62"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33396" t="15267" r="49839" b="57157"/>
                          <a:stretch/>
                        </pic:blipFill>
                        <pic:spPr bwMode="auto">
                          <a:xfrm>
                            <a:off x="0" y="0"/>
                            <a:ext cx="905339" cy="8888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89BB37" wp14:editId="6BDFE95F">
                  <wp:extent cx="906711" cy="888521"/>
                  <wp:effectExtent l="0" t="0" r="8255" b="6985"/>
                  <wp:docPr id="63" name="Imagem 63"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02C0" w:rsidRPr="005A6CA9" w14:paraId="49F8016B" w14:textId="77777777" w:rsidTr="003F02C0">
        <w:trPr>
          <w:trHeight w:val="454"/>
        </w:trPr>
        <w:tc>
          <w:tcPr>
            <w:tcW w:w="1836" w:type="dxa"/>
            <w:vMerge/>
            <w:tcBorders>
              <w:left w:val="single" w:sz="4" w:space="0" w:color="auto"/>
              <w:right w:val="single" w:sz="4" w:space="0" w:color="auto"/>
            </w:tcBorders>
            <w:shd w:val="clear" w:color="auto" w:fill="E2EFD9" w:themeFill="accent6" w:themeFillTint="33"/>
            <w:vAlign w:val="center"/>
          </w:tcPr>
          <w:p w14:paraId="06EA5F01"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684B6873"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auto"/>
              <w:right w:val="single" w:sz="4" w:space="0" w:color="auto"/>
            </w:tcBorders>
            <w:shd w:val="clear" w:color="auto" w:fill="auto"/>
            <w:vAlign w:val="center"/>
          </w:tcPr>
          <w:p w14:paraId="2FF301BC" w14:textId="77777777" w:rsidR="003F02C0" w:rsidRPr="005A6CA9" w:rsidRDefault="003F02C0" w:rsidP="003F02C0">
            <w:pPr>
              <w:spacing w:after="0" w:line="240" w:lineRule="auto"/>
              <w:jc w:val="both"/>
              <w:rPr>
                <w:rFonts w:eastAsia="Times New Roman"/>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3-3S02) </w:t>
            </w:r>
            <w:r>
              <w:rPr>
                <w:rFonts w:ascii="Gotham-Medium" w:hAnsi="Gotham-Medium" w:cs="Gotham-Medium"/>
                <w:sz w:val="20"/>
                <w:szCs w:val="20"/>
              </w:rPr>
              <w:t xml:space="preserve">Compreender de forma gradativa e processual diversos movimentos que envolvam coordenação motora fina e grossa, orientação espacial, ritmo, equilíbrio, organização temporal. </w:t>
            </w:r>
          </w:p>
        </w:tc>
        <w:tc>
          <w:tcPr>
            <w:tcW w:w="1726" w:type="dxa"/>
            <w:vMerge/>
            <w:tcBorders>
              <w:left w:val="nil"/>
              <w:right w:val="single" w:sz="4" w:space="0" w:color="auto"/>
            </w:tcBorders>
            <w:shd w:val="clear" w:color="auto" w:fill="auto"/>
          </w:tcPr>
          <w:p w14:paraId="189649BD" w14:textId="77777777" w:rsidR="003F02C0" w:rsidRPr="005A6CA9" w:rsidRDefault="003F02C0" w:rsidP="003F02C0">
            <w:pPr>
              <w:pStyle w:val="PargrafodaLista"/>
              <w:numPr>
                <w:ilvl w:val="0"/>
                <w:numId w:val="27"/>
              </w:numPr>
              <w:spacing w:after="0" w:line="240" w:lineRule="auto"/>
              <w:jc w:val="both"/>
              <w:rPr>
                <w:rFonts w:eastAsia="Times New Roman"/>
                <w:b/>
                <w:bCs/>
                <w:sz w:val="20"/>
                <w:szCs w:val="20"/>
              </w:rPr>
            </w:pPr>
          </w:p>
        </w:tc>
        <w:tc>
          <w:tcPr>
            <w:tcW w:w="2548" w:type="dxa"/>
            <w:vMerge/>
            <w:tcBorders>
              <w:left w:val="nil"/>
              <w:right w:val="single" w:sz="4" w:space="0" w:color="auto"/>
            </w:tcBorders>
            <w:shd w:val="clear" w:color="auto" w:fill="auto"/>
          </w:tcPr>
          <w:p w14:paraId="5897933A" w14:textId="77777777" w:rsidR="003F02C0" w:rsidRPr="005A6CA9" w:rsidRDefault="003F02C0" w:rsidP="003F02C0">
            <w:pPr>
              <w:pStyle w:val="PargrafodaLista"/>
              <w:numPr>
                <w:ilvl w:val="0"/>
                <w:numId w:val="25"/>
              </w:numPr>
              <w:spacing w:after="0" w:line="240" w:lineRule="auto"/>
              <w:ind w:left="294" w:hanging="283"/>
              <w:jc w:val="both"/>
              <w:rPr>
                <w:rFonts w:eastAsia="Times New Roman"/>
                <w:b/>
                <w:bCs/>
                <w:sz w:val="20"/>
                <w:szCs w:val="20"/>
              </w:rPr>
            </w:pPr>
          </w:p>
        </w:tc>
      </w:tr>
      <w:tr w:rsidR="003F02C0" w:rsidRPr="005A6CA9" w14:paraId="397117B7"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4A5B4E8C"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2BE1212F"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76C2D71F" w14:textId="77777777" w:rsidR="003F02C0" w:rsidRPr="005A6CA9" w:rsidRDefault="003F02C0" w:rsidP="003F02C0">
            <w:pPr>
              <w:spacing w:after="0" w:line="240" w:lineRule="auto"/>
              <w:jc w:val="both"/>
              <w:rPr>
                <w:rFonts w:eastAsia="Times New Roman"/>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3-3S03) </w:t>
            </w:r>
            <w:r w:rsidRPr="002E77A4">
              <w:rPr>
                <w:rFonts w:ascii="Gotham-Medium" w:hAnsi="Gotham-Medium" w:cs="Gotham-Medium"/>
                <w:sz w:val="20"/>
                <w:szCs w:val="20"/>
              </w:rPr>
              <w:t>Ampliar progressivamente diferentes formas de deslocamento na rotina diária e nos espaços sociais, tais como: engatinhar, correr, saltar, pular, escalar, arrastar-se</w:t>
            </w:r>
            <w:r>
              <w:rPr>
                <w:rFonts w:ascii="Gotham-Medium" w:hAnsi="Gotham-Medium" w:cs="Gotham-Medium"/>
                <w:sz w:val="20"/>
                <w:szCs w:val="20"/>
              </w:rPr>
              <w:t>, andar de frente, andar de costas e agachando</w:t>
            </w:r>
            <w:r w:rsidRPr="002E77A4">
              <w:rPr>
                <w:rFonts w:ascii="Gotham-Medium" w:hAnsi="Gotham-Medium" w:cs="Gotham-Medium"/>
                <w:sz w:val="20"/>
                <w:szCs w:val="20"/>
              </w:rPr>
              <w:t>.</w:t>
            </w:r>
          </w:p>
        </w:tc>
        <w:tc>
          <w:tcPr>
            <w:tcW w:w="1726" w:type="dxa"/>
            <w:vMerge/>
            <w:tcBorders>
              <w:left w:val="nil"/>
              <w:right w:val="single" w:sz="4" w:space="0" w:color="auto"/>
            </w:tcBorders>
            <w:shd w:val="clear" w:color="auto" w:fill="auto"/>
          </w:tcPr>
          <w:p w14:paraId="2BC3B24E" w14:textId="77777777" w:rsidR="003F02C0" w:rsidRPr="005A6CA9" w:rsidRDefault="003F02C0" w:rsidP="003F02C0">
            <w:pPr>
              <w:spacing w:after="0" w:line="240" w:lineRule="auto"/>
              <w:ind w:left="360"/>
              <w:jc w:val="both"/>
              <w:rPr>
                <w:rFonts w:eastAsia="Times New Roman"/>
                <w:b/>
                <w:bCs/>
                <w:sz w:val="20"/>
                <w:szCs w:val="20"/>
              </w:rPr>
            </w:pPr>
          </w:p>
        </w:tc>
        <w:tc>
          <w:tcPr>
            <w:tcW w:w="2548" w:type="dxa"/>
            <w:vMerge/>
            <w:tcBorders>
              <w:left w:val="nil"/>
              <w:right w:val="single" w:sz="4" w:space="0" w:color="auto"/>
            </w:tcBorders>
            <w:shd w:val="clear" w:color="auto" w:fill="auto"/>
          </w:tcPr>
          <w:p w14:paraId="0D9C1F80" w14:textId="77777777" w:rsidR="003F02C0" w:rsidRPr="005A6CA9" w:rsidRDefault="003F02C0" w:rsidP="003F02C0">
            <w:pPr>
              <w:pStyle w:val="PargrafodaLista"/>
              <w:numPr>
                <w:ilvl w:val="0"/>
                <w:numId w:val="26"/>
              </w:numPr>
              <w:spacing w:after="0" w:line="240" w:lineRule="auto"/>
              <w:jc w:val="both"/>
              <w:rPr>
                <w:rFonts w:eastAsia="Times New Roman"/>
                <w:b/>
                <w:bCs/>
                <w:sz w:val="20"/>
                <w:szCs w:val="20"/>
              </w:rPr>
            </w:pPr>
          </w:p>
        </w:tc>
      </w:tr>
      <w:tr w:rsidR="003F02C0" w:rsidRPr="005A6CA9" w14:paraId="0A73E954"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42A79362"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31CDF084"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4490D098" w14:textId="77777777" w:rsidR="003F02C0" w:rsidRDefault="003F02C0"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3-3S04) </w:t>
            </w:r>
            <w:r w:rsidRPr="002E77A4">
              <w:rPr>
                <w:rFonts w:ascii="Gotham-Medium" w:hAnsi="Gotham-Medium" w:cs="Gotham-Medium"/>
                <w:sz w:val="20"/>
                <w:szCs w:val="20"/>
              </w:rPr>
              <w:t xml:space="preserve">Ampliar progressivamente </w:t>
            </w:r>
            <w:r>
              <w:rPr>
                <w:rFonts w:ascii="Gotham-Medium" w:hAnsi="Gotham-Medium" w:cs="Gotham-Medium"/>
                <w:sz w:val="20"/>
                <w:szCs w:val="20"/>
              </w:rPr>
              <w:t>e repertório musical que contribuam na exploração do corpo em movimento</w:t>
            </w:r>
            <w:r w:rsidRPr="002E77A4">
              <w:rPr>
                <w:rFonts w:ascii="Gotham-Medium" w:hAnsi="Gotham-Medium" w:cs="Gotham-Medium"/>
                <w:sz w:val="20"/>
                <w:szCs w:val="20"/>
              </w:rPr>
              <w:t>.</w:t>
            </w:r>
          </w:p>
        </w:tc>
        <w:tc>
          <w:tcPr>
            <w:tcW w:w="1726" w:type="dxa"/>
            <w:vMerge/>
            <w:tcBorders>
              <w:left w:val="nil"/>
              <w:right w:val="single" w:sz="4" w:space="0" w:color="auto"/>
            </w:tcBorders>
            <w:shd w:val="clear" w:color="auto" w:fill="auto"/>
          </w:tcPr>
          <w:p w14:paraId="029F2C7E" w14:textId="77777777" w:rsidR="003F02C0" w:rsidRPr="005A6CA9" w:rsidRDefault="003F02C0" w:rsidP="003F02C0">
            <w:pPr>
              <w:spacing w:after="0" w:line="240" w:lineRule="auto"/>
              <w:ind w:left="360"/>
              <w:jc w:val="both"/>
              <w:rPr>
                <w:rFonts w:eastAsia="Times New Roman"/>
                <w:b/>
                <w:bCs/>
                <w:sz w:val="20"/>
                <w:szCs w:val="20"/>
              </w:rPr>
            </w:pPr>
          </w:p>
        </w:tc>
        <w:tc>
          <w:tcPr>
            <w:tcW w:w="2548" w:type="dxa"/>
            <w:vMerge/>
            <w:tcBorders>
              <w:left w:val="nil"/>
              <w:right w:val="single" w:sz="4" w:space="0" w:color="auto"/>
            </w:tcBorders>
            <w:shd w:val="clear" w:color="auto" w:fill="auto"/>
          </w:tcPr>
          <w:p w14:paraId="2F7A8603" w14:textId="77777777" w:rsidR="003F02C0" w:rsidRPr="005A6CA9" w:rsidRDefault="003F02C0" w:rsidP="003F02C0">
            <w:pPr>
              <w:pStyle w:val="PargrafodaLista"/>
              <w:numPr>
                <w:ilvl w:val="0"/>
                <w:numId w:val="26"/>
              </w:numPr>
              <w:spacing w:after="0" w:line="240" w:lineRule="auto"/>
              <w:jc w:val="both"/>
              <w:rPr>
                <w:rFonts w:eastAsia="Times New Roman"/>
                <w:b/>
                <w:bCs/>
                <w:sz w:val="20"/>
                <w:szCs w:val="20"/>
              </w:rPr>
            </w:pPr>
          </w:p>
        </w:tc>
      </w:tr>
      <w:tr w:rsidR="003F02C0" w:rsidRPr="005A6CA9" w14:paraId="4943C178"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1BCAE388"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51878BBB"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58086F08" w14:textId="77777777" w:rsidR="003F02C0" w:rsidRDefault="003F02C0"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3-3S05) </w:t>
            </w:r>
            <w:r>
              <w:rPr>
                <w:rFonts w:ascii="Gotham-Medium" w:hAnsi="Gotham-Medium" w:cs="Gotham-Medium"/>
                <w:sz w:val="20"/>
                <w:szCs w:val="20"/>
              </w:rPr>
              <w:t>Explorar os espaços sociais e físicos que o ambiente escolar propicia, ampliando as experiências como: equilíbrio, agilidade, velocidade, força e flexibilidade.</w:t>
            </w:r>
          </w:p>
        </w:tc>
        <w:tc>
          <w:tcPr>
            <w:tcW w:w="1726" w:type="dxa"/>
            <w:vMerge/>
            <w:tcBorders>
              <w:left w:val="nil"/>
              <w:right w:val="single" w:sz="4" w:space="0" w:color="auto"/>
            </w:tcBorders>
            <w:shd w:val="clear" w:color="auto" w:fill="auto"/>
          </w:tcPr>
          <w:p w14:paraId="56986789" w14:textId="77777777" w:rsidR="003F02C0" w:rsidRPr="005A6CA9" w:rsidRDefault="003F02C0" w:rsidP="003F02C0">
            <w:pPr>
              <w:spacing w:after="0" w:line="240" w:lineRule="auto"/>
              <w:ind w:left="360"/>
              <w:jc w:val="both"/>
              <w:rPr>
                <w:rFonts w:eastAsia="Times New Roman"/>
                <w:b/>
                <w:bCs/>
                <w:sz w:val="20"/>
                <w:szCs w:val="20"/>
              </w:rPr>
            </w:pPr>
          </w:p>
        </w:tc>
        <w:tc>
          <w:tcPr>
            <w:tcW w:w="2548" w:type="dxa"/>
            <w:vMerge/>
            <w:tcBorders>
              <w:left w:val="nil"/>
              <w:right w:val="single" w:sz="4" w:space="0" w:color="auto"/>
            </w:tcBorders>
            <w:shd w:val="clear" w:color="auto" w:fill="auto"/>
          </w:tcPr>
          <w:p w14:paraId="2FC8E69C" w14:textId="77777777" w:rsidR="003F02C0" w:rsidRPr="005A6CA9" w:rsidRDefault="003F02C0" w:rsidP="003F02C0">
            <w:pPr>
              <w:pStyle w:val="PargrafodaLista"/>
              <w:numPr>
                <w:ilvl w:val="0"/>
                <w:numId w:val="26"/>
              </w:numPr>
              <w:spacing w:after="0" w:line="240" w:lineRule="auto"/>
              <w:jc w:val="both"/>
              <w:rPr>
                <w:rFonts w:eastAsia="Times New Roman"/>
                <w:b/>
                <w:bCs/>
                <w:sz w:val="20"/>
                <w:szCs w:val="20"/>
              </w:rPr>
            </w:pPr>
          </w:p>
        </w:tc>
      </w:tr>
      <w:tr w:rsidR="003F02C0" w:rsidRPr="005A6CA9" w14:paraId="44CF5E64"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4761E76B"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11F7D103"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6B1A0B19" w14:textId="77777777" w:rsidR="003F02C0" w:rsidRDefault="003F02C0"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3-3S06) </w:t>
            </w:r>
            <w:r w:rsidRPr="00BA796E">
              <w:rPr>
                <w:rFonts w:ascii="Gotham-Medium" w:hAnsi="Gotham-Medium" w:cs="Gotham-Medium"/>
                <w:sz w:val="20"/>
                <w:szCs w:val="20"/>
              </w:rPr>
              <w:t>Explorar os movimentos corporais conforme os ritmos musicais, rápido e lento.</w:t>
            </w:r>
          </w:p>
        </w:tc>
        <w:tc>
          <w:tcPr>
            <w:tcW w:w="1726" w:type="dxa"/>
            <w:vMerge/>
            <w:tcBorders>
              <w:left w:val="nil"/>
              <w:right w:val="single" w:sz="4" w:space="0" w:color="auto"/>
            </w:tcBorders>
            <w:shd w:val="clear" w:color="auto" w:fill="auto"/>
          </w:tcPr>
          <w:p w14:paraId="6128A1F6" w14:textId="77777777" w:rsidR="003F02C0" w:rsidRPr="005A6CA9" w:rsidRDefault="003F02C0" w:rsidP="003F02C0">
            <w:pPr>
              <w:spacing w:after="0" w:line="240" w:lineRule="auto"/>
              <w:ind w:left="360"/>
              <w:jc w:val="both"/>
              <w:rPr>
                <w:rFonts w:eastAsia="Times New Roman"/>
                <w:b/>
                <w:bCs/>
                <w:sz w:val="20"/>
                <w:szCs w:val="20"/>
              </w:rPr>
            </w:pPr>
          </w:p>
        </w:tc>
        <w:tc>
          <w:tcPr>
            <w:tcW w:w="2548" w:type="dxa"/>
            <w:vMerge/>
            <w:tcBorders>
              <w:left w:val="nil"/>
              <w:right w:val="single" w:sz="4" w:space="0" w:color="auto"/>
            </w:tcBorders>
            <w:shd w:val="clear" w:color="auto" w:fill="auto"/>
          </w:tcPr>
          <w:p w14:paraId="6EDA3926" w14:textId="77777777" w:rsidR="003F02C0" w:rsidRPr="005A6CA9" w:rsidRDefault="003F02C0" w:rsidP="003F02C0">
            <w:pPr>
              <w:pStyle w:val="PargrafodaLista"/>
              <w:numPr>
                <w:ilvl w:val="0"/>
                <w:numId w:val="26"/>
              </w:numPr>
              <w:spacing w:after="0" w:line="240" w:lineRule="auto"/>
              <w:jc w:val="both"/>
              <w:rPr>
                <w:rFonts w:eastAsia="Times New Roman"/>
                <w:b/>
                <w:bCs/>
                <w:sz w:val="20"/>
                <w:szCs w:val="20"/>
              </w:rPr>
            </w:pPr>
          </w:p>
        </w:tc>
      </w:tr>
      <w:tr w:rsidR="003F02C0" w:rsidRPr="005A6CA9" w14:paraId="397D65AE"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6264F845"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left w:val="single" w:sz="4" w:space="0" w:color="auto"/>
              <w:right w:val="single" w:sz="4" w:space="0" w:color="auto"/>
            </w:tcBorders>
            <w:shd w:val="clear" w:color="auto" w:fill="D9E2F3" w:themeFill="accent1" w:themeFillTint="33"/>
          </w:tcPr>
          <w:p w14:paraId="56955604"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3A11C752" w14:textId="77777777" w:rsidR="003F02C0" w:rsidRDefault="003F02C0"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3-3S07) </w:t>
            </w:r>
            <w:r w:rsidRPr="00BA796E">
              <w:rPr>
                <w:rFonts w:ascii="Gotham-Medium" w:hAnsi="Gotham-Medium" w:cs="Gotham-Medium"/>
                <w:sz w:val="20"/>
                <w:szCs w:val="20"/>
              </w:rPr>
              <w:t>Explorar os movimentos corporais</w:t>
            </w:r>
            <w:r>
              <w:rPr>
                <w:rFonts w:ascii="Gotham-Medium" w:hAnsi="Gotham-Medium" w:cs="Gotham-Medium"/>
                <w:sz w:val="20"/>
                <w:szCs w:val="20"/>
              </w:rPr>
              <w:t xml:space="preserve"> que envolvam</w:t>
            </w:r>
            <w:r w:rsidRPr="00BA796E">
              <w:rPr>
                <w:rFonts w:ascii="Gotham-Medium" w:hAnsi="Gotham-Medium" w:cs="Gotham-Medium"/>
                <w:sz w:val="20"/>
                <w:szCs w:val="20"/>
              </w:rPr>
              <w:t xml:space="preserve"> </w:t>
            </w:r>
            <w:r>
              <w:rPr>
                <w:rFonts w:ascii="Gotham-Medium" w:hAnsi="Gotham-Medium" w:cs="Gotham-Medium"/>
                <w:sz w:val="20"/>
                <w:szCs w:val="20"/>
              </w:rPr>
              <w:t>imitação e mímica.</w:t>
            </w:r>
          </w:p>
        </w:tc>
        <w:tc>
          <w:tcPr>
            <w:tcW w:w="1726" w:type="dxa"/>
            <w:vMerge/>
            <w:tcBorders>
              <w:left w:val="nil"/>
              <w:right w:val="single" w:sz="4" w:space="0" w:color="auto"/>
            </w:tcBorders>
            <w:shd w:val="clear" w:color="auto" w:fill="auto"/>
          </w:tcPr>
          <w:p w14:paraId="571875E5" w14:textId="77777777" w:rsidR="003F02C0" w:rsidRPr="005A6CA9" w:rsidRDefault="003F02C0" w:rsidP="003F02C0">
            <w:pPr>
              <w:spacing w:after="0" w:line="240" w:lineRule="auto"/>
              <w:ind w:left="360"/>
              <w:jc w:val="both"/>
              <w:rPr>
                <w:rFonts w:eastAsia="Times New Roman"/>
                <w:b/>
                <w:bCs/>
                <w:sz w:val="20"/>
                <w:szCs w:val="20"/>
              </w:rPr>
            </w:pPr>
          </w:p>
        </w:tc>
        <w:tc>
          <w:tcPr>
            <w:tcW w:w="2548" w:type="dxa"/>
            <w:vMerge/>
            <w:tcBorders>
              <w:left w:val="nil"/>
              <w:right w:val="single" w:sz="4" w:space="0" w:color="auto"/>
            </w:tcBorders>
            <w:shd w:val="clear" w:color="auto" w:fill="auto"/>
          </w:tcPr>
          <w:p w14:paraId="606FBB9D" w14:textId="77777777" w:rsidR="003F02C0" w:rsidRPr="005A6CA9" w:rsidRDefault="003F02C0" w:rsidP="003F02C0">
            <w:pPr>
              <w:pStyle w:val="PargrafodaLista"/>
              <w:numPr>
                <w:ilvl w:val="0"/>
                <w:numId w:val="26"/>
              </w:numPr>
              <w:spacing w:after="0" w:line="240" w:lineRule="auto"/>
              <w:jc w:val="both"/>
              <w:rPr>
                <w:rFonts w:eastAsia="Times New Roman"/>
                <w:b/>
                <w:bCs/>
                <w:sz w:val="20"/>
                <w:szCs w:val="20"/>
              </w:rPr>
            </w:pPr>
          </w:p>
        </w:tc>
      </w:tr>
      <w:tr w:rsidR="003F02C0" w:rsidRPr="005A6CA9" w14:paraId="01F201E3" w14:textId="77777777" w:rsidTr="003F02C0">
        <w:trPr>
          <w:trHeight w:val="454"/>
        </w:trPr>
        <w:tc>
          <w:tcPr>
            <w:tcW w:w="1836" w:type="dxa"/>
            <w:vMerge/>
            <w:tcBorders>
              <w:left w:val="single" w:sz="4" w:space="0" w:color="auto"/>
              <w:bottom w:val="single" w:sz="4" w:space="0" w:color="auto"/>
              <w:right w:val="single" w:sz="4" w:space="0" w:color="auto"/>
            </w:tcBorders>
            <w:shd w:val="clear" w:color="auto" w:fill="E2EFD9" w:themeFill="accent6" w:themeFillTint="33"/>
            <w:vAlign w:val="center"/>
          </w:tcPr>
          <w:p w14:paraId="1AB2906A" w14:textId="77777777" w:rsidR="003F02C0" w:rsidRPr="005A6CA9" w:rsidRDefault="003F02C0" w:rsidP="003F02C0">
            <w:pPr>
              <w:spacing w:after="0" w:line="240" w:lineRule="auto"/>
              <w:jc w:val="center"/>
              <w:rPr>
                <w:rFonts w:eastAsia="Times New Roman"/>
                <w:b/>
                <w:bCs/>
                <w:sz w:val="20"/>
                <w:szCs w:val="20"/>
              </w:rPr>
            </w:pPr>
          </w:p>
        </w:tc>
        <w:tc>
          <w:tcPr>
            <w:tcW w:w="1866" w:type="dxa"/>
            <w:vMerge/>
            <w:tcBorders>
              <w:left w:val="single" w:sz="4" w:space="0" w:color="auto"/>
              <w:bottom w:val="single" w:sz="4" w:space="0" w:color="auto"/>
              <w:right w:val="single" w:sz="4" w:space="0" w:color="auto"/>
            </w:tcBorders>
            <w:shd w:val="clear" w:color="auto" w:fill="D9E2F3" w:themeFill="accent1" w:themeFillTint="33"/>
          </w:tcPr>
          <w:p w14:paraId="4F5B01EE" w14:textId="77777777" w:rsidR="003F02C0" w:rsidRPr="005A6CA9" w:rsidRDefault="003F02C0" w:rsidP="003F02C0">
            <w:pPr>
              <w:spacing w:after="0" w:line="240" w:lineRule="auto"/>
              <w:ind w:left="360"/>
              <w:jc w:val="both"/>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7165F5FA" w14:textId="77777777" w:rsidR="003F02C0" w:rsidRDefault="003F02C0"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3-3S08) </w:t>
            </w:r>
            <w:r w:rsidRPr="00995CB2">
              <w:rPr>
                <w:rFonts w:ascii="Gotham-Medium" w:hAnsi="Gotham-Medium" w:cs="Gotham-Medium"/>
                <w:sz w:val="20"/>
                <w:szCs w:val="20"/>
              </w:rPr>
              <w:t>Criar</w:t>
            </w:r>
            <w:r w:rsidRPr="00BA796E">
              <w:rPr>
                <w:rFonts w:ascii="Gotham-Medium" w:hAnsi="Gotham-Medium" w:cs="Gotham-Medium"/>
                <w:sz w:val="20"/>
                <w:szCs w:val="20"/>
              </w:rPr>
              <w:t xml:space="preserve"> </w:t>
            </w:r>
            <w:r>
              <w:rPr>
                <w:rFonts w:ascii="Gotham-Medium" w:hAnsi="Gotham-Medium" w:cs="Gotham-Medium"/>
                <w:sz w:val="20"/>
                <w:szCs w:val="20"/>
              </w:rPr>
              <w:t>histórias com bonecos, fantoches ou outros objetos que contribuam com as representações simbólicas.</w:t>
            </w:r>
          </w:p>
        </w:tc>
        <w:tc>
          <w:tcPr>
            <w:tcW w:w="1726" w:type="dxa"/>
            <w:vMerge/>
            <w:tcBorders>
              <w:left w:val="nil"/>
              <w:bottom w:val="single" w:sz="4" w:space="0" w:color="auto"/>
              <w:right w:val="single" w:sz="4" w:space="0" w:color="auto"/>
            </w:tcBorders>
            <w:shd w:val="clear" w:color="auto" w:fill="auto"/>
          </w:tcPr>
          <w:p w14:paraId="6F9A74F3" w14:textId="77777777" w:rsidR="003F02C0" w:rsidRPr="005A6CA9" w:rsidRDefault="003F02C0" w:rsidP="003F02C0">
            <w:pPr>
              <w:spacing w:after="0" w:line="240" w:lineRule="auto"/>
              <w:ind w:left="360"/>
              <w:jc w:val="both"/>
              <w:rPr>
                <w:rFonts w:eastAsia="Times New Roman"/>
                <w:b/>
                <w:bCs/>
                <w:sz w:val="20"/>
                <w:szCs w:val="20"/>
              </w:rPr>
            </w:pPr>
          </w:p>
        </w:tc>
        <w:tc>
          <w:tcPr>
            <w:tcW w:w="2548" w:type="dxa"/>
            <w:vMerge/>
            <w:tcBorders>
              <w:left w:val="nil"/>
              <w:bottom w:val="single" w:sz="4" w:space="0" w:color="auto"/>
              <w:right w:val="single" w:sz="4" w:space="0" w:color="auto"/>
            </w:tcBorders>
            <w:shd w:val="clear" w:color="auto" w:fill="auto"/>
          </w:tcPr>
          <w:p w14:paraId="1385754F" w14:textId="77777777" w:rsidR="003F02C0" w:rsidRPr="005A6CA9" w:rsidRDefault="003F02C0" w:rsidP="003F02C0">
            <w:pPr>
              <w:pStyle w:val="PargrafodaLista"/>
              <w:numPr>
                <w:ilvl w:val="0"/>
                <w:numId w:val="26"/>
              </w:numPr>
              <w:spacing w:after="0" w:line="240" w:lineRule="auto"/>
              <w:jc w:val="both"/>
              <w:rPr>
                <w:rFonts w:eastAsia="Times New Roman"/>
                <w:b/>
                <w:bCs/>
                <w:sz w:val="20"/>
                <w:szCs w:val="20"/>
              </w:rPr>
            </w:pPr>
          </w:p>
        </w:tc>
      </w:tr>
      <w:tr w:rsidR="003F02C0" w:rsidRPr="005A6CA9" w14:paraId="7CCBE8B9" w14:textId="77777777" w:rsidTr="003F02C0">
        <w:trPr>
          <w:trHeight w:val="311"/>
        </w:trPr>
        <w:tc>
          <w:tcPr>
            <w:tcW w:w="1836"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C3F1F0E" w14:textId="77777777" w:rsidR="003F02C0" w:rsidRPr="005A6CA9" w:rsidRDefault="003F02C0" w:rsidP="003F02C0">
            <w:pPr>
              <w:autoSpaceDE w:val="0"/>
              <w:autoSpaceDN w:val="0"/>
              <w:adjustRightInd w:val="0"/>
              <w:spacing w:after="0" w:line="240" w:lineRule="auto"/>
              <w:jc w:val="center"/>
              <w:rPr>
                <w:rFonts w:ascii="Gotham-Medium" w:hAnsi="Gotham-Medium" w:cs="Gotham-Medium"/>
                <w:b/>
                <w:bCs/>
                <w:sz w:val="20"/>
                <w:szCs w:val="20"/>
              </w:rPr>
            </w:pPr>
            <w:r w:rsidRPr="005A6CA9">
              <w:rPr>
                <w:rFonts w:ascii="Gotham-Medium" w:hAnsi="Gotham-Medium" w:cs="Gotham-Medium"/>
                <w:b/>
                <w:bCs/>
                <w:sz w:val="20"/>
                <w:szCs w:val="20"/>
              </w:rPr>
              <w:lastRenderedPageBreak/>
              <w:t>(EI02CG04)</w:t>
            </w:r>
          </w:p>
          <w:p w14:paraId="5C9741C4" w14:textId="77777777" w:rsidR="003F02C0" w:rsidRPr="005A6CA9" w:rsidRDefault="003F02C0" w:rsidP="003F02C0">
            <w:pPr>
              <w:autoSpaceDE w:val="0"/>
              <w:autoSpaceDN w:val="0"/>
              <w:adjustRightInd w:val="0"/>
              <w:spacing w:after="0" w:line="240" w:lineRule="auto"/>
              <w:jc w:val="center"/>
              <w:rPr>
                <w:rFonts w:ascii="Gotham-Book" w:hAnsi="Gotham-Book" w:cs="Gotham-Book"/>
                <w:b/>
                <w:bCs/>
                <w:sz w:val="20"/>
                <w:szCs w:val="20"/>
              </w:rPr>
            </w:pPr>
            <w:r w:rsidRPr="005A6CA9">
              <w:rPr>
                <w:rFonts w:ascii="Gotham-Book" w:hAnsi="Gotham-Book" w:cs="Gotham-Book"/>
                <w:b/>
                <w:bCs/>
                <w:sz w:val="20"/>
                <w:szCs w:val="20"/>
              </w:rPr>
              <w:t>Demonstrar progressiva</w:t>
            </w:r>
          </w:p>
          <w:p w14:paraId="31C2D957" w14:textId="77777777" w:rsidR="003F02C0" w:rsidRPr="005A6CA9" w:rsidRDefault="003F02C0" w:rsidP="003F02C0">
            <w:pPr>
              <w:autoSpaceDE w:val="0"/>
              <w:autoSpaceDN w:val="0"/>
              <w:adjustRightInd w:val="0"/>
              <w:spacing w:after="0" w:line="240" w:lineRule="auto"/>
              <w:jc w:val="center"/>
              <w:rPr>
                <w:rFonts w:ascii="Gotham-Book" w:hAnsi="Gotham-Book" w:cs="Gotham-Book"/>
                <w:b/>
                <w:bCs/>
                <w:sz w:val="20"/>
                <w:szCs w:val="20"/>
              </w:rPr>
            </w:pPr>
            <w:r w:rsidRPr="005A6CA9">
              <w:rPr>
                <w:rFonts w:ascii="Gotham-Book" w:hAnsi="Gotham-Book" w:cs="Gotham-Book"/>
                <w:b/>
                <w:bCs/>
                <w:sz w:val="20"/>
                <w:szCs w:val="20"/>
              </w:rPr>
              <w:t>independência no cuidado do</w:t>
            </w:r>
          </w:p>
          <w:p w14:paraId="1B18AFFB" w14:textId="77777777" w:rsidR="003F02C0" w:rsidRPr="005A6CA9" w:rsidRDefault="003F02C0" w:rsidP="003F02C0">
            <w:pPr>
              <w:spacing w:after="0" w:line="240" w:lineRule="auto"/>
              <w:jc w:val="center"/>
              <w:rPr>
                <w:rFonts w:eastAsia="Times New Roman"/>
                <w:b/>
                <w:bCs/>
                <w:sz w:val="20"/>
                <w:szCs w:val="20"/>
              </w:rPr>
            </w:pPr>
            <w:r w:rsidRPr="005A6CA9">
              <w:rPr>
                <w:rFonts w:ascii="Gotham-Book" w:hAnsi="Gotham-Book" w:cs="Gotham-Book"/>
                <w:b/>
                <w:bCs/>
                <w:sz w:val="20"/>
                <w:szCs w:val="20"/>
              </w:rPr>
              <w:t>seu corpo.</w:t>
            </w:r>
          </w:p>
        </w:tc>
        <w:tc>
          <w:tcPr>
            <w:tcW w:w="1866"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D23EDB4" w14:textId="77777777" w:rsidR="003F02C0" w:rsidRDefault="003F02C0" w:rsidP="003F02C0">
            <w:pPr>
              <w:spacing w:after="0" w:line="240" w:lineRule="auto"/>
              <w:jc w:val="both"/>
              <w:rPr>
                <w:rFonts w:eastAsia="Times New Roman"/>
                <w:color w:val="000000"/>
                <w:sz w:val="18"/>
                <w:szCs w:val="18"/>
              </w:rPr>
            </w:pPr>
            <w:r w:rsidRPr="00181816">
              <w:rPr>
                <w:rFonts w:eastAsia="Times New Roman"/>
                <w:color w:val="000000"/>
                <w:sz w:val="18"/>
                <w:szCs w:val="18"/>
              </w:rPr>
              <w:t>C1. Conhecimento</w:t>
            </w:r>
          </w:p>
          <w:p w14:paraId="0662CABE"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w:t>
            </w:r>
            <w:proofErr w:type="gramStart"/>
            <w:r>
              <w:rPr>
                <w:rFonts w:eastAsia="Times New Roman"/>
                <w:color w:val="000000"/>
                <w:sz w:val="18"/>
                <w:szCs w:val="18"/>
              </w:rPr>
              <w:t>2.Pensamento</w:t>
            </w:r>
            <w:proofErr w:type="gramEnd"/>
            <w:r>
              <w:rPr>
                <w:rFonts w:eastAsia="Times New Roman"/>
                <w:color w:val="000000"/>
                <w:sz w:val="18"/>
                <w:szCs w:val="18"/>
              </w:rPr>
              <w:t xml:space="preserve"> científico, crítico e criativo</w:t>
            </w:r>
          </w:p>
          <w:p w14:paraId="17087EEB"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C3. Repertório cultural</w:t>
            </w:r>
          </w:p>
          <w:p w14:paraId="3BF9B112"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C4. Comunicação</w:t>
            </w:r>
          </w:p>
          <w:p w14:paraId="750AE61D"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C7. Argumentação</w:t>
            </w:r>
          </w:p>
          <w:p w14:paraId="3E2AD9ED"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C8. Autoconhecimento e autocuidado</w:t>
            </w:r>
          </w:p>
          <w:p w14:paraId="0CF72873" w14:textId="77777777" w:rsidR="003F02C0" w:rsidRDefault="003F02C0" w:rsidP="003F02C0">
            <w:pPr>
              <w:spacing w:after="0" w:line="240" w:lineRule="auto"/>
              <w:rPr>
                <w:rFonts w:eastAsia="Times New Roman"/>
                <w:color w:val="000000"/>
                <w:sz w:val="18"/>
                <w:szCs w:val="18"/>
              </w:rPr>
            </w:pPr>
            <w:r>
              <w:rPr>
                <w:rFonts w:eastAsia="Times New Roman"/>
                <w:color w:val="000000"/>
                <w:sz w:val="18"/>
                <w:szCs w:val="18"/>
              </w:rPr>
              <w:t>C9. Empatia e cooperação</w:t>
            </w:r>
          </w:p>
          <w:p w14:paraId="00D784F8"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C10. Responsabilidade e cidadania</w:t>
            </w:r>
          </w:p>
          <w:p w14:paraId="6714D29E" w14:textId="77777777" w:rsidR="003F02C0" w:rsidRPr="005A6CA9" w:rsidRDefault="003F02C0" w:rsidP="003F02C0">
            <w:pPr>
              <w:spacing w:after="0" w:line="240" w:lineRule="auto"/>
              <w:jc w:val="center"/>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24E0DDE7" w14:textId="77777777" w:rsidR="003F02C0" w:rsidRPr="00995CB2" w:rsidRDefault="003F02C0" w:rsidP="003F02C0">
            <w:pPr>
              <w:spacing w:after="0" w:line="240" w:lineRule="auto"/>
              <w:jc w:val="both"/>
              <w:rPr>
                <w:rFonts w:eastAsia="Times New Roman"/>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4-3S01) </w:t>
            </w:r>
            <w:r w:rsidRPr="00995CB2">
              <w:rPr>
                <w:rFonts w:ascii="Gotham-Medium" w:hAnsi="Gotham-Medium" w:cs="Gotham-Medium"/>
                <w:sz w:val="20"/>
                <w:szCs w:val="20"/>
              </w:rPr>
              <w:t>Reconhecer</w:t>
            </w:r>
            <w:r>
              <w:rPr>
                <w:rFonts w:ascii="Gotham-Medium" w:hAnsi="Gotham-Medium" w:cs="Gotham-Medium"/>
                <w:b/>
                <w:bCs/>
                <w:sz w:val="20"/>
                <w:szCs w:val="20"/>
              </w:rPr>
              <w:t xml:space="preserve"> </w:t>
            </w:r>
            <w:r>
              <w:rPr>
                <w:rFonts w:ascii="Gotham-Medium" w:hAnsi="Gotham-Medium" w:cs="Gotham-Medium"/>
                <w:sz w:val="20"/>
                <w:szCs w:val="20"/>
              </w:rPr>
              <w:t>sua estrutura corporal, a fim de construir os cuidados necessários para a sua saúde.</w:t>
            </w:r>
          </w:p>
        </w:tc>
        <w:tc>
          <w:tcPr>
            <w:tcW w:w="1726" w:type="dxa"/>
            <w:vMerge w:val="restart"/>
            <w:tcBorders>
              <w:top w:val="single" w:sz="4" w:space="0" w:color="auto"/>
              <w:left w:val="nil"/>
              <w:bottom w:val="single" w:sz="4" w:space="0" w:color="auto"/>
              <w:right w:val="single" w:sz="4" w:space="0" w:color="auto"/>
            </w:tcBorders>
            <w:shd w:val="clear" w:color="auto" w:fill="auto"/>
          </w:tcPr>
          <w:p w14:paraId="61ADB870"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Conviver</w:t>
            </w:r>
          </w:p>
          <w:p w14:paraId="60899280"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Brincar</w:t>
            </w:r>
          </w:p>
          <w:p w14:paraId="18C63555"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Participar</w:t>
            </w:r>
          </w:p>
          <w:p w14:paraId="06F8C8E3"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Explorar</w:t>
            </w:r>
          </w:p>
          <w:p w14:paraId="113F5920"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Expressar</w:t>
            </w:r>
          </w:p>
          <w:p w14:paraId="464ADDFE"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Conhecer-se</w:t>
            </w:r>
          </w:p>
        </w:tc>
        <w:tc>
          <w:tcPr>
            <w:tcW w:w="2548" w:type="dxa"/>
            <w:vMerge w:val="restart"/>
            <w:tcBorders>
              <w:top w:val="single" w:sz="4" w:space="0" w:color="auto"/>
              <w:left w:val="nil"/>
              <w:bottom w:val="single" w:sz="4" w:space="0" w:color="auto"/>
              <w:right w:val="single" w:sz="4" w:space="0" w:color="auto"/>
            </w:tcBorders>
            <w:shd w:val="clear" w:color="auto" w:fill="auto"/>
          </w:tcPr>
          <w:p w14:paraId="41332A0C" w14:textId="77777777" w:rsidR="003F02C0" w:rsidRPr="005A6CA9" w:rsidRDefault="003F02C0" w:rsidP="003F02C0">
            <w:pPr>
              <w:spacing w:after="0" w:line="240" w:lineRule="auto"/>
              <w:jc w:val="center"/>
              <w:rPr>
                <w:rFonts w:eastAsia="Times New Roman"/>
                <w:b/>
                <w:bCs/>
                <w:sz w:val="20"/>
                <w:szCs w:val="20"/>
              </w:rPr>
            </w:pPr>
          </w:p>
          <w:p w14:paraId="62E0E0DB" w14:textId="77777777" w:rsidR="003F02C0" w:rsidRPr="001C21BA" w:rsidRDefault="003F02C0" w:rsidP="003F02C0">
            <w:pPr>
              <w:spacing w:after="0" w:line="240" w:lineRule="auto"/>
              <w:jc w:val="center"/>
              <w:rPr>
                <w:noProof/>
              </w:rPr>
            </w:pPr>
          </w:p>
          <w:p w14:paraId="681F0ADF" w14:textId="77777777" w:rsidR="003F02C0" w:rsidRDefault="003F02C0" w:rsidP="003F02C0">
            <w:pPr>
              <w:spacing w:after="0" w:line="240" w:lineRule="auto"/>
              <w:jc w:val="center"/>
              <w:rPr>
                <w:rFonts w:eastAsia="Times New Roman"/>
                <w:b/>
                <w:bCs/>
                <w:noProof/>
                <w:lang w:val="en-US"/>
              </w:rPr>
            </w:pPr>
            <w:r>
              <w:rPr>
                <w:noProof/>
              </w:rPr>
              <w:drawing>
                <wp:inline distT="0" distB="0" distL="0" distR="0" wp14:anchorId="0808CACA" wp14:editId="545862CD">
                  <wp:extent cx="940435" cy="913690"/>
                  <wp:effectExtent l="0" t="0" r="0" b="1270"/>
                  <wp:docPr id="64" name="Imagem 64"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15796" t="14465" r="66773" b="57162"/>
                          <a:stretch/>
                        </pic:blipFill>
                        <pic:spPr bwMode="auto">
                          <a:xfrm>
                            <a:off x="0" y="0"/>
                            <a:ext cx="941290" cy="914521"/>
                          </a:xfrm>
                          <a:prstGeom prst="rect">
                            <a:avLst/>
                          </a:prstGeom>
                          <a:noFill/>
                          <a:ln>
                            <a:noFill/>
                          </a:ln>
                          <a:extLst>
                            <a:ext uri="{53640926-AAD7-44D8-BBD7-CCE9431645EC}">
                              <a14:shadowObscured xmlns:a14="http://schemas.microsoft.com/office/drawing/2010/main"/>
                            </a:ext>
                          </a:extLst>
                        </pic:spPr>
                      </pic:pic>
                    </a:graphicData>
                  </a:graphic>
                </wp:inline>
              </w:drawing>
            </w:r>
          </w:p>
          <w:p w14:paraId="09F0FAA3" w14:textId="77777777" w:rsidR="003F02C0" w:rsidRPr="005A6CA9" w:rsidRDefault="003F02C0" w:rsidP="003F02C0">
            <w:pPr>
              <w:spacing w:after="0" w:line="240" w:lineRule="auto"/>
              <w:jc w:val="center"/>
              <w:rPr>
                <w:rFonts w:eastAsia="Times New Roman"/>
                <w:b/>
                <w:bCs/>
                <w:sz w:val="20"/>
                <w:szCs w:val="20"/>
              </w:rPr>
            </w:pPr>
          </w:p>
        </w:tc>
      </w:tr>
      <w:tr w:rsidR="003F02C0" w:rsidRPr="005A6CA9" w14:paraId="47BB8E5B" w14:textId="77777777" w:rsidTr="003F02C0">
        <w:trPr>
          <w:trHeight w:val="559"/>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5ABF32D" w14:textId="77777777" w:rsidR="003F02C0" w:rsidRPr="005A6CA9" w:rsidRDefault="003F02C0" w:rsidP="003F02C0">
            <w:pPr>
              <w:autoSpaceDE w:val="0"/>
              <w:autoSpaceDN w:val="0"/>
              <w:adjustRightInd w:val="0"/>
              <w:spacing w:after="0" w:line="240" w:lineRule="auto"/>
              <w:jc w:val="center"/>
              <w:rPr>
                <w:rFonts w:ascii="Gotham-Medium" w:hAnsi="Gotham-Medium" w:cs="Gotham-Medium"/>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09CC377" w14:textId="77777777" w:rsidR="003F02C0" w:rsidRPr="005A6CA9" w:rsidRDefault="003F02C0" w:rsidP="003F02C0">
            <w:pPr>
              <w:spacing w:after="0" w:line="240" w:lineRule="auto"/>
              <w:jc w:val="center"/>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390375F6" w14:textId="77777777" w:rsidR="003F02C0" w:rsidRPr="0057290B" w:rsidRDefault="003F02C0" w:rsidP="003F02C0">
            <w:pPr>
              <w:spacing w:after="0" w:line="240" w:lineRule="auto"/>
              <w:jc w:val="both"/>
              <w:rPr>
                <w:rFonts w:eastAsia="Times New Roman"/>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4-3S02) </w:t>
            </w:r>
            <w:r>
              <w:rPr>
                <w:rFonts w:ascii="Gotham-Medium" w:hAnsi="Gotham-Medium" w:cs="Gotham-Medium"/>
                <w:sz w:val="20"/>
                <w:szCs w:val="20"/>
              </w:rPr>
              <w:t>Reconhecer quais ações que devemos ter para mantermos nossa alimentação saudável e a higienização corporal.</w:t>
            </w:r>
          </w:p>
        </w:tc>
        <w:tc>
          <w:tcPr>
            <w:tcW w:w="1726" w:type="dxa"/>
            <w:vMerge/>
            <w:tcBorders>
              <w:top w:val="single" w:sz="4" w:space="0" w:color="auto"/>
              <w:left w:val="nil"/>
              <w:right w:val="single" w:sz="4" w:space="0" w:color="auto"/>
            </w:tcBorders>
            <w:shd w:val="clear" w:color="auto" w:fill="auto"/>
          </w:tcPr>
          <w:p w14:paraId="54D12E04" w14:textId="77777777" w:rsidR="003F02C0" w:rsidRPr="005A6CA9" w:rsidRDefault="003F02C0" w:rsidP="003F02C0">
            <w:pPr>
              <w:pStyle w:val="PargrafodaLista"/>
              <w:spacing w:after="0" w:line="240" w:lineRule="auto"/>
              <w:ind w:left="360"/>
              <w:jc w:val="both"/>
              <w:rPr>
                <w:rFonts w:eastAsia="Times New Roman"/>
                <w:b/>
                <w:bCs/>
                <w:sz w:val="20"/>
                <w:szCs w:val="20"/>
              </w:rPr>
            </w:pPr>
          </w:p>
        </w:tc>
        <w:tc>
          <w:tcPr>
            <w:tcW w:w="2548" w:type="dxa"/>
            <w:vMerge/>
            <w:tcBorders>
              <w:top w:val="single" w:sz="4" w:space="0" w:color="auto"/>
              <w:left w:val="nil"/>
              <w:right w:val="single" w:sz="4" w:space="0" w:color="auto"/>
            </w:tcBorders>
            <w:shd w:val="clear" w:color="auto" w:fill="auto"/>
          </w:tcPr>
          <w:p w14:paraId="77DF2C83" w14:textId="77777777" w:rsidR="003F02C0" w:rsidRPr="005A6CA9" w:rsidRDefault="003F02C0" w:rsidP="003F02C0">
            <w:pPr>
              <w:spacing w:after="0" w:line="240" w:lineRule="auto"/>
              <w:jc w:val="center"/>
              <w:rPr>
                <w:rFonts w:eastAsia="Times New Roman"/>
                <w:b/>
                <w:bCs/>
                <w:sz w:val="20"/>
                <w:szCs w:val="20"/>
              </w:rPr>
            </w:pPr>
          </w:p>
        </w:tc>
      </w:tr>
      <w:tr w:rsidR="003F02C0" w:rsidRPr="005A6CA9" w14:paraId="38BD8261" w14:textId="77777777" w:rsidTr="003F02C0">
        <w:trPr>
          <w:trHeight w:val="227"/>
        </w:trPr>
        <w:tc>
          <w:tcPr>
            <w:tcW w:w="1836" w:type="dxa"/>
            <w:vMerge/>
            <w:tcBorders>
              <w:left w:val="single" w:sz="4" w:space="0" w:color="auto"/>
              <w:bottom w:val="single" w:sz="4" w:space="0" w:color="auto"/>
              <w:right w:val="single" w:sz="4" w:space="0" w:color="auto"/>
            </w:tcBorders>
            <w:shd w:val="clear" w:color="auto" w:fill="E2EFD9" w:themeFill="accent6" w:themeFillTint="33"/>
          </w:tcPr>
          <w:p w14:paraId="01512123" w14:textId="77777777" w:rsidR="003F02C0" w:rsidRPr="005A6CA9" w:rsidRDefault="003F02C0" w:rsidP="003F02C0">
            <w:pPr>
              <w:autoSpaceDE w:val="0"/>
              <w:autoSpaceDN w:val="0"/>
              <w:adjustRightInd w:val="0"/>
              <w:spacing w:after="0" w:line="240" w:lineRule="auto"/>
              <w:jc w:val="center"/>
              <w:rPr>
                <w:rFonts w:ascii="Gotham-Medium" w:hAnsi="Gotham-Medium" w:cs="Gotham-Medium"/>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070FAA8" w14:textId="77777777" w:rsidR="003F02C0" w:rsidRPr="005A6CA9" w:rsidRDefault="003F02C0" w:rsidP="003F02C0">
            <w:pPr>
              <w:spacing w:after="0" w:line="240" w:lineRule="auto"/>
              <w:jc w:val="center"/>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294CC8B0" w14:textId="77777777" w:rsidR="003F02C0" w:rsidRPr="0057290B" w:rsidRDefault="003F02C0" w:rsidP="003F02C0">
            <w:pPr>
              <w:spacing w:after="0" w:line="240" w:lineRule="auto"/>
              <w:jc w:val="both"/>
              <w:rPr>
                <w:rFonts w:eastAsia="Times New Roman"/>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4-3S03) </w:t>
            </w:r>
            <w:r>
              <w:rPr>
                <w:rFonts w:ascii="Gotham-Medium" w:hAnsi="Gotham-Medium" w:cs="Gotham-Medium"/>
                <w:sz w:val="20"/>
                <w:szCs w:val="20"/>
              </w:rPr>
              <w:t>Compreender de forma contínua e processual, os cuidados necessários para uma boa atenção pessoal, tais como: escovar os dentes, limpar o nariz, trocar de roupa ou calçado, ir ao banheiro quando sentir vontade, lavar as mãos antes das refeições.</w:t>
            </w:r>
          </w:p>
        </w:tc>
        <w:tc>
          <w:tcPr>
            <w:tcW w:w="1726" w:type="dxa"/>
            <w:vMerge/>
            <w:tcBorders>
              <w:left w:val="nil"/>
              <w:bottom w:val="single" w:sz="4" w:space="0" w:color="auto"/>
              <w:right w:val="single" w:sz="4" w:space="0" w:color="auto"/>
            </w:tcBorders>
            <w:shd w:val="clear" w:color="auto" w:fill="auto"/>
          </w:tcPr>
          <w:p w14:paraId="01BBDC20" w14:textId="77777777" w:rsidR="003F02C0" w:rsidRPr="005A6CA9" w:rsidRDefault="003F02C0" w:rsidP="003F02C0">
            <w:pPr>
              <w:pStyle w:val="PargrafodaLista"/>
              <w:spacing w:after="0" w:line="240" w:lineRule="auto"/>
              <w:ind w:left="360"/>
              <w:jc w:val="both"/>
              <w:rPr>
                <w:rFonts w:eastAsia="Times New Roman"/>
                <w:b/>
                <w:bCs/>
                <w:sz w:val="20"/>
                <w:szCs w:val="20"/>
              </w:rPr>
            </w:pPr>
          </w:p>
        </w:tc>
        <w:tc>
          <w:tcPr>
            <w:tcW w:w="2548" w:type="dxa"/>
            <w:vMerge/>
            <w:tcBorders>
              <w:left w:val="nil"/>
              <w:bottom w:val="single" w:sz="4" w:space="0" w:color="auto"/>
              <w:right w:val="single" w:sz="4" w:space="0" w:color="auto"/>
            </w:tcBorders>
            <w:shd w:val="clear" w:color="auto" w:fill="auto"/>
          </w:tcPr>
          <w:p w14:paraId="1EF85ABB" w14:textId="77777777" w:rsidR="003F02C0" w:rsidRPr="005A6CA9" w:rsidRDefault="003F02C0" w:rsidP="003F02C0">
            <w:pPr>
              <w:spacing w:after="0" w:line="240" w:lineRule="auto"/>
              <w:jc w:val="center"/>
              <w:rPr>
                <w:rFonts w:eastAsia="Times New Roman"/>
                <w:b/>
                <w:bCs/>
                <w:sz w:val="20"/>
                <w:szCs w:val="20"/>
              </w:rPr>
            </w:pPr>
          </w:p>
        </w:tc>
      </w:tr>
      <w:tr w:rsidR="003F02C0" w:rsidRPr="005A6CA9" w14:paraId="31151F53" w14:textId="77777777" w:rsidTr="003F02C0">
        <w:trPr>
          <w:trHeight w:val="340"/>
        </w:trPr>
        <w:tc>
          <w:tcPr>
            <w:tcW w:w="1836"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93F8C2E" w14:textId="77777777" w:rsidR="003F02C0" w:rsidRPr="005A6CA9" w:rsidRDefault="003F02C0" w:rsidP="003F02C0">
            <w:pPr>
              <w:autoSpaceDE w:val="0"/>
              <w:autoSpaceDN w:val="0"/>
              <w:adjustRightInd w:val="0"/>
              <w:spacing w:after="0" w:line="240" w:lineRule="auto"/>
              <w:jc w:val="center"/>
              <w:rPr>
                <w:rFonts w:ascii="Gotham-Medium" w:hAnsi="Gotham-Medium" w:cs="Gotham-Medium"/>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5F1A70F" w14:textId="77777777" w:rsidR="003F02C0" w:rsidRPr="005A6CA9" w:rsidRDefault="003F02C0" w:rsidP="003F02C0">
            <w:pPr>
              <w:spacing w:after="0" w:line="240" w:lineRule="auto"/>
              <w:jc w:val="center"/>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52A2EF4C" w14:textId="77777777" w:rsidR="003F02C0" w:rsidRPr="0057290B" w:rsidRDefault="003F02C0" w:rsidP="003F02C0">
            <w:pPr>
              <w:spacing w:after="0" w:line="240" w:lineRule="auto"/>
              <w:jc w:val="both"/>
              <w:rPr>
                <w:rFonts w:ascii="Gotham-Medium" w:hAnsi="Gotham-Medium" w:cs="Gotham-Medium"/>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4-3S04) </w:t>
            </w:r>
            <w:r>
              <w:rPr>
                <w:rFonts w:ascii="Gotham-Medium" w:hAnsi="Gotham-Medium" w:cs="Gotham-Medium"/>
                <w:sz w:val="20"/>
                <w:szCs w:val="20"/>
              </w:rPr>
              <w:t>Utilizar de forma progressiva os diferentes objetos que fazem parte dos cuidados pessoais adquirido autonomia e independência.</w:t>
            </w:r>
          </w:p>
        </w:tc>
        <w:tc>
          <w:tcPr>
            <w:tcW w:w="1726" w:type="dxa"/>
            <w:vMerge w:val="restart"/>
            <w:tcBorders>
              <w:top w:val="single" w:sz="4" w:space="0" w:color="auto"/>
              <w:left w:val="nil"/>
              <w:right w:val="single" w:sz="4" w:space="0" w:color="auto"/>
            </w:tcBorders>
            <w:shd w:val="clear" w:color="auto" w:fill="auto"/>
          </w:tcPr>
          <w:p w14:paraId="4FC31265" w14:textId="77777777" w:rsidR="003F02C0" w:rsidRPr="005A6CA9" w:rsidRDefault="003F02C0" w:rsidP="003F02C0">
            <w:pPr>
              <w:pStyle w:val="PargrafodaLista"/>
              <w:spacing w:after="0" w:line="240" w:lineRule="auto"/>
              <w:ind w:left="360"/>
              <w:jc w:val="both"/>
              <w:rPr>
                <w:rFonts w:eastAsia="Times New Roman"/>
                <w:b/>
                <w:bCs/>
                <w:sz w:val="20"/>
                <w:szCs w:val="20"/>
              </w:rPr>
            </w:pPr>
          </w:p>
        </w:tc>
        <w:tc>
          <w:tcPr>
            <w:tcW w:w="2548" w:type="dxa"/>
            <w:vMerge w:val="restart"/>
            <w:tcBorders>
              <w:top w:val="single" w:sz="4" w:space="0" w:color="auto"/>
              <w:left w:val="nil"/>
              <w:right w:val="single" w:sz="4" w:space="0" w:color="auto"/>
            </w:tcBorders>
            <w:shd w:val="clear" w:color="auto" w:fill="auto"/>
          </w:tcPr>
          <w:p w14:paraId="09A59A17" w14:textId="77777777" w:rsidR="003F02C0" w:rsidRPr="005A6CA9" w:rsidRDefault="003F02C0" w:rsidP="003F02C0">
            <w:pPr>
              <w:spacing w:after="0" w:line="240" w:lineRule="auto"/>
              <w:jc w:val="center"/>
              <w:rPr>
                <w:rFonts w:eastAsia="Times New Roman"/>
                <w:b/>
                <w:bCs/>
                <w:sz w:val="20"/>
                <w:szCs w:val="20"/>
              </w:rPr>
            </w:pPr>
            <w:r>
              <w:rPr>
                <w:noProof/>
              </w:rPr>
              <w:drawing>
                <wp:inline distT="0" distB="0" distL="0" distR="0" wp14:anchorId="5DD32DE2" wp14:editId="09942806">
                  <wp:extent cx="904632" cy="888150"/>
                  <wp:effectExtent l="0" t="0" r="0" b="7620"/>
                  <wp:docPr id="65" name="Imagem 65"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33396" t="15267" r="49839" b="57157"/>
                          <a:stretch/>
                        </pic:blipFill>
                        <pic:spPr bwMode="auto">
                          <a:xfrm>
                            <a:off x="0" y="0"/>
                            <a:ext cx="905339" cy="8888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D01765" wp14:editId="311E2D6C">
                  <wp:extent cx="906711" cy="888521"/>
                  <wp:effectExtent l="0" t="0" r="8255" b="6985"/>
                  <wp:docPr id="66" name="Imagem 66"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02C0" w:rsidRPr="005A6CA9" w14:paraId="4C037B7E" w14:textId="77777777" w:rsidTr="003F02C0">
        <w:trPr>
          <w:trHeight w:val="397"/>
        </w:trPr>
        <w:tc>
          <w:tcPr>
            <w:tcW w:w="1836" w:type="dxa"/>
            <w:vMerge/>
            <w:tcBorders>
              <w:left w:val="single" w:sz="4" w:space="0" w:color="auto"/>
              <w:bottom w:val="single" w:sz="4" w:space="0" w:color="auto"/>
              <w:right w:val="single" w:sz="4" w:space="0" w:color="auto"/>
            </w:tcBorders>
            <w:shd w:val="clear" w:color="auto" w:fill="E2EFD9" w:themeFill="accent6" w:themeFillTint="33"/>
          </w:tcPr>
          <w:p w14:paraId="125F8B1F" w14:textId="77777777" w:rsidR="003F02C0" w:rsidRPr="005A6CA9" w:rsidRDefault="003F02C0" w:rsidP="003F02C0">
            <w:pPr>
              <w:autoSpaceDE w:val="0"/>
              <w:autoSpaceDN w:val="0"/>
              <w:adjustRightInd w:val="0"/>
              <w:spacing w:after="0" w:line="240" w:lineRule="auto"/>
              <w:jc w:val="center"/>
              <w:rPr>
                <w:rFonts w:ascii="Gotham-Medium" w:hAnsi="Gotham-Medium" w:cs="Gotham-Medium"/>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668E12D" w14:textId="77777777" w:rsidR="003F02C0" w:rsidRPr="005A6CA9" w:rsidRDefault="003F02C0" w:rsidP="003F02C0">
            <w:pPr>
              <w:spacing w:after="0" w:line="240" w:lineRule="auto"/>
              <w:jc w:val="center"/>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30936F0A" w14:textId="77777777" w:rsidR="003F02C0" w:rsidRDefault="003F02C0"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4-3S05</w:t>
            </w:r>
            <w:r w:rsidRPr="00644F35">
              <w:rPr>
                <w:rFonts w:ascii="Gotham-Medium" w:hAnsi="Gotham-Medium" w:cs="Gotham-Medium"/>
                <w:sz w:val="20"/>
                <w:szCs w:val="20"/>
              </w:rPr>
              <w:t>) Construir bons hábitos alimentares, tais como: consumo de frutas, verduras, legumes</w:t>
            </w:r>
            <w:r>
              <w:rPr>
                <w:rFonts w:ascii="Gotham-Medium" w:hAnsi="Gotham-Medium" w:cs="Gotham-Medium"/>
                <w:sz w:val="20"/>
                <w:szCs w:val="20"/>
              </w:rPr>
              <w:t>...</w:t>
            </w:r>
          </w:p>
        </w:tc>
        <w:tc>
          <w:tcPr>
            <w:tcW w:w="1726" w:type="dxa"/>
            <w:vMerge/>
            <w:tcBorders>
              <w:left w:val="nil"/>
              <w:right w:val="single" w:sz="4" w:space="0" w:color="auto"/>
            </w:tcBorders>
            <w:shd w:val="clear" w:color="auto" w:fill="auto"/>
          </w:tcPr>
          <w:p w14:paraId="2317977E" w14:textId="77777777" w:rsidR="003F02C0" w:rsidRPr="005A6CA9" w:rsidRDefault="003F02C0" w:rsidP="003F02C0">
            <w:pPr>
              <w:pStyle w:val="PargrafodaLista"/>
              <w:spacing w:after="0" w:line="240" w:lineRule="auto"/>
              <w:ind w:left="360"/>
              <w:jc w:val="both"/>
              <w:rPr>
                <w:rFonts w:eastAsia="Times New Roman"/>
                <w:b/>
                <w:bCs/>
                <w:sz w:val="20"/>
                <w:szCs w:val="20"/>
              </w:rPr>
            </w:pPr>
          </w:p>
        </w:tc>
        <w:tc>
          <w:tcPr>
            <w:tcW w:w="2548" w:type="dxa"/>
            <w:vMerge/>
            <w:tcBorders>
              <w:left w:val="nil"/>
              <w:right w:val="single" w:sz="4" w:space="0" w:color="auto"/>
            </w:tcBorders>
            <w:shd w:val="clear" w:color="auto" w:fill="auto"/>
          </w:tcPr>
          <w:p w14:paraId="5B1B93D7" w14:textId="77777777" w:rsidR="003F02C0" w:rsidRPr="005A6CA9" w:rsidRDefault="003F02C0" w:rsidP="003F02C0">
            <w:pPr>
              <w:spacing w:after="0" w:line="240" w:lineRule="auto"/>
              <w:jc w:val="center"/>
              <w:rPr>
                <w:rFonts w:eastAsia="Times New Roman"/>
                <w:b/>
                <w:bCs/>
                <w:sz w:val="20"/>
                <w:szCs w:val="20"/>
              </w:rPr>
            </w:pPr>
          </w:p>
        </w:tc>
      </w:tr>
      <w:tr w:rsidR="003F02C0" w:rsidRPr="005A6CA9" w14:paraId="70EA0B83" w14:textId="77777777" w:rsidTr="003F02C0">
        <w:trPr>
          <w:trHeight w:val="454"/>
        </w:trPr>
        <w:tc>
          <w:tcPr>
            <w:tcW w:w="1836" w:type="dxa"/>
            <w:vMerge/>
            <w:tcBorders>
              <w:left w:val="single" w:sz="4" w:space="0" w:color="auto"/>
              <w:bottom w:val="single" w:sz="4" w:space="0" w:color="auto"/>
              <w:right w:val="single" w:sz="4" w:space="0" w:color="auto"/>
            </w:tcBorders>
            <w:shd w:val="clear" w:color="auto" w:fill="E2EFD9" w:themeFill="accent6" w:themeFillTint="33"/>
          </w:tcPr>
          <w:p w14:paraId="3CA56930" w14:textId="77777777" w:rsidR="003F02C0" w:rsidRPr="005A6CA9" w:rsidRDefault="003F02C0" w:rsidP="003F02C0">
            <w:pPr>
              <w:autoSpaceDE w:val="0"/>
              <w:autoSpaceDN w:val="0"/>
              <w:adjustRightInd w:val="0"/>
              <w:spacing w:after="0" w:line="240" w:lineRule="auto"/>
              <w:jc w:val="center"/>
              <w:rPr>
                <w:rFonts w:ascii="Gotham-Medium" w:hAnsi="Gotham-Medium" w:cs="Gotham-Medium"/>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0C13D2A" w14:textId="77777777" w:rsidR="003F02C0" w:rsidRPr="005A6CA9" w:rsidRDefault="003F02C0" w:rsidP="003F02C0">
            <w:pPr>
              <w:spacing w:after="0" w:line="240" w:lineRule="auto"/>
              <w:jc w:val="center"/>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00544F3A" w14:textId="77777777" w:rsidR="003F02C0" w:rsidRDefault="003F02C0" w:rsidP="003F02C0">
            <w:pPr>
              <w:spacing w:after="0" w:line="240" w:lineRule="auto"/>
              <w:jc w:val="both"/>
              <w:rPr>
                <w:rFonts w:ascii="Gotham-Medium" w:hAnsi="Gotham-Medium" w:cs="Gotham-Medium"/>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4-3S06) </w:t>
            </w:r>
            <w:r w:rsidRPr="00D52CB2">
              <w:rPr>
                <w:rFonts w:ascii="Gotham-Medium" w:hAnsi="Gotham-Medium" w:cs="Gotham-Medium"/>
                <w:sz w:val="20"/>
                <w:szCs w:val="20"/>
              </w:rPr>
              <w:t>Reconhecer de forma progressiva e continua suas necessidades fisiológicas</w:t>
            </w:r>
            <w:r>
              <w:rPr>
                <w:rFonts w:ascii="Gotham-Medium" w:hAnsi="Gotham-Medium" w:cs="Gotham-Medium"/>
                <w:sz w:val="20"/>
                <w:szCs w:val="20"/>
              </w:rPr>
              <w:t xml:space="preserve"> básicas (alimentação, repouso, sono, água, excreção)</w:t>
            </w:r>
            <w:r w:rsidRPr="00D52CB2">
              <w:rPr>
                <w:rFonts w:ascii="Gotham-Medium" w:hAnsi="Gotham-Medium" w:cs="Gotham-Medium"/>
                <w:sz w:val="20"/>
                <w:szCs w:val="20"/>
              </w:rPr>
              <w:t xml:space="preserve"> e as do</w:t>
            </w:r>
            <w:r>
              <w:rPr>
                <w:rFonts w:ascii="Gotham-Medium" w:hAnsi="Gotham-Medium" w:cs="Gotham-Medium"/>
                <w:b/>
                <w:bCs/>
                <w:sz w:val="20"/>
                <w:szCs w:val="20"/>
              </w:rPr>
              <w:t xml:space="preserve"> </w:t>
            </w:r>
            <w:r w:rsidRPr="0078026D">
              <w:rPr>
                <w:rFonts w:ascii="Gotham-Medium" w:hAnsi="Gotham-Medium" w:cs="Gotham-Medium"/>
                <w:sz w:val="20"/>
                <w:szCs w:val="20"/>
              </w:rPr>
              <w:t>próprio corpo (frio</w:t>
            </w:r>
            <w:r>
              <w:rPr>
                <w:rFonts w:ascii="Gotham-Medium" w:hAnsi="Gotham-Medium" w:cs="Gotham-Medium"/>
                <w:sz w:val="20"/>
                <w:szCs w:val="20"/>
              </w:rPr>
              <w:t xml:space="preserve"> e </w:t>
            </w:r>
            <w:r w:rsidRPr="0078026D">
              <w:rPr>
                <w:rFonts w:ascii="Gotham-Medium" w:hAnsi="Gotham-Medium" w:cs="Gotham-Medium"/>
                <w:sz w:val="20"/>
                <w:szCs w:val="20"/>
              </w:rPr>
              <w:t>calor</w:t>
            </w:r>
            <w:r>
              <w:rPr>
                <w:rFonts w:ascii="Gotham-Medium" w:hAnsi="Gotham-Medium" w:cs="Gotham-Medium"/>
                <w:sz w:val="20"/>
                <w:szCs w:val="20"/>
              </w:rPr>
              <w:t>).</w:t>
            </w:r>
          </w:p>
        </w:tc>
        <w:tc>
          <w:tcPr>
            <w:tcW w:w="1726" w:type="dxa"/>
            <w:vMerge/>
            <w:tcBorders>
              <w:left w:val="nil"/>
              <w:right w:val="single" w:sz="4" w:space="0" w:color="auto"/>
            </w:tcBorders>
            <w:shd w:val="clear" w:color="auto" w:fill="auto"/>
          </w:tcPr>
          <w:p w14:paraId="3D7004D1" w14:textId="77777777" w:rsidR="003F02C0" w:rsidRPr="005A6CA9" w:rsidRDefault="003F02C0" w:rsidP="003F02C0">
            <w:pPr>
              <w:pStyle w:val="PargrafodaLista"/>
              <w:spacing w:after="0" w:line="240" w:lineRule="auto"/>
              <w:ind w:left="360"/>
              <w:jc w:val="both"/>
              <w:rPr>
                <w:rFonts w:eastAsia="Times New Roman"/>
                <w:b/>
                <w:bCs/>
                <w:sz w:val="20"/>
                <w:szCs w:val="20"/>
              </w:rPr>
            </w:pPr>
          </w:p>
        </w:tc>
        <w:tc>
          <w:tcPr>
            <w:tcW w:w="2548" w:type="dxa"/>
            <w:vMerge/>
            <w:tcBorders>
              <w:left w:val="nil"/>
              <w:right w:val="single" w:sz="4" w:space="0" w:color="auto"/>
            </w:tcBorders>
            <w:shd w:val="clear" w:color="auto" w:fill="auto"/>
          </w:tcPr>
          <w:p w14:paraId="0D7587DE" w14:textId="77777777" w:rsidR="003F02C0" w:rsidRPr="005A6CA9" w:rsidRDefault="003F02C0" w:rsidP="003F02C0">
            <w:pPr>
              <w:spacing w:after="0" w:line="240" w:lineRule="auto"/>
              <w:jc w:val="center"/>
              <w:rPr>
                <w:rFonts w:eastAsia="Times New Roman"/>
                <w:b/>
                <w:bCs/>
                <w:sz w:val="20"/>
                <w:szCs w:val="20"/>
              </w:rPr>
            </w:pPr>
          </w:p>
        </w:tc>
      </w:tr>
      <w:tr w:rsidR="003F02C0" w:rsidRPr="005A6CA9" w14:paraId="37B9EA31" w14:textId="77777777" w:rsidTr="003F02C0">
        <w:trPr>
          <w:trHeight w:val="819"/>
        </w:trPr>
        <w:tc>
          <w:tcPr>
            <w:tcW w:w="1836" w:type="dxa"/>
            <w:vMerge/>
            <w:tcBorders>
              <w:left w:val="single" w:sz="4" w:space="0" w:color="auto"/>
              <w:bottom w:val="single" w:sz="4" w:space="0" w:color="auto"/>
              <w:right w:val="single" w:sz="4" w:space="0" w:color="auto"/>
            </w:tcBorders>
            <w:shd w:val="clear" w:color="auto" w:fill="E2EFD9" w:themeFill="accent6" w:themeFillTint="33"/>
          </w:tcPr>
          <w:p w14:paraId="5DC8A5D0" w14:textId="77777777" w:rsidR="003F02C0" w:rsidRPr="005A6CA9" w:rsidRDefault="003F02C0" w:rsidP="003F02C0">
            <w:pPr>
              <w:autoSpaceDE w:val="0"/>
              <w:autoSpaceDN w:val="0"/>
              <w:adjustRightInd w:val="0"/>
              <w:spacing w:after="0" w:line="240" w:lineRule="auto"/>
              <w:jc w:val="center"/>
              <w:rPr>
                <w:rFonts w:ascii="Gotham-Medium" w:hAnsi="Gotham-Medium" w:cs="Gotham-Medium"/>
                <w:b/>
                <w:bCs/>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58DF4E6" w14:textId="77777777" w:rsidR="003F02C0" w:rsidRPr="005A6CA9" w:rsidRDefault="003F02C0" w:rsidP="003F02C0">
            <w:pPr>
              <w:spacing w:after="0" w:line="240" w:lineRule="auto"/>
              <w:jc w:val="center"/>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61F921AD" w14:textId="77777777" w:rsidR="003F02C0" w:rsidRPr="0078026D" w:rsidRDefault="003F02C0" w:rsidP="003F02C0">
            <w:pPr>
              <w:spacing w:after="0" w:line="240" w:lineRule="auto"/>
              <w:jc w:val="both"/>
              <w:rPr>
                <w:rFonts w:ascii="Gotham-Medium" w:hAnsi="Gotham-Medium" w:cs="Gotham-Medium"/>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4-3S07) </w:t>
            </w:r>
            <w:r>
              <w:rPr>
                <w:rFonts w:ascii="Gotham-Medium" w:hAnsi="Gotham-Medium" w:cs="Gotham-Medium"/>
                <w:sz w:val="20"/>
                <w:szCs w:val="20"/>
              </w:rPr>
              <w:t>Utilizar de forma progressiva e nas horas das refeições o manuseio do prato, copo e talheres assumindo de forma contínua autonomia e independência nas horas da alimentação.</w:t>
            </w:r>
          </w:p>
        </w:tc>
        <w:tc>
          <w:tcPr>
            <w:tcW w:w="1726" w:type="dxa"/>
            <w:vMerge/>
            <w:tcBorders>
              <w:left w:val="nil"/>
              <w:bottom w:val="single" w:sz="4" w:space="0" w:color="auto"/>
              <w:right w:val="single" w:sz="4" w:space="0" w:color="auto"/>
            </w:tcBorders>
            <w:shd w:val="clear" w:color="auto" w:fill="auto"/>
          </w:tcPr>
          <w:p w14:paraId="2D8DC915" w14:textId="77777777" w:rsidR="003F02C0" w:rsidRPr="005A6CA9" w:rsidRDefault="003F02C0" w:rsidP="003F02C0">
            <w:pPr>
              <w:pStyle w:val="PargrafodaLista"/>
              <w:spacing w:after="0" w:line="240" w:lineRule="auto"/>
              <w:ind w:left="360"/>
              <w:jc w:val="both"/>
              <w:rPr>
                <w:rFonts w:eastAsia="Times New Roman"/>
                <w:b/>
                <w:bCs/>
                <w:sz w:val="20"/>
                <w:szCs w:val="20"/>
              </w:rPr>
            </w:pPr>
          </w:p>
        </w:tc>
        <w:tc>
          <w:tcPr>
            <w:tcW w:w="2548" w:type="dxa"/>
            <w:vMerge/>
            <w:tcBorders>
              <w:left w:val="nil"/>
              <w:bottom w:val="single" w:sz="4" w:space="0" w:color="auto"/>
              <w:right w:val="single" w:sz="4" w:space="0" w:color="auto"/>
            </w:tcBorders>
            <w:shd w:val="clear" w:color="auto" w:fill="auto"/>
          </w:tcPr>
          <w:p w14:paraId="3367FF4D" w14:textId="77777777" w:rsidR="003F02C0" w:rsidRPr="005A6CA9" w:rsidRDefault="003F02C0" w:rsidP="003F02C0">
            <w:pPr>
              <w:spacing w:after="0" w:line="240" w:lineRule="auto"/>
              <w:jc w:val="center"/>
              <w:rPr>
                <w:rFonts w:eastAsia="Times New Roman"/>
                <w:b/>
                <w:bCs/>
                <w:sz w:val="20"/>
                <w:szCs w:val="20"/>
              </w:rPr>
            </w:pPr>
          </w:p>
        </w:tc>
      </w:tr>
    </w:tbl>
    <w:tbl>
      <w:tblPr>
        <w:tblpPr w:leftFromText="141" w:rightFromText="141" w:vertAnchor="page" w:horzAnchor="margin" w:tblpY="6976"/>
        <w:tblW w:w="15730" w:type="dxa"/>
        <w:tblCellMar>
          <w:left w:w="70" w:type="dxa"/>
          <w:right w:w="70" w:type="dxa"/>
        </w:tblCellMar>
        <w:tblLook w:val="04A0" w:firstRow="1" w:lastRow="0" w:firstColumn="1" w:lastColumn="0" w:noHBand="0" w:noVBand="1"/>
      </w:tblPr>
      <w:tblGrid>
        <w:gridCol w:w="1836"/>
        <w:gridCol w:w="1866"/>
        <w:gridCol w:w="7754"/>
        <w:gridCol w:w="1726"/>
        <w:gridCol w:w="2548"/>
      </w:tblGrid>
      <w:tr w:rsidR="003F02C0" w:rsidRPr="005A6CA9" w14:paraId="41BB1030" w14:textId="77777777" w:rsidTr="003F02C0">
        <w:trPr>
          <w:trHeight w:val="510"/>
        </w:trPr>
        <w:tc>
          <w:tcPr>
            <w:tcW w:w="1836"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19378E1" w14:textId="77777777" w:rsidR="003F02C0" w:rsidRPr="005A6CA9" w:rsidRDefault="003F02C0" w:rsidP="003F02C0">
            <w:pPr>
              <w:autoSpaceDE w:val="0"/>
              <w:autoSpaceDN w:val="0"/>
              <w:adjustRightInd w:val="0"/>
              <w:spacing w:after="0" w:line="240" w:lineRule="auto"/>
              <w:jc w:val="center"/>
              <w:rPr>
                <w:rFonts w:ascii="Gotham-Medium" w:hAnsi="Gotham-Medium" w:cs="Gotham-Medium"/>
                <w:b/>
                <w:bCs/>
                <w:sz w:val="20"/>
                <w:szCs w:val="20"/>
              </w:rPr>
            </w:pPr>
            <w:r w:rsidRPr="005A6CA9">
              <w:rPr>
                <w:rFonts w:ascii="Gotham-Medium" w:hAnsi="Gotham-Medium" w:cs="Gotham-Medium"/>
                <w:b/>
                <w:bCs/>
                <w:sz w:val="20"/>
                <w:szCs w:val="20"/>
              </w:rPr>
              <w:t>(EI02CG05)</w:t>
            </w:r>
          </w:p>
          <w:p w14:paraId="21913139" w14:textId="77777777" w:rsidR="003F02C0" w:rsidRPr="005A6CA9" w:rsidRDefault="003F02C0" w:rsidP="003F02C0">
            <w:pPr>
              <w:autoSpaceDE w:val="0"/>
              <w:autoSpaceDN w:val="0"/>
              <w:adjustRightInd w:val="0"/>
              <w:spacing w:after="0" w:line="240" w:lineRule="auto"/>
              <w:jc w:val="center"/>
              <w:rPr>
                <w:rFonts w:ascii="Gotham-Book" w:hAnsi="Gotham-Book" w:cs="Gotham-Book"/>
                <w:b/>
                <w:bCs/>
                <w:sz w:val="20"/>
                <w:szCs w:val="20"/>
              </w:rPr>
            </w:pPr>
            <w:r w:rsidRPr="005A6CA9">
              <w:rPr>
                <w:rFonts w:ascii="Gotham-Book" w:hAnsi="Gotham-Book" w:cs="Gotham-Book"/>
                <w:b/>
                <w:bCs/>
                <w:sz w:val="20"/>
                <w:szCs w:val="20"/>
              </w:rPr>
              <w:t>Desenvolver progressivamente</w:t>
            </w:r>
          </w:p>
          <w:p w14:paraId="5A1A173F" w14:textId="77777777" w:rsidR="003F02C0" w:rsidRPr="005A6CA9" w:rsidRDefault="003F02C0" w:rsidP="003F02C0">
            <w:pPr>
              <w:autoSpaceDE w:val="0"/>
              <w:autoSpaceDN w:val="0"/>
              <w:adjustRightInd w:val="0"/>
              <w:spacing w:after="0" w:line="240" w:lineRule="auto"/>
              <w:jc w:val="center"/>
              <w:rPr>
                <w:rFonts w:ascii="Gotham-Book" w:hAnsi="Gotham-Book" w:cs="Gotham-Book"/>
                <w:b/>
                <w:bCs/>
                <w:sz w:val="20"/>
                <w:szCs w:val="20"/>
              </w:rPr>
            </w:pPr>
            <w:r w:rsidRPr="005A6CA9">
              <w:rPr>
                <w:rFonts w:ascii="Gotham-Book" w:hAnsi="Gotham-Book" w:cs="Gotham-Book"/>
                <w:b/>
                <w:bCs/>
                <w:sz w:val="20"/>
                <w:szCs w:val="20"/>
              </w:rPr>
              <w:t>as habilidades manuais,</w:t>
            </w:r>
          </w:p>
          <w:p w14:paraId="35FAA6ED" w14:textId="77777777" w:rsidR="003F02C0" w:rsidRPr="005A6CA9" w:rsidRDefault="003F02C0" w:rsidP="003F02C0">
            <w:pPr>
              <w:autoSpaceDE w:val="0"/>
              <w:autoSpaceDN w:val="0"/>
              <w:adjustRightInd w:val="0"/>
              <w:spacing w:after="0" w:line="240" w:lineRule="auto"/>
              <w:jc w:val="center"/>
              <w:rPr>
                <w:rFonts w:ascii="Gotham-Book" w:hAnsi="Gotham-Book" w:cs="Gotham-Book"/>
                <w:b/>
                <w:bCs/>
                <w:sz w:val="20"/>
                <w:szCs w:val="20"/>
              </w:rPr>
            </w:pPr>
            <w:r w:rsidRPr="005A6CA9">
              <w:rPr>
                <w:rFonts w:ascii="Gotham-Book" w:hAnsi="Gotham-Book" w:cs="Gotham-Book"/>
                <w:b/>
                <w:bCs/>
                <w:sz w:val="20"/>
                <w:szCs w:val="20"/>
              </w:rPr>
              <w:t>adquirindo controle para desenhar, pintar, rasgar,</w:t>
            </w:r>
          </w:p>
          <w:p w14:paraId="6BE2A02C" w14:textId="77777777" w:rsidR="003F02C0" w:rsidRPr="005A6CA9" w:rsidRDefault="003F02C0" w:rsidP="003F02C0">
            <w:pPr>
              <w:spacing w:after="0" w:line="240" w:lineRule="auto"/>
              <w:jc w:val="center"/>
              <w:rPr>
                <w:rFonts w:eastAsia="Times New Roman"/>
                <w:b/>
                <w:bCs/>
                <w:sz w:val="20"/>
                <w:szCs w:val="20"/>
              </w:rPr>
            </w:pPr>
            <w:r w:rsidRPr="005A6CA9">
              <w:rPr>
                <w:rFonts w:ascii="Gotham-Book" w:hAnsi="Gotham-Book" w:cs="Gotham-Book"/>
                <w:b/>
                <w:bCs/>
                <w:sz w:val="20"/>
                <w:szCs w:val="20"/>
              </w:rPr>
              <w:t>folhear, entre outros.</w:t>
            </w:r>
          </w:p>
        </w:tc>
        <w:tc>
          <w:tcPr>
            <w:tcW w:w="1866"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0279C29" w14:textId="77777777" w:rsidR="003F02C0" w:rsidRDefault="003F02C0" w:rsidP="003F02C0">
            <w:pPr>
              <w:spacing w:after="0" w:line="240" w:lineRule="auto"/>
              <w:jc w:val="both"/>
              <w:rPr>
                <w:rFonts w:eastAsia="Times New Roman"/>
                <w:color w:val="000000"/>
                <w:sz w:val="18"/>
                <w:szCs w:val="18"/>
              </w:rPr>
            </w:pPr>
            <w:r w:rsidRPr="00181816">
              <w:rPr>
                <w:rFonts w:eastAsia="Times New Roman"/>
                <w:color w:val="000000"/>
                <w:sz w:val="18"/>
                <w:szCs w:val="18"/>
              </w:rPr>
              <w:t>C1. Conhecimento</w:t>
            </w:r>
          </w:p>
          <w:p w14:paraId="3A9ECB8E"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w:t>
            </w:r>
            <w:proofErr w:type="gramStart"/>
            <w:r>
              <w:rPr>
                <w:rFonts w:eastAsia="Times New Roman"/>
                <w:color w:val="000000"/>
                <w:sz w:val="18"/>
                <w:szCs w:val="18"/>
              </w:rPr>
              <w:t>2.Pensamento</w:t>
            </w:r>
            <w:proofErr w:type="gramEnd"/>
            <w:r>
              <w:rPr>
                <w:rFonts w:eastAsia="Times New Roman"/>
                <w:color w:val="000000"/>
                <w:sz w:val="18"/>
                <w:szCs w:val="18"/>
              </w:rPr>
              <w:t xml:space="preserve"> científico, crítico e criativo</w:t>
            </w:r>
          </w:p>
          <w:p w14:paraId="78F3C765"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C3. Repertório cultural</w:t>
            </w:r>
          </w:p>
          <w:p w14:paraId="3B357277"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C4. Comunicação</w:t>
            </w:r>
          </w:p>
          <w:p w14:paraId="0C7513FA"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C5. Cultura digital</w:t>
            </w:r>
          </w:p>
          <w:p w14:paraId="028C2202"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C7. Argumentação</w:t>
            </w:r>
          </w:p>
          <w:p w14:paraId="55016571"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C8. Autoconhecimento e autocuidado</w:t>
            </w:r>
          </w:p>
          <w:p w14:paraId="319D7B2B" w14:textId="77777777" w:rsidR="003F02C0" w:rsidRDefault="003F02C0" w:rsidP="003F02C0">
            <w:pPr>
              <w:spacing w:after="0" w:line="240" w:lineRule="auto"/>
              <w:rPr>
                <w:rFonts w:eastAsia="Times New Roman"/>
                <w:color w:val="000000"/>
                <w:sz w:val="18"/>
                <w:szCs w:val="18"/>
              </w:rPr>
            </w:pPr>
            <w:r>
              <w:rPr>
                <w:rFonts w:eastAsia="Times New Roman"/>
                <w:color w:val="000000"/>
                <w:sz w:val="18"/>
                <w:szCs w:val="18"/>
              </w:rPr>
              <w:t>C9. Empatia e cooperação</w:t>
            </w:r>
          </w:p>
          <w:p w14:paraId="018AE64F" w14:textId="77777777" w:rsidR="003F02C0" w:rsidRDefault="003F02C0" w:rsidP="003F02C0">
            <w:pPr>
              <w:spacing w:after="0" w:line="240" w:lineRule="auto"/>
              <w:jc w:val="both"/>
              <w:rPr>
                <w:rFonts w:eastAsia="Times New Roman"/>
                <w:color w:val="000000"/>
                <w:sz w:val="18"/>
                <w:szCs w:val="18"/>
              </w:rPr>
            </w:pPr>
            <w:r>
              <w:rPr>
                <w:rFonts w:eastAsia="Times New Roman"/>
                <w:color w:val="000000"/>
                <w:sz w:val="18"/>
                <w:szCs w:val="18"/>
              </w:rPr>
              <w:t>C10. Responsabilidade e cidadania</w:t>
            </w:r>
          </w:p>
          <w:p w14:paraId="48B21554" w14:textId="77777777" w:rsidR="003F02C0" w:rsidRPr="005A6CA9" w:rsidRDefault="003F02C0" w:rsidP="003F02C0">
            <w:pPr>
              <w:spacing w:after="0" w:line="240" w:lineRule="auto"/>
              <w:jc w:val="center"/>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72E90CEF" w14:textId="77777777" w:rsidR="003F02C0" w:rsidRPr="005A6CA9" w:rsidRDefault="003F02C0" w:rsidP="003F02C0">
            <w:pPr>
              <w:pStyle w:val="PargrafodaLista"/>
              <w:spacing w:after="0" w:line="240" w:lineRule="auto"/>
              <w:ind w:left="0"/>
              <w:jc w:val="both"/>
              <w:rPr>
                <w:rFonts w:eastAsia="Times New Roman"/>
                <w:b/>
                <w:bCs/>
                <w:sz w:val="20"/>
                <w:szCs w:val="20"/>
              </w:rPr>
            </w:pPr>
            <w:r>
              <w:rPr>
                <w:rFonts w:ascii="Gotham-Medium" w:hAnsi="Gotham-Medium" w:cs="Gotham-Medium"/>
                <w:b/>
                <w:bCs/>
                <w:sz w:val="20"/>
                <w:szCs w:val="20"/>
              </w:rPr>
              <w:lastRenderedPageBreak/>
              <w:t>(</w:t>
            </w:r>
            <w:r w:rsidRPr="005A6CA9">
              <w:rPr>
                <w:rFonts w:ascii="Gotham-Medium" w:hAnsi="Gotham-Medium" w:cs="Gotham-Medium"/>
                <w:b/>
                <w:bCs/>
                <w:sz w:val="20"/>
                <w:szCs w:val="20"/>
              </w:rPr>
              <w:t>EI02CG0</w:t>
            </w:r>
            <w:r>
              <w:rPr>
                <w:rFonts w:ascii="Gotham-Medium" w:hAnsi="Gotham-Medium" w:cs="Gotham-Medium"/>
                <w:b/>
                <w:bCs/>
                <w:sz w:val="20"/>
                <w:szCs w:val="20"/>
              </w:rPr>
              <w:t xml:space="preserve">5-3S01) </w:t>
            </w:r>
            <w:r>
              <w:rPr>
                <w:rFonts w:ascii="Gotham-Medium" w:hAnsi="Gotham-Medium" w:cs="Gotham-Medium"/>
                <w:sz w:val="20"/>
                <w:szCs w:val="20"/>
              </w:rPr>
              <w:t>Reconhecer diferentes objetos e materiais, explorando os recursos para ampliar a motricidade e habilidade manual.</w:t>
            </w:r>
          </w:p>
        </w:tc>
        <w:tc>
          <w:tcPr>
            <w:tcW w:w="1726" w:type="dxa"/>
            <w:vMerge w:val="restart"/>
            <w:tcBorders>
              <w:top w:val="single" w:sz="4" w:space="0" w:color="auto"/>
              <w:left w:val="nil"/>
              <w:bottom w:val="single" w:sz="4" w:space="0" w:color="auto"/>
              <w:right w:val="single" w:sz="4" w:space="0" w:color="auto"/>
            </w:tcBorders>
            <w:shd w:val="clear" w:color="auto" w:fill="auto"/>
          </w:tcPr>
          <w:p w14:paraId="71A214D2"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Conviver</w:t>
            </w:r>
          </w:p>
          <w:p w14:paraId="7205C0FC"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Brincar</w:t>
            </w:r>
          </w:p>
          <w:p w14:paraId="61C977C2"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Participar</w:t>
            </w:r>
          </w:p>
          <w:p w14:paraId="09044331"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Explorar</w:t>
            </w:r>
          </w:p>
          <w:p w14:paraId="03926FFE"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Expressar</w:t>
            </w:r>
          </w:p>
          <w:p w14:paraId="23DF17CD" w14:textId="77777777" w:rsidR="003F02C0" w:rsidRPr="005A6CA9" w:rsidRDefault="003F02C0" w:rsidP="003F02C0">
            <w:pPr>
              <w:pStyle w:val="PargrafodaLista"/>
              <w:spacing w:after="0" w:line="240" w:lineRule="auto"/>
              <w:ind w:left="360"/>
              <w:jc w:val="both"/>
              <w:rPr>
                <w:rFonts w:eastAsia="Times New Roman"/>
                <w:b/>
                <w:bCs/>
                <w:sz w:val="20"/>
                <w:szCs w:val="20"/>
              </w:rPr>
            </w:pPr>
            <w:r w:rsidRPr="005A6CA9">
              <w:rPr>
                <w:rFonts w:eastAsia="Times New Roman"/>
                <w:b/>
                <w:bCs/>
                <w:sz w:val="20"/>
                <w:szCs w:val="20"/>
              </w:rPr>
              <w:t>Conhecer-se</w:t>
            </w:r>
          </w:p>
        </w:tc>
        <w:tc>
          <w:tcPr>
            <w:tcW w:w="2548" w:type="dxa"/>
            <w:vMerge w:val="restart"/>
            <w:tcBorders>
              <w:top w:val="single" w:sz="4" w:space="0" w:color="auto"/>
              <w:left w:val="nil"/>
              <w:bottom w:val="single" w:sz="4" w:space="0" w:color="auto"/>
              <w:right w:val="single" w:sz="4" w:space="0" w:color="auto"/>
            </w:tcBorders>
            <w:shd w:val="clear" w:color="auto" w:fill="auto"/>
          </w:tcPr>
          <w:p w14:paraId="40A0D39D" w14:textId="77777777" w:rsidR="003F02C0" w:rsidRPr="005A6CA9" w:rsidRDefault="003F02C0" w:rsidP="003F02C0">
            <w:pPr>
              <w:spacing w:after="0" w:line="240" w:lineRule="auto"/>
              <w:jc w:val="center"/>
              <w:rPr>
                <w:rFonts w:eastAsia="Times New Roman"/>
                <w:b/>
                <w:bCs/>
                <w:sz w:val="20"/>
                <w:szCs w:val="20"/>
              </w:rPr>
            </w:pPr>
          </w:p>
          <w:p w14:paraId="74E2F417" w14:textId="77777777" w:rsidR="003F02C0" w:rsidRPr="005A6CA9" w:rsidRDefault="003F02C0" w:rsidP="003F02C0">
            <w:pPr>
              <w:spacing w:after="0" w:line="240" w:lineRule="auto"/>
              <w:jc w:val="center"/>
              <w:rPr>
                <w:rFonts w:eastAsia="Times New Roman"/>
                <w:b/>
                <w:bCs/>
                <w:sz w:val="20"/>
                <w:szCs w:val="20"/>
              </w:rPr>
            </w:pPr>
            <w:r>
              <w:rPr>
                <w:noProof/>
              </w:rPr>
              <w:drawing>
                <wp:inline distT="0" distB="0" distL="0" distR="0" wp14:anchorId="1196E7F5" wp14:editId="654D4B4A">
                  <wp:extent cx="906711" cy="888521"/>
                  <wp:effectExtent l="0" t="0" r="8255" b="6985"/>
                  <wp:docPr id="67" name="Imagem 67"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02C0" w:rsidRPr="005A6CA9" w14:paraId="78A024E4" w14:textId="77777777" w:rsidTr="003F02C0">
        <w:trPr>
          <w:trHeight w:val="397"/>
        </w:trPr>
        <w:tc>
          <w:tcPr>
            <w:tcW w:w="1836" w:type="dxa"/>
            <w:vMerge/>
            <w:tcBorders>
              <w:left w:val="single" w:sz="4" w:space="0" w:color="auto"/>
              <w:bottom w:val="single" w:sz="4" w:space="0" w:color="auto"/>
              <w:right w:val="single" w:sz="4" w:space="0" w:color="auto"/>
            </w:tcBorders>
            <w:shd w:val="clear" w:color="auto" w:fill="E2EFD9" w:themeFill="accent6" w:themeFillTint="33"/>
          </w:tcPr>
          <w:p w14:paraId="4068E8C4" w14:textId="77777777" w:rsidR="003F02C0" w:rsidRPr="005A6CA9" w:rsidRDefault="003F02C0" w:rsidP="003F02C0">
            <w:pPr>
              <w:autoSpaceDE w:val="0"/>
              <w:autoSpaceDN w:val="0"/>
              <w:adjustRightInd w:val="0"/>
              <w:spacing w:after="0" w:line="240" w:lineRule="auto"/>
              <w:jc w:val="center"/>
              <w:rPr>
                <w:rFonts w:ascii="Gotham-Medium" w:hAnsi="Gotham-Medium" w:cs="Gotham-Medium"/>
                <w:b/>
                <w:bCs/>
                <w:sz w:val="20"/>
                <w:szCs w:val="20"/>
              </w:rPr>
            </w:pPr>
          </w:p>
        </w:tc>
        <w:tc>
          <w:tcPr>
            <w:tcW w:w="1866" w:type="dxa"/>
            <w:vMerge/>
            <w:tcBorders>
              <w:left w:val="single" w:sz="4" w:space="0" w:color="auto"/>
              <w:bottom w:val="single" w:sz="4" w:space="0" w:color="auto"/>
              <w:right w:val="single" w:sz="4" w:space="0" w:color="auto"/>
            </w:tcBorders>
            <w:shd w:val="clear" w:color="auto" w:fill="D9E2F3" w:themeFill="accent1" w:themeFillTint="33"/>
          </w:tcPr>
          <w:p w14:paraId="13B66D30" w14:textId="77777777" w:rsidR="003F02C0" w:rsidRPr="005A6CA9" w:rsidRDefault="003F02C0" w:rsidP="003F02C0">
            <w:pPr>
              <w:spacing w:after="0" w:line="240" w:lineRule="auto"/>
              <w:jc w:val="center"/>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588796F0" w14:textId="77777777" w:rsidR="003F02C0" w:rsidRPr="00DF3E63" w:rsidRDefault="003F02C0" w:rsidP="003F02C0">
            <w:pPr>
              <w:pStyle w:val="PargrafodaLista"/>
              <w:spacing w:after="0" w:line="240" w:lineRule="auto"/>
              <w:ind w:left="0"/>
              <w:jc w:val="both"/>
              <w:rPr>
                <w:rFonts w:eastAsia="Times New Roman"/>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5-3S02) </w:t>
            </w:r>
            <w:r>
              <w:rPr>
                <w:rFonts w:ascii="Gotham-Medium" w:hAnsi="Gotham-Medium" w:cs="Gotham-Medium"/>
                <w:sz w:val="20"/>
                <w:szCs w:val="20"/>
              </w:rPr>
              <w:t>Utilizar diariamente e com a orientação do professor, brinquedos de encaixe, blocos lógicos, figuras geométricas de diferentes tamanhos, cores e formatos.</w:t>
            </w:r>
          </w:p>
        </w:tc>
        <w:tc>
          <w:tcPr>
            <w:tcW w:w="1726" w:type="dxa"/>
            <w:vMerge/>
            <w:tcBorders>
              <w:top w:val="single" w:sz="4" w:space="0" w:color="auto"/>
              <w:left w:val="nil"/>
              <w:bottom w:val="single" w:sz="4" w:space="0" w:color="auto"/>
              <w:right w:val="single" w:sz="4" w:space="0" w:color="auto"/>
            </w:tcBorders>
            <w:shd w:val="clear" w:color="auto" w:fill="auto"/>
          </w:tcPr>
          <w:p w14:paraId="64B6607C" w14:textId="77777777" w:rsidR="003F02C0" w:rsidRPr="005A6CA9" w:rsidRDefault="003F02C0" w:rsidP="003F02C0">
            <w:pPr>
              <w:pStyle w:val="PargrafodaLista"/>
              <w:spacing w:after="0" w:line="240" w:lineRule="auto"/>
              <w:ind w:left="360"/>
              <w:jc w:val="both"/>
              <w:rPr>
                <w:rFonts w:eastAsia="Times New Roman"/>
                <w:b/>
                <w:bCs/>
                <w:sz w:val="20"/>
                <w:szCs w:val="20"/>
              </w:rPr>
            </w:pPr>
          </w:p>
        </w:tc>
        <w:tc>
          <w:tcPr>
            <w:tcW w:w="2548" w:type="dxa"/>
            <w:vMerge/>
            <w:tcBorders>
              <w:top w:val="single" w:sz="4" w:space="0" w:color="auto"/>
              <w:left w:val="nil"/>
              <w:bottom w:val="single" w:sz="4" w:space="0" w:color="auto"/>
              <w:right w:val="single" w:sz="4" w:space="0" w:color="auto"/>
            </w:tcBorders>
            <w:shd w:val="clear" w:color="auto" w:fill="auto"/>
          </w:tcPr>
          <w:p w14:paraId="43A05315" w14:textId="77777777" w:rsidR="003F02C0" w:rsidRPr="005A6CA9" w:rsidRDefault="003F02C0" w:rsidP="003F02C0">
            <w:pPr>
              <w:spacing w:after="0" w:line="240" w:lineRule="auto"/>
              <w:jc w:val="center"/>
              <w:rPr>
                <w:rFonts w:eastAsia="Times New Roman"/>
                <w:b/>
                <w:bCs/>
                <w:sz w:val="20"/>
                <w:szCs w:val="20"/>
              </w:rPr>
            </w:pPr>
          </w:p>
        </w:tc>
      </w:tr>
      <w:tr w:rsidR="003F02C0" w:rsidRPr="005A6CA9" w14:paraId="1CFD5E18" w14:textId="77777777" w:rsidTr="003F02C0">
        <w:trPr>
          <w:trHeight w:val="698"/>
        </w:trPr>
        <w:tc>
          <w:tcPr>
            <w:tcW w:w="1836" w:type="dxa"/>
            <w:vMerge/>
            <w:tcBorders>
              <w:left w:val="single" w:sz="4" w:space="0" w:color="auto"/>
              <w:bottom w:val="single" w:sz="4" w:space="0" w:color="auto"/>
              <w:right w:val="single" w:sz="4" w:space="0" w:color="auto"/>
            </w:tcBorders>
            <w:shd w:val="clear" w:color="auto" w:fill="E2EFD9" w:themeFill="accent6" w:themeFillTint="33"/>
          </w:tcPr>
          <w:p w14:paraId="32B43DFC" w14:textId="77777777" w:rsidR="003F02C0" w:rsidRPr="005A6CA9" w:rsidRDefault="003F02C0" w:rsidP="003F02C0">
            <w:pPr>
              <w:autoSpaceDE w:val="0"/>
              <w:autoSpaceDN w:val="0"/>
              <w:adjustRightInd w:val="0"/>
              <w:spacing w:after="0" w:line="240" w:lineRule="auto"/>
              <w:jc w:val="center"/>
              <w:rPr>
                <w:rFonts w:ascii="Gotham-Medium" w:hAnsi="Gotham-Medium" w:cs="Gotham-Medium"/>
                <w:b/>
                <w:bCs/>
                <w:sz w:val="20"/>
                <w:szCs w:val="20"/>
              </w:rPr>
            </w:pPr>
          </w:p>
        </w:tc>
        <w:tc>
          <w:tcPr>
            <w:tcW w:w="1866" w:type="dxa"/>
            <w:vMerge/>
            <w:tcBorders>
              <w:left w:val="single" w:sz="4" w:space="0" w:color="auto"/>
              <w:bottom w:val="single" w:sz="4" w:space="0" w:color="auto"/>
              <w:right w:val="single" w:sz="4" w:space="0" w:color="auto"/>
            </w:tcBorders>
            <w:shd w:val="clear" w:color="auto" w:fill="D9E2F3" w:themeFill="accent1" w:themeFillTint="33"/>
          </w:tcPr>
          <w:p w14:paraId="47BAA977" w14:textId="77777777" w:rsidR="003F02C0" w:rsidRPr="005A6CA9" w:rsidRDefault="003F02C0" w:rsidP="003F02C0">
            <w:pPr>
              <w:spacing w:after="0" w:line="240" w:lineRule="auto"/>
              <w:jc w:val="center"/>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5F04078E" w14:textId="77BE7604" w:rsidR="003F02C0" w:rsidRPr="005A6CA9" w:rsidRDefault="003F02C0" w:rsidP="003F02C0">
            <w:pPr>
              <w:pStyle w:val="PargrafodaLista"/>
              <w:spacing w:after="0" w:line="240" w:lineRule="auto"/>
              <w:ind w:left="0"/>
              <w:jc w:val="both"/>
              <w:rPr>
                <w:rFonts w:eastAsia="Times New Roman"/>
                <w:b/>
                <w:bCs/>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5-3S03) </w:t>
            </w:r>
            <w:r>
              <w:rPr>
                <w:rFonts w:ascii="Gotham-Medium" w:hAnsi="Gotham-Medium" w:cs="Gotham-Medium"/>
                <w:sz w:val="20"/>
                <w:szCs w:val="20"/>
              </w:rPr>
              <w:t>Utilizar de forma progressiva e com a orientação do professor, diferentes objetos e materiais, tais como:</w:t>
            </w:r>
            <w:r w:rsidR="00F23E51">
              <w:rPr>
                <w:rFonts w:ascii="Gotham-Medium" w:hAnsi="Gotham-Medium" w:cs="Gotham-Medium"/>
                <w:sz w:val="20"/>
                <w:szCs w:val="20"/>
              </w:rPr>
              <w:t xml:space="preserve"> </w:t>
            </w:r>
            <w:r>
              <w:rPr>
                <w:rFonts w:ascii="Gotham-Medium" w:hAnsi="Gotham-Medium" w:cs="Gotham-Medium"/>
                <w:sz w:val="20"/>
                <w:szCs w:val="20"/>
              </w:rPr>
              <w:t>giz de cera, lápis de cor, canetas de diferentes espessuras, canetas hidrocor, massas de modelar, pinceis de diferentes tamanhos e espessuras, tesouras, argila, cola, tintas, lã, palitos, carimbos, argolas entre outros.</w:t>
            </w:r>
          </w:p>
        </w:tc>
        <w:tc>
          <w:tcPr>
            <w:tcW w:w="1726" w:type="dxa"/>
            <w:vMerge/>
            <w:tcBorders>
              <w:top w:val="single" w:sz="4" w:space="0" w:color="auto"/>
              <w:left w:val="nil"/>
              <w:bottom w:val="single" w:sz="4" w:space="0" w:color="auto"/>
              <w:right w:val="single" w:sz="4" w:space="0" w:color="auto"/>
            </w:tcBorders>
            <w:shd w:val="clear" w:color="auto" w:fill="auto"/>
          </w:tcPr>
          <w:p w14:paraId="38A2BDCF" w14:textId="77777777" w:rsidR="003F02C0" w:rsidRPr="005A6CA9" w:rsidRDefault="003F02C0" w:rsidP="003F02C0">
            <w:pPr>
              <w:pStyle w:val="PargrafodaLista"/>
              <w:spacing w:after="0" w:line="240" w:lineRule="auto"/>
              <w:ind w:left="360"/>
              <w:jc w:val="both"/>
              <w:rPr>
                <w:rFonts w:eastAsia="Times New Roman"/>
                <w:b/>
                <w:bCs/>
                <w:sz w:val="20"/>
                <w:szCs w:val="20"/>
              </w:rPr>
            </w:pPr>
          </w:p>
        </w:tc>
        <w:tc>
          <w:tcPr>
            <w:tcW w:w="2548" w:type="dxa"/>
            <w:vMerge/>
            <w:tcBorders>
              <w:top w:val="single" w:sz="4" w:space="0" w:color="auto"/>
              <w:left w:val="nil"/>
              <w:bottom w:val="single" w:sz="4" w:space="0" w:color="auto"/>
              <w:right w:val="single" w:sz="4" w:space="0" w:color="auto"/>
            </w:tcBorders>
            <w:shd w:val="clear" w:color="auto" w:fill="auto"/>
          </w:tcPr>
          <w:p w14:paraId="56588544" w14:textId="77777777" w:rsidR="003F02C0" w:rsidRPr="005A6CA9" w:rsidRDefault="003F02C0" w:rsidP="003F02C0">
            <w:pPr>
              <w:spacing w:after="0" w:line="240" w:lineRule="auto"/>
              <w:jc w:val="center"/>
              <w:rPr>
                <w:rFonts w:eastAsia="Times New Roman"/>
                <w:b/>
                <w:bCs/>
                <w:sz w:val="20"/>
                <w:szCs w:val="20"/>
              </w:rPr>
            </w:pPr>
          </w:p>
        </w:tc>
      </w:tr>
      <w:tr w:rsidR="003F02C0" w:rsidRPr="005A6CA9" w14:paraId="06EA6E13" w14:textId="77777777" w:rsidTr="003F02C0">
        <w:trPr>
          <w:trHeight w:val="397"/>
        </w:trPr>
        <w:tc>
          <w:tcPr>
            <w:tcW w:w="1836" w:type="dxa"/>
            <w:vMerge/>
            <w:tcBorders>
              <w:left w:val="single" w:sz="4" w:space="0" w:color="auto"/>
              <w:bottom w:val="single" w:sz="4" w:space="0" w:color="auto"/>
              <w:right w:val="single" w:sz="4" w:space="0" w:color="auto"/>
            </w:tcBorders>
            <w:shd w:val="clear" w:color="auto" w:fill="E2EFD9" w:themeFill="accent6" w:themeFillTint="33"/>
          </w:tcPr>
          <w:p w14:paraId="3F0F70C5" w14:textId="77777777" w:rsidR="003F02C0" w:rsidRPr="005A6CA9" w:rsidRDefault="003F02C0" w:rsidP="003F02C0">
            <w:pPr>
              <w:autoSpaceDE w:val="0"/>
              <w:autoSpaceDN w:val="0"/>
              <w:adjustRightInd w:val="0"/>
              <w:spacing w:after="0" w:line="240" w:lineRule="auto"/>
              <w:jc w:val="center"/>
              <w:rPr>
                <w:rFonts w:ascii="Gotham-Medium" w:hAnsi="Gotham-Medium" w:cs="Gotham-Medium"/>
                <w:b/>
                <w:bCs/>
                <w:sz w:val="20"/>
                <w:szCs w:val="20"/>
              </w:rPr>
            </w:pPr>
          </w:p>
        </w:tc>
        <w:tc>
          <w:tcPr>
            <w:tcW w:w="1866" w:type="dxa"/>
            <w:vMerge/>
            <w:tcBorders>
              <w:left w:val="single" w:sz="4" w:space="0" w:color="auto"/>
              <w:bottom w:val="single" w:sz="4" w:space="0" w:color="auto"/>
              <w:right w:val="single" w:sz="4" w:space="0" w:color="auto"/>
            </w:tcBorders>
            <w:shd w:val="clear" w:color="auto" w:fill="D9E2F3" w:themeFill="accent1" w:themeFillTint="33"/>
          </w:tcPr>
          <w:p w14:paraId="4E661C4B" w14:textId="77777777" w:rsidR="003F02C0" w:rsidRPr="005A6CA9" w:rsidRDefault="003F02C0" w:rsidP="003F02C0">
            <w:pPr>
              <w:spacing w:after="0" w:line="240" w:lineRule="auto"/>
              <w:jc w:val="center"/>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3E584436" w14:textId="77777777" w:rsidR="003F02C0" w:rsidRPr="00585ACC" w:rsidRDefault="003F02C0" w:rsidP="003F02C0">
            <w:pPr>
              <w:pStyle w:val="PargrafodaLista"/>
              <w:spacing w:after="0" w:line="240" w:lineRule="auto"/>
              <w:ind w:left="0"/>
              <w:jc w:val="both"/>
              <w:rPr>
                <w:rFonts w:ascii="Gotham-Medium" w:hAnsi="Gotham-Medium" w:cs="Gotham-Medium"/>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5-3S04) </w:t>
            </w:r>
            <w:r>
              <w:rPr>
                <w:rFonts w:ascii="Gotham-Medium" w:hAnsi="Gotham-Medium" w:cs="Gotham-Medium"/>
                <w:sz w:val="20"/>
                <w:szCs w:val="20"/>
              </w:rPr>
              <w:t>Explorar com a orientação do professor diferentes suportes de comunicação, tais como: livros, revistas e jornais ampliando a coordenação motora fina diariamente.</w:t>
            </w:r>
          </w:p>
        </w:tc>
        <w:tc>
          <w:tcPr>
            <w:tcW w:w="1726" w:type="dxa"/>
            <w:vMerge/>
            <w:tcBorders>
              <w:top w:val="single" w:sz="4" w:space="0" w:color="auto"/>
              <w:left w:val="nil"/>
              <w:bottom w:val="single" w:sz="4" w:space="0" w:color="auto"/>
              <w:right w:val="single" w:sz="4" w:space="0" w:color="auto"/>
            </w:tcBorders>
            <w:shd w:val="clear" w:color="auto" w:fill="auto"/>
          </w:tcPr>
          <w:p w14:paraId="5B3D92B9" w14:textId="77777777" w:rsidR="003F02C0" w:rsidRPr="005A6CA9" w:rsidRDefault="003F02C0" w:rsidP="003F02C0">
            <w:pPr>
              <w:pStyle w:val="PargrafodaLista"/>
              <w:spacing w:after="0" w:line="240" w:lineRule="auto"/>
              <w:ind w:left="360"/>
              <w:jc w:val="both"/>
              <w:rPr>
                <w:rFonts w:eastAsia="Times New Roman"/>
                <w:b/>
                <w:bCs/>
                <w:sz w:val="20"/>
                <w:szCs w:val="20"/>
              </w:rPr>
            </w:pPr>
          </w:p>
        </w:tc>
        <w:tc>
          <w:tcPr>
            <w:tcW w:w="2548" w:type="dxa"/>
            <w:vMerge/>
            <w:tcBorders>
              <w:top w:val="single" w:sz="4" w:space="0" w:color="auto"/>
              <w:left w:val="nil"/>
              <w:bottom w:val="single" w:sz="4" w:space="0" w:color="auto"/>
              <w:right w:val="single" w:sz="4" w:space="0" w:color="auto"/>
            </w:tcBorders>
            <w:shd w:val="clear" w:color="auto" w:fill="auto"/>
          </w:tcPr>
          <w:p w14:paraId="6432AB81" w14:textId="77777777" w:rsidR="003F02C0" w:rsidRPr="005A6CA9" w:rsidRDefault="003F02C0" w:rsidP="003F02C0">
            <w:pPr>
              <w:spacing w:after="0" w:line="240" w:lineRule="auto"/>
              <w:jc w:val="center"/>
              <w:rPr>
                <w:rFonts w:eastAsia="Times New Roman"/>
                <w:b/>
                <w:bCs/>
                <w:sz w:val="20"/>
                <w:szCs w:val="20"/>
              </w:rPr>
            </w:pPr>
          </w:p>
        </w:tc>
      </w:tr>
      <w:tr w:rsidR="003F02C0" w:rsidRPr="005A6CA9" w14:paraId="395F218D" w14:textId="77777777" w:rsidTr="003F02C0">
        <w:trPr>
          <w:trHeight w:val="397"/>
        </w:trPr>
        <w:tc>
          <w:tcPr>
            <w:tcW w:w="1836" w:type="dxa"/>
            <w:vMerge/>
            <w:tcBorders>
              <w:left w:val="single" w:sz="4" w:space="0" w:color="auto"/>
              <w:bottom w:val="single" w:sz="4" w:space="0" w:color="auto"/>
              <w:right w:val="single" w:sz="4" w:space="0" w:color="auto"/>
            </w:tcBorders>
            <w:shd w:val="clear" w:color="auto" w:fill="E2EFD9" w:themeFill="accent6" w:themeFillTint="33"/>
          </w:tcPr>
          <w:p w14:paraId="6A8D8C31" w14:textId="77777777" w:rsidR="003F02C0" w:rsidRPr="005A6CA9" w:rsidRDefault="003F02C0" w:rsidP="003F02C0">
            <w:pPr>
              <w:autoSpaceDE w:val="0"/>
              <w:autoSpaceDN w:val="0"/>
              <w:adjustRightInd w:val="0"/>
              <w:spacing w:after="0" w:line="240" w:lineRule="auto"/>
              <w:jc w:val="center"/>
              <w:rPr>
                <w:rFonts w:ascii="Gotham-Medium" w:hAnsi="Gotham-Medium" w:cs="Gotham-Medium"/>
                <w:b/>
                <w:bCs/>
                <w:sz w:val="20"/>
                <w:szCs w:val="20"/>
              </w:rPr>
            </w:pPr>
          </w:p>
        </w:tc>
        <w:tc>
          <w:tcPr>
            <w:tcW w:w="1866" w:type="dxa"/>
            <w:vMerge/>
            <w:tcBorders>
              <w:left w:val="single" w:sz="4" w:space="0" w:color="auto"/>
              <w:bottom w:val="single" w:sz="4" w:space="0" w:color="auto"/>
              <w:right w:val="single" w:sz="4" w:space="0" w:color="auto"/>
            </w:tcBorders>
            <w:shd w:val="clear" w:color="auto" w:fill="D9E2F3" w:themeFill="accent1" w:themeFillTint="33"/>
          </w:tcPr>
          <w:p w14:paraId="534823F8" w14:textId="77777777" w:rsidR="003F02C0" w:rsidRPr="005A6CA9" w:rsidRDefault="003F02C0" w:rsidP="003F02C0">
            <w:pPr>
              <w:spacing w:after="0" w:line="240" w:lineRule="auto"/>
              <w:jc w:val="center"/>
              <w:rPr>
                <w:rFonts w:eastAsia="Times New Roman"/>
                <w:b/>
                <w:bCs/>
                <w:sz w:val="20"/>
                <w:szCs w:val="2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1198B7B7" w14:textId="77777777" w:rsidR="003F02C0" w:rsidRPr="00585ACC" w:rsidRDefault="003F02C0" w:rsidP="003F02C0">
            <w:pPr>
              <w:pStyle w:val="PargrafodaLista"/>
              <w:spacing w:after="0" w:line="240" w:lineRule="auto"/>
              <w:ind w:left="0"/>
              <w:jc w:val="both"/>
              <w:rPr>
                <w:rFonts w:ascii="Gotham-Medium" w:hAnsi="Gotham-Medium" w:cs="Gotham-Medium"/>
                <w:sz w:val="20"/>
                <w:szCs w:val="20"/>
              </w:rPr>
            </w:pPr>
            <w:r>
              <w:rPr>
                <w:rFonts w:ascii="Gotham-Medium" w:hAnsi="Gotham-Medium" w:cs="Gotham-Medium"/>
                <w:b/>
                <w:bCs/>
                <w:sz w:val="20"/>
                <w:szCs w:val="20"/>
              </w:rPr>
              <w:t>(</w:t>
            </w:r>
            <w:r w:rsidRPr="005A6CA9">
              <w:rPr>
                <w:rFonts w:ascii="Gotham-Medium" w:hAnsi="Gotham-Medium" w:cs="Gotham-Medium"/>
                <w:b/>
                <w:bCs/>
                <w:sz w:val="20"/>
                <w:szCs w:val="20"/>
              </w:rPr>
              <w:t>EI02CG0</w:t>
            </w:r>
            <w:r>
              <w:rPr>
                <w:rFonts w:ascii="Gotham-Medium" w:hAnsi="Gotham-Medium" w:cs="Gotham-Medium"/>
                <w:b/>
                <w:bCs/>
                <w:sz w:val="20"/>
                <w:szCs w:val="20"/>
              </w:rPr>
              <w:t xml:space="preserve">5-3S05) </w:t>
            </w:r>
            <w:r w:rsidRPr="002C7C37">
              <w:rPr>
                <w:rFonts w:ascii="Gotham-Medium" w:hAnsi="Gotham-Medium" w:cs="Gotham-Medium"/>
                <w:sz w:val="20"/>
                <w:szCs w:val="20"/>
              </w:rPr>
              <w:t>Experimentar diferentes possibilidades</w:t>
            </w:r>
            <w:r>
              <w:rPr>
                <w:rFonts w:ascii="Gotham-Medium" w:hAnsi="Gotham-Medium" w:cs="Gotham-Medium"/>
                <w:sz w:val="20"/>
                <w:szCs w:val="20"/>
              </w:rPr>
              <w:t>, como:</w:t>
            </w:r>
            <w:r w:rsidRPr="002C7C37">
              <w:rPr>
                <w:rFonts w:ascii="Gotham-Medium" w:hAnsi="Gotham-Medium" w:cs="Gotham-Medium"/>
                <w:sz w:val="20"/>
                <w:szCs w:val="20"/>
              </w:rPr>
              <w:t xml:space="preserve"> rasgar, amassar, modelar, recortar</w:t>
            </w:r>
            <w:r>
              <w:rPr>
                <w:rFonts w:ascii="Gotham-Medium" w:hAnsi="Gotham-Medium" w:cs="Gotham-Medium"/>
                <w:sz w:val="20"/>
                <w:szCs w:val="20"/>
              </w:rPr>
              <w:t xml:space="preserve"> e picotar coordenando as habilidades manuais de forma progressiva e continua.</w:t>
            </w:r>
          </w:p>
        </w:tc>
        <w:tc>
          <w:tcPr>
            <w:tcW w:w="1726" w:type="dxa"/>
            <w:vMerge/>
            <w:tcBorders>
              <w:top w:val="single" w:sz="4" w:space="0" w:color="auto"/>
              <w:left w:val="nil"/>
              <w:bottom w:val="single" w:sz="4" w:space="0" w:color="auto"/>
              <w:right w:val="single" w:sz="4" w:space="0" w:color="auto"/>
            </w:tcBorders>
            <w:shd w:val="clear" w:color="auto" w:fill="auto"/>
          </w:tcPr>
          <w:p w14:paraId="2ACC9A0F" w14:textId="77777777" w:rsidR="003F02C0" w:rsidRPr="005A6CA9" w:rsidRDefault="003F02C0" w:rsidP="003F02C0">
            <w:pPr>
              <w:pStyle w:val="PargrafodaLista"/>
              <w:spacing w:after="0" w:line="240" w:lineRule="auto"/>
              <w:ind w:left="360"/>
              <w:jc w:val="both"/>
              <w:rPr>
                <w:rFonts w:eastAsia="Times New Roman"/>
                <w:b/>
                <w:bCs/>
                <w:sz w:val="20"/>
                <w:szCs w:val="20"/>
              </w:rPr>
            </w:pPr>
          </w:p>
        </w:tc>
        <w:tc>
          <w:tcPr>
            <w:tcW w:w="2548" w:type="dxa"/>
            <w:vMerge/>
            <w:tcBorders>
              <w:top w:val="single" w:sz="4" w:space="0" w:color="auto"/>
              <w:left w:val="nil"/>
              <w:bottom w:val="single" w:sz="4" w:space="0" w:color="auto"/>
              <w:right w:val="single" w:sz="4" w:space="0" w:color="auto"/>
            </w:tcBorders>
            <w:shd w:val="clear" w:color="auto" w:fill="auto"/>
          </w:tcPr>
          <w:p w14:paraId="063EFC3B" w14:textId="77777777" w:rsidR="003F02C0" w:rsidRPr="005A6CA9" w:rsidRDefault="003F02C0" w:rsidP="003F02C0">
            <w:pPr>
              <w:spacing w:after="0" w:line="240" w:lineRule="auto"/>
              <w:jc w:val="center"/>
              <w:rPr>
                <w:rFonts w:eastAsia="Times New Roman"/>
                <w:b/>
                <w:bCs/>
                <w:sz w:val="20"/>
                <w:szCs w:val="20"/>
              </w:rPr>
            </w:pPr>
          </w:p>
        </w:tc>
      </w:tr>
    </w:tbl>
    <w:p w14:paraId="768F42F2" w14:textId="77777777" w:rsidR="009268A7" w:rsidRDefault="009268A7" w:rsidP="009268A7"/>
    <w:p w14:paraId="61E4E9A1" w14:textId="31430236" w:rsidR="00BC329B" w:rsidRDefault="00BC329B" w:rsidP="490D8E04">
      <w:pPr>
        <w:shd w:val="clear" w:color="auto" w:fill="FFFFFF" w:themeFill="background1"/>
        <w:spacing w:before="300" w:after="300" w:line="360" w:lineRule="auto"/>
        <w:jc w:val="both"/>
        <w:rPr>
          <w:rFonts w:ascii="Arial" w:hAnsi="Arial" w:cs="Arial"/>
          <w:sz w:val="24"/>
          <w:szCs w:val="24"/>
        </w:rPr>
      </w:pPr>
    </w:p>
    <w:tbl>
      <w:tblPr>
        <w:tblW w:w="15730" w:type="dxa"/>
        <w:jc w:val="center"/>
        <w:tblCellMar>
          <w:left w:w="70" w:type="dxa"/>
          <w:right w:w="70" w:type="dxa"/>
        </w:tblCellMar>
        <w:tblLook w:val="04A0" w:firstRow="1" w:lastRow="0" w:firstColumn="1" w:lastColumn="0" w:noHBand="0" w:noVBand="1"/>
      </w:tblPr>
      <w:tblGrid>
        <w:gridCol w:w="2006"/>
        <w:gridCol w:w="1857"/>
        <w:gridCol w:w="7632"/>
        <w:gridCol w:w="1699"/>
        <w:gridCol w:w="2536"/>
      </w:tblGrid>
      <w:tr w:rsidR="00BC329B" w:rsidRPr="002A2755" w14:paraId="15477C95" w14:textId="77777777" w:rsidTr="00BC329B">
        <w:trPr>
          <w:trHeight w:val="510"/>
          <w:jc w:val="center"/>
        </w:trPr>
        <w:tc>
          <w:tcPr>
            <w:tcW w:w="1573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60AAD8AE" w14:textId="77777777" w:rsidR="00BC329B" w:rsidRPr="002A2755" w:rsidRDefault="00BC329B" w:rsidP="00BC329B">
            <w:pPr>
              <w:spacing w:after="0" w:line="240" w:lineRule="auto"/>
              <w:jc w:val="center"/>
              <w:rPr>
                <w:rFonts w:eastAsia="Times New Roman"/>
                <w:b/>
                <w:bCs/>
                <w:color w:val="8EAADB" w:themeColor="accent1" w:themeTint="99"/>
                <w:sz w:val="44"/>
                <w:szCs w:val="44"/>
              </w:rPr>
            </w:pPr>
            <w:r w:rsidRPr="003D66A9">
              <w:rPr>
                <w:rFonts w:eastAsia="Times New Roman"/>
                <w:b/>
                <w:bCs/>
                <w:color w:val="8EAADB" w:themeColor="accent1" w:themeTint="99"/>
                <w:sz w:val="44"/>
                <w:szCs w:val="44"/>
              </w:rPr>
              <w:t>SESI – Educação Infantil</w:t>
            </w:r>
          </w:p>
        </w:tc>
      </w:tr>
      <w:tr w:rsidR="00BC329B" w:rsidRPr="005206E6" w14:paraId="3AB1130C" w14:textId="77777777" w:rsidTr="00BC329B">
        <w:trPr>
          <w:trHeight w:val="170"/>
          <w:jc w:val="center"/>
        </w:trPr>
        <w:tc>
          <w:tcPr>
            <w:tcW w:w="1573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72830CC9" w14:textId="77777777" w:rsidR="00BC329B" w:rsidRDefault="00BC329B" w:rsidP="00BC329B">
            <w:pPr>
              <w:spacing w:after="0" w:line="240" w:lineRule="auto"/>
              <w:jc w:val="center"/>
              <w:rPr>
                <w:rFonts w:eastAsia="Times New Roman"/>
                <w:b/>
                <w:bCs/>
                <w:sz w:val="20"/>
                <w:szCs w:val="20"/>
              </w:rPr>
            </w:pPr>
          </w:p>
          <w:p w14:paraId="288E5EC0" w14:textId="77777777" w:rsidR="00BC329B" w:rsidRPr="002A2755" w:rsidRDefault="00BC329B" w:rsidP="00BC329B">
            <w:pPr>
              <w:autoSpaceDE w:val="0"/>
              <w:autoSpaceDN w:val="0"/>
              <w:adjustRightInd w:val="0"/>
              <w:spacing w:after="0" w:line="240" w:lineRule="auto"/>
              <w:jc w:val="center"/>
              <w:rPr>
                <w:rFonts w:eastAsia="Times New Roman"/>
                <w:b/>
                <w:bCs/>
                <w:color w:val="2F5496" w:themeColor="accent1" w:themeShade="BF"/>
                <w:sz w:val="28"/>
                <w:szCs w:val="28"/>
              </w:rPr>
            </w:pPr>
            <w:r>
              <w:rPr>
                <w:rFonts w:eastAsia="Times New Roman"/>
                <w:b/>
                <w:bCs/>
                <w:color w:val="2F5496" w:themeColor="accent1" w:themeShade="BF"/>
                <w:sz w:val="28"/>
                <w:szCs w:val="28"/>
              </w:rPr>
              <w:t>CAMPO DE EXPERIÊNCIAS:</w:t>
            </w:r>
            <w:r w:rsidRPr="002443BB">
              <w:rPr>
                <w:rFonts w:eastAsia="Times New Roman"/>
                <w:b/>
                <w:bCs/>
                <w:color w:val="2F5496" w:themeColor="accent1" w:themeShade="BF"/>
                <w:sz w:val="28"/>
                <w:szCs w:val="28"/>
              </w:rPr>
              <w:t xml:space="preserve"> “</w:t>
            </w:r>
            <w:r>
              <w:rPr>
                <w:rFonts w:eastAsia="Times New Roman"/>
                <w:b/>
                <w:bCs/>
                <w:color w:val="2F5496" w:themeColor="accent1" w:themeShade="BF"/>
                <w:sz w:val="28"/>
                <w:szCs w:val="28"/>
              </w:rPr>
              <w:t>TRAÇOS, SONS, CORES E FORMAS</w:t>
            </w:r>
            <w:r w:rsidRPr="002443BB">
              <w:rPr>
                <w:rFonts w:eastAsia="Times New Roman"/>
                <w:b/>
                <w:bCs/>
                <w:color w:val="2F5496" w:themeColor="accent1" w:themeShade="BF"/>
                <w:sz w:val="28"/>
                <w:szCs w:val="28"/>
              </w:rPr>
              <w:t>”</w:t>
            </w:r>
            <w:r>
              <w:rPr>
                <w:rFonts w:eastAsia="Times New Roman"/>
                <w:b/>
                <w:bCs/>
                <w:color w:val="2F5496" w:themeColor="accent1" w:themeShade="BF"/>
                <w:sz w:val="28"/>
                <w:szCs w:val="28"/>
              </w:rPr>
              <w:t xml:space="preserve"> - </w:t>
            </w:r>
            <w:r w:rsidRPr="00DB58CE">
              <w:rPr>
                <w:rFonts w:eastAsia="Times New Roman"/>
                <w:b/>
                <w:bCs/>
                <w:color w:val="2F5496" w:themeColor="accent1" w:themeShade="BF"/>
                <w:sz w:val="28"/>
                <w:szCs w:val="28"/>
              </w:rPr>
              <w:t xml:space="preserve">Crianças bem pequenas </w:t>
            </w:r>
            <w:r>
              <w:rPr>
                <w:rFonts w:eastAsia="Times New Roman"/>
                <w:b/>
                <w:bCs/>
                <w:color w:val="2F5496" w:themeColor="accent1" w:themeShade="BF"/>
                <w:sz w:val="28"/>
                <w:szCs w:val="28"/>
              </w:rPr>
              <w:t>(</w:t>
            </w:r>
            <w:r w:rsidRPr="00DB58CE">
              <w:rPr>
                <w:rFonts w:eastAsia="Times New Roman"/>
                <w:b/>
                <w:bCs/>
                <w:color w:val="2F5496" w:themeColor="accent1" w:themeShade="BF"/>
                <w:sz w:val="28"/>
                <w:szCs w:val="28"/>
              </w:rPr>
              <w:t>3 anos e 11 meses</w:t>
            </w:r>
            <w:r>
              <w:rPr>
                <w:rFonts w:eastAsia="Times New Roman"/>
                <w:b/>
                <w:bCs/>
                <w:color w:val="2F5496" w:themeColor="accent1" w:themeShade="BF"/>
                <w:sz w:val="28"/>
                <w:szCs w:val="28"/>
              </w:rPr>
              <w:t>)</w:t>
            </w:r>
          </w:p>
          <w:p w14:paraId="78D5BC98" w14:textId="77777777" w:rsidR="00BC329B" w:rsidRPr="005206E6" w:rsidRDefault="00BC329B" w:rsidP="00BC329B">
            <w:pPr>
              <w:spacing w:after="0" w:line="240" w:lineRule="auto"/>
              <w:jc w:val="center"/>
              <w:rPr>
                <w:rFonts w:eastAsia="Times New Roman"/>
                <w:b/>
                <w:bCs/>
                <w:sz w:val="20"/>
                <w:szCs w:val="20"/>
              </w:rPr>
            </w:pPr>
          </w:p>
        </w:tc>
      </w:tr>
      <w:tr w:rsidR="00BC329B" w:rsidRPr="004E17C4" w14:paraId="505318D4" w14:textId="77777777" w:rsidTr="00BC329B">
        <w:trPr>
          <w:trHeight w:val="477"/>
          <w:jc w:val="center"/>
        </w:trPr>
        <w:tc>
          <w:tcPr>
            <w:tcW w:w="200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363488B4" w14:textId="77777777" w:rsidR="00BC329B" w:rsidRPr="004E17C4" w:rsidRDefault="00BC329B" w:rsidP="00BC329B">
            <w:pPr>
              <w:spacing w:after="0" w:line="240" w:lineRule="auto"/>
              <w:jc w:val="center"/>
              <w:rPr>
                <w:rFonts w:eastAsia="Times New Roman" w:cstheme="minorHAnsi"/>
                <w:b/>
                <w:bCs/>
              </w:rPr>
            </w:pPr>
            <w:r w:rsidRPr="004E17C4">
              <w:rPr>
                <w:rFonts w:eastAsia="Times New Roman" w:cstheme="minorHAnsi"/>
                <w:b/>
                <w:bCs/>
              </w:rPr>
              <w:t>OBJETIVOS DE APRENDIZAGEM E DESENVOLVIMENTO BNCC</w:t>
            </w:r>
          </w:p>
        </w:tc>
        <w:tc>
          <w:tcPr>
            <w:tcW w:w="1857"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186D36F6" w14:textId="77777777" w:rsidR="00BC329B" w:rsidRPr="004E17C4" w:rsidRDefault="00BC329B" w:rsidP="00BC329B">
            <w:pPr>
              <w:spacing w:after="0" w:line="240" w:lineRule="auto"/>
              <w:jc w:val="center"/>
              <w:rPr>
                <w:rFonts w:eastAsia="Times New Roman" w:cstheme="minorHAnsi"/>
                <w:b/>
                <w:bCs/>
              </w:rPr>
            </w:pPr>
            <w:r w:rsidRPr="004E17C4">
              <w:rPr>
                <w:rFonts w:eastAsia="Times New Roman" w:cstheme="minorHAnsi"/>
                <w:b/>
                <w:bCs/>
              </w:rPr>
              <w:t>COMPETÊNCIAS GERAIS DA BNCC</w:t>
            </w:r>
          </w:p>
        </w:tc>
        <w:tc>
          <w:tcPr>
            <w:tcW w:w="7632" w:type="dxa"/>
            <w:tcBorders>
              <w:top w:val="single" w:sz="4" w:space="0" w:color="auto"/>
              <w:left w:val="nil"/>
              <w:bottom w:val="single" w:sz="4" w:space="0" w:color="auto"/>
              <w:right w:val="single" w:sz="4" w:space="0" w:color="auto"/>
            </w:tcBorders>
            <w:shd w:val="clear" w:color="auto" w:fill="auto"/>
            <w:vAlign w:val="center"/>
          </w:tcPr>
          <w:p w14:paraId="30E23F7A" w14:textId="77777777" w:rsidR="00BC329B" w:rsidRPr="004E17C4" w:rsidRDefault="00BC329B" w:rsidP="00BC329B">
            <w:pPr>
              <w:spacing w:after="0" w:line="240" w:lineRule="auto"/>
              <w:jc w:val="center"/>
              <w:rPr>
                <w:rFonts w:eastAsia="Times New Roman" w:cstheme="minorHAnsi"/>
                <w:b/>
                <w:bCs/>
              </w:rPr>
            </w:pPr>
            <w:r w:rsidRPr="004E17C4">
              <w:rPr>
                <w:rFonts w:eastAsia="Times New Roman" w:cstheme="minorHAnsi"/>
                <w:b/>
                <w:bCs/>
              </w:rPr>
              <w:t>OBJETIVOS DE APRENDIZAGEM E DESENVOLVIMENTO SESI</w:t>
            </w:r>
          </w:p>
          <w:p w14:paraId="72AA096D" w14:textId="77777777" w:rsidR="00BC329B" w:rsidRPr="004E17C4" w:rsidRDefault="00BC329B" w:rsidP="00BC329B">
            <w:pPr>
              <w:spacing w:after="0" w:line="240" w:lineRule="auto"/>
              <w:jc w:val="center"/>
              <w:rPr>
                <w:rFonts w:eastAsia="Times New Roman" w:cstheme="minorHAnsi"/>
                <w:b/>
                <w:bCs/>
              </w:rPr>
            </w:pPr>
            <w:r w:rsidRPr="004E17C4">
              <w:rPr>
                <w:rFonts w:eastAsia="Times New Roman" w:cstheme="minorHAnsi"/>
                <w:b/>
                <w:bCs/>
              </w:rPr>
              <w:t>3 ANOS</w:t>
            </w:r>
          </w:p>
        </w:tc>
        <w:tc>
          <w:tcPr>
            <w:tcW w:w="1699" w:type="dxa"/>
            <w:tcBorders>
              <w:top w:val="single" w:sz="4" w:space="0" w:color="auto"/>
              <w:left w:val="nil"/>
              <w:bottom w:val="single" w:sz="4" w:space="0" w:color="auto"/>
              <w:right w:val="single" w:sz="4" w:space="0" w:color="auto"/>
            </w:tcBorders>
            <w:shd w:val="clear" w:color="auto" w:fill="auto"/>
            <w:vAlign w:val="center"/>
          </w:tcPr>
          <w:p w14:paraId="0038A033" w14:textId="77777777" w:rsidR="00BC329B" w:rsidRPr="004E17C4" w:rsidRDefault="00BC329B" w:rsidP="00BC329B">
            <w:pPr>
              <w:spacing w:after="0" w:line="240" w:lineRule="auto"/>
              <w:jc w:val="center"/>
              <w:rPr>
                <w:rFonts w:eastAsia="Times New Roman" w:cstheme="minorHAnsi"/>
                <w:b/>
                <w:bCs/>
              </w:rPr>
            </w:pPr>
            <w:r w:rsidRPr="004E17C4">
              <w:rPr>
                <w:rFonts w:eastAsia="Times New Roman" w:cstheme="minorHAnsi"/>
                <w:b/>
                <w:bCs/>
              </w:rPr>
              <w:t>DIREITOS DE APRENDIZAGEM</w:t>
            </w:r>
          </w:p>
        </w:tc>
        <w:tc>
          <w:tcPr>
            <w:tcW w:w="2536" w:type="dxa"/>
            <w:tcBorders>
              <w:top w:val="single" w:sz="4" w:space="0" w:color="auto"/>
              <w:left w:val="nil"/>
              <w:bottom w:val="single" w:sz="4" w:space="0" w:color="auto"/>
              <w:right w:val="single" w:sz="4" w:space="0" w:color="auto"/>
            </w:tcBorders>
            <w:shd w:val="clear" w:color="auto" w:fill="auto"/>
            <w:vAlign w:val="center"/>
          </w:tcPr>
          <w:p w14:paraId="176672E9" w14:textId="77777777" w:rsidR="00BC329B" w:rsidRPr="004E17C4" w:rsidRDefault="00BC329B" w:rsidP="00BC329B">
            <w:pPr>
              <w:spacing w:after="0" w:line="240" w:lineRule="auto"/>
              <w:jc w:val="center"/>
              <w:rPr>
                <w:rFonts w:eastAsia="Times New Roman" w:cstheme="minorHAnsi"/>
                <w:b/>
                <w:bCs/>
              </w:rPr>
            </w:pPr>
            <w:r w:rsidRPr="004E17C4">
              <w:rPr>
                <w:rFonts w:eastAsia="Times New Roman" w:cstheme="minorHAnsi"/>
                <w:b/>
                <w:bCs/>
              </w:rPr>
              <w:t>OBJETIVOS DE DESENVOLVIMENTO SUSTENTÁVEL</w:t>
            </w:r>
          </w:p>
        </w:tc>
      </w:tr>
      <w:tr w:rsidR="00BC329B" w:rsidRPr="004E17C4" w14:paraId="765954D1" w14:textId="77777777" w:rsidTr="00BC329B">
        <w:trPr>
          <w:trHeight w:val="20"/>
          <w:jc w:val="center"/>
        </w:trPr>
        <w:tc>
          <w:tcPr>
            <w:tcW w:w="2006" w:type="dxa"/>
            <w:vMerge w:val="restart"/>
            <w:tcBorders>
              <w:left w:val="single" w:sz="4" w:space="0" w:color="auto"/>
              <w:right w:val="single" w:sz="4" w:space="0" w:color="auto"/>
            </w:tcBorders>
            <w:shd w:val="clear" w:color="auto" w:fill="E2EFD9" w:themeFill="accent6" w:themeFillTint="33"/>
            <w:vAlign w:val="center"/>
          </w:tcPr>
          <w:p w14:paraId="1EEC7077"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(EI02TS01)</w:t>
            </w:r>
          </w:p>
          <w:p w14:paraId="6FA33D0D"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Criar sons com materiais,</w:t>
            </w:r>
          </w:p>
          <w:p w14:paraId="646A01EC"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objetos e instrumentos</w:t>
            </w:r>
          </w:p>
          <w:p w14:paraId="51D8B1A5"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musicais, para acompanhar</w:t>
            </w:r>
          </w:p>
          <w:p w14:paraId="0123EAE6" w14:textId="77777777" w:rsidR="00BC329B" w:rsidRPr="004E17C4" w:rsidRDefault="00BC329B" w:rsidP="00BC329B">
            <w:pPr>
              <w:spacing w:after="0" w:line="240" w:lineRule="auto"/>
              <w:jc w:val="center"/>
              <w:rPr>
                <w:rFonts w:eastAsia="Times New Roman" w:cstheme="minorHAnsi"/>
                <w:b/>
                <w:bCs/>
              </w:rPr>
            </w:pPr>
            <w:r w:rsidRPr="004E17C4">
              <w:rPr>
                <w:rFonts w:cstheme="minorHAnsi"/>
                <w:b/>
                <w:bCs/>
              </w:rPr>
              <w:t>diversos ritmos de música.</w:t>
            </w:r>
          </w:p>
        </w:tc>
        <w:tc>
          <w:tcPr>
            <w:tcW w:w="1857" w:type="dxa"/>
            <w:vMerge w:val="restart"/>
            <w:tcBorders>
              <w:left w:val="single" w:sz="4" w:space="0" w:color="auto"/>
              <w:right w:val="single" w:sz="4" w:space="0" w:color="auto"/>
            </w:tcBorders>
            <w:shd w:val="clear" w:color="auto" w:fill="D9E2F3" w:themeFill="accent1" w:themeFillTint="33"/>
          </w:tcPr>
          <w:p w14:paraId="59F738DE"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C1. Conhecimento</w:t>
            </w:r>
          </w:p>
          <w:p w14:paraId="7C4D8924"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C3. Repertório cultural</w:t>
            </w:r>
          </w:p>
          <w:p w14:paraId="45933658"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C4. Comunicação</w:t>
            </w:r>
          </w:p>
          <w:p w14:paraId="3B98A902"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C5. Cultura digital</w:t>
            </w:r>
          </w:p>
          <w:p w14:paraId="6A987FCD"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C8. Autoconhecimento e autocuidado</w:t>
            </w:r>
          </w:p>
          <w:p w14:paraId="776BBFA6" w14:textId="77777777" w:rsidR="00BC329B" w:rsidRPr="004E17C4" w:rsidRDefault="00BC329B" w:rsidP="00BC329B">
            <w:pPr>
              <w:spacing w:after="0" w:line="240" w:lineRule="auto"/>
              <w:rPr>
                <w:rFonts w:eastAsia="Times New Roman" w:cstheme="minorHAnsi"/>
                <w:color w:val="000000"/>
              </w:rPr>
            </w:pPr>
            <w:r w:rsidRPr="004E17C4">
              <w:rPr>
                <w:rFonts w:eastAsia="Times New Roman" w:cstheme="minorHAnsi"/>
                <w:color w:val="000000"/>
              </w:rPr>
              <w:t>C9. Empatia e cooperação</w:t>
            </w:r>
          </w:p>
          <w:p w14:paraId="7BA43DE2"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C10. Responsabilidade e cidadania</w:t>
            </w:r>
          </w:p>
          <w:p w14:paraId="66E70D99" w14:textId="77777777" w:rsidR="00BC329B" w:rsidRPr="004E17C4" w:rsidRDefault="00BC329B" w:rsidP="00BC329B">
            <w:pPr>
              <w:spacing w:after="0" w:line="240" w:lineRule="auto"/>
              <w:ind w:left="360"/>
              <w:jc w:val="both"/>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49018238" w14:textId="77777777" w:rsidR="00BC329B" w:rsidRPr="004E17C4" w:rsidRDefault="00BC329B" w:rsidP="00BC329B">
            <w:pPr>
              <w:spacing w:after="0" w:line="240" w:lineRule="auto"/>
              <w:ind w:left="34"/>
              <w:jc w:val="both"/>
              <w:rPr>
                <w:rFonts w:eastAsia="Times New Roman" w:cstheme="minorHAnsi"/>
                <w:color w:val="000000"/>
              </w:rPr>
            </w:pPr>
            <w:r w:rsidRPr="004E17C4">
              <w:rPr>
                <w:rFonts w:cstheme="minorHAnsi"/>
                <w:b/>
                <w:bCs/>
              </w:rPr>
              <w:t xml:space="preserve">EI02TS01-3S01- </w:t>
            </w:r>
            <w:r w:rsidRPr="004E17C4">
              <w:rPr>
                <w:rFonts w:eastAsia="Times New Roman" w:cstheme="minorHAnsi"/>
                <w:color w:val="000000"/>
              </w:rPr>
              <w:t>Desenvolver a escuta e percepção auditiva ao ouvir melodias com arranjos diferenciados.</w:t>
            </w:r>
            <w:r w:rsidRPr="004E17C4">
              <w:rPr>
                <w:rFonts w:cstheme="minorHAnsi"/>
                <w:b/>
                <w:bCs/>
              </w:rPr>
              <w:t xml:space="preserve"> </w:t>
            </w:r>
          </w:p>
        </w:tc>
        <w:tc>
          <w:tcPr>
            <w:tcW w:w="1699" w:type="dxa"/>
            <w:vMerge w:val="restart"/>
            <w:tcBorders>
              <w:left w:val="nil"/>
              <w:right w:val="single" w:sz="4" w:space="0" w:color="auto"/>
            </w:tcBorders>
            <w:shd w:val="clear" w:color="auto" w:fill="auto"/>
          </w:tcPr>
          <w:p w14:paraId="59ED7DCD"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Conviver</w:t>
            </w:r>
          </w:p>
          <w:p w14:paraId="07000B0D"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Brincar</w:t>
            </w:r>
          </w:p>
          <w:p w14:paraId="27B4A294"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Participar</w:t>
            </w:r>
          </w:p>
          <w:p w14:paraId="57CDCBB9"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Explorar</w:t>
            </w:r>
          </w:p>
          <w:p w14:paraId="0D0D6EBF"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Expressar</w:t>
            </w:r>
          </w:p>
          <w:p w14:paraId="575E5680" w14:textId="462ACC7A" w:rsidR="00BC329B" w:rsidRPr="004E17C4" w:rsidRDefault="00F23E51" w:rsidP="00BC329B">
            <w:pPr>
              <w:spacing w:after="0" w:line="240" w:lineRule="auto"/>
              <w:jc w:val="both"/>
              <w:rPr>
                <w:rFonts w:eastAsia="Times New Roman" w:cstheme="minorHAnsi"/>
                <w:color w:val="000000"/>
              </w:rPr>
            </w:pPr>
            <w:r>
              <w:rPr>
                <w:rFonts w:eastAsia="Times New Roman" w:cstheme="minorHAnsi"/>
                <w:color w:val="000000"/>
              </w:rPr>
              <w:t xml:space="preserve">   </w:t>
            </w:r>
            <w:r w:rsidR="00BC329B" w:rsidRPr="004E17C4">
              <w:rPr>
                <w:rFonts w:eastAsia="Times New Roman" w:cstheme="minorHAnsi"/>
                <w:color w:val="000000"/>
              </w:rPr>
              <w:t>Conhecer-se</w:t>
            </w:r>
          </w:p>
        </w:tc>
        <w:tc>
          <w:tcPr>
            <w:tcW w:w="2536" w:type="dxa"/>
            <w:vMerge w:val="restart"/>
            <w:tcBorders>
              <w:left w:val="nil"/>
              <w:right w:val="single" w:sz="4" w:space="0" w:color="auto"/>
            </w:tcBorders>
            <w:shd w:val="clear" w:color="auto" w:fill="auto"/>
          </w:tcPr>
          <w:p w14:paraId="5929406B" w14:textId="77777777" w:rsidR="00BC329B" w:rsidRPr="004E17C4" w:rsidRDefault="00BC329B" w:rsidP="00BC329B">
            <w:pPr>
              <w:pStyle w:val="PargrafodaLista"/>
              <w:spacing w:after="0" w:line="240" w:lineRule="auto"/>
              <w:ind w:left="294"/>
              <w:jc w:val="both"/>
              <w:rPr>
                <w:rFonts w:eastAsia="Times New Roman" w:cstheme="minorHAnsi"/>
                <w:color w:val="000000"/>
              </w:rPr>
            </w:pPr>
            <w:r w:rsidRPr="004E17C4">
              <w:rPr>
                <w:rFonts w:cstheme="minorHAnsi"/>
                <w:noProof/>
              </w:rPr>
              <w:drawing>
                <wp:inline distT="0" distB="0" distL="0" distR="0" wp14:anchorId="4223AB0D" wp14:editId="6D65EF3B">
                  <wp:extent cx="904632" cy="888150"/>
                  <wp:effectExtent l="0" t="0" r="0" b="7620"/>
                  <wp:docPr id="1680138587" name="Imagem 1680138587"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33396" t="15267" r="49839" b="57157"/>
                          <a:stretch/>
                        </pic:blipFill>
                        <pic:spPr bwMode="auto">
                          <a:xfrm>
                            <a:off x="0" y="0"/>
                            <a:ext cx="905339" cy="888845"/>
                          </a:xfrm>
                          <a:prstGeom prst="rect">
                            <a:avLst/>
                          </a:prstGeom>
                          <a:noFill/>
                          <a:ln>
                            <a:noFill/>
                          </a:ln>
                          <a:extLst>
                            <a:ext uri="{53640926-AAD7-44D8-BBD7-CCE9431645EC}">
                              <a14:shadowObscured xmlns:a14="http://schemas.microsoft.com/office/drawing/2010/main"/>
                            </a:ext>
                          </a:extLst>
                        </pic:spPr>
                      </pic:pic>
                    </a:graphicData>
                  </a:graphic>
                </wp:inline>
              </w:drawing>
            </w:r>
          </w:p>
          <w:p w14:paraId="1E99337F" w14:textId="77777777" w:rsidR="00BC329B" w:rsidRPr="004E17C4" w:rsidRDefault="00BC329B" w:rsidP="00BC329B">
            <w:pPr>
              <w:pStyle w:val="PargrafodaLista"/>
              <w:spacing w:after="0" w:line="240" w:lineRule="auto"/>
              <w:ind w:left="294"/>
              <w:jc w:val="both"/>
              <w:rPr>
                <w:rFonts w:eastAsia="Times New Roman" w:cstheme="minorHAnsi"/>
                <w:color w:val="000000"/>
              </w:rPr>
            </w:pPr>
            <w:r w:rsidRPr="004E17C4">
              <w:rPr>
                <w:rFonts w:cstheme="minorHAnsi"/>
                <w:noProof/>
              </w:rPr>
              <w:drawing>
                <wp:inline distT="0" distB="0" distL="0" distR="0" wp14:anchorId="7A979EA5" wp14:editId="25AE15A8">
                  <wp:extent cx="906711" cy="888521"/>
                  <wp:effectExtent l="0" t="0" r="8255" b="6985"/>
                  <wp:docPr id="1680138588" name="Imagem 1680138588"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C329B" w:rsidRPr="004E17C4" w14:paraId="538E567B" w14:textId="77777777" w:rsidTr="00BC329B">
        <w:trPr>
          <w:trHeight w:val="20"/>
          <w:jc w:val="center"/>
        </w:trPr>
        <w:tc>
          <w:tcPr>
            <w:tcW w:w="2006" w:type="dxa"/>
            <w:vMerge/>
            <w:tcBorders>
              <w:left w:val="single" w:sz="4" w:space="0" w:color="auto"/>
              <w:right w:val="single" w:sz="4" w:space="0" w:color="auto"/>
            </w:tcBorders>
            <w:shd w:val="clear" w:color="auto" w:fill="E2EFD9" w:themeFill="accent6" w:themeFillTint="33"/>
            <w:vAlign w:val="center"/>
          </w:tcPr>
          <w:p w14:paraId="5C17D348" w14:textId="77777777" w:rsidR="00BC329B" w:rsidRPr="004E17C4" w:rsidRDefault="00BC329B" w:rsidP="00BC329B">
            <w:pPr>
              <w:spacing w:after="0" w:line="240" w:lineRule="auto"/>
              <w:jc w:val="center"/>
              <w:rPr>
                <w:rFonts w:eastAsia="Times New Roman"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191146A7" w14:textId="77777777" w:rsidR="00BC329B" w:rsidRPr="004E17C4" w:rsidRDefault="00BC329B" w:rsidP="00BC329B">
            <w:pPr>
              <w:spacing w:after="0" w:line="240" w:lineRule="auto"/>
              <w:ind w:left="360"/>
              <w:jc w:val="both"/>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46D031CF" w14:textId="77777777" w:rsidR="00BC329B" w:rsidRPr="004E17C4" w:rsidRDefault="00BC329B" w:rsidP="00BC329B">
            <w:pPr>
              <w:spacing w:after="0" w:line="240" w:lineRule="auto"/>
              <w:ind w:left="34"/>
              <w:jc w:val="both"/>
              <w:rPr>
                <w:rFonts w:cstheme="minorHAnsi"/>
                <w:b/>
                <w:bCs/>
              </w:rPr>
            </w:pPr>
            <w:r w:rsidRPr="004E17C4">
              <w:rPr>
                <w:rFonts w:cstheme="minorHAnsi"/>
                <w:b/>
                <w:bCs/>
              </w:rPr>
              <w:t xml:space="preserve">EI02TS01-3S02- </w:t>
            </w:r>
            <w:r w:rsidRPr="004E17C4">
              <w:rPr>
                <w:rFonts w:eastAsia="Times New Roman" w:cstheme="minorHAnsi"/>
                <w:color w:val="000000"/>
              </w:rPr>
              <w:t>Explorar objetos sonoros e instrumentos musicais.</w:t>
            </w:r>
          </w:p>
        </w:tc>
        <w:tc>
          <w:tcPr>
            <w:tcW w:w="1699" w:type="dxa"/>
            <w:vMerge/>
            <w:tcBorders>
              <w:left w:val="nil"/>
              <w:right w:val="single" w:sz="4" w:space="0" w:color="auto"/>
            </w:tcBorders>
            <w:shd w:val="clear" w:color="auto" w:fill="auto"/>
          </w:tcPr>
          <w:p w14:paraId="3C13B46E" w14:textId="77777777" w:rsidR="00BC329B" w:rsidRPr="004E17C4" w:rsidRDefault="00BC329B" w:rsidP="00DC5FA0">
            <w:pPr>
              <w:pStyle w:val="PargrafodaLista"/>
              <w:numPr>
                <w:ilvl w:val="0"/>
                <w:numId w:val="27"/>
              </w:numPr>
              <w:spacing w:after="0" w:line="240" w:lineRule="auto"/>
              <w:jc w:val="both"/>
              <w:rPr>
                <w:rFonts w:eastAsia="Times New Roman" w:cstheme="minorHAnsi"/>
                <w:color w:val="000000"/>
              </w:rPr>
            </w:pPr>
          </w:p>
        </w:tc>
        <w:tc>
          <w:tcPr>
            <w:tcW w:w="2536" w:type="dxa"/>
            <w:vMerge/>
            <w:tcBorders>
              <w:left w:val="nil"/>
              <w:right w:val="single" w:sz="4" w:space="0" w:color="auto"/>
            </w:tcBorders>
            <w:shd w:val="clear" w:color="auto" w:fill="auto"/>
          </w:tcPr>
          <w:p w14:paraId="5AFDBED2" w14:textId="77777777" w:rsidR="00BC329B" w:rsidRPr="004E17C4" w:rsidRDefault="00BC329B" w:rsidP="00DC5FA0">
            <w:pPr>
              <w:pStyle w:val="PargrafodaLista"/>
              <w:numPr>
                <w:ilvl w:val="0"/>
                <w:numId w:val="25"/>
              </w:numPr>
              <w:spacing w:after="0" w:line="240" w:lineRule="auto"/>
              <w:ind w:left="294" w:hanging="283"/>
              <w:jc w:val="both"/>
              <w:rPr>
                <w:rFonts w:eastAsia="Times New Roman" w:cstheme="minorHAnsi"/>
                <w:color w:val="000000"/>
              </w:rPr>
            </w:pPr>
          </w:p>
        </w:tc>
      </w:tr>
      <w:tr w:rsidR="00BC329B" w:rsidRPr="004E17C4" w14:paraId="5A3DC3DA" w14:textId="77777777" w:rsidTr="00BC329B">
        <w:trPr>
          <w:trHeight w:val="20"/>
          <w:jc w:val="center"/>
        </w:trPr>
        <w:tc>
          <w:tcPr>
            <w:tcW w:w="2006" w:type="dxa"/>
            <w:vMerge/>
            <w:tcBorders>
              <w:left w:val="single" w:sz="4" w:space="0" w:color="auto"/>
              <w:right w:val="single" w:sz="4" w:space="0" w:color="auto"/>
            </w:tcBorders>
            <w:shd w:val="clear" w:color="auto" w:fill="E2EFD9" w:themeFill="accent6" w:themeFillTint="33"/>
            <w:vAlign w:val="center"/>
          </w:tcPr>
          <w:p w14:paraId="16987E82" w14:textId="77777777" w:rsidR="00BC329B" w:rsidRPr="004E17C4" w:rsidRDefault="00BC329B" w:rsidP="00BC329B">
            <w:pPr>
              <w:spacing w:after="0" w:line="240" w:lineRule="auto"/>
              <w:jc w:val="center"/>
              <w:rPr>
                <w:rFonts w:eastAsia="Times New Roman"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733A0230" w14:textId="77777777" w:rsidR="00BC329B" w:rsidRPr="004E17C4" w:rsidRDefault="00BC329B" w:rsidP="00BC329B">
            <w:pPr>
              <w:spacing w:after="0" w:line="240" w:lineRule="auto"/>
              <w:ind w:left="360"/>
              <w:jc w:val="both"/>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1372D7C9" w14:textId="77777777" w:rsidR="00BC329B" w:rsidRPr="004E17C4" w:rsidRDefault="00BC329B" w:rsidP="00BC329B">
            <w:pPr>
              <w:spacing w:after="0" w:line="240" w:lineRule="auto"/>
              <w:ind w:left="34"/>
              <w:jc w:val="both"/>
              <w:rPr>
                <w:rFonts w:cstheme="minorHAnsi"/>
                <w:b/>
                <w:bCs/>
              </w:rPr>
            </w:pPr>
            <w:r w:rsidRPr="004E17C4">
              <w:rPr>
                <w:rFonts w:cstheme="minorHAnsi"/>
                <w:b/>
                <w:bCs/>
              </w:rPr>
              <w:t xml:space="preserve">EI02TS01-3S03- </w:t>
            </w:r>
            <w:r w:rsidRPr="004E17C4">
              <w:rPr>
                <w:rFonts w:eastAsia="Times New Roman" w:cstheme="minorHAnsi"/>
                <w:color w:val="000000"/>
              </w:rPr>
              <w:t>Criar sons diferenciados combina</w:t>
            </w:r>
            <w:r>
              <w:rPr>
                <w:rFonts w:eastAsia="Times New Roman" w:cstheme="minorHAnsi"/>
                <w:color w:val="000000"/>
              </w:rPr>
              <w:t>n</w:t>
            </w:r>
            <w:r w:rsidRPr="004E17C4">
              <w:rPr>
                <w:rFonts w:eastAsia="Times New Roman" w:cstheme="minorHAnsi"/>
                <w:color w:val="000000"/>
              </w:rPr>
              <w:t>do diferentes materiais e sucatas.</w:t>
            </w:r>
          </w:p>
        </w:tc>
        <w:tc>
          <w:tcPr>
            <w:tcW w:w="1699" w:type="dxa"/>
            <w:vMerge/>
            <w:tcBorders>
              <w:left w:val="nil"/>
              <w:right w:val="single" w:sz="4" w:space="0" w:color="auto"/>
            </w:tcBorders>
            <w:shd w:val="clear" w:color="auto" w:fill="auto"/>
          </w:tcPr>
          <w:p w14:paraId="37CD06AC" w14:textId="77777777" w:rsidR="00BC329B" w:rsidRPr="004E17C4" w:rsidRDefault="00BC329B" w:rsidP="00DC5FA0">
            <w:pPr>
              <w:pStyle w:val="PargrafodaLista"/>
              <w:numPr>
                <w:ilvl w:val="0"/>
                <w:numId w:val="27"/>
              </w:numPr>
              <w:spacing w:after="0" w:line="240" w:lineRule="auto"/>
              <w:jc w:val="both"/>
              <w:rPr>
                <w:rFonts w:eastAsia="Times New Roman" w:cstheme="minorHAnsi"/>
                <w:color w:val="000000"/>
              </w:rPr>
            </w:pPr>
          </w:p>
        </w:tc>
        <w:tc>
          <w:tcPr>
            <w:tcW w:w="2536" w:type="dxa"/>
            <w:vMerge/>
            <w:tcBorders>
              <w:left w:val="nil"/>
              <w:right w:val="single" w:sz="4" w:space="0" w:color="auto"/>
            </w:tcBorders>
            <w:shd w:val="clear" w:color="auto" w:fill="auto"/>
          </w:tcPr>
          <w:p w14:paraId="4F85C75B" w14:textId="77777777" w:rsidR="00BC329B" w:rsidRPr="004E17C4" w:rsidRDefault="00BC329B" w:rsidP="00DC5FA0">
            <w:pPr>
              <w:pStyle w:val="PargrafodaLista"/>
              <w:numPr>
                <w:ilvl w:val="0"/>
                <w:numId w:val="25"/>
              </w:numPr>
              <w:spacing w:after="0" w:line="240" w:lineRule="auto"/>
              <w:ind w:left="294" w:hanging="283"/>
              <w:jc w:val="both"/>
              <w:rPr>
                <w:rFonts w:eastAsia="Times New Roman" w:cstheme="minorHAnsi"/>
                <w:color w:val="000000"/>
              </w:rPr>
            </w:pPr>
          </w:p>
        </w:tc>
      </w:tr>
      <w:tr w:rsidR="00BC329B" w:rsidRPr="004E17C4" w14:paraId="5A63E55D" w14:textId="77777777" w:rsidTr="00BC329B">
        <w:trPr>
          <w:trHeight w:val="20"/>
          <w:jc w:val="center"/>
        </w:trPr>
        <w:tc>
          <w:tcPr>
            <w:tcW w:w="2006" w:type="dxa"/>
            <w:vMerge/>
            <w:tcBorders>
              <w:left w:val="single" w:sz="4" w:space="0" w:color="auto"/>
              <w:right w:val="single" w:sz="4" w:space="0" w:color="auto"/>
            </w:tcBorders>
            <w:shd w:val="clear" w:color="auto" w:fill="E2EFD9" w:themeFill="accent6" w:themeFillTint="33"/>
            <w:vAlign w:val="center"/>
          </w:tcPr>
          <w:p w14:paraId="0E8F5B37" w14:textId="77777777" w:rsidR="00BC329B" w:rsidRPr="004E17C4" w:rsidRDefault="00BC329B" w:rsidP="00BC329B">
            <w:pPr>
              <w:spacing w:after="0" w:line="240" w:lineRule="auto"/>
              <w:jc w:val="center"/>
              <w:rPr>
                <w:rFonts w:eastAsia="Times New Roman"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2CAAF85E" w14:textId="77777777" w:rsidR="00BC329B" w:rsidRPr="004E17C4" w:rsidRDefault="00BC329B" w:rsidP="00BC329B">
            <w:pPr>
              <w:spacing w:after="0" w:line="240" w:lineRule="auto"/>
              <w:ind w:left="360"/>
              <w:jc w:val="both"/>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3606E825" w14:textId="77777777" w:rsidR="00BC329B" w:rsidRPr="004E17C4" w:rsidRDefault="00BC329B" w:rsidP="00BC329B">
            <w:pPr>
              <w:spacing w:after="0" w:line="240" w:lineRule="auto"/>
              <w:ind w:left="34"/>
              <w:jc w:val="both"/>
              <w:rPr>
                <w:rFonts w:cstheme="minorHAnsi"/>
                <w:b/>
                <w:bCs/>
              </w:rPr>
            </w:pPr>
            <w:r w:rsidRPr="004E17C4">
              <w:rPr>
                <w:rFonts w:cstheme="minorHAnsi"/>
                <w:b/>
                <w:bCs/>
              </w:rPr>
              <w:t xml:space="preserve">EI02TS01-3S04- </w:t>
            </w:r>
            <w:r w:rsidRPr="004E17C4">
              <w:rPr>
                <w:rFonts w:cstheme="minorHAnsi"/>
              </w:rPr>
              <w:t>Improvisar em situações diversas a imitação de sons variados e sons de instrumentos musicais.</w:t>
            </w:r>
          </w:p>
        </w:tc>
        <w:tc>
          <w:tcPr>
            <w:tcW w:w="1699" w:type="dxa"/>
            <w:vMerge/>
            <w:tcBorders>
              <w:left w:val="nil"/>
              <w:right w:val="single" w:sz="4" w:space="0" w:color="auto"/>
            </w:tcBorders>
            <w:shd w:val="clear" w:color="auto" w:fill="auto"/>
          </w:tcPr>
          <w:p w14:paraId="42049D8C" w14:textId="77777777" w:rsidR="00BC329B" w:rsidRPr="004E17C4" w:rsidRDefault="00BC329B" w:rsidP="00DC5FA0">
            <w:pPr>
              <w:pStyle w:val="PargrafodaLista"/>
              <w:numPr>
                <w:ilvl w:val="0"/>
                <w:numId w:val="27"/>
              </w:numPr>
              <w:spacing w:after="0" w:line="240" w:lineRule="auto"/>
              <w:jc w:val="both"/>
              <w:rPr>
                <w:rFonts w:eastAsia="Times New Roman" w:cstheme="minorHAnsi"/>
                <w:color w:val="000000"/>
              </w:rPr>
            </w:pPr>
          </w:p>
        </w:tc>
        <w:tc>
          <w:tcPr>
            <w:tcW w:w="2536" w:type="dxa"/>
            <w:vMerge/>
            <w:tcBorders>
              <w:left w:val="nil"/>
              <w:right w:val="single" w:sz="4" w:space="0" w:color="auto"/>
            </w:tcBorders>
            <w:shd w:val="clear" w:color="auto" w:fill="auto"/>
          </w:tcPr>
          <w:p w14:paraId="461CCFFD" w14:textId="77777777" w:rsidR="00BC329B" w:rsidRPr="004E17C4" w:rsidRDefault="00BC329B" w:rsidP="00DC5FA0">
            <w:pPr>
              <w:pStyle w:val="PargrafodaLista"/>
              <w:numPr>
                <w:ilvl w:val="0"/>
                <w:numId w:val="25"/>
              </w:numPr>
              <w:spacing w:after="0" w:line="240" w:lineRule="auto"/>
              <w:ind w:left="294" w:hanging="283"/>
              <w:jc w:val="both"/>
              <w:rPr>
                <w:rFonts w:eastAsia="Times New Roman" w:cstheme="minorHAnsi"/>
                <w:color w:val="000000"/>
              </w:rPr>
            </w:pPr>
          </w:p>
        </w:tc>
      </w:tr>
      <w:tr w:rsidR="00BC329B" w:rsidRPr="004E17C4" w14:paraId="5F03FD29" w14:textId="77777777" w:rsidTr="00BC329B">
        <w:trPr>
          <w:trHeight w:val="641"/>
          <w:jc w:val="center"/>
        </w:trPr>
        <w:tc>
          <w:tcPr>
            <w:tcW w:w="2006" w:type="dxa"/>
            <w:vMerge/>
            <w:tcBorders>
              <w:left w:val="single" w:sz="4" w:space="0" w:color="auto"/>
              <w:right w:val="single" w:sz="4" w:space="0" w:color="auto"/>
            </w:tcBorders>
            <w:shd w:val="clear" w:color="auto" w:fill="E2EFD9" w:themeFill="accent6" w:themeFillTint="33"/>
            <w:vAlign w:val="center"/>
          </w:tcPr>
          <w:p w14:paraId="4563136D" w14:textId="77777777" w:rsidR="00BC329B" w:rsidRPr="004E17C4" w:rsidRDefault="00BC329B" w:rsidP="00BC329B">
            <w:pPr>
              <w:spacing w:after="0" w:line="240" w:lineRule="auto"/>
              <w:jc w:val="center"/>
              <w:rPr>
                <w:rFonts w:eastAsia="Times New Roman"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04ED12FE" w14:textId="77777777" w:rsidR="00BC329B" w:rsidRPr="004E17C4" w:rsidRDefault="00BC329B" w:rsidP="00BC329B">
            <w:pPr>
              <w:spacing w:after="0" w:line="240" w:lineRule="auto"/>
              <w:ind w:left="360"/>
              <w:jc w:val="both"/>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15FE5E50" w14:textId="77777777" w:rsidR="00BC329B" w:rsidRPr="004E17C4" w:rsidRDefault="00BC329B" w:rsidP="00BC329B">
            <w:pPr>
              <w:spacing w:after="0" w:line="240" w:lineRule="auto"/>
              <w:ind w:left="34"/>
              <w:jc w:val="both"/>
              <w:rPr>
                <w:rFonts w:cstheme="minorHAnsi"/>
                <w:b/>
                <w:bCs/>
              </w:rPr>
            </w:pPr>
            <w:r w:rsidRPr="004E17C4">
              <w:rPr>
                <w:rFonts w:cstheme="minorHAnsi"/>
                <w:b/>
                <w:bCs/>
              </w:rPr>
              <w:t xml:space="preserve">EI02TS01-3S05- </w:t>
            </w:r>
            <w:r w:rsidRPr="004E17C4">
              <w:rPr>
                <w:rFonts w:eastAsia="Times New Roman" w:cstheme="minorHAnsi"/>
                <w:color w:val="000000"/>
              </w:rPr>
              <w:t>Explorar o seu próprio corpo e por meio de movimentos e coreografias musicais.</w:t>
            </w:r>
          </w:p>
        </w:tc>
        <w:tc>
          <w:tcPr>
            <w:tcW w:w="1699" w:type="dxa"/>
            <w:vMerge/>
            <w:tcBorders>
              <w:left w:val="nil"/>
              <w:right w:val="single" w:sz="4" w:space="0" w:color="auto"/>
            </w:tcBorders>
            <w:shd w:val="clear" w:color="auto" w:fill="auto"/>
          </w:tcPr>
          <w:p w14:paraId="5A74D3D7" w14:textId="77777777" w:rsidR="00BC329B" w:rsidRPr="004E17C4" w:rsidRDefault="00BC329B" w:rsidP="00DC5FA0">
            <w:pPr>
              <w:pStyle w:val="PargrafodaLista"/>
              <w:numPr>
                <w:ilvl w:val="0"/>
                <w:numId w:val="27"/>
              </w:numPr>
              <w:spacing w:after="0" w:line="240" w:lineRule="auto"/>
              <w:jc w:val="both"/>
              <w:rPr>
                <w:rFonts w:eastAsia="Times New Roman" w:cstheme="minorHAnsi"/>
                <w:color w:val="000000"/>
              </w:rPr>
            </w:pPr>
          </w:p>
        </w:tc>
        <w:tc>
          <w:tcPr>
            <w:tcW w:w="2536" w:type="dxa"/>
            <w:vMerge/>
            <w:tcBorders>
              <w:left w:val="nil"/>
              <w:right w:val="single" w:sz="4" w:space="0" w:color="auto"/>
            </w:tcBorders>
            <w:shd w:val="clear" w:color="auto" w:fill="auto"/>
          </w:tcPr>
          <w:p w14:paraId="4EEFC276" w14:textId="77777777" w:rsidR="00BC329B" w:rsidRPr="004E17C4" w:rsidRDefault="00BC329B" w:rsidP="00DC5FA0">
            <w:pPr>
              <w:pStyle w:val="PargrafodaLista"/>
              <w:numPr>
                <w:ilvl w:val="0"/>
                <w:numId w:val="25"/>
              </w:numPr>
              <w:spacing w:after="0" w:line="240" w:lineRule="auto"/>
              <w:ind w:left="294" w:hanging="283"/>
              <w:jc w:val="both"/>
              <w:rPr>
                <w:rFonts w:eastAsia="Times New Roman" w:cstheme="minorHAnsi"/>
                <w:color w:val="000000"/>
              </w:rPr>
            </w:pPr>
          </w:p>
        </w:tc>
      </w:tr>
      <w:tr w:rsidR="00BC329B" w:rsidRPr="004E17C4" w14:paraId="4573D07E" w14:textId="77777777" w:rsidTr="00BC329B">
        <w:trPr>
          <w:trHeight w:val="20"/>
          <w:jc w:val="center"/>
        </w:trPr>
        <w:tc>
          <w:tcPr>
            <w:tcW w:w="2006" w:type="dxa"/>
            <w:vMerge/>
            <w:tcBorders>
              <w:left w:val="single" w:sz="4" w:space="0" w:color="auto"/>
              <w:right w:val="single" w:sz="4" w:space="0" w:color="auto"/>
            </w:tcBorders>
            <w:shd w:val="clear" w:color="auto" w:fill="E2EFD9" w:themeFill="accent6" w:themeFillTint="33"/>
            <w:vAlign w:val="center"/>
          </w:tcPr>
          <w:p w14:paraId="3713F4FF" w14:textId="77777777" w:rsidR="00BC329B" w:rsidRPr="004E17C4" w:rsidRDefault="00BC329B" w:rsidP="00BC329B">
            <w:pPr>
              <w:spacing w:after="0" w:line="240" w:lineRule="auto"/>
              <w:jc w:val="center"/>
              <w:rPr>
                <w:rFonts w:eastAsia="Times New Roman"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13AAB215" w14:textId="77777777" w:rsidR="00BC329B" w:rsidRPr="004E17C4" w:rsidRDefault="00BC329B" w:rsidP="00BC329B">
            <w:pPr>
              <w:spacing w:after="0" w:line="240" w:lineRule="auto"/>
              <w:ind w:left="360"/>
              <w:jc w:val="both"/>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167E8222" w14:textId="77777777" w:rsidR="00BC329B" w:rsidRPr="004E17C4" w:rsidRDefault="00BC329B" w:rsidP="00BC329B">
            <w:pPr>
              <w:spacing w:after="0" w:line="240" w:lineRule="auto"/>
              <w:ind w:left="34"/>
              <w:jc w:val="both"/>
              <w:rPr>
                <w:rFonts w:cstheme="minorHAnsi"/>
                <w:b/>
                <w:bCs/>
              </w:rPr>
            </w:pPr>
            <w:r w:rsidRPr="004E17C4">
              <w:rPr>
                <w:rFonts w:cstheme="minorHAnsi"/>
                <w:b/>
                <w:bCs/>
              </w:rPr>
              <w:t xml:space="preserve">EI02TS01-3S06 – </w:t>
            </w:r>
            <w:r w:rsidRPr="004E17C4">
              <w:rPr>
                <w:rFonts w:cstheme="minorHAnsi"/>
              </w:rPr>
              <w:t>Construir objetos sonoros utilizando diferentes materiais como sementes e grãos etc.</w:t>
            </w:r>
          </w:p>
        </w:tc>
        <w:tc>
          <w:tcPr>
            <w:tcW w:w="1699" w:type="dxa"/>
            <w:vMerge/>
            <w:tcBorders>
              <w:left w:val="nil"/>
              <w:right w:val="single" w:sz="4" w:space="0" w:color="auto"/>
            </w:tcBorders>
            <w:shd w:val="clear" w:color="auto" w:fill="auto"/>
          </w:tcPr>
          <w:p w14:paraId="0E53162A" w14:textId="77777777" w:rsidR="00BC329B" w:rsidRPr="004E17C4" w:rsidRDefault="00BC329B" w:rsidP="00BC329B">
            <w:pPr>
              <w:spacing w:after="0" w:line="240" w:lineRule="auto"/>
              <w:jc w:val="both"/>
              <w:rPr>
                <w:rFonts w:eastAsia="Times New Roman" w:cstheme="minorHAnsi"/>
                <w:color w:val="000000"/>
              </w:rPr>
            </w:pPr>
          </w:p>
        </w:tc>
        <w:tc>
          <w:tcPr>
            <w:tcW w:w="2536" w:type="dxa"/>
            <w:vMerge/>
            <w:tcBorders>
              <w:left w:val="nil"/>
              <w:right w:val="single" w:sz="4" w:space="0" w:color="auto"/>
            </w:tcBorders>
            <w:shd w:val="clear" w:color="auto" w:fill="auto"/>
          </w:tcPr>
          <w:p w14:paraId="24860B7F" w14:textId="77777777" w:rsidR="00BC329B" w:rsidRPr="004E17C4" w:rsidRDefault="00BC329B" w:rsidP="00BC329B">
            <w:pPr>
              <w:spacing w:after="0" w:line="240" w:lineRule="auto"/>
              <w:jc w:val="both"/>
              <w:rPr>
                <w:rFonts w:eastAsia="Times New Roman" w:cstheme="minorHAnsi"/>
                <w:color w:val="000000"/>
              </w:rPr>
            </w:pPr>
          </w:p>
        </w:tc>
      </w:tr>
      <w:tr w:rsidR="00BC329B" w:rsidRPr="004E17C4" w14:paraId="751F5469" w14:textId="77777777" w:rsidTr="00BC329B">
        <w:trPr>
          <w:trHeight w:val="205"/>
          <w:jc w:val="center"/>
        </w:trPr>
        <w:tc>
          <w:tcPr>
            <w:tcW w:w="2006" w:type="dxa"/>
            <w:vMerge w:val="restart"/>
            <w:tcBorders>
              <w:top w:val="single" w:sz="4" w:space="0" w:color="auto"/>
              <w:left w:val="single" w:sz="4" w:space="0" w:color="auto"/>
              <w:right w:val="single" w:sz="4" w:space="0" w:color="auto"/>
            </w:tcBorders>
            <w:shd w:val="clear" w:color="auto" w:fill="E2EFD9" w:themeFill="accent6" w:themeFillTint="33"/>
          </w:tcPr>
          <w:p w14:paraId="071244F3"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lastRenderedPageBreak/>
              <w:t>(EI02TS02)</w:t>
            </w:r>
          </w:p>
          <w:p w14:paraId="62EBC337"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Utilizar materiais variados com</w:t>
            </w:r>
          </w:p>
          <w:p w14:paraId="09AD03E1"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possibilidades de manipulação</w:t>
            </w:r>
          </w:p>
          <w:p w14:paraId="4D7A7B9F"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(argila, massa de modelar),</w:t>
            </w:r>
          </w:p>
          <w:p w14:paraId="6EE55508"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explorando cores, texturas,</w:t>
            </w:r>
          </w:p>
          <w:p w14:paraId="6EFBFEAD"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superfícies, planos, formas</w:t>
            </w:r>
          </w:p>
          <w:p w14:paraId="54662CE8"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e volumes ao criar objetos</w:t>
            </w:r>
          </w:p>
          <w:p w14:paraId="6ED59612" w14:textId="77777777" w:rsidR="00BC329B" w:rsidRPr="004E17C4" w:rsidRDefault="00BC329B" w:rsidP="00BC329B">
            <w:pPr>
              <w:spacing w:after="0" w:line="240" w:lineRule="auto"/>
              <w:jc w:val="center"/>
              <w:rPr>
                <w:rFonts w:eastAsia="Times New Roman" w:cstheme="minorHAnsi"/>
                <w:b/>
                <w:bCs/>
              </w:rPr>
            </w:pPr>
            <w:r w:rsidRPr="004E17C4">
              <w:rPr>
                <w:rFonts w:cstheme="minorHAnsi"/>
                <w:b/>
                <w:bCs/>
              </w:rPr>
              <w:t>tridimensionais.</w:t>
            </w:r>
          </w:p>
        </w:tc>
        <w:tc>
          <w:tcPr>
            <w:tcW w:w="1857" w:type="dxa"/>
            <w:vMerge w:val="restart"/>
            <w:tcBorders>
              <w:top w:val="single" w:sz="4" w:space="0" w:color="auto"/>
              <w:left w:val="single" w:sz="4" w:space="0" w:color="auto"/>
              <w:right w:val="single" w:sz="4" w:space="0" w:color="auto"/>
            </w:tcBorders>
            <w:shd w:val="clear" w:color="auto" w:fill="D9E2F3" w:themeFill="accent1" w:themeFillTint="33"/>
          </w:tcPr>
          <w:p w14:paraId="12EB2FEC"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C1. Conhecimento</w:t>
            </w:r>
          </w:p>
          <w:p w14:paraId="639A1C1E"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C2. Pensamento científico, crítico e criativo</w:t>
            </w:r>
          </w:p>
          <w:p w14:paraId="2A358B42"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C3. Repertório cultural</w:t>
            </w:r>
          </w:p>
          <w:p w14:paraId="632C2D14"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C4. Comunicação</w:t>
            </w:r>
          </w:p>
          <w:p w14:paraId="30CA4AC2"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C7. Argumentação</w:t>
            </w:r>
          </w:p>
          <w:p w14:paraId="5BA2BCEE"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C8. Autoconhecimento e autocuidado</w:t>
            </w:r>
          </w:p>
          <w:p w14:paraId="0D36E91B" w14:textId="77777777" w:rsidR="00BC329B" w:rsidRPr="004E17C4" w:rsidRDefault="00BC329B" w:rsidP="00BC329B">
            <w:pPr>
              <w:spacing w:after="0" w:line="240" w:lineRule="auto"/>
              <w:rPr>
                <w:rFonts w:eastAsia="Times New Roman" w:cstheme="minorHAnsi"/>
                <w:color w:val="000000"/>
              </w:rPr>
            </w:pPr>
            <w:r w:rsidRPr="004E17C4">
              <w:rPr>
                <w:rFonts w:eastAsia="Times New Roman" w:cstheme="minorHAnsi"/>
                <w:color w:val="000000"/>
              </w:rPr>
              <w:t>C9. Empatia e cooperação</w:t>
            </w:r>
          </w:p>
          <w:p w14:paraId="0E9960D7"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C10. Responsabilidade e cidadania</w:t>
            </w:r>
          </w:p>
          <w:p w14:paraId="2D24DC24" w14:textId="77777777" w:rsidR="00BC329B" w:rsidRPr="004E17C4" w:rsidRDefault="00BC329B" w:rsidP="00BC329B">
            <w:pPr>
              <w:spacing w:after="0" w:line="240" w:lineRule="auto"/>
              <w:jc w:val="center"/>
              <w:rPr>
                <w:rFonts w:eastAsia="Times New Roman" w:cstheme="minorHAnsi"/>
                <w:color w:val="000000"/>
              </w:rPr>
            </w:pPr>
          </w:p>
        </w:tc>
        <w:tc>
          <w:tcPr>
            <w:tcW w:w="7632" w:type="dxa"/>
            <w:tcBorders>
              <w:top w:val="single" w:sz="4" w:space="0" w:color="auto"/>
              <w:left w:val="single" w:sz="4" w:space="0" w:color="auto"/>
              <w:bottom w:val="single" w:sz="4" w:space="0" w:color="auto"/>
              <w:right w:val="single" w:sz="4" w:space="0" w:color="auto"/>
            </w:tcBorders>
            <w:shd w:val="clear" w:color="auto" w:fill="auto"/>
            <w:vAlign w:val="center"/>
          </w:tcPr>
          <w:p w14:paraId="7A1E2837" w14:textId="77777777" w:rsidR="00BC329B" w:rsidRPr="004E17C4" w:rsidRDefault="00BC329B" w:rsidP="00BC329B">
            <w:pPr>
              <w:spacing w:after="0" w:line="240" w:lineRule="auto"/>
              <w:rPr>
                <w:rFonts w:eastAsia="Times New Roman" w:cstheme="minorHAnsi"/>
                <w:color w:val="000000"/>
              </w:rPr>
            </w:pPr>
            <w:r w:rsidRPr="004E17C4">
              <w:rPr>
                <w:rFonts w:cstheme="minorHAnsi"/>
                <w:b/>
                <w:bCs/>
              </w:rPr>
              <w:t xml:space="preserve"> EI02TS02-3S01- </w:t>
            </w:r>
            <w:r w:rsidRPr="004E17C4">
              <w:rPr>
                <w:rFonts w:cstheme="minorHAnsi"/>
              </w:rPr>
              <w:t>Observar e</w:t>
            </w:r>
            <w:r w:rsidRPr="004E17C4">
              <w:rPr>
                <w:rFonts w:eastAsia="Times New Roman" w:cstheme="minorHAnsi"/>
                <w:color w:val="000000"/>
              </w:rPr>
              <w:t xml:space="preserve"> apreciar produções artísticas de origem e autoria diferenciadas. </w:t>
            </w:r>
          </w:p>
        </w:tc>
        <w:tc>
          <w:tcPr>
            <w:tcW w:w="1699" w:type="dxa"/>
            <w:vMerge w:val="restart"/>
            <w:tcBorders>
              <w:top w:val="single" w:sz="4" w:space="0" w:color="auto"/>
              <w:left w:val="nil"/>
              <w:right w:val="single" w:sz="4" w:space="0" w:color="auto"/>
            </w:tcBorders>
            <w:shd w:val="clear" w:color="auto" w:fill="auto"/>
          </w:tcPr>
          <w:p w14:paraId="71F9CFB2"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Conviver</w:t>
            </w:r>
          </w:p>
          <w:p w14:paraId="17A1DA79"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Brincar</w:t>
            </w:r>
          </w:p>
          <w:p w14:paraId="374722B5"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Participar</w:t>
            </w:r>
          </w:p>
          <w:p w14:paraId="3F0B4FEC"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Explorar</w:t>
            </w:r>
          </w:p>
          <w:p w14:paraId="3005E63B"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Expressar</w:t>
            </w:r>
          </w:p>
          <w:p w14:paraId="6D5E2293"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Conhecer-se</w:t>
            </w:r>
          </w:p>
        </w:tc>
        <w:tc>
          <w:tcPr>
            <w:tcW w:w="2536" w:type="dxa"/>
            <w:vMerge w:val="restart"/>
            <w:tcBorders>
              <w:top w:val="single" w:sz="4" w:space="0" w:color="auto"/>
              <w:left w:val="nil"/>
              <w:right w:val="single" w:sz="4" w:space="0" w:color="auto"/>
            </w:tcBorders>
            <w:shd w:val="clear" w:color="auto" w:fill="auto"/>
          </w:tcPr>
          <w:p w14:paraId="4F6143A2" w14:textId="77777777" w:rsidR="00BC329B" w:rsidRPr="004E17C4" w:rsidRDefault="00BC329B" w:rsidP="00BC329B">
            <w:pPr>
              <w:spacing w:after="0" w:line="240" w:lineRule="auto"/>
              <w:jc w:val="center"/>
              <w:rPr>
                <w:rFonts w:eastAsia="Times New Roman" w:cstheme="minorHAnsi"/>
                <w:color w:val="000000"/>
              </w:rPr>
            </w:pPr>
          </w:p>
          <w:p w14:paraId="616C7CC9" w14:textId="77777777" w:rsidR="00BC329B" w:rsidRPr="004E17C4" w:rsidRDefault="00BC329B" w:rsidP="00BC329B">
            <w:pPr>
              <w:spacing w:after="0" w:line="240" w:lineRule="auto"/>
              <w:jc w:val="center"/>
              <w:rPr>
                <w:rFonts w:eastAsia="Times New Roman" w:cstheme="minorHAnsi"/>
                <w:color w:val="000000"/>
              </w:rPr>
            </w:pPr>
            <w:r w:rsidRPr="004E17C4">
              <w:rPr>
                <w:rFonts w:cstheme="minorHAnsi"/>
                <w:noProof/>
              </w:rPr>
              <w:drawing>
                <wp:anchor distT="0" distB="0" distL="114300" distR="114300" simplePos="0" relativeHeight="251668480" behindDoc="0" locked="0" layoutInCell="1" allowOverlap="1" wp14:anchorId="22818F4C" wp14:editId="5F63121A">
                  <wp:simplePos x="0" y="0"/>
                  <wp:positionH relativeFrom="column">
                    <wp:posOffset>220345</wp:posOffset>
                  </wp:positionH>
                  <wp:positionV relativeFrom="paragraph">
                    <wp:posOffset>174625</wp:posOffset>
                  </wp:positionV>
                  <wp:extent cx="906711" cy="888521"/>
                  <wp:effectExtent l="0" t="0" r="8255" b="6985"/>
                  <wp:wrapSquare wrapText="bothSides"/>
                  <wp:docPr id="1680138589" name="Imagem 1680138589"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6711" cy="888521"/>
                          </a:xfrm>
                          <a:prstGeom prst="rect">
                            <a:avLst/>
                          </a:prstGeom>
                          <a:noFill/>
                          <a:ln>
                            <a:noFill/>
                          </a:ln>
                          <a:extLst>
                            <a:ext uri="{53640926-AAD7-44D8-BBD7-CCE9431645EC}">
                              <a14:shadowObscured xmlns:a14="http://schemas.microsoft.com/office/drawing/2010/main"/>
                            </a:ext>
                          </a:extLst>
                        </pic:spPr>
                      </pic:pic>
                    </a:graphicData>
                  </a:graphic>
                </wp:anchor>
              </w:drawing>
            </w:r>
          </w:p>
          <w:p w14:paraId="19FC0A2E" w14:textId="77777777" w:rsidR="00BC329B" w:rsidRPr="004E17C4" w:rsidRDefault="00BC329B" w:rsidP="00BC329B">
            <w:pPr>
              <w:spacing w:after="0" w:line="240" w:lineRule="auto"/>
              <w:jc w:val="center"/>
              <w:rPr>
                <w:rFonts w:eastAsia="Times New Roman" w:cstheme="minorHAnsi"/>
                <w:color w:val="000000"/>
              </w:rPr>
            </w:pPr>
          </w:p>
        </w:tc>
      </w:tr>
      <w:tr w:rsidR="00BC329B" w:rsidRPr="004E17C4" w14:paraId="190240C7" w14:textId="77777777" w:rsidTr="00BC329B">
        <w:trPr>
          <w:trHeight w:val="20"/>
          <w:jc w:val="center"/>
        </w:trPr>
        <w:tc>
          <w:tcPr>
            <w:tcW w:w="2006" w:type="dxa"/>
            <w:vMerge/>
            <w:tcBorders>
              <w:left w:val="single" w:sz="4" w:space="0" w:color="auto"/>
              <w:right w:val="single" w:sz="4" w:space="0" w:color="auto"/>
            </w:tcBorders>
            <w:shd w:val="clear" w:color="auto" w:fill="E2EFD9" w:themeFill="accent6" w:themeFillTint="33"/>
            <w:vAlign w:val="center"/>
          </w:tcPr>
          <w:p w14:paraId="4DF627D8" w14:textId="77777777" w:rsidR="00BC329B" w:rsidRPr="004E17C4" w:rsidRDefault="00BC329B" w:rsidP="00BC329B">
            <w:pPr>
              <w:spacing w:after="0" w:line="240" w:lineRule="auto"/>
              <w:jc w:val="center"/>
              <w:rPr>
                <w:rFonts w:eastAsia="Times New Roman"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7763724A" w14:textId="77777777" w:rsidR="00BC329B" w:rsidRPr="004E17C4" w:rsidRDefault="00BC329B" w:rsidP="00BC329B">
            <w:pPr>
              <w:spacing w:after="0" w:line="240" w:lineRule="auto"/>
              <w:ind w:left="360"/>
              <w:jc w:val="center"/>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3D248582" w14:textId="61256A88" w:rsidR="00BC329B" w:rsidRPr="004E17C4" w:rsidRDefault="00BC329B" w:rsidP="00BC329B">
            <w:pPr>
              <w:spacing w:after="0" w:line="240" w:lineRule="auto"/>
              <w:ind w:left="34"/>
              <w:jc w:val="both"/>
              <w:rPr>
                <w:rFonts w:eastAsia="Times New Roman" w:cstheme="minorHAnsi"/>
                <w:color w:val="000000"/>
              </w:rPr>
            </w:pPr>
            <w:r w:rsidRPr="004E17C4">
              <w:rPr>
                <w:rFonts w:cstheme="minorHAnsi"/>
                <w:b/>
                <w:bCs/>
              </w:rPr>
              <w:t>EI02TS02-3S02</w:t>
            </w:r>
            <w:proofErr w:type="gramStart"/>
            <w:r w:rsidRPr="004E17C4">
              <w:rPr>
                <w:rFonts w:cstheme="minorHAnsi"/>
                <w:b/>
                <w:bCs/>
              </w:rPr>
              <w:t>-</w:t>
            </w:r>
            <w:r w:rsidR="00F23E51">
              <w:rPr>
                <w:rFonts w:cstheme="minorHAnsi"/>
                <w:b/>
                <w:bCs/>
              </w:rPr>
              <w:t xml:space="preserve"> </w:t>
            </w:r>
            <w:r w:rsidR="00F23E51">
              <w:rPr>
                <w:rFonts w:eastAsia="Times New Roman" w:cstheme="minorHAnsi"/>
                <w:color w:val="000000"/>
              </w:rPr>
              <w:t xml:space="preserve"> </w:t>
            </w:r>
            <w:r w:rsidRPr="004E17C4">
              <w:rPr>
                <w:rFonts w:eastAsia="Times New Roman" w:cstheme="minorHAnsi"/>
                <w:color w:val="000000"/>
              </w:rPr>
              <w:t>E</w:t>
            </w:r>
            <w:r w:rsidRPr="004E17C4">
              <w:rPr>
                <w:rFonts w:cstheme="minorHAnsi"/>
              </w:rPr>
              <w:t>xplorar</w:t>
            </w:r>
            <w:proofErr w:type="gramEnd"/>
            <w:r w:rsidRPr="004E17C4">
              <w:rPr>
                <w:rFonts w:cstheme="minorHAnsi"/>
              </w:rPr>
              <w:t xml:space="preserve"> e manipular materiais como pincéis de diferentes texturas e espessuras, lápis, tintas e outros elementos da natureza em diferentes cores e tonalidades em suportes diversificados como: papel, jornal, papelão e outros que se diferem em cores, tamanhos e espessuras variadas.</w:t>
            </w:r>
          </w:p>
        </w:tc>
        <w:tc>
          <w:tcPr>
            <w:tcW w:w="1699" w:type="dxa"/>
            <w:vMerge/>
            <w:tcBorders>
              <w:left w:val="nil"/>
              <w:right w:val="single" w:sz="4" w:space="0" w:color="auto"/>
            </w:tcBorders>
            <w:shd w:val="clear" w:color="auto" w:fill="auto"/>
          </w:tcPr>
          <w:p w14:paraId="3D22932F" w14:textId="77777777" w:rsidR="00BC329B" w:rsidRPr="004E17C4" w:rsidRDefault="00BC329B" w:rsidP="00DC5FA0">
            <w:pPr>
              <w:pStyle w:val="PargrafodaLista"/>
              <w:numPr>
                <w:ilvl w:val="0"/>
                <w:numId w:val="27"/>
              </w:numPr>
              <w:spacing w:after="0" w:line="240" w:lineRule="auto"/>
              <w:jc w:val="both"/>
              <w:rPr>
                <w:rFonts w:eastAsia="Times New Roman" w:cstheme="minorHAnsi"/>
                <w:color w:val="000000"/>
              </w:rPr>
            </w:pPr>
          </w:p>
        </w:tc>
        <w:tc>
          <w:tcPr>
            <w:tcW w:w="2536" w:type="dxa"/>
            <w:vMerge/>
            <w:tcBorders>
              <w:left w:val="nil"/>
              <w:right w:val="single" w:sz="4" w:space="0" w:color="auto"/>
            </w:tcBorders>
            <w:shd w:val="clear" w:color="auto" w:fill="auto"/>
          </w:tcPr>
          <w:p w14:paraId="72754C6F" w14:textId="77777777" w:rsidR="00BC329B" w:rsidRPr="004E17C4" w:rsidRDefault="00BC329B" w:rsidP="00DC5FA0">
            <w:pPr>
              <w:pStyle w:val="PargrafodaLista"/>
              <w:numPr>
                <w:ilvl w:val="0"/>
                <w:numId w:val="25"/>
              </w:numPr>
              <w:spacing w:after="0" w:line="240" w:lineRule="auto"/>
              <w:ind w:left="294" w:hanging="283"/>
              <w:jc w:val="both"/>
              <w:rPr>
                <w:rFonts w:eastAsia="Times New Roman" w:cstheme="minorHAnsi"/>
                <w:color w:val="000000"/>
              </w:rPr>
            </w:pPr>
          </w:p>
        </w:tc>
      </w:tr>
      <w:tr w:rsidR="00BC329B" w:rsidRPr="004E17C4" w14:paraId="34D09B0C" w14:textId="77777777" w:rsidTr="00BC329B">
        <w:trPr>
          <w:trHeight w:val="20"/>
          <w:jc w:val="center"/>
        </w:trPr>
        <w:tc>
          <w:tcPr>
            <w:tcW w:w="2006" w:type="dxa"/>
            <w:vMerge/>
            <w:tcBorders>
              <w:left w:val="single" w:sz="4" w:space="0" w:color="auto"/>
              <w:right w:val="single" w:sz="4" w:space="0" w:color="auto"/>
            </w:tcBorders>
            <w:shd w:val="clear" w:color="auto" w:fill="E2EFD9" w:themeFill="accent6" w:themeFillTint="33"/>
            <w:vAlign w:val="center"/>
          </w:tcPr>
          <w:p w14:paraId="067BCEEA" w14:textId="77777777" w:rsidR="00BC329B" w:rsidRPr="004E17C4" w:rsidRDefault="00BC329B" w:rsidP="00BC329B">
            <w:pPr>
              <w:spacing w:after="0" w:line="240" w:lineRule="auto"/>
              <w:jc w:val="center"/>
              <w:rPr>
                <w:rFonts w:eastAsia="Times New Roman"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56BD9876" w14:textId="77777777" w:rsidR="00BC329B" w:rsidRPr="004E17C4" w:rsidRDefault="00BC329B" w:rsidP="00BC329B">
            <w:pPr>
              <w:spacing w:after="0" w:line="240" w:lineRule="auto"/>
              <w:ind w:left="360"/>
              <w:jc w:val="center"/>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428EBC36" w14:textId="77777777" w:rsidR="00BC329B" w:rsidRPr="004E17C4" w:rsidRDefault="00BC329B" w:rsidP="00BC329B">
            <w:pPr>
              <w:spacing w:after="0" w:line="240" w:lineRule="auto"/>
              <w:ind w:left="34"/>
              <w:jc w:val="both"/>
              <w:rPr>
                <w:rFonts w:cstheme="minorHAnsi"/>
                <w:b/>
                <w:bCs/>
              </w:rPr>
            </w:pPr>
            <w:r w:rsidRPr="004E17C4">
              <w:rPr>
                <w:rFonts w:cstheme="minorHAnsi"/>
                <w:b/>
                <w:bCs/>
              </w:rPr>
              <w:t xml:space="preserve">EI02TS02-3S03- </w:t>
            </w:r>
            <w:r w:rsidRPr="004E17C4">
              <w:rPr>
                <w:rFonts w:eastAsia="Times New Roman" w:cstheme="minorHAnsi"/>
                <w:color w:val="000000"/>
              </w:rPr>
              <w:t>Desenhar livremente sem intervenção direta do professor, podendo fazer escolha de diversos materiais disponíveis.</w:t>
            </w:r>
          </w:p>
        </w:tc>
        <w:tc>
          <w:tcPr>
            <w:tcW w:w="1699" w:type="dxa"/>
            <w:vMerge/>
            <w:tcBorders>
              <w:left w:val="nil"/>
              <w:right w:val="single" w:sz="4" w:space="0" w:color="auto"/>
            </w:tcBorders>
            <w:shd w:val="clear" w:color="auto" w:fill="auto"/>
          </w:tcPr>
          <w:p w14:paraId="78D7392F" w14:textId="77777777" w:rsidR="00BC329B" w:rsidRPr="004E17C4" w:rsidRDefault="00BC329B" w:rsidP="00DC5FA0">
            <w:pPr>
              <w:pStyle w:val="PargrafodaLista"/>
              <w:numPr>
                <w:ilvl w:val="0"/>
                <w:numId w:val="27"/>
              </w:numPr>
              <w:spacing w:after="0" w:line="240" w:lineRule="auto"/>
              <w:jc w:val="both"/>
              <w:rPr>
                <w:rFonts w:eastAsia="Times New Roman" w:cstheme="minorHAnsi"/>
                <w:color w:val="000000"/>
              </w:rPr>
            </w:pPr>
          </w:p>
        </w:tc>
        <w:tc>
          <w:tcPr>
            <w:tcW w:w="2536" w:type="dxa"/>
            <w:vMerge/>
            <w:tcBorders>
              <w:left w:val="nil"/>
              <w:right w:val="single" w:sz="4" w:space="0" w:color="auto"/>
            </w:tcBorders>
            <w:shd w:val="clear" w:color="auto" w:fill="auto"/>
          </w:tcPr>
          <w:p w14:paraId="73B9AA8B" w14:textId="77777777" w:rsidR="00BC329B" w:rsidRPr="004E17C4" w:rsidRDefault="00BC329B" w:rsidP="00DC5FA0">
            <w:pPr>
              <w:pStyle w:val="PargrafodaLista"/>
              <w:numPr>
                <w:ilvl w:val="0"/>
                <w:numId w:val="25"/>
              </w:numPr>
              <w:spacing w:after="0" w:line="240" w:lineRule="auto"/>
              <w:ind w:left="294" w:hanging="283"/>
              <w:jc w:val="both"/>
              <w:rPr>
                <w:rFonts w:eastAsia="Times New Roman" w:cstheme="minorHAnsi"/>
                <w:color w:val="000000"/>
              </w:rPr>
            </w:pPr>
          </w:p>
        </w:tc>
      </w:tr>
      <w:tr w:rsidR="00BC329B" w:rsidRPr="004E17C4" w14:paraId="68BBFB97" w14:textId="77777777" w:rsidTr="00BC329B">
        <w:trPr>
          <w:trHeight w:val="20"/>
          <w:jc w:val="center"/>
        </w:trPr>
        <w:tc>
          <w:tcPr>
            <w:tcW w:w="2006" w:type="dxa"/>
            <w:vMerge/>
            <w:tcBorders>
              <w:left w:val="single" w:sz="4" w:space="0" w:color="auto"/>
              <w:right w:val="single" w:sz="4" w:space="0" w:color="auto"/>
            </w:tcBorders>
            <w:shd w:val="clear" w:color="auto" w:fill="E2EFD9" w:themeFill="accent6" w:themeFillTint="33"/>
            <w:vAlign w:val="center"/>
          </w:tcPr>
          <w:p w14:paraId="41D8DB46" w14:textId="77777777" w:rsidR="00BC329B" w:rsidRPr="004E17C4" w:rsidRDefault="00BC329B" w:rsidP="00BC329B">
            <w:pPr>
              <w:spacing w:after="0" w:line="240" w:lineRule="auto"/>
              <w:jc w:val="center"/>
              <w:rPr>
                <w:rFonts w:eastAsia="Times New Roman"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3760E3F2" w14:textId="77777777" w:rsidR="00BC329B" w:rsidRPr="004E17C4" w:rsidRDefault="00BC329B" w:rsidP="00BC329B">
            <w:pPr>
              <w:spacing w:after="0" w:line="240" w:lineRule="auto"/>
              <w:ind w:left="360"/>
              <w:jc w:val="center"/>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1B159AC0" w14:textId="77777777" w:rsidR="00BC329B" w:rsidRPr="004E17C4" w:rsidRDefault="00BC329B" w:rsidP="00BC329B">
            <w:pPr>
              <w:spacing w:after="0" w:line="240" w:lineRule="auto"/>
              <w:ind w:left="34"/>
              <w:jc w:val="both"/>
              <w:rPr>
                <w:rFonts w:eastAsia="Times New Roman" w:cstheme="minorHAnsi"/>
                <w:color w:val="000000"/>
              </w:rPr>
            </w:pPr>
            <w:r w:rsidRPr="004E17C4">
              <w:rPr>
                <w:rFonts w:cstheme="minorHAnsi"/>
                <w:b/>
                <w:bCs/>
              </w:rPr>
              <w:t xml:space="preserve">EI02TS02-3S04- </w:t>
            </w:r>
            <w:r w:rsidRPr="004E17C4">
              <w:rPr>
                <w:rFonts w:cstheme="minorHAnsi"/>
              </w:rPr>
              <w:t>Desenhar</w:t>
            </w:r>
            <w:r w:rsidRPr="004E17C4">
              <w:rPr>
                <w:rFonts w:cstheme="minorHAnsi"/>
                <w:b/>
                <w:bCs/>
              </w:rPr>
              <w:t xml:space="preserve"> </w:t>
            </w:r>
            <w:r w:rsidRPr="004E17C4">
              <w:rPr>
                <w:rFonts w:eastAsia="Times New Roman" w:cstheme="minorHAnsi"/>
                <w:color w:val="000000"/>
              </w:rPr>
              <w:t>a partir de interferências colocadas previamente no papel (suporte).</w:t>
            </w:r>
            <w:r w:rsidRPr="004E17C4">
              <w:rPr>
                <w:rFonts w:cstheme="minorHAnsi"/>
              </w:rPr>
              <w:t xml:space="preserve"> </w:t>
            </w:r>
          </w:p>
        </w:tc>
        <w:tc>
          <w:tcPr>
            <w:tcW w:w="1699" w:type="dxa"/>
            <w:vMerge/>
            <w:tcBorders>
              <w:left w:val="nil"/>
              <w:right w:val="single" w:sz="4" w:space="0" w:color="auto"/>
            </w:tcBorders>
            <w:shd w:val="clear" w:color="auto" w:fill="auto"/>
          </w:tcPr>
          <w:p w14:paraId="26DE7771" w14:textId="77777777" w:rsidR="00BC329B" w:rsidRPr="004E17C4" w:rsidRDefault="00BC329B" w:rsidP="00DC5FA0">
            <w:pPr>
              <w:pStyle w:val="PargrafodaLista"/>
              <w:numPr>
                <w:ilvl w:val="0"/>
                <w:numId w:val="27"/>
              </w:numPr>
              <w:spacing w:after="0" w:line="240" w:lineRule="auto"/>
              <w:jc w:val="both"/>
              <w:rPr>
                <w:rFonts w:eastAsia="Times New Roman" w:cstheme="minorHAnsi"/>
                <w:color w:val="000000"/>
              </w:rPr>
            </w:pPr>
          </w:p>
        </w:tc>
        <w:tc>
          <w:tcPr>
            <w:tcW w:w="2536" w:type="dxa"/>
            <w:vMerge/>
            <w:tcBorders>
              <w:left w:val="nil"/>
              <w:right w:val="single" w:sz="4" w:space="0" w:color="auto"/>
            </w:tcBorders>
            <w:shd w:val="clear" w:color="auto" w:fill="auto"/>
          </w:tcPr>
          <w:p w14:paraId="3F98ECAA" w14:textId="77777777" w:rsidR="00BC329B" w:rsidRPr="004E17C4" w:rsidRDefault="00BC329B" w:rsidP="00DC5FA0">
            <w:pPr>
              <w:pStyle w:val="PargrafodaLista"/>
              <w:numPr>
                <w:ilvl w:val="0"/>
                <w:numId w:val="25"/>
              </w:numPr>
              <w:spacing w:after="0" w:line="240" w:lineRule="auto"/>
              <w:ind w:left="294" w:hanging="283"/>
              <w:jc w:val="both"/>
              <w:rPr>
                <w:rFonts w:eastAsia="Times New Roman" w:cstheme="minorHAnsi"/>
                <w:color w:val="000000"/>
              </w:rPr>
            </w:pPr>
          </w:p>
        </w:tc>
      </w:tr>
      <w:tr w:rsidR="00BC329B" w:rsidRPr="004E17C4" w14:paraId="5AB57505" w14:textId="77777777" w:rsidTr="00BC329B">
        <w:trPr>
          <w:trHeight w:val="20"/>
          <w:jc w:val="center"/>
        </w:trPr>
        <w:tc>
          <w:tcPr>
            <w:tcW w:w="2006" w:type="dxa"/>
            <w:vMerge/>
            <w:tcBorders>
              <w:left w:val="single" w:sz="4" w:space="0" w:color="auto"/>
              <w:right w:val="single" w:sz="4" w:space="0" w:color="auto"/>
            </w:tcBorders>
            <w:shd w:val="clear" w:color="auto" w:fill="E2EFD9" w:themeFill="accent6" w:themeFillTint="33"/>
            <w:vAlign w:val="center"/>
          </w:tcPr>
          <w:p w14:paraId="0EAFB4CA" w14:textId="77777777" w:rsidR="00BC329B" w:rsidRPr="004E17C4" w:rsidRDefault="00BC329B" w:rsidP="00BC329B">
            <w:pPr>
              <w:spacing w:after="0" w:line="240" w:lineRule="auto"/>
              <w:jc w:val="center"/>
              <w:rPr>
                <w:rFonts w:eastAsia="Times New Roman"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05B75033" w14:textId="77777777" w:rsidR="00BC329B" w:rsidRPr="004E17C4" w:rsidRDefault="00BC329B" w:rsidP="00BC329B">
            <w:pPr>
              <w:spacing w:after="0" w:line="240" w:lineRule="auto"/>
              <w:ind w:left="360"/>
              <w:jc w:val="center"/>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648C6B73" w14:textId="77777777" w:rsidR="00BC329B" w:rsidRPr="004E17C4" w:rsidRDefault="00BC329B" w:rsidP="00BC329B">
            <w:pPr>
              <w:spacing w:after="0" w:line="240" w:lineRule="auto"/>
              <w:ind w:left="34"/>
              <w:jc w:val="both"/>
              <w:rPr>
                <w:rFonts w:eastAsia="Times New Roman" w:cstheme="minorHAnsi"/>
                <w:color w:val="000000"/>
              </w:rPr>
            </w:pPr>
            <w:r w:rsidRPr="004E17C4">
              <w:rPr>
                <w:rFonts w:cstheme="minorHAnsi"/>
                <w:b/>
                <w:bCs/>
              </w:rPr>
              <w:t xml:space="preserve">EI02TS02-3S05- </w:t>
            </w:r>
            <w:r w:rsidRPr="004E17C4">
              <w:rPr>
                <w:rFonts w:eastAsia="Times New Roman" w:cstheme="minorHAnsi"/>
                <w:color w:val="000000"/>
              </w:rPr>
              <w:t>Apreciar sua produção e a dos colegas por meio da observação e identificação de alguns elementos presentes.</w:t>
            </w:r>
          </w:p>
        </w:tc>
        <w:tc>
          <w:tcPr>
            <w:tcW w:w="1699" w:type="dxa"/>
            <w:vMerge/>
            <w:tcBorders>
              <w:left w:val="nil"/>
              <w:right w:val="single" w:sz="4" w:space="0" w:color="auto"/>
            </w:tcBorders>
            <w:shd w:val="clear" w:color="auto" w:fill="auto"/>
          </w:tcPr>
          <w:p w14:paraId="7A02FA15" w14:textId="77777777" w:rsidR="00BC329B" w:rsidRPr="004E17C4" w:rsidRDefault="00BC329B" w:rsidP="00DC5FA0">
            <w:pPr>
              <w:pStyle w:val="PargrafodaLista"/>
              <w:numPr>
                <w:ilvl w:val="0"/>
                <w:numId w:val="27"/>
              </w:numPr>
              <w:spacing w:after="0" w:line="240" w:lineRule="auto"/>
              <w:jc w:val="both"/>
              <w:rPr>
                <w:rFonts w:eastAsia="Times New Roman" w:cstheme="minorHAnsi"/>
                <w:color w:val="000000"/>
              </w:rPr>
            </w:pPr>
          </w:p>
        </w:tc>
        <w:tc>
          <w:tcPr>
            <w:tcW w:w="2536" w:type="dxa"/>
            <w:vMerge/>
            <w:tcBorders>
              <w:left w:val="nil"/>
              <w:right w:val="single" w:sz="4" w:space="0" w:color="auto"/>
            </w:tcBorders>
            <w:shd w:val="clear" w:color="auto" w:fill="auto"/>
          </w:tcPr>
          <w:p w14:paraId="5F40F9A1" w14:textId="77777777" w:rsidR="00BC329B" w:rsidRPr="004E17C4" w:rsidRDefault="00BC329B" w:rsidP="00DC5FA0">
            <w:pPr>
              <w:pStyle w:val="PargrafodaLista"/>
              <w:numPr>
                <w:ilvl w:val="0"/>
                <w:numId w:val="25"/>
              </w:numPr>
              <w:spacing w:after="0" w:line="240" w:lineRule="auto"/>
              <w:ind w:left="294" w:hanging="283"/>
              <w:jc w:val="both"/>
              <w:rPr>
                <w:rFonts w:eastAsia="Times New Roman" w:cstheme="minorHAnsi"/>
                <w:color w:val="000000"/>
              </w:rPr>
            </w:pPr>
          </w:p>
        </w:tc>
      </w:tr>
      <w:tr w:rsidR="00BC329B" w:rsidRPr="004E17C4" w14:paraId="345EED48" w14:textId="77777777" w:rsidTr="00BC329B">
        <w:trPr>
          <w:trHeight w:val="20"/>
          <w:jc w:val="center"/>
        </w:trPr>
        <w:tc>
          <w:tcPr>
            <w:tcW w:w="2006" w:type="dxa"/>
            <w:vMerge/>
            <w:tcBorders>
              <w:left w:val="single" w:sz="4" w:space="0" w:color="auto"/>
              <w:right w:val="single" w:sz="4" w:space="0" w:color="auto"/>
            </w:tcBorders>
            <w:shd w:val="clear" w:color="auto" w:fill="E2EFD9" w:themeFill="accent6" w:themeFillTint="33"/>
            <w:vAlign w:val="center"/>
          </w:tcPr>
          <w:p w14:paraId="7E57315B" w14:textId="77777777" w:rsidR="00BC329B" w:rsidRPr="004E17C4" w:rsidRDefault="00BC329B" w:rsidP="00BC329B">
            <w:pPr>
              <w:spacing w:after="0" w:line="240" w:lineRule="auto"/>
              <w:jc w:val="center"/>
              <w:rPr>
                <w:rFonts w:eastAsia="Times New Roman"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720D6984" w14:textId="77777777" w:rsidR="00BC329B" w:rsidRPr="004E17C4" w:rsidRDefault="00BC329B" w:rsidP="00BC329B">
            <w:pPr>
              <w:spacing w:after="0" w:line="240" w:lineRule="auto"/>
              <w:ind w:left="360"/>
              <w:jc w:val="center"/>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0795D7BB" w14:textId="77777777" w:rsidR="00BC329B" w:rsidRPr="004E17C4" w:rsidRDefault="00BC329B" w:rsidP="00BC329B">
            <w:pPr>
              <w:spacing w:after="0" w:line="240" w:lineRule="auto"/>
              <w:ind w:left="34"/>
              <w:jc w:val="both"/>
              <w:rPr>
                <w:rFonts w:eastAsia="Times New Roman" w:cstheme="minorHAnsi"/>
                <w:color w:val="000000"/>
              </w:rPr>
            </w:pPr>
            <w:r w:rsidRPr="004E17C4">
              <w:rPr>
                <w:rFonts w:cstheme="minorHAnsi"/>
                <w:b/>
                <w:bCs/>
              </w:rPr>
              <w:t xml:space="preserve">EI02TS02-3S06- </w:t>
            </w:r>
            <w:r w:rsidRPr="004E17C4">
              <w:rPr>
                <w:rFonts w:eastAsia="Times New Roman" w:cstheme="minorHAnsi"/>
                <w:color w:val="000000"/>
              </w:rPr>
              <w:t>Brincar com materiais variados principalmente sucatas para que possam ser empilhadas, encaixadas e justapostas.</w:t>
            </w:r>
          </w:p>
        </w:tc>
        <w:tc>
          <w:tcPr>
            <w:tcW w:w="1699" w:type="dxa"/>
            <w:vMerge/>
            <w:tcBorders>
              <w:left w:val="nil"/>
              <w:right w:val="single" w:sz="4" w:space="0" w:color="auto"/>
            </w:tcBorders>
            <w:shd w:val="clear" w:color="auto" w:fill="auto"/>
          </w:tcPr>
          <w:p w14:paraId="1A81CE45" w14:textId="77777777" w:rsidR="00BC329B" w:rsidRPr="004E17C4" w:rsidRDefault="00BC329B" w:rsidP="00DC5FA0">
            <w:pPr>
              <w:pStyle w:val="PargrafodaLista"/>
              <w:numPr>
                <w:ilvl w:val="0"/>
                <w:numId w:val="27"/>
              </w:numPr>
              <w:spacing w:after="0" w:line="240" w:lineRule="auto"/>
              <w:jc w:val="both"/>
              <w:rPr>
                <w:rFonts w:eastAsia="Times New Roman" w:cstheme="minorHAnsi"/>
                <w:color w:val="000000"/>
              </w:rPr>
            </w:pPr>
          </w:p>
        </w:tc>
        <w:tc>
          <w:tcPr>
            <w:tcW w:w="2536" w:type="dxa"/>
            <w:vMerge/>
            <w:tcBorders>
              <w:left w:val="nil"/>
              <w:right w:val="single" w:sz="4" w:space="0" w:color="auto"/>
            </w:tcBorders>
            <w:shd w:val="clear" w:color="auto" w:fill="auto"/>
          </w:tcPr>
          <w:p w14:paraId="00D2DC6D" w14:textId="77777777" w:rsidR="00BC329B" w:rsidRPr="004E17C4" w:rsidRDefault="00BC329B" w:rsidP="00DC5FA0">
            <w:pPr>
              <w:pStyle w:val="PargrafodaLista"/>
              <w:numPr>
                <w:ilvl w:val="0"/>
                <w:numId w:val="25"/>
              </w:numPr>
              <w:spacing w:after="0" w:line="240" w:lineRule="auto"/>
              <w:ind w:left="294" w:hanging="283"/>
              <w:jc w:val="both"/>
              <w:rPr>
                <w:rFonts w:eastAsia="Times New Roman" w:cstheme="minorHAnsi"/>
                <w:color w:val="000000"/>
              </w:rPr>
            </w:pPr>
          </w:p>
        </w:tc>
      </w:tr>
      <w:tr w:rsidR="00BC329B" w:rsidRPr="004E17C4" w14:paraId="21C0A26F" w14:textId="77777777" w:rsidTr="00BC329B">
        <w:trPr>
          <w:trHeight w:val="20"/>
          <w:jc w:val="center"/>
        </w:trPr>
        <w:tc>
          <w:tcPr>
            <w:tcW w:w="2006" w:type="dxa"/>
            <w:vMerge/>
            <w:tcBorders>
              <w:left w:val="single" w:sz="4" w:space="0" w:color="auto"/>
              <w:right w:val="single" w:sz="4" w:space="0" w:color="auto"/>
            </w:tcBorders>
            <w:shd w:val="clear" w:color="auto" w:fill="E2EFD9" w:themeFill="accent6" w:themeFillTint="33"/>
            <w:vAlign w:val="center"/>
          </w:tcPr>
          <w:p w14:paraId="38C1B907" w14:textId="77777777" w:rsidR="00BC329B" w:rsidRPr="004E17C4" w:rsidRDefault="00BC329B" w:rsidP="00BC329B">
            <w:pPr>
              <w:spacing w:after="0" w:line="240" w:lineRule="auto"/>
              <w:jc w:val="center"/>
              <w:rPr>
                <w:rFonts w:eastAsia="Times New Roman"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7AE406A9" w14:textId="77777777" w:rsidR="00BC329B" w:rsidRPr="004E17C4" w:rsidRDefault="00BC329B" w:rsidP="00BC329B">
            <w:pPr>
              <w:spacing w:after="0" w:line="240" w:lineRule="auto"/>
              <w:ind w:left="360"/>
              <w:jc w:val="center"/>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18E08412" w14:textId="77777777" w:rsidR="00BC329B" w:rsidRPr="004E17C4" w:rsidRDefault="00BC329B" w:rsidP="00BC329B">
            <w:pPr>
              <w:spacing w:after="0" w:line="240" w:lineRule="auto"/>
              <w:ind w:left="34"/>
              <w:jc w:val="both"/>
              <w:rPr>
                <w:rFonts w:cstheme="minorHAnsi"/>
              </w:rPr>
            </w:pPr>
            <w:r w:rsidRPr="004E17C4">
              <w:rPr>
                <w:rFonts w:cstheme="minorHAnsi"/>
                <w:b/>
                <w:bCs/>
              </w:rPr>
              <w:t xml:space="preserve">EI02TS02-3S07 – </w:t>
            </w:r>
            <w:r w:rsidRPr="004E17C4">
              <w:rPr>
                <w:rFonts w:cstheme="minorHAnsi"/>
              </w:rPr>
              <w:t xml:space="preserve">Manusear e brincar </w:t>
            </w:r>
            <w:r>
              <w:rPr>
                <w:rFonts w:cstheme="minorHAnsi"/>
              </w:rPr>
              <w:t xml:space="preserve">com </w:t>
            </w:r>
            <w:r w:rsidRPr="004E17C4">
              <w:rPr>
                <w:rFonts w:cstheme="minorHAnsi"/>
              </w:rPr>
              <w:t>materiais como argila, massa de modelar explorando as cores e texturas.</w:t>
            </w:r>
          </w:p>
        </w:tc>
        <w:tc>
          <w:tcPr>
            <w:tcW w:w="1699" w:type="dxa"/>
            <w:vMerge/>
            <w:tcBorders>
              <w:left w:val="nil"/>
              <w:right w:val="single" w:sz="4" w:space="0" w:color="auto"/>
            </w:tcBorders>
            <w:shd w:val="clear" w:color="auto" w:fill="auto"/>
          </w:tcPr>
          <w:p w14:paraId="783777FC" w14:textId="77777777" w:rsidR="00BC329B" w:rsidRPr="004E17C4" w:rsidRDefault="00BC329B" w:rsidP="00DC5FA0">
            <w:pPr>
              <w:pStyle w:val="PargrafodaLista"/>
              <w:numPr>
                <w:ilvl w:val="0"/>
                <w:numId w:val="27"/>
              </w:numPr>
              <w:spacing w:after="0" w:line="240" w:lineRule="auto"/>
              <w:jc w:val="both"/>
              <w:rPr>
                <w:rFonts w:eastAsia="Times New Roman" w:cstheme="minorHAnsi"/>
                <w:color w:val="000000"/>
              </w:rPr>
            </w:pPr>
          </w:p>
        </w:tc>
        <w:tc>
          <w:tcPr>
            <w:tcW w:w="2536" w:type="dxa"/>
            <w:vMerge/>
            <w:tcBorders>
              <w:left w:val="nil"/>
              <w:right w:val="single" w:sz="4" w:space="0" w:color="auto"/>
            </w:tcBorders>
            <w:shd w:val="clear" w:color="auto" w:fill="auto"/>
          </w:tcPr>
          <w:p w14:paraId="0302E966" w14:textId="77777777" w:rsidR="00BC329B" w:rsidRPr="004E17C4" w:rsidRDefault="00BC329B" w:rsidP="00DC5FA0">
            <w:pPr>
              <w:pStyle w:val="PargrafodaLista"/>
              <w:numPr>
                <w:ilvl w:val="0"/>
                <w:numId w:val="25"/>
              </w:numPr>
              <w:spacing w:after="0" w:line="240" w:lineRule="auto"/>
              <w:ind w:left="294" w:hanging="283"/>
              <w:jc w:val="both"/>
              <w:rPr>
                <w:rFonts w:eastAsia="Times New Roman" w:cstheme="minorHAnsi"/>
                <w:color w:val="000000"/>
              </w:rPr>
            </w:pPr>
          </w:p>
        </w:tc>
      </w:tr>
      <w:tr w:rsidR="00BC329B" w:rsidRPr="004E17C4" w14:paraId="7E6496BC" w14:textId="77777777" w:rsidTr="00BC329B">
        <w:trPr>
          <w:trHeight w:val="20"/>
          <w:jc w:val="center"/>
        </w:trPr>
        <w:tc>
          <w:tcPr>
            <w:tcW w:w="2006" w:type="dxa"/>
            <w:vMerge/>
            <w:tcBorders>
              <w:left w:val="single" w:sz="4" w:space="0" w:color="auto"/>
              <w:bottom w:val="single" w:sz="4" w:space="0" w:color="auto"/>
              <w:right w:val="single" w:sz="4" w:space="0" w:color="auto"/>
            </w:tcBorders>
            <w:shd w:val="clear" w:color="auto" w:fill="E2EFD9" w:themeFill="accent6" w:themeFillTint="33"/>
            <w:vAlign w:val="center"/>
          </w:tcPr>
          <w:p w14:paraId="76242E87" w14:textId="77777777" w:rsidR="00BC329B" w:rsidRPr="004E17C4" w:rsidRDefault="00BC329B" w:rsidP="00BC329B">
            <w:pPr>
              <w:spacing w:after="0" w:line="240" w:lineRule="auto"/>
              <w:jc w:val="center"/>
              <w:rPr>
                <w:rFonts w:eastAsia="Times New Roman" w:cstheme="minorHAnsi"/>
                <w:b/>
                <w:bCs/>
              </w:rPr>
            </w:pPr>
          </w:p>
        </w:tc>
        <w:tc>
          <w:tcPr>
            <w:tcW w:w="1857" w:type="dxa"/>
            <w:vMerge/>
            <w:tcBorders>
              <w:left w:val="single" w:sz="4" w:space="0" w:color="auto"/>
              <w:bottom w:val="single" w:sz="4" w:space="0" w:color="auto"/>
              <w:right w:val="single" w:sz="4" w:space="0" w:color="auto"/>
            </w:tcBorders>
            <w:shd w:val="clear" w:color="auto" w:fill="D9E2F3" w:themeFill="accent1" w:themeFillTint="33"/>
          </w:tcPr>
          <w:p w14:paraId="6519D658" w14:textId="77777777" w:rsidR="00BC329B" w:rsidRPr="004E17C4" w:rsidRDefault="00BC329B" w:rsidP="00BC329B">
            <w:pPr>
              <w:spacing w:after="0" w:line="240" w:lineRule="auto"/>
              <w:ind w:left="360"/>
              <w:jc w:val="center"/>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2B40DDFD" w14:textId="77777777" w:rsidR="00BC329B" w:rsidRPr="004E17C4" w:rsidRDefault="00BC329B" w:rsidP="00BC329B">
            <w:pPr>
              <w:spacing w:after="0" w:line="240" w:lineRule="auto"/>
              <w:ind w:left="34"/>
              <w:jc w:val="both"/>
              <w:rPr>
                <w:rFonts w:eastAsia="Times New Roman" w:cstheme="minorHAnsi"/>
                <w:color w:val="000000"/>
              </w:rPr>
            </w:pPr>
            <w:r w:rsidRPr="004E17C4">
              <w:rPr>
                <w:rFonts w:cstheme="minorHAnsi"/>
                <w:b/>
                <w:bCs/>
              </w:rPr>
              <w:t xml:space="preserve">EI02TS02-3S08- </w:t>
            </w:r>
            <w:r w:rsidRPr="004E17C4">
              <w:rPr>
                <w:rFonts w:cstheme="minorHAnsi"/>
              </w:rPr>
              <w:t>C</w:t>
            </w:r>
            <w:r w:rsidRPr="004E17C4">
              <w:rPr>
                <w:rFonts w:eastAsia="Times New Roman" w:cstheme="minorHAnsi"/>
                <w:color w:val="000000"/>
              </w:rPr>
              <w:t>onstruir estruturas tridimensionais a partir da colagem, montagem e justaposição de sucatas previamente selecionadas.</w:t>
            </w:r>
          </w:p>
        </w:tc>
        <w:tc>
          <w:tcPr>
            <w:tcW w:w="1699" w:type="dxa"/>
            <w:vMerge/>
            <w:tcBorders>
              <w:left w:val="nil"/>
              <w:bottom w:val="single" w:sz="4" w:space="0" w:color="auto"/>
              <w:right w:val="single" w:sz="4" w:space="0" w:color="auto"/>
            </w:tcBorders>
            <w:shd w:val="clear" w:color="auto" w:fill="auto"/>
          </w:tcPr>
          <w:p w14:paraId="7290FB96" w14:textId="77777777" w:rsidR="00BC329B" w:rsidRPr="004E17C4" w:rsidRDefault="00BC329B" w:rsidP="00DC5FA0">
            <w:pPr>
              <w:pStyle w:val="PargrafodaLista"/>
              <w:numPr>
                <w:ilvl w:val="0"/>
                <w:numId w:val="27"/>
              </w:numPr>
              <w:spacing w:after="0" w:line="240" w:lineRule="auto"/>
              <w:jc w:val="both"/>
              <w:rPr>
                <w:rFonts w:eastAsia="Times New Roman" w:cstheme="minorHAnsi"/>
                <w:color w:val="000000"/>
              </w:rPr>
            </w:pPr>
          </w:p>
        </w:tc>
        <w:tc>
          <w:tcPr>
            <w:tcW w:w="2536" w:type="dxa"/>
            <w:vMerge/>
            <w:tcBorders>
              <w:left w:val="nil"/>
              <w:bottom w:val="single" w:sz="4" w:space="0" w:color="auto"/>
              <w:right w:val="single" w:sz="4" w:space="0" w:color="auto"/>
            </w:tcBorders>
            <w:shd w:val="clear" w:color="auto" w:fill="auto"/>
          </w:tcPr>
          <w:p w14:paraId="3F10B10A" w14:textId="77777777" w:rsidR="00BC329B" w:rsidRPr="004E17C4" w:rsidRDefault="00BC329B" w:rsidP="00DC5FA0">
            <w:pPr>
              <w:pStyle w:val="PargrafodaLista"/>
              <w:numPr>
                <w:ilvl w:val="0"/>
                <w:numId w:val="25"/>
              </w:numPr>
              <w:spacing w:after="0" w:line="240" w:lineRule="auto"/>
              <w:ind w:left="294" w:hanging="283"/>
              <w:jc w:val="both"/>
              <w:rPr>
                <w:rFonts w:eastAsia="Times New Roman" w:cstheme="minorHAnsi"/>
                <w:color w:val="000000"/>
              </w:rPr>
            </w:pPr>
          </w:p>
        </w:tc>
      </w:tr>
      <w:tr w:rsidR="00BC329B" w:rsidRPr="004E17C4" w14:paraId="704B1443" w14:textId="77777777" w:rsidTr="00BC329B">
        <w:trPr>
          <w:trHeight w:val="549"/>
          <w:jc w:val="center"/>
        </w:trPr>
        <w:tc>
          <w:tcPr>
            <w:tcW w:w="2006" w:type="dxa"/>
            <w:vMerge w:val="restart"/>
            <w:tcBorders>
              <w:top w:val="single" w:sz="4" w:space="0" w:color="auto"/>
              <w:left w:val="single" w:sz="4" w:space="0" w:color="auto"/>
              <w:right w:val="single" w:sz="4" w:space="0" w:color="auto"/>
            </w:tcBorders>
            <w:shd w:val="clear" w:color="auto" w:fill="E2EFD9" w:themeFill="accent6" w:themeFillTint="33"/>
            <w:vAlign w:val="center"/>
          </w:tcPr>
          <w:p w14:paraId="73F79CC9"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(EI02TS03)</w:t>
            </w:r>
          </w:p>
          <w:p w14:paraId="7D46B9D6"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Utilizar diferentes fontes</w:t>
            </w:r>
          </w:p>
          <w:p w14:paraId="1D543976"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 xml:space="preserve">sonoras </w:t>
            </w:r>
          </w:p>
          <w:p w14:paraId="432D1AF1"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disponíveis no</w:t>
            </w:r>
          </w:p>
          <w:p w14:paraId="346F566F"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ambiente em brincadeiras</w:t>
            </w:r>
          </w:p>
          <w:p w14:paraId="2E53B3B9" w14:textId="77777777" w:rsidR="00BC329B" w:rsidRPr="004E17C4" w:rsidRDefault="00BC329B" w:rsidP="00BC329B">
            <w:pPr>
              <w:autoSpaceDE w:val="0"/>
              <w:autoSpaceDN w:val="0"/>
              <w:adjustRightInd w:val="0"/>
              <w:spacing w:after="0" w:line="240" w:lineRule="auto"/>
              <w:jc w:val="center"/>
              <w:rPr>
                <w:rFonts w:cstheme="minorHAnsi"/>
                <w:b/>
                <w:bCs/>
              </w:rPr>
            </w:pPr>
            <w:r w:rsidRPr="004E17C4">
              <w:rPr>
                <w:rFonts w:cstheme="minorHAnsi"/>
                <w:b/>
                <w:bCs/>
              </w:rPr>
              <w:t>cantadas, canções, músicas e</w:t>
            </w:r>
          </w:p>
          <w:p w14:paraId="5C227A0D" w14:textId="77777777" w:rsidR="00BC329B" w:rsidRPr="004E17C4" w:rsidRDefault="00BC329B" w:rsidP="00BC329B">
            <w:pPr>
              <w:spacing w:after="0" w:line="240" w:lineRule="auto"/>
              <w:jc w:val="center"/>
              <w:rPr>
                <w:rFonts w:cstheme="minorHAnsi"/>
                <w:b/>
                <w:bCs/>
              </w:rPr>
            </w:pPr>
            <w:r w:rsidRPr="004E17C4">
              <w:rPr>
                <w:rFonts w:cstheme="minorHAnsi"/>
                <w:b/>
                <w:bCs/>
              </w:rPr>
              <w:t>melodias.</w:t>
            </w:r>
          </w:p>
        </w:tc>
        <w:tc>
          <w:tcPr>
            <w:tcW w:w="1857" w:type="dxa"/>
            <w:vMerge w:val="restart"/>
            <w:tcBorders>
              <w:top w:val="single" w:sz="4" w:space="0" w:color="auto"/>
              <w:left w:val="single" w:sz="4" w:space="0" w:color="auto"/>
              <w:right w:val="single" w:sz="4" w:space="0" w:color="auto"/>
            </w:tcBorders>
            <w:shd w:val="clear" w:color="auto" w:fill="D9E2F3" w:themeFill="accent1" w:themeFillTint="33"/>
          </w:tcPr>
          <w:p w14:paraId="31B12741"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C1. Conhecimento</w:t>
            </w:r>
          </w:p>
          <w:p w14:paraId="743BBCFB"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C2. Pensamento científico, crítico e criativo</w:t>
            </w:r>
          </w:p>
          <w:p w14:paraId="32CDD741"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C3. Repertório cultural</w:t>
            </w:r>
          </w:p>
          <w:p w14:paraId="1DC7AC03"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C4. Comunicação</w:t>
            </w:r>
          </w:p>
          <w:p w14:paraId="101EA8F0"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C5. Cultura digital</w:t>
            </w:r>
          </w:p>
          <w:p w14:paraId="0343BB5C"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C8. Autoconhecimento e autocuidado</w:t>
            </w:r>
          </w:p>
          <w:p w14:paraId="5877666D" w14:textId="77777777" w:rsidR="00BC329B" w:rsidRPr="004E17C4" w:rsidRDefault="00BC329B" w:rsidP="00BC329B">
            <w:pPr>
              <w:spacing w:after="0" w:line="240" w:lineRule="auto"/>
              <w:rPr>
                <w:rFonts w:eastAsia="Times New Roman" w:cstheme="minorHAnsi"/>
                <w:color w:val="000000"/>
              </w:rPr>
            </w:pPr>
            <w:r w:rsidRPr="004E17C4">
              <w:rPr>
                <w:rFonts w:eastAsia="Times New Roman" w:cstheme="minorHAnsi"/>
                <w:color w:val="000000"/>
              </w:rPr>
              <w:lastRenderedPageBreak/>
              <w:t>C9. Empatia e cooperação</w:t>
            </w:r>
          </w:p>
          <w:p w14:paraId="77A151AB" w14:textId="77777777" w:rsidR="00BC329B" w:rsidRPr="004E17C4" w:rsidRDefault="00BC329B" w:rsidP="00BC329B">
            <w:pPr>
              <w:spacing w:after="0" w:line="240" w:lineRule="auto"/>
              <w:jc w:val="both"/>
              <w:rPr>
                <w:rFonts w:eastAsia="Times New Roman" w:cstheme="minorHAnsi"/>
                <w:color w:val="000000"/>
              </w:rPr>
            </w:pPr>
            <w:r w:rsidRPr="004E17C4">
              <w:rPr>
                <w:rFonts w:eastAsia="Times New Roman" w:cstheme="minorHAnsi"/>
                <w:color w:val="000000"/>
              </w:rPr>
              <w:t>C10. Responsabilidade e cidadania</w:t>
            </w:r>
          </w:p>
          <w:p w14:paraId="02C6F773" w14:textId="77777777" w:rsidR="00BC329B" w:rsidRPr="004E17C4" w:rsidRDefault="00BC329B" w:rsidP="00BC329B">
            <w:pPr>
              <w:spacing w:after="0" w:line="240" w:lineRule="auto"/>
              <w:ind w:left="360"/>
              <w:jc w:val="center"/>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260FA0AA" w14:textId="77777777" w:rsidR="00BC329B" w:rsidRPr="004E17C4" w:rsidRDefault="00BC329B" w:rsidP="00BC329B">
            <w:pPr>
              <w:spacing w:after="0" w:line="240" w:lineRule="auto"/>
              <w:ind w:left="34"/>
              <w:jc w:val="both"/>
              <w:rPr>
                <w:rFonts w:cstheme="minorHAnsi"/>
                <w:b/>
                <w:bCs/>
              </w:rPr>
            </w:pPr>
            <w:r w:rsidRPr="004E17C4">
              <w:rPr>
                <w:rFonts w:cstheme="minorHAnsi"/>
                <w:b/>
                <w:bCs/>
              </w:rPr>
              <w:lastRenderedPageBreak/>
              <w:t xml:space="preserve">EI02TS03-3S01- </w:t>
            </w:r>
            <w:r w:rsidRPr="004E17C4">
              <w:rPr>
                <w:rFonts w:cstheme="minorHAnsi"/>
              </w:rPr>
              <w:t>Realizar movimentos explorando diferentes partes do corpo desenvolvendo a noção de esquema corporal, a partir de diferentes comandos por fontes sonoras diversificadas.</w:t>
            </w:r>
          </w:p>
        </w:tc>
        <w:tc>
          <w:tcPr>
            <w:tcW w:w="1699" w:type="dxa"/>
            <w:vMerge w:val="restart"/>
            <w:tcBorders>
              <w:top w:val="single" w:sz="4" w:space="0" w:color="auto"/>
              <w:left w:val="nil"/>
              <w:right w:val="single" w:sz="4" w:space="0" w:color="auto"/>
            </w:tcBorders>
            <w:shd w:val="clear" w:color="auto" w:fill="auto"/>
          </w:tcPr>
          <w:p w14:paraId="409361D7"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Conviver</w:t>
            </w:r>
          </w:p>
          <w:p w14:paraId="711D5BE8"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Brincar</w:t>
            </w:r>
          </w:p>
          <w:p w14:paraId="0E5BB537"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Participar</w:t>
            </w:r>
          </w:p>
          <w:p w14:paraId="6F43C20A"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Explorar</w:t>
            </w:r>
          </w:p>
          <w:p w14:paraId="1577E947"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Expressar</w:t>
            </w:r>
          </w:p>
          <w:p w14:paraId="343D1525" w14:textId="77777777" w:rsidR="00BC329B" w:rsidRPr="004E17C4" w:rsidRDefault="00BC329B" w:rsidP="00BC329B">
            <w:pPr>
              <w:pStyle w:val="PargrafodaLista"/>
              <w:spacing w:after="0" w:line="240" w:lineRule="auto"/>
              <w:ind w:left="360"/>
              <w:jc w:val="both"/>
              <w:rPr>
                <w:rFonts w:eastAsia="Times New Roman" w:cstheme="minorHAnsi"/>
                <w:color w:val="000000"/>
              </w:rPr>
            </w:pPr>
            <w:r w:rsidRPr="004E17C4">
              <w:rPr>
                <w:rFonts w:eastAsia="Times New Roman" w:cstheme="minorHAnsi"/>
                <w:color w:val="000000"/>
              </w:rPr>
              <w:t>Conhecer-se</w:t>
            </w:r>
          </w:p>
        </w:tc>
        <w:tc>
          <w:tcPr>
            <w:tcW w:w="2536" w:type="dxa"/>
            <w:vMerge w:val="restart"/>
            <w:tcBorders>
              <w:top w:val="single" w:sz="4" w:space="0" w:color="auto"/>
              <w:left w:val="nil"/>
              <w:right w:val="single" w:sz="4" w:space="0" w:color="auto"/>
            </w:tcBorders>
            <w:shd w:val="clear" w:color="auto" w:fill="auto"/>
          </w:tcPr>
          <w:p w14:paraId="266109CE" w14:textId="77777777" w:rsidR="00BC329B" w:rsidRPr="004E17C4" w:rsidRDefault="00BC329B" w:rsidP="00BC329B">
            <w:pPr>
              <w:pStyle w:val="PargrafodaLista"/>
              <w:spacing w:after="0" w:line="240" w:lineRule="auto"/>
              <w:ind w:left="294"/>
              <w:jc w:val="both"/>
              <w:rPr>
                <w:rFonts w:eastAsia="Times New Roman" w:cstheme="minorHAnsi"/>
                <w:color w:val="000000"/>
              </w:rPr>
            </w:pPr>
            <w:r w:rsidRPr="004E17C4">
              <w:rPr>
                <w:rFonts w:cstheme="minorHAnsi"/>
                <w:noProof/>
              </w:rPr>
              <w:drawing>
                <wp:inline distT="0" distB="0" distL="0" distR="0" wp14:anchorId="76BA51D3" wp14:editId="64E1F872">
                  <wp:extent cx="904632" cy="888150"/>
                  <wp:effectExtent l="0" t="0" r="0" b="7620"/>
                  <wp:docPr id="1680138590" name="Imagem 1680138590"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33396" t="15267" r="49839" b="57157"/>
                          <a:stretch/>
                        </pic:blipFill>
                        <pic:spPr bwMode="auto">
                          <a:xfrm>
                            <a:off x="0" y="0"/>
                            <a:ext cx="905339" cy="888845"/>
                          </a:xfrm>
                          <a:prstGeom prst="rect">
                            <a:avLst/>
                          </a:prstGeom>
                          <a:noFill/>
                          <a:ln>
                            <a:noFill/>
                          </a:ln>
                          <a:extLst>
                            <a:ext uri="{53640926-AAD7-44D8-BBD7-CCE9431645EC}">
                              <a14:shadowObscured xmlns:a14="http://schemas.microsoft.com/office/drawing/2010/main"/>
                            </a:ext>
                          </a:extLst>
                        </pic:spPr>
                      </pic:pic>
                    </a:graphicData>
                  </a:graphic>
                </wp:inline>
              </w:drawing>
            </w:r>
          </w:p>
          <w:p w14:paraId="73C1E3BF" w14:textId="77777777" w:rsidR="00BC329B" w:rsidRPr="004E17C4" w:rsidRDefault="00BC329B" w:rsidP="00BC329B">
            <w:pPr>
              <w:pStyle w:val="PargrafodaLista"/>
              <w:spacing w:after="0" w:line="240" w:lineRule="auto"/>
              <w:ind w:left="294"/>
              <w:jc w:val="both"/>
              <w:rPr>
                <w:rFonts w:eastAsia="Times New Roman" w:cstheme="minorHAnsi"/>
                <w:color w:val="000000"/>
              </w:rPr>
            </w:pPr>
            <w:r w:rsidRPr="004E17C4">
              <w:rPr>
                <w:rFonts w:cstheme="minorHAnsi"/>
                <w:noProof/>
              </w:rPr>
              <w:drawing>
                <wp:inline distT="0" distB="0" distL="0" distR="0" wp14:anchorId="4C0523BA" wp14:editId="7C386923">
                  <wp:extent cx="906711" cy="888521"/>
                  <wp:effectExtent l="0" t="0" r="8255" b="6985"/>
                  <wp:docPr id="1680138591" name="Imagem 1680138591"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C329B" w:rsidRPr="004E17C4" w14:paraId="55165F84" w14:textId="77777777" w:rsidTr="00BC329B">
        <w:trPr>
          <w:trHeight w:val="495"/>
          <w:jc w:val="center"/>
        </w:trPr>
        <w:tc>
          <w:tcPr>
            <w:tcW w:w="2006" w:type="dxa"/>
            <w:vMerge/>
            <w:tcBorders>
              <w:left w:val="single" w:sz="4" w:space="0" w:color="auto"/>
              <w:right w:val="single" w:sz="4" w:space="0" w:color="auto"/>
            </w:tcBorders>
            <w:shd w:val="clear" w:color="auto" w:fill="E2EFD9" w:themeFill="accent6" w:themeFillTint="33"/>
            <w:vAlign w:val="center"/>
          </w:tcPr>
          <w:p w14:paraId="0B55548A" w14:textId="77777777" w:rsidR="00BC329B" w:rsidRPr="004E17C4" w:rsidRDefault="00BC329B" w:rsidP="00BC329B">
            <w:pPr>
              <w:spacing w:after="0" w:line="240" w:lineRule="auto"/>
              <w:jc w:val="center"/>
              <w:rPr>
                <w:rFonts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6398F1E5" w14:textId="77777777" w:rsidR="00BC329B" w:rsidRPr="004E17C4" w:rsidRDefault="00BC329B" w:rsidP="00BC329B">
            <w:pPr>
              <w:spacing w:after="0" w:line="240" w:lineRule="auto"/>
              <w:ind w:left="360"/>
              <w:jc w:val="center"/>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7D84CE21" w14:textId="77777777" w:rsidR="00BC329B" w:rsidRPr="004E17C4" w:rsidRDefault="00BC329B" w:rsidP="00BC329B">
            <w:pPr>
              <w:spacing w:after="0" w:line="240" w:lineRule="auto"/>
              <w:ind w:left="34"/>
              <w:jc w:val="both"/>
              <w:rPr>
                <w:rFonts w:cstheme="minorHAnsi"/>
              </w:rPr>
            </w:pPr>
            <w:r w:rsidRPr="004E17C4">
              <w:rPr>
                <w:rFonts w:cstheme="minorHAnsi"/>
                <w:b/>
                <w:bCs/>
              </w:rPr>
              <w:t xml:space="preserve">EI02TS03-3S02- </w:t>
            </w:r>
            <w:r w:rsidRPr="004E17C4">
              <w:rPr>
                <w:rFonts w:eastAsia="Times New Roman" w:cstheme="minorHAnsi"/>
                <w:color w:val="000000"/>
              </w:rPr>
              <w:t>Dançar conforme a música de diferentes manifestações sonoras buscando utilizar movimentos variados para se expressar.</w:t>
            </w:r>
          </w:p>
        </w:tc>
        <w:tc>
          <w:tcPr>
            <w:tcW w:w="1699" w:type="dxa"/>
            <w:vMerge/>
            <w:tcBorders>
              <w:left w:val="nil"/>
              <w:right w:val="single" w:sz="4" w:space="0" w:color="auto"/>
            </w:tcBorders>
            <w:shd w:val="clear" w:color="auto" w:fill="auto"/>
          </w:tcPr>
          <w:p w14:paraId="6AE4D66D" w14:textId="77777777" w:rsidR="00BC329B" w:rsidRPr="004E17C4" w:rsidRDefault="00BC329B" w:rsidP="00BC329B">
            <w:pPr>
              <w:pStyle w:val="PargrafodaLista"/>
              <w:spacing w:after="0" w:line="240" w:lineRule="auto"/>
              <w:ind w:left="360"/>
              <w:jc w:val="both"/>
              <w:rPr>
                <w:rFonts w:eastAsia="Times New Roman" w:cstheme="minorHAnsi"/>
                <w:color w:val="000000"/>
              </w:rPr>
            </w:pPr>
          </w:p>
        </w:tc>
        <w:tc>
          <w:tcPr>
            <w:tcW w:w="2536" w:type="dxa"/>
            <w:vMerge/>
            <w:tcBorders>
              <w:left w:val="nil"/>
              <w:right w:val="single" w:sz="4" w:space="0" w:color="auto"/>
            </w:tcBorders>
            <w:shd w:val="clear" w:color="auto" w:fill="auto"/>
          </w:tcPr>
          <w:p w14:paraId="6802F8F9" w14:textId="77777777" w:rsidR="00BC329B" w:rsidRPr="004E17C4" w:rsidRDefault="00BC329B" w:rsidP="00BC329B">
            <w:pPr>
              <w:pStyle w:val="PargrafodaLista"/>
              <w:spacing w:after="0" w:line="240" w:lineRule="auto"/>
              <w:ind w:left="294"/>
              <w:jc w:val="both"/>
              <w:rPr>
                <w:rFonts w:eastAsia="Times New Roman" w:cstheme="minorHAnsi"/>
                <w:color w:val="000000"/>
              </w:rPr>
            </w:pPr>
          </w:p>
        </w:tc>
      </w:tr>
      <w:tr w:rsidR="00BC329B" w:rsidRPr="004E17C4" w14:paraId="13F5FDE9" w14:textId="77777777" w:rsidTr="00BC329B">
        <w:trPr>
          <w:trHeight w:val="478"/>
          <w:jc w:val="center"/>
        </w:trPr>
        <w:tc>
          <w:tcPr>
            <w:tcW w:w="2006" w:type="dxa"/>
            <w:vMerge/>
            <w:tcBorders>
              <w:left w:val="single" w:sz="4" w:space="0" w:color="auto"/>
              <w:right w:val="single" w:sz="4" w:space="0" w:color="auto"/>
            </w:tcBorders>
            <w:shd w:val="clear" w:color="auto" w:fill="E2EFD9" w:themeFill="accent6" w:themeFillTint="33"/>
            <w:vAlign w:val="center"/>
          </w:tcPr>
          <w:p w14:paraId="565B3CD8" w14:textId="77777777" w:rsidR="00BC329B" w:rsidRPr="004E17C4" w:rsidRDefault="00BC329B" w:rsidP="00BC329B">
            <w:pPr>
              <w:spacing w:after="0" w:line="240" w:lineRule="auto"/>
              <w:jc w:val="center"/>
              <w:rPr>
                <w:rFonts w:eastAsia="Times New Roman" w:cstheme="minorHAnsi"/>
                <w:b/>
                <w:bCs/>
                <w:color w:val="000000"/>
              </w:rPr>
            </w:pPr>
          </w:p>
        </w:tc>
        <w:tc>
          <w:tcPr>
            <w:tcW w:w="1857" w:type="dxa"/>
            <w:vMerge/>
            <w:tcBorders>
              <w:left w:val="single" w:sz="4" w:space="0" w:color="auto"/>
              <w:right w:val="single" w:sz="4" w:space="0" w:color="auto"/>
            </w:tcBorders>
            <w:shd w:val="clear" w:color="auto" w:fill="D9E2F3" w:themeFill="accent1" w:themeFillTint="33"/>
          </w:tcPr>
          <w:p w14:paraId="053A07E9" w14:textId="77777777" w:rsidR="00BC329B" w:rsidRPr="004E17C4" w:rsidRDefault="00BC329B" w:rsidP="00BC329B">
            <w:pPr>
              <w:spacing w:after="0" w:line="240" w:lineRule="auto"/>
              <w:ind w:left="360"/>
              <w:jc w:val="center"/>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1E4E162A" w14:textId="77777777" w:rsidR="00BC329B" w:rsidRPr="004E17C4" w:rsidRDefault="00BC329B" w:rsidP="00BC329B">
            <w:pPr>
              <w:spacing w:after="0" w:line="240" w:lineRule="auto"/>
              <w:ind w:left="34"/>
              <w:jc w:val="both"/>
              <w:rPr>
                <w:rFonts w:eastAsia="Times New Roman" w:cstheme="minorHAnsi"/>
                <w:color w:val="000000"/>
              </w:rPr>
            </w:pPr>
            <w:r w:rsidRPr="004E17C4">
              <w:rPr>
                <w:rFonts w:cstheme="minorHAnsi"/>
                <w:b/>
                <w:bCs/>
              </w:rPr>
              <w:t xml:space="preserve">EI02TS03-3S03- </w:t>
            </w:r>
            <w:r w:rsidRPr="004E17C4">
              <w:rPr>
                <w:rFonts w:eastAsia="Times New Roman" w:cstheme="minorHAnsi"/>
                <w:color w:val="000000"/>
              </w:rPr>
              <w:t>Ouvir histórias de diferentes gêneros textuais, contadas ou gravadas para estímulo à percepção auditiva, como narrativas cantadas dentre outras possibilidades.</w:t>
            </w:r>
          </w:p>
        </w:tc>
        <w:tc>
          <w:tcPr>
            <w:tcW w:w="1699" w:type="dxa"/>
            <w:vMerge/>
            <w:tcBorders>
              <w:left w:val="nil"/>
              <w:right w:val="single" w:sz="4" w:space="0" w:color="auto"/>
            </w:tcBorders>
            <w:shd w:val="clear" w:color="auto" w:fill="auto"/>
          </w:tcPr>
          <w:p w14:paraId="34B51CA7" w14:textId="77777777" w:rsidR="00BC329B" w:rsidRPr="004E17C4" w:rsidRDefault="00BC329B" w:rsidP="00BC329B">
            <w:pPr>
              <w:pStyle w:val="PargrafodaLista"/>
              <w:spacing w:after="0" w:line="240" w:lineRule="auto"/>
              <w:ind w:left="360"/>
              <w:jc w:val="both"/>
              <w:rPr>
                <w:rFonts w:eastAsia="Times New Roman" w:cstheme="minorHAnsi"/>
                <w:color w:val="000000"/>
              </w:rPr>
            </w:pPr>
          </w:p>
        </w:tc>
        <w:tc>
          <w:tcPr>
            <w:tcW w:w="2536" w:type="dxa"/>
            <w:vMerge/>
            <w:tcBorders>
              <w:left w:val="nil"/>
              <w:right w:val="single" w:sz="4" w:space="0" w:color="auto"/>
            </w:tcBorders>
            <w:shd w:val="clear" w:color="auto" w:fill="auto"/>
          </w:tcPr>
          <w:p w14:paraId="231912E1" w14:textId="77777777" w:rsidR="00BC329B" w:rsidRPr="004E17C4" w:rsidRDefault="00BC329B" w:rsidP="00BC329B">
            <w:pPr>
              <w:pStyle w:val="PargrafodaLista"/>
              <w:spacing w:after="0" w:line="240" w:lineRule="auto"/>
              <w:ind w:left="294"/>
              <w:jc w:val="both"/>
              <w:rPr>
                <w:rFonts w:eastAsia="Times New Roman" w:cstheme="minorHAnsi"/>
                <w:color w:val="000000"/>
              </w:rPr>
            </w:pPr>
          </w:p>
        </w:tc>
      </w:tr>
      <w:tr w:rsidR="00BC329B" w:rsidRPr="004E17C4" w14:paraId="750EBC88" w14:textId="77777777" w:rsidTr="00BC329B">
        <w:trPr>
          <w:trHeight w:val="496"/>
          <w:jc w:val="center"/>
        </w:trPr>
        <w:tc>
          <w:tcPr>
            <w:tcW w:w="2006" w:type="dxa"/>
            <w:vMerge/>
            <w:tcBorders>
              <w:left w:val="single" w:sz="4" w:space="0" w:color="auto"/>
              <w:right w:val="single" w:sz="4" w:space="0" w:color="auto"/>
            </w:tcBorders>
            <w:shd w:val="clear" w:color="auto" w:fill="E2EFD9" w:themeFill="accent6" w:themeFillTint="33"/>
            <w:vAlign w:val="center"/>
          </w:tcPr>
          <w:p w14:paraId="5F1A81A6" w14:textId="77777777" w:rsidR="00BC329B" w:rsidRPr="004E17C4" w:rsidRDefault="00BC329B" w:rsidP="00BC329B">
            <w:pPr>
              <w:autoSpaceDE w:val="0"/>
              <w:autoSpaceDN w:val="0"/>
              <w:adjustRightInd w:val="0"/>
              <w:spacing w:after="0" w:line="240" w:lineRule="auto"/>
              <w:jc w:val="center"/>
              <w:rPr>
                <w:rFonts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16ECAB61" w14:textId="77777777" w:rsidR="00BC329B" w:rsidRPr="004E17C4" w:rsidRDefault="00BC329B" w:rsidP="00BC329B">
            <w:pPr>
              <w:spacing w:after="0" w:line="240" w:lineRule="auto"/>
              <w:ind w:left="360"/>
              <w:jc w:val="center"/>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10775533" w14:textId="77777777" w:rsidR="00BC329B" w:rsidRPr="004E17C4" w:rsidRDefault="00BC329B" w:rsidP="00BC329B">
            <w:pPr>
              <w:spacing w:after="0" w:line="240" w:lineRule="auto"/>
              <w:ind w:left="34"/>
              <w:jc w:val="both"/>
              <w:rPr>
                <w:rFonts w:eastAsia="Times New Roman" w:cstheme="minorHAnsi"/>
                <w:color w:val="000000"/>
              </w:rPr>
            </w:pPr>
            <w:r w:rsidRPr="004E17C4">
              <w:rPr>
                <w:rFonts w:cstheme="minorHAnsi"/>
                <w:b/>
                <w:bCs/>
              </w:rPr>
              <w:t xml:space="preserve">EI02TS03-3S04- </w:t>
            </w:r>
            <w:r w:rsidRPr="004E17C4">
              <w:rPr>
                <w:rFonts w:cstheme="minorHAnsi"/>
              </w:rPr>
              <w:t>D</w:t>
            </w:r>
            <w:r w:rsidRPr="004E17C4">
              <w:rPr>
                <w:rFonts w:eastAsia="Times New Roman" w:cstheme="minorHAnsi"/>
                <w:color w:val="000000"/>
              </w:rPr>
              <w:t>istinguir sons variados como sons da natureza, de animais e de outros contextos.</w:t>
            </w:r>
          </w:p>
        </w:tc>
        <w:tc>
          <w:tcPr>
            <w:tcW w:w="1699" w:type="dxa"/>
            <w:vMerge/>
            <w:tcBorders>
              <w:left w:val="nil"/>
              <w:right w:val="single" w:sz="4" w:space="0" w:color="auto"/>
            </w:tcBorders>
            <w:shd w:val="clear" w:color="auto" w:fill="auto"/>
          </w:tcPr>
          <w:p w14:paraId="4D0C3867" w14:textId="77777777" w:rsidR="00BC329B" w:rsidRPr="004E17C4" w:rsidRDefault="00BC329B" w:rsidP="00BC329B">
            <w:pPr>
              <w:pStyle w:val="PargrafodaLista"/>
              <w:spacing w:after="0" w:line="240" w:lineRule="auto"/>
              <w:ind w:left="360"/>
              <w:jc w:val="both"/>
              <w:rPr>
                <w:rFonts w:eastAsia="Times New Roman" w:cstheme="minorHAnsi"/>
                <w:color w:val="000000"/>
              </w:rPr>
            </w:pPr>
          </w:p>
        </w:tc>
        <w:tc>
          <w:tcPr>
            <w:tcW w:w="2536" w:type="dxa"/>
            <w:vMerge/>
            <w:tcBorders>
              <w:left w:val="nil"/>
              <w:right w:val="single" w:sz="4" w:space="0" w:color="auto"/>
            </w:tcBorders>
            <w:shd w:val="clear" w:color="auto" w:fill="auto"/>
          </w:tcPr>
          <w:p w14:paraId="68DCAE11" w14:textId="77777777" w:rsidR="00BC329B" w:rsidRPr="004E17C4" w:rsidRDefault="00BC329B" w:rsidP="00BC329B">
            <w:pPr>
              <w:pStyle w:val="PargrafodaLista"/>
              <w:spacing w:after="0" w:line="240" w:lineRule="auto"/>
              <w:ind w:left="294"/>
              <w:jc w:val="both"/>
              <w:rPr>
                <w:rFonts w:eastAsia="Times New Roman" w:cstheme="minorHAnsi"/>
                <w:color w:val="000000"/>
              </w:rPr>
            </w:pPr>
          </w:p>
        </w:tc>
      </w:tr>
      <w:tr w:rsidR="00BC329B" w:rsidRPr="004E17C4" w14:paraId="3CD21B74" w14:textId="77777777" w:rsidTr="00BC329B">
        <w:trPr>
          <w:trHeight w:val="608"/>
          <w:jc w:val="center"/>
        </w:trPr>
        <w:tc>
          <w:tcPr>
            <w:tcW w:w="2006" w:type="dxa"/>
            <w:vMerge/>
            <w:tcBorders>
              <w:left w:val="single" w:sz="4" w:space="0" w:color="auto"/>
              <w:right w:val="single" w:sz="4" w:space="0" w:color="auto"/>
            </w:tcBorders>
            <w:shd w:val="clear" w:color="auto" w:fill="E2EFD9" w:themeFill="accent6" w:themeFillTint="33"/>
            <w:vAlign w:val="center"/>
          </w:tcPr>
          <w:p w14:paraId="51639EFF" w14:textId="77777777" w:rsidR="00BC329B" w:rsidRPr="004E17C4" w:rsidRDefault="00BC329B" w:rsidP="00BC329B">
            <w:pPr>
              <w:autoSpaceDE w:val="0"/>
              <w:autoSpaceDN w:val="0"/>
              <w:adjustRightInd w:val="0"/>
              <w:spacing w:after="0" w:line="240" w:lineRule="auto"/>
              <w:jc w:val="center"/>
              <w:rPr>
                <w:rFonts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75D7848F" w14:textId="77777777" w:rsidR="00BC329B" w:rsidRPr="004E17C4" w:rsidRDefault="00BC329B" w:rsidP="00BC329B">
            <w:pPr>
              <w:spacing w:after="0" w:line="240" w:lineRule="auto"/>
              <w:ind w:left="360"/>
              <w:jc w:val="center"/>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68055FAD" w14:textId="77777777" w:rsidR="00BC329B" w:rsidRPr="004E17C4" w:rsidRDefault="00BC329B" w:rsidP="00BC329B">
            <w:pPr>
              <w:spacing w:after="0" w:line="240" w:lineRule="auto"/>
              <w:ind w:left="34"/>
              <w:jc w:val="both"/>
              <w:rPr>
                <w:rFonts w:eastAsia="Times New Roman" w:cstheme="minorHAnsi"/>
                <w:color w:val="000000"/>
              </w:rPr>
            </w:pPr>
            <w:r w:rsidRPr="004E17C4">
              <w:rPr>
                <w:rFonts w:cstheme="minorHAnsi"/>
                <w:b/>
                <w:bCs/>
              </w:rPr>
              <w:t xml:space="preserve">EI02TS03-3S05- </w:t>
            </w:r>
            <w:r w:rsidRPr="004E17C4">
              <w:rPr>
                <w:rFonts w:eastAsia="Times New Roman" w:cstheme="minorHAnsi"/>
                <w:color w:val="000000"/>
              </w:rPr>
              <w:t>Participar de brincadeiras e jogos cantados que reúnam som, movimento e dança acompanhando a musicalidade.</w:t>
            </w:r>
          </w:p>
        </w:tc>
        <w:tc>
          <w:tcPr>
            <w:tcW w:w="1699" w:type="dxa"/>
            <w:vMerge/>
            <w:tcBorders>
              <w:left w:val="nil"/>
              <w:right w:val="single" w:sz="4" w:space="0" w:color="auto"/>
            </w:tcBorders>
            <w:shd w:val="clear" w:color="auto" w:fill="auto"/>
          </w:tcPr>
          <w:p w14:paraId="31346842" w14:textId="77777777" w:rsidR="00BC329B" w:rsidRPr="004E17C4" w:rsidRDefault="00BC329B" w:rsidP="00BC329B">
            <w:pPr>
              <w:pStyle w:val="PargrafodaLista"/>
              <w:spacing w:after="0" w:line="240" w:lineRule="auto"/>
              <w:ind w:left="360"/>
              <w:jc w:val="both"/>
              <w:rPr>
                <w:rFonts w:eastAsia="Times New Roman" w:cstheme="minorHAnsi"/>
                <w:color w:val="000000"/>
              </w:rPr>
            </w:pPr>
          </w:p>
        </w:tc>
        <w:tc>
          <w:tcPr>
            <w:tcW w:w="2536" w:type="dxa"/>
            <w:vMerge/>
            <w:tcBorders>
              <w:left w:val="nil"/>
              <w:right w:val="single" w:sz="4" w:space="0" w:color="auto"/>
            </w:tcBorders>
            <w:shd w:val="clear" w:color="auto" w:fill="auto"/>
          </w:tcPr>
          <w:p w14:paraId="429081D8" w14:textId="77777777" w:rsidR="00BC329B" w:rsidRPr="004E17C4" w:rsidRDefault="00BC329B" w:rsidP="00BC329B">
            <w:pPr>
              <w:pStyle w:val="PargrafodaLista"/>
              <w:spacing w:after="0" w:line="240" w:lineRule="auto"/>
              <w:ind w:left="294"/>
              <w:jc w:val="both"/>
              <w:rPr>
                <w:rFonts w:eastAsia="Times New Roman" w:cstheme="minorHAnsi"/>
                <w:color w:val="000000"/>
              </w:rPr>
            </w:pPr>
          </w:p>
        </w:tc>
      </w:tr>
      <w:tr w:rsidR="00BC329B" w:rsidRPr="004E17C4" w14:paraId="1CE78D48" w14:textId="77777777" w:rsidTr="00BC329B">
        <w:trPr>
          <w:trHeight w:val="418"/>
          <w:jc w:val="center"/>
        </w:trPr>
        <w:tc>
          <w:tcPr>
            <w:tcW w:w="2006" w:type="dxa"/>
            <w:vMerge/>
            <w:tcBorders>
              <w:left w:val="single" w:sz="4" w:space="0" w:color="auto"/>
              <w:right w:val="single" w:sz="4" w:space="0" w:color="auto"/>
            </w:tcBorders>
            <w:shd w:val="clear" w:color="auto" w:fill="E2EFD9" w:themeFill="accent6" w:themeFillTint="33"/>
            <w:vAlign w:val="center"/>
          </w:tcPr>
          <w:p w14:paraId="6373FEC4" w14:textId="77777777" w:rsidR="00BC329B" w:rsidRPr="004E17C4" w:rsidRDefault="00BC329B" w:rsidP="00BC329B">
            <w:pPr>
              <w:autoSpaceDE w:val="0"/>
              <w:autoSpaceDN w:val="0"/>
              <w:adjustRightInd w:val="0"/>
              <w:spacing w:after="0" w:line="240" w:lineRule="auto"/>
              <w:jc w:val="center"/>
              <w:rPr>
                <w:rFonts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740185EF" w14:textId="77777777" w:rsidR="00BC329B" w:rsidRPr="004E17C4" w:rsidRDefault="00BC329B" w:rsidP="00BC329B">
            <w:pPr>
              <w:spacing w:after="0" w:line="240" w:lineRule="auto"/>
              <w:ind w:left="360"/>
              <w:jc w:val="center"/>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797C0EC4" w14:textId="77777777" w:rsidR="00BC329B" w:rsidRPr="004E17C4" w:rsidRDefault="00BC329B" w:rsidP="00BC329B">
            <w:pPr>
              <w:spacing w:after="0" w:line="240" w:lineRule="auto"/>
              <w:ind w:left="34"/>
              <w:jc w:val="both"/>
              <w:rPr>
                <w:rFonts w:cstheme="minorHAnsi"/>
                <w:b/>
                <w:bCs/>
              </w:rPr>
            </w:pPr>
            <w:r w:rsidRPr="004E17C4">
              <w:rPr>
                <w:rFonts w:cstheme="minorHAnsi"/>
                <w:b/>
                <w:bCs/>
              </w:rPr>
              <w:t xml:space="preserve">EI02TS03-3S06- </w:t>
            </w:r>
            <w:r w:rsidRPr="004E17C4">
              <w:rPr>
                <w:rFonts w:eastAsia="Times New Roman" w:cstheme="minorHAnsi"/>
                <w:color w:val="000000"/>
              </w:rPr>
              <w:t>Apreciar e fazer uso da linguagem musical a partir da escuta de diferentes estilos musicais.</w:t>
            </w:r>
          </w:p>
        </w:tc>
        <w:tc>
          <w:tcPr>
            <w:tcW w:w="1699" w:type="dxa"/>
            <w:tcBorders>
              <w:left w:val="nil"/>
              <w:right w:val="single" w:sz="4" w:space="0" w:color="auto"/>
            </w:tcBorders>
            <w:shd w:val="clear" w:color="auto" w:fill="auto"/>
          </w:tcPr>
          <w:p w14:paraId="274F799A" w14:textId="77777777" w:rsidR="00BC329B" w:rsidRPr="004E17C4" w:rsidRDefault="00BC329B" w:rsidP="00BC329B">
            <w:pPr>
              <w:pStyle w:val="PargrafodaLista"/>
              <w:spacing w:after="0" w:line="240" w:lineRule="auto"/>
              <w:ind w:left="360"/>
              <w:jc w:val="both"/>
              <w:rPr>
                <w:rFonts w:eastAsia="Times New Roman" w:cstheme="minorHAnsi"/>
                <w:color w:val="000000"/>
              </w:rPr>
            </w:pPr>
          </w:p>
        </w:tc>
        <w:tc>
          <w:tcPr>
            <w:tcW w:w="2536" w:type="dxa"/>
            <w:vMerge/>
            <w:tcBorders>
              <w:left w:val="nil"/>
              <w:right w:val="single" w:sz="4" w:space="0" w:color="auto"/>
            </w:tcBorders>
            <w:shd w:val="clear" w:color="auto" w:fill="auto"/>
          </w:tcPr>
          <w:p w14:paraId="2EF8E14A" w14:textId="77777777" w:rsidR="00BC329B" w:rsidRPr="004E17C4" w:rsidRDefault="00BC329B" w:rsidP="00BC329B">
            <w:pPr>
              <w:pStyle w:val="PargrafodaLista"/>
              <w:spacing w:after="0" w:line="240" w:lineRule="auto"/>
              <w:ind w:left="294"/>
              <w:jc w:val="both"/>
              <w:rPr>
                <w:rFonts w:eastAsia="Times New Roman" w:cstheme="minorHAnsi"/>
                <w:color w:val="000000"/>
              </w:rPr>
            </w:pPr>
          </w:p>
        </w:tc>
      </w:tr>
      <w:tr w:rsidR="00BC329B" w:rsidRPr="004E17C4" w14:paraId="3A9D4C6F" w14:textId="77777777" w:rsidTr="00BC329B">
        <w:trPr>
          <w:trHeight w:val="418"/>
          <w:jc w:val="center"/>
        </w:trPr>
        <w:tc>
          <w:tcPr>
            <w:tcW w:w="2006" w:type="dxa"/>
            <w:vMerge/>
            <w:tcBorders>
              <w:left w:val="single" w:sz="4" w:space="0" w:color="auto"/>
              <w:right w:val="single" w:sz="4" w:space="0" w:color="auto"/>
            </w:tcBorders>
            <w:shd w:val="clear" w:color="auto" w:fill="E2EFD9" w:themeFill="accent6" w:themeFillTint="33"/>
            <w:vAlign w:val="center"/>
          </w:tcPr>
          <w:p w14:paraId="7A23BBE0" w14:textId="77777777" w:rsidR="00BC329B" w:rsidRPr="004E17C4" w:rsidRDefault="00BC329B" w:rsidP="00BC329B">
            <w:pPr>
              <w:autoSpaceDE w:val="0"/>
              <w:autoSpaceDN w:val="0"/>
              <w:adjustRightInd w:val="0"/>
              <w:spacing w:after="0" w:line="240" w:lineRule="auto"/>
              <w:jc w:val="center"/>
              <w:rPr>
                <w:rFonts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47EB6D78" w14:textId="77777777" w:rsidR="00BC329B" w:rsidRPr="004E17C4" w:rsidRDefault="00BC329B" w:rsidP="00BC329B">
            <w:pPr>
              <w:spacing w:after="0" w:line="240" w:lineRule="auto"/>
              <w:ind w:left="360"/>
              <w:jc w:val="center"/>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2DD3806B" w14:textId="76EEAFB0" w:rsidR="00BC329B" w:rsidRPr="004E17C4" w:rsidRDefault="00BC329B" w:rsidP="00BC329B">
            <w:pPr>
              <w:spacing w:after="0" w:line="240" w:lineRule="auto"/>
              <w:ind w:left="34"/>
              <w:jc w:val="both"/>
              <w:rPr>
                <w:rFonts w:eastAsia="Times New Roman" w:cstheme="minorHAnsi"/>
                <w:color w:val="000000"/>
              </w:rPr>
            </w:pPr>
            <w:r w:rsidRPr="004E17C4">
              <w:rPr>
                <w:rFonts w:cstheme="minorHAnsi"/>
                <w:b/>
                <w:bCs/>
              </w:rPr>
              <w:t>EI02TS03-3S07</w:t>
            </w:r>
            <w:proofErr w:type="gramStart"/>
            <w:r w:rsidRPr="004E17C4">
              <w:rPr>
                <w:rFonts w:cstheme="minorHAnsi"/>
                <w:b/>
                <w:bCs/>
              </w:rPr>
              <w:t>-</w:t>
            </w:r>
            <w:r w:rsidR="00F23E51">
              <w:rPr>
                <w:rFonts w:cstheme="minorHAnsi"/>
                <w:b/>
                <w:bCs/>
              </w:rPr>
              <w:t xml:space="preserve"> </w:t>
            </w:r>
            <w:r w:rsidR="00F23E51">
              <w:rPr>
                <w:rFonts w:eastAsia="Times New Roman" w:cstheme="minorHAnsi"/>
                <w:color w:val="000000"/>
              </w:rPr>
              <w:t xml:space="preserve"> </w:t>
            </w:r>
            <w:r w:rsidRPr="004E17C4">
              <w:rPr>
                <w:rFonts w:eastAsia="Times New Roman" w:cstheme="minorHAnsi"/>
                <w:color w:val="000000"/>
              </w:rPr>
              <w:t>Experimentar</w:t>
            </w:r>
            <w:proofErr w:type="gramEnd"/>
            <w:r w:rsidRPr="004E17C4">
              <w:rPr>
                <w:rFonts w:eastAsia="Times New Roman" w:cstheme="minorHAnsi"/>
                <w:color w:val="000000"/>
              </w:rPr>
              <w:t xml:space="preserve"> o silêncio em atividades de relaxamento ao ouvir diferentes fontes sonoras instrumentais ou sons de ambientes diversificados. </w:t>
            </w:r>
          </w:p>
        </w:tc>
        <w:tc>
          <w:tcPr>
            <w:tcW w:w="1699" w:type="dxa"/>
            <w:tcBorders>
              <w:left w:val="nil"/>
              <w:right w:val="single" w:sz="4" w:space="0" w:color="auto"/>
            </w:tcBorders>
            <w:shd w:val="clear" w:color="auto" w:fill="auto"/>
          </w:tcPr>
          <w:p w14:paraId="25F24AF6" w14:textId="77777777" w:rsidR="00BC329B" w:rsidRPr="004E17C4" w:rsidRDefault="00BC329B" w:rsidP="00BC329B">
            <w:pPr>
              <w:pStyle w:val="PargrafodaLista"/>
              <w:spacing w:after="0" w:line="240" w:lineRule="auto"/>
              <w:ind w:left="360"/>
              <w:jc w:val="both"/>
              <w:rPr>
                <w:rFonts w:eastAsia="Times New Roman" w:cstheme="minorHAnsi"/>
                <w:color w:val="000000"/>
              </w:rPr>
            </w:pPr>
          </w:p>
        </w:tc>
        <w:tc>
          <w:tcPr>
            <w:tcW w:w="2536" w:type="dxa"/>
            <w:vMerge/>
            <w:tcBorders>
              <w:left w:val="nil"/>
              <w:right w:val="single" w:sz="4" w:space="0" w:color="auto"/>
            </w:tcBorders>
            <w:shd w:val="clear" w:color="auto" w:fill="auto"/>
          </w:tcPr>
          <w:p w14:paraId="5B327AC9" w14:textId="77777777" w:rsidR="00BC329B" w:rsidRPr="004E17C4" w:rsidRDefault="00BC329B" w:rsidP="00BC329B">
            <w:pPr>
              <w:pStyle w:val="PargrafodaLista"/>
              <w:spacing w:after="0" w:line="240" w:lineRule="auto"/>
              <w:ind w:left="294"/>
              <w:jc w:val="both"/>
              <w:rPr>
                <w:rFonts w:eastAsia="Times New Roman" w:cstheme="minorHAnsi"/>
                <w:color w:val="000000"/>
              </w:rPr>
            </w:pPr>
          </w:p>
        </w:tc>
      </w:tr>
      <w:tr w:rsidR="00BC329B" w:rsidRPr="004E17C4" w14:paraId="7F01DAF8" w14:textId="77777777" w:rsidTr="00BC329B">
        <w:trPr>
          <w:trHeight w:val="418"/>
          <w:jc w:val="center"/>
        </w:trPr>
        <w:tc>
          <w:tcPr>
            <w:tcW w:w="2006" w:type="dxa"/>
            <w:vMerge/>
            <w:tcBorders>
              <w:left w:val="single" w:sz="4" w:space="0" w:color="auto"/>
              <w:right w:val="single" w:sz="4" w:space="0" w:color="auto"/>
            </w:tcBorders>
            <w:shd w:val="clear" w:color="auto" w:fill="E2EFD9" w:themeFill="accent6" w:themeFillTint="33"/>
            <w:vAlign w:val="center"/>
          </w:tcPr>
          <w:p w14:paraId="3F8A08E1" w14:textId="77777777" w:rsidR="00BC329B" w:rsidRPr="004E17C4" w:rsidRDefault="00BC329B" w:rsidP="00BC329B">
            <w:pPr>
              <w:autoSpaceDE w:val="0"/>
              <w:autoSpaceDN w:val="0"/>
              <w:adjustRightInd w:val="0"/>
              <w:spacing w:after="0" w:line="240" w:lineRule="auto"/>
              <w:jc w:val="center"/>
              <w:rPr>
                <w:rFonts w:cstheme="minorHAnsi"/>
                <w:b/>
                <w:bCs/>
              </w:rPr>
            </w:pPr>
          </w:p>
        </w:tc>
        <w:tc>
          <w:tcPr>
            <w:tcW w:w="1857" w:type="dxa"/>
            <w:vMerge/>
            <w:tcBorders>
              <w:left w:val="single" w:sz="4" w:space="0" w:color="auto"/>
              <w:right w:val="single" w:sz="4" w:space="0" w:color="auto"/>
            </w:tcBorders>
            <w:shd w:val="clear" w:color="auto" w:fill="D9E2F3" w:themeFill="accent1" w:themeFillTint="33"/>
          </w:tcPr>
          <w:p w14:paraId="2D836F50" w14:textId="77777777" w:rsidR="00BC329B" w:rsidRPr="004E17C4" w:rsidRDefault="00BC329B" w:rsidP="00BC329B">
            <w:pPr>
              <w:spacing w:after="0" w:line="240" w:lineRule="auto"/>
              <w:ind w:left="360"/>
              <w:jc w:val="center"/>
              <w:rPr>
                <w:rFonts w:eastAsia="Times New Roman" w:cstheme="minorHAnsi"/>
                <w:color w:val="000000"/>
              </w:rPr>
            </w:pPr>
          </w:p>
        </w:tc>
        <w:tc>
          <w:tcPr>
            <w:tcW w:w="7632" w:type="dxa"/>
            <w:tcBorders>
              <w:top w:val="single" w:sz="4" w:space="0" w:color="auto"/>
              <w:left w:val="nil"/>
              <w:bottom w:val="single" w:sz="4" w:space="0" w:color="auto"/>
              <w:right w:val="single" w:sz="4" w:space="0" w:color="auto"/>
            </w:tcBorders>
            <w:shd w:val="clear" w:color="auto" w:fill="auto"/>
          </w:tcPr>
          <w:p w14:paraId="26522628" w14:textId="2CD1A86F" w:rsidR="00BC329B" w:rsidRPr="004E17C4" w:rsidRDefault="00BC329B" w:rsidP="00BC329B">
            <w:pPr>
              <w:spacing w:after="0" w:line="240" w:lineRule="auto"/>
              <w:ind w:left="34"/>
              <w:jc w:val="both"/>
              <w:rPr>
                <w:rFonts w:cstheme="minorHAnsi"/>
                <w:b/>
                <w:bCs/>
              </w:rPr>
            </w:pPr>
            <w:r w:rsidRPr="004E17C4">
              <w:rPr>
                <w:rFonts w:cstheme="minorHAnsi"/>
                <w:b/>
                <w:bCs/>
              </w:rPr>
              <w:t>EI02TS03-3S08</w:t>
            </w:r>
            <w:proofErr w:type="gramStart"/>
            <w:r w:rsidRPr="004E17C4">
              <w:rPr>
                <w:rFonts w:cstheme="minorHAnsi"/>
                <w:b/>
                <w:bCs/>
              </w:rPr>
              <w:t>-</w:t>
            </w:r>
            <w:r w:rsidR="00F23E51">
              <w:rPr>
                <w:rFonts w:cstheme="minorHAnsi"/>
                <w:b/>
                <w:bCs/>
              </w:rPr>
              <w:t xml:space="preserve"> </w:t>
            </w:r>
            <w:r w:rsidR="00F23E51">
              <w:rPr>
                <w:rFonts w:eastAsia="Times New Roman" w:cstheme="minorHAnsi"/>
                <w:color w:val="000000"/>
              </w:rPr>
              <w:t xml:space="preserve"> </w:t>
            </w:r>
            <w:r w:rsidRPr="004E17C4">
              <w:rPr>
                <w:rFonts w:eastAsia="Times New Roman" w:cstheme="minorHAnsi"/>
                <w:color w:val="000000"/>
              </w:rPr>
              <w:t>Bater</w:t>
            </w:r>
            <w:proofErr w:type="gramEnd"/>
            <w:r w:rsidRPr="004E17C4">
              <w:rPr>
                <w:rFonts w:eastAsia="Times New Roman" w:cstheme="minorHAnsi"/>
                <w:color w:val="000000"/>
              </w:rPr>
              <w:t xml:space="preserve"> palmas, caminhar, marchar individualmente, em duplas, trios ou grupos a partir de ritmos sonoros diversificados.</w:t>
            </w:r>
          </w:p>
        </w:tc>
        <w:tc>
          <w:tcPr>
            <w:tcW w:w="1699" w:type="dxa"/>
            <w:tcBorders>
              <w:left w:val="nil"/>
              <w:right w:val="single" w:sz="4" w:space="0" w:color="auto"/>
            </w:tcBorders>
            <w:shd w:val="clear" w:color="auto" w:fill="auto"/>
          </w:tcPr>
          <w:p w14:paraId="388E9B0F" w14:textId="77777777" w:rsidR="00BC329B" w:rsidRPr="004E17C4" w:rsidRDefault="00BC329B" w:rsidP="00BC329B">
            <w:pPr>
              <w:pStyle w:val="PargrafodaLista"/>
              <w:spacing w:after="0" w:line="240" w:lineRule="auto"/>
              <w:ind w:left="360"/>
              <w:jc w:val="both"/>
              <w:rPr>
                <w:rFonts w:eastAsia="Times New Roman" w:cstheme="minorHAnsi"/>
                <w:color w:val="000000"/>
              </w:rPr>
            </w:pPr>
          </w:p>
        </w:tc>
        <w:tc>
          <w:tcPr>
            <w:tcW w:w="2536" w:type="dxa"/>
            <w:vMerge/>
            <w:tcBorders>
              <w:left w:val="nil"/>
              <w:right w:val="single" w:sz="4" w:space="0" w:color="auto"/>
            </w:tcBorders>
            <w:shd w:val="clear" w:color="auto" w:fill="auto"/>
          </w:tcPr>
          <w:p w14:paraId="51DF4FB6" w14:textId="77777777" w:rsidR="00BC329B" w:rsidRPr="004E17C4" w:rsidRDefault="00BC329B" w:rsidP="00BC329B">
            <w:pPr>
              <w:pStyle w:val="PargrafodaLista"/>
              <w:spacing w:after="0" w:line="240" w:lineRule="auto"/>
              <w:ind w:left="294"/>
              <w:jc w:val="both"/>
              <w:rPr>
                <w:rFonts w:eastAsia="Times New Roman" w:cstheme="minorHAnsi"/>
                <w:color w:val="000000"/>
              </w:rPr>
            </w:pPr>
          </w:p>
        </w:tc>
      </w:tr>
      <w:tr w:rsidR="00BC329B" w:rsidRPr="004E17C4" w14:paraId="5C00B9F0" w14:textId="77777777" w:rsidTr="00BC329B">
        <w:trPr>
          <w:trHeight w:val="20"/>
          <w:jc w:val="center"/>
        </w:trPr>
        <w:tc>
          <w:tcPr>
            <w:tcW w:w="2006" w:type="dxa"/>
            <w:vMerge/>
            <w:tcBorders>
              <w:left w:val="single" w:sz="4" w:space="0" w:color="auto"/>
              <w:right w:val="single" w:sz="4" w:space="0" w:color="auto"/>
            </w:tcBorders>
            <w:shd w:val="clear" w:color="auto" w:fill="E2EFD9" w:themeFill="accent6" w:themeFillTint="33"/>
            <w:vAlign w:val="center"/>
          </w:tcPr>
          <w:p w14:paraId="053A64D8" w14:textId="77777777" w:rsidR="00BC329B" w:rsidRPr="004E17C4" w:rsidRDefault="00BC329B" w:rsidP="00BC329B">
            <w:pPr>
              <w:spacing w:after="0" w:line="240" w:lineRule="auto"/>
              <w:jc w:val="center"/>
              <w:rPr>
                <w:rFonts w:eastAsia="Times New Roman" w:cstheme="minorHAnsi"/>
                <w:b/>
                <w:bCs/>
                <w:color w:val="000000"/>
              </w:rPr>
            </w:pPr>
          </w:p>
        </w:tc>
        <w:tc>
          <w:tcPr>
            <w:tcW w:w="1857" w:type="dxa"/>
            <w:vMerge/>
            <w:tcBorders>
              <w:left w:val="single" w:sz="4" w:space="0" w:color="auto"/>
              <w:right w:val="single" w:sz="4" w:space="0" w:color="auto"/>
            </w:tcBorders>
            <w:shd w:val="clear" w:color="auto" w:fill="D9E2F3" w:themeFill="accent1" w:themeFillTint="33"/>
          </w:tcPr>
          <w:p w14:paraId="2C3B529D" w14:textId="77777777" w:rsidR="00BC329B" w:rsidRPr="004E17C4" w:rsidRDefault="00BC329B" w:rsidP="00BC329B">
            <w:pPr>
              <w:spacing w:after="0" w:line="240" w:lineRule="auto"/>
              <w:ind w:left="360"/>
              <w:jc w:val="both"/>
              <w:rPr>
                <w:rFonts w:eastAsia="Times New Roman" w:cstheme="minorHAnsi"/>
                <w:color w:val="000000"/>
              </w:rPr>
            </w:pPr>
          </w:p>
        </w:tc>
        <w:tc>
          <w:tcPr>
            <w:tcW w:w="7632" w:type="dxa"/>
            <w:tcBorders>
              <w:top w:val="single" w:sz="4" w:space="0" w:color="auto"/>
              <w:left w:val="single" w:sz="4" w:space="0" w:color="auto"/>
              <w:bottom w:val="single" w:sz="4" w:space="0" w:color="auto"/>
              <w:right w:val="single" w:sz="4" w:space="0" w:color="auto"/>
            </w:tcBorders>
            <w:shd w:val="clear" w:color="auto" w:fill="auto"/>
            <w:vAlign w:val="center"/>
          </w:tcPr>
          <w:p w14:paraId="7ADD27F3" w14:textId="77777777" w:rsidR="00BC329B" w:rsidRPr="004E17C4" w:rsidRDefault="00BC329B" w:rsidP="00BC329B">
            <w:pPr>
              <w:spacing w:after="0" w:line="240" w:lineRule="auto"/>
              <w:jc w:val="both"/>
              <w:rPr>
                <w:rFonts w:eastAsia="Times New Roman" w:cstheme="minorHAnsi"/>
                <w:b/>
                <w:bCs/>
                <w:color w:val="000000"/>
              </w:rPr>
            </w:pPr>
            <w:r w:rsidRPr="004E17C4">
              <w:rPr>
                <w:rFonts w:cstheme="minorHAnsi"/>
                <w:b/>
                <w:bCs/>
              </w:rPr>
              <w:t xml:space="preserve"> EI02TS03-3S09- </w:t>
            </w:r>
            <w:r w:rsidRPr="004E17C4">
              <w:rPr>
                <w:rFonts w:eastAsia="Times New Roman" w:cstheme="minorHAnsi"/>
                <w:color w:val="000000"/>
              </w:rPr>
              <w:t xml:space="preserve">Cantar e </w:t>
            </w:r>
            <w:r>
              <w:rPr>
                <w:rFonts w:eastAsia="Times New Roman" w:cstheme="minorHAnsi"/>
                <w:color w:val="000000"/>
              </w:rPr>
              <w:t>i</w:t>
            </w:r>
            <w:r w:rsidRPr="004E17C4">
              <w:rPr>
                <w:rFonts w:eastAsia="Times New Roman" w:cstheme="minorHAnsi"/>
                <w:color w:val="000000"/>
              </w:rPr>
              <w:t>mprovisar canções conhecidas.</w:t>
            </w:r>
          </w:p>
        </w:tc>
        <w:tc>
          <w:tcPr>
            <w:tcW w:w="1699" w:type="dxa"/>
            <w:tcBorders>
              <w:left w:val="nil"/>
              <w:right w:val="single" w:sz="4" w:space="0" w:color="auto"/>
            </w:tcBorders>
            <w:shd w:val="clear" w:color="auto" w:fill="auto"/>
          </w:tcPr>
          <w:p w14:paraId="11528A18" w14:textId="77777777" w:rsidR="00BC329B" w:rsidRPr="004E17C4" w:rsidRDefault="00BC329B" w:rsidP="00BC329B">
            <w:pPr>
              <w:spacing w:after="0" w:line="240" w:lineRule="auto"/>
              <w:ind w:left="360"/>
              <w:jc w:val="both"/>
              <w:rPr>
                <w:rFonts w:eastAsia="Times New Roman" w:cstheme="minorHAnsi"/>
                <w:color w:val="000000"/>
              </w:rPr>
            </w:pPr>
          </w:p>
        </w:tc>
        <w:tc>
          <w:tcPr>
            <w:tcW w:w="2536" w:type="dxa"/>
            <w:vMerge/>
            <w:tcBorders>
              <w:left w:val="nil"/>
              <w:right w:val="single" w:sz="4" w:space="0" w:color="auto"/>
            </w:tcBorders>
            <w:shd w:val="clear" w:color="auto" w:fill="auto"/>
          </w:tcPr>
          <w:p w14:paraId="26887517" w14:textId="77777777" w:rsidR="00BC329B" w:rsidRPr="004E17C4" w:rsidRDefault="00BC329B" w:rsidP="00BC329B">
            <w:pPr>
              <w:pStyle w:val="PargrafodaLista"/>
              <w:spacing w:after="0" w:line="240" w:lineRule="auto"/>
              <w:ind w:left="360"/>
              <w:jc w:val="both"/>
              <w:rPr>
                <w:rFonts w:eastAsia="Times New Roman" w:cstheme="minorHAnsi"/>
                <w:color w:val="000000"/>
              </w:rPr>
            </w:pPr>
          </w:p>
        </w:tc>
      </w:tr>
      <w:tr w:rsidR="00BC329B" w:rsidRPr="004E17C4" w14:paraId="31CA8A2D" w14:textId="77777777" w:rsidTr="00BC329B">
        <w:trPr>
          <w:trHeight w:val="20"/>
          <w:jc w:val="center"/>
        </w:trPr>
        <w:tc>
          <w:tcPr>
            <w:tcW w:w="2006" w:type="dxa"/>
            <w:vMerge/>
            <w:tcBorders>
              <w:left w:val="single" w:sz="4" w:space="0" w:color="auto"/>
              <w:bottom w:val="single" w:sz="4" w:space="0" w:color="auto"/>
              <w:right w:val="single" w:sz="4" w:space="0" w:color="auto"/>
            </w:tcBorders>
            <w:shd w:val="clear" w:color="auto" w:fill="E2EFD9" w:themeFill="accent6" w:themeFillTint="33"/>
            <w:vAlign w:val="center"/>
          </w:tcPr>
          <w:p w14:paraId="22EA0A13" w14:textId="77777777" w:rsidR="00BC329B" w:rsidRPr="004E17C4" w:rsidRDefault="00BC329B" w:rsidP="00BC329B">
            <w:pPr>
              <w:spacing w:after="0" w:line="240" w:lineRule="auto"/>
              <w:jc w:val="center"/>
              <w:rPr>
                <w:rFonts w:eastAsia="Times New Roman" w:cstheme="minorHAnsi"/>
                <w:b/>
                <w:bCs/>
                <w:color w:val="000000"/>
              </w:rPr>
            </w:pPr>
          </w:p>
        </w:tc>
        <w:tc>
          <w:tcPr>
            <w:tcW w:w="1857" w:type="dxa"/>
            <w:tcBorders>
              <w:left w:val="single" w:sz="4" w:space="0" w:color="auto"/>
              <w:bottom w:val="single" w:sz="4" w:space="0" w:color="auto"/>
              <w:right w:val="single" w:sz="4" w:space="0" w:color="auto"/>
            </w:tcBorders>
            <w:shd w:val="clear" w:color="auto" w:fill="D9E2F3" w:themeFill="accent1" w:themeFillTint="33"/>
          </w:tcPr>
          <w:p w14:paraId="0791453C" w14:textId="77777777" w:rsidR="00BC329B" w:rsidRPr="004E17C4" w:rsidRDefault="00BC329B" w:rsidP="00BC329B">
            <w:pPr>
              <w:spacing w:after="0" w:line="240" w:lineRule="auto"/>
              <w:ind w:left="360"/>
              <w:jc w:val="both"/>
              <w:rPr>
                <w:rFonts w:eastAsia="Times New Roman" w:cstheme="minorHAnsi"/>
                <w:color w:val="000000"/>
              </w:rPr>
            </w:pPr>
          </w:p>
        </w:tc>
        <w:tc>
          <w:tcPr>
            <w:tcW w:w="7632" w:type="dxa"/>
            <w:tcBorders>
              <w:top w:val="single" w:sz="4" w:space="0" w:color="auto"/>
              <w:left w:val="single" w:sz="4" w:space="0" w:color="auto"/>
              <w:bottom w:val="single" w:sz="4" w:space="0" w:color="auto"/>
              <w:right w:val="single" w:sz="4" w:space="0" w:color="auto"/>
            </w:tcBorders>
            <w:shd w:val="clear" w:color="auto" w:fill="auto"/>
            <w:vAlign w:val="center"/>
          </w:tcPr>
          <w:p w14:paraId="6B19C977" w14:textId="77777777" w:rsidR="00BC329B" w:rsidRPr="004E17C4" w:rsidRDefault="00BC329B" w:rsidP="00BC329B">
            <w:pPr>
              <w:spacing w:after="0" w:line="240" w:lineRule="auto"/>
              <w:jc w:val="both"/>
              <w:rPr>
                <w:rFonts w:eastAsia="Times New Roman" w:cstheme="minorHAnsi"/>
                <w:color w:val="000000"/>
              </w:rPr>
            </w:pPr>
            <w:r w:rsidRPr="004E17C4">
              <w:rPr>
                <w:rFonts w:cstheme="minorHAnsi"/>
                <w:b/>
                <w:bCs/>
              </w:rPr>
              <w:t xml:space="preserve"> EI02TS03-3S10- </w:t>
            </w:r>
            <w:r w:rsidRPr="004E17C4">
              <w:rPr>
                <w:rFonts w:eastAsia="Times New Roman" w:cstheme="minorHAnsi"/>
                <w:color w:val="000000"/>
              </w:rPr>
              <w:t>Participar de brincadeiras variadas a partir da escuta de sons, como: mover-se e fazer movimentos corporais de acordo com o som e com o ritmo, dentre outros.</w:t>
            </w:r>
          </w:p>
        </w:tc>
        <w:tc>
          <w:tcPr>
            <w:tcW w:w="1699" w:type="dxa"/>
            <w:tcBorders>
              <w:left w:val="nil"/>
              <w:bottom w:val="single" w:sz="4" w:space="0" w:color="auto"/>
              <w:right w:val="single" w:sz="4" w:space="0" w:color="auto"/>
            </w:tcBorders>
            <w:shd w:val="clear" w:color="auto" w:fill="auto"/>
          </w:tcPr>
          <w:p w14:paraId="5752BCAF" w14:textId="77777777" w:rsidR="00BC329B" w:rsidRPr="004E17C4" w:rsidRDefault="00BC329B" w:rsidP="00BC329B">
            <w:pPr>
              <w:spacing w:after="0" w:line="240" w:lineRule="auto"/>
              <w:ind w:left="360"/>
              <w:jc w:val="both"/>
              <w:rPr>
                <w:rFonts w:eastAsia="Times New Roman" w:cstheme="minorHAnsi"/>
                <w:color w:val="000000"/>
              </w:rPr>
            </w:pPr>
          </w:p>
        </w:tc>
        <w:tc>
          <w:tcPr>
            <w:tcW w:w="2536" w:type="dxa"/>
            <w:tcBorders>
              <w:left w:val="nil"/>
              <w:bottom w:val="single" w:sz="4" w:space="0" w:color="auto"/>
              <w:right w:val="single" w:sz="4" w:space="0" w:color="auto"/>
            </w:tcBorders>
            <w:shd w:val="clear" w:color="auto" w:fill="auto"/>
          </w:tcPr>
          <w:p w14:paraId="1C1D797E" w14:textId="77777777" w:rsidR="00BC329B" w:rsidRPr="004E17C4" w:rsidRDefault="00BC329B" w:rsidP="00BC329B">
            <w:pPr>
              <w:pStyle w:val="PargrafodaLista"/>
              <w:spacing w:after="0" w:line="240" w:lineRule="auto"/>
              <w:ind w:left="360"/>
              <w:jc w:val="both"/>
              <w:rPr>
                <w:rFonts w:eastAsia="Times New Roman" w:cstheme="minorHAnsi"/>
                <w:color w:val="000000"/>
              </w:rPr>
            </w:pPr>
          </w:p>
        </w:tc>
      </w:tr>
    </w:tbl>
    <w:p w14:paraId="72B8A409" w14:textId="2DCD1AAF" w:rsidR="00BC329B" w:rsidRDefault="00BC329B" w:rsidP="490D8E04">
      <w:pPr>
        <w:shd w:val="clear" w:color="auto" w:fill="FFFFFF" w:themeFill="background1"/>
        <w:spacing w:before="300" w:after="300" w:line="360" w:lineRule="auto"/>
        <w:jc w:val="both"/>
        <w:rPr>
          <w:rFonts w:ascii="Arial" w:hAnsi="Arial" w:cs="Arial"/>
          <w:sz w:val="24"/>
          <w:szCs w:val="24"/>
        </w:rPr>
      </w:pPr>
    </w:p>
    <w:p w14:paraId="308588C0" w14:textId="0DDBEF6E" w:rsidR="00BC329B" w:rsidRDefault="00BC329B" w:rsidP="490D8E04">
      <w:pPr>
        <w:shd w:val="clear" w:color="auto" w:fill="FFFFFF" w:themeFill="background1"/>
        <w:spacing w:before="300" w:after="300" w:line="360" w:lineRule="auto"/>
        <w:jc w:val="both"/>
        <w:rPr>
          <w:rFonts w:ascii="Arial" w:hAnsi="Arial" w:cs="Arial"/>
          <w:sz w:val="24"/>
          <w:szCs w:val="24"/>
        </w:rPr>
      </w:pPr>
    </w:p>
    <w:p w14:paraId="497CF73C" w14:textId="04C6616A" w:rsidR="00BC329B" w:rsidRDefault="00BC329B" w:rsidP="490D8E04">
      <w:pPr>
        <w:shd w:val="clear" w:color="auto" w:fill="FFFFFF" w:themeFill="background1"/>
        <w:spacing w:before="300" w:after="300" w:line="360" w:lineRule="auto"/>
        <w:jc w:val="both"/>
        <w:rPr>
          <w:rFonts w:ascii="Arial" w:hAnsi="Arial" w:cs="Arial"/>
          <w:sz w:val="24"/>
          <w:szCs w:val="24"/>
        </w:rPr>
      </w:pPr>
    </w:p>
    <w:tbl>
      <w:tblPr>
        <w:tblW w:w="15730" w:type="dxa"/>
        <w:jc w:val="center"/>
        <w:tblCellMar>
          <w:left w:w="70" w:type="dxa"/>
          <w:right w:w="70" w:type="dxa"/>
        </w:tblCellMar>
        <w:tblLook w:val="04A0" w:firstRow="1" w:lastRow="0" w:firstColumn="1" w:lastColumn="0" w:noHBand="0" w:noVBand="1"/>
      </w:tblPr>
      <w:tblGrid>
        <w:gridCol w:w="2006"/>
        <w:gridCol w:w="2397"/>
        <w:gridCol w:w="7132"/>
        <w:gridCol w:w="1710"/>
        <w:gridCol w:w="2485"/>
      </w:tblGrid>
      <w:tr w:rsidR="00BC329B" w:rsidRPr="00BC329B" w14:paraId="4095780F" w14:textId="77777777" w:rsidTr="00BC329B">
        <w:trPr>
          <w:trHeight w:val="510"/>
          <w:jc w:val="center"/>
        </w:trPr>
        <w:tc>
          <w:tcPr>
            <w:tcW w:w="1573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3DDC1EC6" w14:textId="77777777" w:rsidR="00BC329B" w:rsidRPr="00BC329B" w:rsidRDefault="00BC329B" w:rsidP="00BC329B">
            <w:pPr>
              <w:spacing w:after="0" w:line="240" w:lineRule="auto"/>
              <w:jc w:val="center"/>
              <w:rPr>
                <w:rFonts w:eastAsia="Times New Roman"/>
                <w:b/>
                <w:bCs/>
                <w:color w:val="8EAADB" w:themeColor="accent1" w:themeTint="99"/>
                <w:sz w:val="44"/>
                <w:szCs w:val="44"/>
              </w:rPr>
            </w:pPr>
            <w:r w:rsidRPr="00BC329B">
              <w:rPr>
                <w:rFonts w:eastAsia="Times New Roman"/>
                <w:b/>
                <w:bCs/>
                <w:color w:val="8EAADB" w:themeColor="accent1" w:themeTint="99"/>
                <w:sz w:val="44"/>
                <w:szCs w:val="44"/>
              </w:rPr>
              <w:t>SESI – Educação Infantil</w:t>
            </w:r>
          </w:p>
        </w:tc>
      </w:tr>
      <w:tr w:rsidR="00BC329B" w:rsidRPr="00BC329B" w14:paraId="0AD7860C" w14:textId="77777777" w:rsidTr="00BC329B">
        <w:trPr>
          <w:trHeight w:val="170"/>
          <w:jc w:val="center"/>
        </w:trPr>
        <w:tc>
          <w:tcPr>
            <w:tcW w:w="1573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412BA107" w14:textId="77777777" w:rsidR="00BC329B" w:rsidRPr="00BC329B" w:rsidRDefault="00BC329B" w:rsidP="00BC329B">
            <w:pPr>
              <w:spacing w:after="0" w:line="240" w:lineRule="auto"/>
              <w:jc w:val="center"/>
              <w:rPr>
                <w:rFonts w:eastAsia="Times New Roman"/>
                <w:b/>
                <w:bCs/>
                <w:sz w:val="20"/>
                <w:szCs w:val="20"/>
              </w:rPr>
            </w:pPr>
          </w:p>
          <w:p w14:paraId="41CD719E" w14:textId="77777777" w:rsidR="00BC329B" w:rsidRPr="00BC329B" w:rsidRDefault="00BC329B" w:rsidP="00BC329B">
            <w:pPr>
              <w:autoSpaceDE w:val="0"/>
              <w:autoSpaceDN w:val="0"/>
              <w:adjustRightInd w:val="0"/>
              <w:spacing w:after="0" w:line="240" w:lineRule="auto"/>
              <w:jc w:val="center"/>
              <w:rPr>
                <w:rFonts w:eastAsia="Times New Roman"/>
                <w:b/>
                <w:bCs/>
                <w:color w:val="2F5496" w:themeColor="accent1" w:themeShade="BF"/>
                <w:sz w:val="28"/>
                <w:szCs w:val="28"/>
              </w:rPr>
            </w:pPr>
            <w:r w:rsidRPr="00BC329B">
              <w:rPr>
                <w:rFonts w:eastAsia="Times New Roman"/>
                <w:b/>
                <w:bCs/>
                <w:color w:val="2F5496" w:themeColor="accent1" w:themeShade="BF"/>
                <w:sz w:val="28"/>
                <w:szCs w:val="28"/>
              </w:rPr>
              <w:t>CAMPO DE EXPERIÊNCIAS:</w:t>
            </w:r>
            <w:r w:rsidRPr="00BC329B">
              <w:rPr>
                <w:rFonts w:ascii="Gotham-Medium" w:eastAsiaTheme="minorHAnsi" w:hAnsi="Gotham-Medium" w:cs="Gotham-Medium"/>
                <w:color w:val="2F9F48"/>
                <w:sz w:val="34"/>
                <w:szCs w:val="34"/>
                <w:lang w:eastAsia="en-US"/>
              </w:rPr>
              <w:t xml:space="preserve"> </w:t>
            </w:r>
            <w:r w:rsidRPr="00BC329B">
              <w:rPr>
                <w:rFonts w:eastAsia="Times New Roman"/>
                <w:b/>
                <w:bCs/>
                <w:color w:val="2F5496" w:themeColor="accent1" w:themeShade="BF"/>
                <w:sz w:val="28"/>
                <w:szCs w:val="28"/>
              </w:rPr>
              <w:t xml:space="preserve">“ESCUTA, FALA, PENSAMENTO E IMAGINAÇÃO” - Crianças bem pequenas </w:t>
            </w:r>
          </w:p>
          <w:p w14:paraId="018C9FB5" w14:textId="77777777" w:rsidR="00BC329B" w:rsidRPr="00BC329B" w:rsidRDefault="00BC329B" w:rsidP="00BC329B">
            <w:pPr>
              <w:autoSpaceDE w:val="0"/>
              <w:autoSpaceDN w:val="0"/>
              <w:adjustRightInd w:val="0"/>
              <w:spacing w:after="0" w:line="240" w:lineRule="auto"/>
              <w:jc w:val="center"/>
              <w:rPr>
                <w:rFonts w:eastAsia="Times New Roman"/>
                <w:b/>
                <w:bCs/>
                <w:color w:val="2F5496" w:themeColor="accent1" w:themeShade="BF"/>
                <w:sz w:val="28"/>
                <w:szCs w:val="28"/>
              </w:rPr>
            </w:pPr>
            <w:r w:rsidRPr="00BC329B">
              <w:rPr>
                <w:rFonts w:eastAsia="Times New Roman"/>
                <w:b/>
                <w:bCs/>
                <w:color w:val="2F5496" w:themeColor="accent1" w:themeShade="BF"/>
                <w:sz w:val="28"/>
                <w:szCs w:val="28"/>
              </w:rPr>
              <w:t>(3 anos e 11 meses)</w:t>
            </w:r>
          </w:p>
        </w:tc>
      </w:tr>
      <w:tr w:rsidR="00BC329B" w:rsidRPr="00BC329B" w14:paraId="20B62104" w14:textId="77777777" w:rsidTr="00BC329B">
        <w:trPr>
          <w:trHeight w:val="477"/>
          <w:jc w:val="center"/>
        </w:trPr>
        <w:tc>
          <w:tcPr>
            <w:tcW w:w="183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093E430B"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t>OBJETIVOS DE APRENDIZAGEM E DESENVOLVIMENTO BNCC</w:t>
            </w:r>
          </w:p>
        </w:tc>
        <w:tc>
          <w:tcPr>
            <w:tcW w:w="2412"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349EC351"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t>COMPETÊNCIAS GERAIS DA BNCC</w:t>
            </w:r>
          </w:p>
        </w:tc>
        <w:tc>
          <w:tcPr>
            <w:tcW w:w="7272" w:type="dxa"/>
            <w:tcBorders>
              <w:top w:val="single" w:sz="4" w:space="0" w:color="auto"/>
              <w:left w:val="nil"/>
              <w:bottom w:val="single" w:sz="4" w:space="0" w:color="auto"/>
              <w:right w:val="single" w:sz="4" w:space="0" w:color="auto"/>
            </w:tcBorders>
            <w:shd w:val="clear" w:color="auto" w:fill="auto"/>
            <w:vAlign w:val="center"/>
          </w:tcPr>
          <w:p w14:paraId="49B7D31A"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t>OBJETIVOS DE APRENDIZAGEM E DESENVOLVIMENTO SESI</w:t>
            </w:r>
          </w:p>
          <w:p w14:paraId="2C2A7862"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t>3 anos</w:t>
            </w:r>
          </w:p>
        </w:tc>
        <w:tc>
          <w:tcPr>
            <w:tcW w:w="1712" w:type="dxa"/>
            <w:tcBorders>
              <w:top w:val="single" w:sz="4" w:space="0" w:color="auto"/>
              <w:left w:val="nil"/>
              <w:bottom w:val="single" w:sz="4" w:space="0" w:color="auto"/>
              <w:right w:val="single" w:sz="4" w:space="0" w:color="auto"/>
            </w:tcBorders>
            <w:shd w:val="clear" w:color="auto" w:fill="auto"/>
            <w:vAlign w:val="center"/>
          </w:tcPr>
          <w:p w14:paraId="745900FE"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t>DIREITOS DE APRENDIZAGEM</w:t>
            </w:r>
          </w:p>
        </w:tc>
        <w:tc>
          <w:tcPr>
            <w:tcW w:w="2498" w:type="dxa"/>
            <w:tcBorders>
              <w:top w:val="single" w:sz="4" w:space="0" w:color="auto"/>
              <w:left w:val="nil"/>
              <w:bottom w:val="single" w:sz="4" w:space="0" w:color="auto"/>
              <w:right w:val="single" w:sz="4" w:space="0" w:color="auto"/>
            </w:tcBorders>
            <w:shd w:val="clear" w:color="auto" w:fill="auto"/>
            <w:vAlign w:val="center"/>
          </w:tcPr>
          <w:p w14:paraId="158815B9"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t>OBJETIVOS DE DESENVOLVIMENTO SUSTENTÁVEL</w:t>
            </w:r>
          </w:p>
        </w:tc>
      </w:tr>
      <w:tr w:rsidR="00BC329B" w:rsidRPr="00BC329B" w14:paraId="204863B5" w14:textId="77777777" w:rsidTr="00BC329B">
        <w:trPr>
          <w:trHeight w:val="205"/>
          <w:jc w:val="center"/>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061D62E2"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lastRenderedPageBreak/>
              <w:t>(EI02EF01)</w:t>
            </w:r>
          </w:p>
          <w:p w14:paraId="30673612"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t>Dialogar com crianças e adultos, expressando seus desejos, necessidades, sentimentos e opiniões.</w:t>
            </w:r>
          </w:p>
        </w:tc>
        <w:tc>
          <w:tcPr>
            <w:tcW w:w="2412" w:type="dxa"/>
            <w:vMerge w:val="restart"/>
            <w:tcBorders>
              <w:top w:val="single" w:sz="4" w:space="0" w:color="auto"/>
              <w:left w:val="single" w:sz="4" w:space="0" w:color="auto"/>
              <w:right w:val="single" w:sz="4" w:space="0" w:color="auto"/>
            </w:tcBorders>
            <w:shd w:val="clear" w:color="auto" w:fill="D9E2F3" w:themeFill="accent1" w:themeFillTint="33"/>
          </w:tcPr>
          <w:p w14:paraId="02920C56"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C1. Conhecimento</w:t>
            </w:r>
          </w:p>
          <w:p w14:paraId="37EFF0C5"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C2. Pensamento científico, crítico e criativo</w:t>
            </w:r>
          </w:p>
          <w:p w14:paraId="0AF491E2"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C3. Repertório Cultural</w:t>
            </w:r>
          </w:p>
          <w:p w14:paraId="638D4D30"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C4. Comunicação</w:t>
            </w:r>
          </w:p>
          <w:p w14:paraId="3ED70C38"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C6. Trabalho e projeto de vida</w:t>
            </w:r>
          </w:p>
          <w:p w14:paraId="5AFC9BC1"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C8. Autoconhecimento e autocuidado</w:t>
            </w:r>
          </w:p>
          <w:p w14:paraId="27F02C08"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C9. Empatia e Cooperação</w:t>
            </w:r>
          </w:p>
          <w:p w14:paraId="43D5FE7B" w14:textId="77777777" w:rsidR="00BC329B" w:rsidRPr="00BC329B" w:rsidRDefault="00BC329B" w:rsidP="00BC329B">
            <w:pPr>
              <w:rPr>
                <w:rFonts w:asciiTheme="minorHAnsi" w:eastAsia="Times New Roman" w:hAnsiTheme="minorHAnsi" w:cstheme="minorHAnsi"/>
                <w:color w:val="000000"/>
              </w:rPr>
            </w:pPr>
            <w:r w:rsidRPr="00BC329B">
              <w:rPr>
                <w:rFonts w:asciiTheme="minorHAnsi" w:eastAsia="Times New Roman" w:hAnsiTheme="minorHAnsi" w:cstheme="minorHAnsi"/>
                <w:color w:val="000000"/>
              </w:rPr>
              <w:t>C10. Responsabilidade e autonomia</w:t>
            </w: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08AC8" w14:textId="77777777" w:rsidR="00BC329B" w:rsidRPr="00BC329B" w:rsidRDefault="00BC329B" w:rsidP="00BC329B">
            <w:pPr>
              <w:jc w:val="both"/>
              <w:rPr>
                <w:rFonts w:asciiTheme="minorHAnsi" w:eastAsia="Times New Roman" w:hAnsiTheme="minorHAnsi" w:cstheme="minorHAnsi"/>
                <w:color w:val="000000"/>
              </w:rPr>
            </w:pPr>
            <w:r w:rsidRPr="00BC329B">
              <w:rPr>
                <w:rFonts w:asciiTheme="minorHAnsi" w:eastAsia="Times New Roman" w:hAnsiTheme="minorHAnsi" w:cstheme="minorHAnsi"/>
                <w:b/>
                <w:bCs/>
              </w:rPr>
              <w:t>EI02EF01-3S01</w:t>
            </w:r>
            <w:r w:rsidRPr="00BC329B">
              <w:rPr>
                <w:rFonts w:asciiTheme="minorHAnsi" w:eastAsiaTheme="minorHAnsi" w:hAnsiTheme="minorHAnsi" w:cstheme="minorHAnsi"/>
                <w:color w:val="000000"/>
                <w:lang w:eastAsia="en-US"/>
              </w:rPr>
              <w:t xml:space="preserve">- </w:t>
            </w:r>
            <w:r w:rsidRPr="00BC329B">
              <w:rPr>
                <w:rFonts w:asciiTheme="minorHAnsi" w:eastAsia="Times New Roman" w:hAnsiTheme="minorHAnsi" w:cstheme="minorHAnsi"/>
                <w:color w:val="000000"/>
              </w:rPr>
              <w:t xml:space="preserve">Utilizar a linguagem oral nas diversas situações de interação presentes no cotidiano como expressar desejos, vontades, necessidades, sentimentos e opiniões. </w:t>
            </w:r>
          </w:p>
        </w:tc>
        <w:tc>
          <w:tcPr>
            <w:tcW w:w="1712" w:type="dxa"/>
            <w:vMerge w:val="restart"/>
            <w:tcBorders>
              <w:top w:val="single" w:sz="4" w:space="0" w:color="auto"/>
              <w:left w:val="nil"/>
              <w:right w:val="single" w:sz="4" w:space="0" w:color="auto"/>
            </w:tcBorders>
            <w:shd w:val="clear" w:color="auto" w:fill="auto"/>
          </w:tcPr>
          <w:p w14:paraId="5B28C2D1"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Conviver</w:t>
            </w:r>
          </w:p>
          <w:p w14:paraId="45C6B38D"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Brincar</w:t>
            </w:r>
          </w:p>
          <w:p w14:paraId="72E30A14"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Participar</w:t>
            </w:r>
          </w:p>
          <w:p w14:paraId="0B0683A6"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Explorar</w:t>
            </w:r>
          </w:p>
          <w:p w14:paraId="13F53DD1"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Expressar</w:t>
            </w:r>
          </w:p>
          <w:p w14:paraId="42512B7B"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Conhecer-se</w:t>
            </w:r>
          </w:p>
        </w:tc>
        <w:tc>
          <w:tcPr>
            <w:tcW w:w="2498" w:type="dxa"/>
            <w:vMerge w:val="restart"/>
            <w:tcBorders>
              <w:top w:val="single" w:sz="4" w:space="0" w:color="auto"/>
              <w:left w:val="nil"/>
              <w:right w:val="single" w:sz="4" w:space="0" w:color="auto"/>
            </w:tcBorders>
            <w:shd w:val="clear" w:color="auto" w:fill="auto"/>
          </w:tcPr>
          <w:p w14:paraId="3EFDDC22"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p w14:paraId="2BF2E503" w14:textId="77777777" w:rsidR="00BC329B" w:rsidRPr="00BC329B" w:rsidRDefault="00BC329B" w:rsidP="00BC329B">
            <w:pPr>
              <w:spacing w:after="0" w:line="240" w:lineRule="auto"/>
              <w:jc w:val="center"/>
              <w:rPr>
                <w:rFonts w:asciiTheme="minorHAnsi" w:eastAsia="Times New Roman" w:hAnsiTheme="minorHAnsi" w:cstheme="minorHAnsi"/>
                <w:color w:val="000000"/>
              </w:rPr>
            </w:pPr>
            <w:r w:rsidRPr="00BC329B">
              <w:rPr>
                <w:rFonts w:asciiTheme="minorHAnsi" w:eastAsiaTheme="minorHAnsi" w:hAnsiTheme="minorHAnsi" w:cstheme="minorHAnsi"/>
                <w:noProof/>
              </w:rPr>
              <w:drawing>
                <wp:inline distT="0" distB="0" distL="0" distR="0" wp14:anchorId="5C30E556" wp14:editId="5ADB0D40">
                  <wp:extent cx="904632" cy="888150"/>
                  <wp:effectExtent l="0" t="0" r="0" b="7620"/>
                  <wp:docPr id="1680138592" name="Imagem 1680138592"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33396" t="15267" r="49839" b="57157"/>
                          <a:stretch/>
                        </pic:blipFill>
                        <pic:spPr bwMode="auto">
                          <a:xfrm>
                            <a:off x="0" y="0"/>
                            <a:ext cx="905339" cy="888845"/>
                          </a:xfrm>
                          <a:prstGeom prst="rect">
                            <a:avLst/>
                          </a:prstGeom>
                          <a:noFill/>
                          <a:ln>
                            <a:noFill/>
                          </a:ln>
                          <a:extLst>
                            <a:ext uri="{53640926-AAD7-44D8-BBD7-CCE9431645EC}">
                              <a14:shadowObscured xmlns:a14="http://schemas.microsoft.com/office/drawing/2010/main"/>
                            </a:ext>
                          </a:extLst>
                        </pic:spPr>
                      </pic:pic>
                    </a:graphicData>
                  </a:graphic>
                </wp:inline>
              </w:drawing>
            </w:r>
            <w:r w:rsidRPr="00BC329B">
              <w:rPr>
                <w:rFonts w:asciiTheme="minorHAnsi" w:eastAsiaTheme="minorHAnsi" w:hAnsiTheme="minorHAnsi" w:cstheme="minorHAnsi"/>
                <w:noProof/>
              </w:rPr>
              <w:drawing>
                <wp:inline distT="0" distB="0" distL="0" distR="0" wp14:anchorId="20983781" wp14:editId="0A960EE2">
                  <wp:extent cx="906711" cy="888521"/>
                  <wp:effectExtent l="0" t="0" r="8255" b="6985"/>
                  <wp:docPr id="1680138593" name="Imagem 1680138593"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r w:rsidRPr="00BC329B">
              <w:rPr>
                <w:rFonts w:asciiTheme="minorHAnsi" w:eastAsiaTheme="minorHAnsi" w:hAnsiTheme="minorHAnsi" w:cstheme="minorBidi"/>
                <w:noProof/>
              </w:rPr>
              <w:drawing>
                <wp:inline distT="0" distB="0" distL="0" distR="0" wp14:anchorId="39C59E5D" wp14:editId="6D591A58">
                  <wp:extent cx="885825" cy="904875"/>
                  <wp:effectExtent l="0" t="0" r="9525" b="9525"/>
                  <wp:docPr id="1680138594" name="Imagem 168013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5825" cy="904875"/>
                          </a:xfrm>
                          <a:prstGeom prst="rect">
                            <a:avLst/>
                          </a:prstGeom>
                        </pic:spPr>
                      </pic:pic>
                    </a:graphicData>
                  </a:graphic>
                </wp:inline>
              </w:drawing>
            </w:r>
          </w:p>
        </w:tc>
      </w:tr>
      <w:tr w:rsidR="00BC329B" w:rsidRPr="00BC329B" w14:paraId="077FFE6E"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1425D266"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0A055D03"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CDFA49" w14:textId="77777777" w:rsidR="00BC329B" w:rsidRPr="00BC329B" w:rsidRDefault="00BC329B" w:rsidP="00BC329B">
            <w:pPr>
              <w:spacing w:after="0" w:line="240" w:lineRule="auto"/>
              <w:jc w:val="both"/>
              <w:rPr>
                <w:rFonts w:asciiTheme="minorHAnsi" w:eastAsia="Times New Roman" w:hAnsiTheme="minorHAnsi" w:cstheme="minorHAnsi"/>
                <w:color w:val="000000"/>
              </w:rPr>
            </w:pPr>
            <w:r w:rsidRPr="00BC329B">
              <w:rPr>
                <w:rFonts w:asciiTheme="minorHAnsi" w:eastAsia="Times New Roman" w:hAnsiTheme="minorHAnsi" w:cstheme="minorHAnsi"/>
                <w:b/>
                <w:bCs/>
              </w:rPr>
              <w:t>EI02EF01-3S02</w:t>
            </w:r>
            <w:r w:rsidRPr="00BC329B">
              <w:rPr>
                <w:rFonts w:asciiTheme="minorHAnsi" w:eastAsiaTheme="minorHAnsi" w:hAnsiTheme="minorHAnsi" w:cstheme="minorHAnsi"/>
                <w:color w:val="000000"/>
                <w:lang w:eastAsia="en-US"/>
              </w:rPr>
              <w:t xml:space="preserve">- </w:t>
            </w:r>
            <w:r w:rsidRPr="00BC329B">
              <w:rPr>
                <w:rFonts w:asciiTheme="minorHAnsi" w:eastAsia="Times New Roman" w:hAnsiTheme="minorHAnsi" w:cstheme="minorHAnsi"/>
                <w:color w:val="000000"/>
              </w:rPr>
              <w:t>Expressar-se por meio da linguagem oral ou gestual.</w:t>
            </w:r>
          </w:p>
        </w:tc>
        <w:tc>
          <w:tcPr>
            <w:tcW w:w="1712" w:type="dxa"/>
            <w:vMerge/>
            <w:tcBorders>
              <w:top w:val="single" w:sz="4" w:space="0" w:color="auto"/>
              <w:left w:val="nil"/>
              <w:right w:val="single" w:sz="4" w:space="0" w:color="auto"/>
            </w:tcBorders>
            <w:shd w:val="clear" w:color="auto" w:fill="auto"/>
          </w:tcPr>
          <w:p w14:paraId="1B076CDB"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06E7D917"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03AC9E77"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545088D8"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309E99DD"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81937E" w14:textId="77777777" w:rsidR="00BC329B" w:rsidRPr="00BC329B" w:rsidRDefault="00BC329B" w:rsidP="00BC329B">
            <w:pPr>
              <w:spacing w:after="0" w:line="240" w:lineRule="auto"/>
              <w:jc w:val="both"/>
              <w:rPr>
                <w:rFonts w:asciiTheme="minorHAnsi" w:eastAsia="Times New Roman" w:hAnsiTheme="minorHAnsi" w:cstheme="minorHAnsi"/>
              </w:rPr>
            </w:pPr>
            <w:r w:rsidRPr="00BC329B">
              <w:rPr>
                <w:rFonts w:asciiTheme="minorHAnsi" w:eastAsia="Times New Roman" w:hAnsiTheme="minorHAnsi" w:cstheme="minorHAnsi"/>
                <w:b/>
                <w:bCs/>
              </w:rPr>
              <w:t>EI02EF01-3S03</w:t>
            </w:r>
            <w:r w:rsidRPr="00BC329B">
              <w:rPr>
                <w:rFonts w:asciiTheme="minorHAnsi" w:eastAsiaTheme="minorHAnsi" w:hAnsiTheme="minorHAnsi" w:cstheme="minorHAnsi"/>
                <w:color w:val="000000"/>
                <w:lang w:eastAsia="en-US"/>
              </w:rPr>
              <w:t xml:space="preserve">- </w:t>
            </w:r>
            <w:r w:rsidRPr="00BC329B">
              <w:rPr>
                <w:rFonts w:asciiTheme="minorHAnsi" w:eastAsia="Times New Roman" w:hAnsiTheme="minorHAnsi" w:cstheme="minorHAnsi"/>
              </w:rPr>
              <w:t>Relatar suas vivências para o seu grupo social formulando perguntas e respostas.</w:t>
            </w:r>
          </w:p>
        </w:tc>
        <w:tc>
          <w:tcPr>
            <w:tcW w:w="1712" w:type="dxa"/>
            <w:vMerge/>
            <w:tcBorders>
              <w:top w:val="single" w:sz="4" w:space="0" w:color="auto"/>
              <w:left w:val="nil"/>
              <w:right w:val="single" w:sz="4" w:space="0" w:color="auto"/>
            </w:tcBorders>
            <w:shd w:val="clear" w:color="auto" w:fill="auto"/>
          </w:tcPr>
          <w:p w14:paraId="39042B4E"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6FFE23B4"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24EC64B2"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1047E844"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31A6328D"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E0764" w14:textId="77777777" w:rsidR="00BC329B" w:rsidRPr="00BC329B" w:rsidRDefault="00BC329B" w:rsidP="00BC329B">
            <w:pPr>
              <w:spacing w:after="0" w:line="240" w:lineRule="auto"/>
              <w:jc w:val="both"/>
              <w:rPr>
                <w:rFonts w:asciiTheme="minorHAnsi" w:eastAsia="Times New Roman" w:hAnsiTheme="minorHAnsi" w:cstheme="minorHAnsi"/>
              </w:rPr>
            </w:pPr>
            <w:r w:rsidRPr="00BC329B">
              <w:rPr>
                <w:rFonts w:asciiTheme="minorHAnsi" w:eastAsia="Times New Roman" w:hAnsiTheme="minorHAnsi" w:cstheme="minorHAnsi"/>
                <w:b/>
                <w:bCs/>
              </w:rPr>
              <w:t>EI02EF01-3S04 -</w:t>
            </w:r>
            <w:r w:rsidRPr="00BC329B">
              <w:rPr>
                <w:rFonts w:asciiTheme="minorHAnsi" w:eastAsia="Times New Roman" w:hAnsiTheme="minorHAnsi" w:cstheme="minorHAnsi"/>
              </w:rPr>
              <w:t>Interagir com outras crianças e demais pessoas, falando sobre suas experiências pessoais e opiniões.</w:t>
            </w:r>
          </w:p>
        </w:tc>
        <w:tc>
          <w:tcPr>
            <w:tcW w:w="1712" w:type="dxa"/>
            <w:vMerge/>
            <w:tcBorders>
              <w:top w:val="single" w:sz="4" w:space="0" w:color="auto"/>
              <w:left w:val="nil"/>
              <w:right w:val="single" w:sz="4" w:space="0" w:color="auto"/>
            </w:tcBorders>
            <w:shd w:val="clear" w:color="auto" w:fill="auto"/>
          </w:tcPr>
          <w:p w14:paraId="799E5BB2"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4B30A9BC"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6EB93529"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1BDFBA83"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7102EFC1"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B4B9D9" w14:textId="250A25A0" w:rsidR="00BC329B" w:rsidRPr="00BC329B" w:rsidRDefault="00BC329B" w:rsidP="00BC329B">
            <w:pPr>
              <w:spacing w:after="0" w:line="240" w:lineRule="auto"/>
              <w:jc w:val="both"/>
              <w:rPr>
                <w:rFonts w:asciiTheme="minorHAnsi" w:eastAsia="Times New Roman" w:hAnsiTheme="minorHAnsi" w:cstheme="minorHAnsi"/>
              </w:rPr>
            </w:pPr>
            <w:r w:rsidRPr="00BC329B">
              <w:rPr>
                <w:rFonts w:asciiTheme="minorHAnsi" w:eastAsia="Times New Roman" w:hAnsiTheme="minorHAnsi" w:cstheme="minorHAnsi"/>
                <w:b/>
                <w:bCs/>
              </w:rPr>
              <w:t>EI02EF01-3S05</w:t>
            </w:r>
            <w:r w:rsidRPr="00BC329B">
              <w:rPr>
                <w:rFonts w:asciiTheme="minorHAnsi" w:eastAsiaTheme="minorHAnsi" w:hAnsiTheme="minorHAnsi" w:cstheme="minorHAnsi"/>
                <w:color w:val="000000"/>
                <w:lang w:eastAsia="en-US"/>
              </w:rPr>
              <w:t>-</w:t>
            </w:r>
            <w:r w:rsidR="00F23E51">
              <w:rPr>
                <w:rFonts w:asciiTheme="minorHAnsi" w:eastAsiaTheme="minorHAnsi" w:hAnsiTheme="minorHAnsi" w:cstheme="minorHAnsi"/>
                <w:color w:val="000000"/>
                <w:lang w:eastAsia="en-US"/>
              </w:rPr>
              <w:t xml:space="preserve"> </w:t>
            </w:r>
            <w:r w:rsidRPr="00BC329B">
              <w:rPr>
                <w:rFonts w:asciiTheme="minorHAnsi" w:eastAsia="Times New Roman" w:hAnsiTheme="minorHAnsi" w:cstheme="minorHAnsi"/>
              </w:rPr>
              <w:t>Expressar-se e comunicar-se por meio do corpo, estimulando o movimento, a dança, a mímica, a música, os desenhos e o teatro.</w:t>
            </w:r>
          </w:p>
        </w:tc>
        <w:tc>
          <w:tcPr>
            <w:tcW w:w="1712" w:type="dxa"/>
            <w:vMerge/>
            <w:tcBorders>
              <w:top w:val="single" w:sz="4" w:space="0" w:color="auto"/>
              <w:left w:val="nil"/>
              <w:right w:val="single" w:sz="4" w:space="0" w:color="auto"/>
            </w:tcBorders>
            <w:shd w:val="clear" w:color="auto" w:fill="auto"/>
          </w:tcPr>
          <w:p w14:paraId="684A81B0"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0D5E1E33"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21CC27E7"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52394D4B"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7B57298F"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E241B1" w14:textId="77777777" w:rsidR="00BC329B" w:rsidRPr="00BC329B" w:rsidRDefault="00BC329B" w:rsidP="00BC329B">
            <w:pPr>
              <w:spacing w:after="0" w:line="240" w:lineRule="auto"/>
              <w:jc w:val="both"/>
              <w:rPr>
                <w:rFonts w:asciiTheme="minorHAnsi" w:eastAsia="Times New Roman" w:hAnsiTheme="minorHAnsi" w:cstheme="minorHAnsi"/>
                <w:color w:val="000000"/>
              </w:rPr>
            </w:pPr>
            <w:r w:rsidRPr="00BC329B">
              <w:rPr>
                <w:rFonts w:asciiTheme="minorHAnsi" w:eastAsia="Times New Roman" w:hAnsiTheme="minorHAnsi" w:cstheme="minorHAnsi"/>
                <w:b/>
                <w:bCs/>
              </w:rPr>
              <w:t>EI02EF01-3S06</w:t>
            </w:r>
            <w:r w:rsidRPr="00BC329B">
              <w:rPr>
                <w:rFonts w:asciiTheme="minorHAnsi" w:eastAsiaTheme="minorHAnsi" w:hAnsiTheme="minorHAnsi" w:cstheme="minorHAnsi"/>
                <w:color w:val="000000"/>
                <w:lang w:eastAsia="en-US"/>
              </w:rPr>
              <w:t xml:space="preserve">- </w:t>
            </w:r>
            <w:r w:rsidRPr="00BC329B">
              <w:rPr>
                <w:rFonts w:asciiTheme="minorHAnsi" w:eastAsia="Times New Roman" w:hAnsiTheme="minorHAnsi" w:cstheme="minorHAnsi"/>
                <w:color w:val="000000"/>
              </w:rPr>
              <w:t>Participar de situações de conversas no grupo social, por meio de brincadeiras, jogos e dinâmicas em grupo.</w:t>
            </w:r>
          </w:p>
        </w:tc>
        <w:tc>
          <w:tcPr>
            <w:tcW w:w="1712" w:type="dxa"/>
            <w:vMerge/>
            <w:tcBorders>
              <w:top w:val="single" w:sz="4" w:space="0" w:color="auto"/>
              <w:left w:val="nil"/>
              <w:right w:val="single" w:sz="4" w:space="0" w:color="auto"/>
            </w:tcBorders>
            <w:shd w:val="clear" w:color="auto" w:fill="auto"/>
          </w:tcPr>
          <w:p w14:paraId="57FF0F1F"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6EF400B6"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68000A73"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30237E0B"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5CA73D84"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EFE2C6" w14:textId="77777777" w:rsidR="00BC329B" w:rsidRPr="00BC329B" w:rsidRDefault="00BC329B" w:rsidP="00BC329B">
            <w:pPr>
              <w:spacing w:after="0" w:line="240" w:lineRule="auto"/>
              <w:jc w:val="both"/>
              <w:rPr>
                <w:rFonts w:asciiTheme="minorHAnsi" w:eastAsia="Times New Roman" w:hAnsiTheme="minorHAnsi" w:cstheme="minorHAnsi"/>
                <w:color w:val="000000"/>
              </w:rPr>
            </w:pPr>
            <w:r w:rsidRPr="00BC329B">
              <w:rPr>
                <w:rFonts w:asciiTheme="minorHAnsi" w:eastAsia="Times New Roman" w:hAnsiTheme="minorHAnsi" w:cstheme="minorHAnsi"/>
                <w:b/>
                <w:bCs/>
              </w:rPr>
              <w:t>EI02EF01-3S07</w:t>
            </w:r>
            <w:r w:rsidRPr="00BC329B">
              <w:rPr>
                <w:rFonts w:asciiTheme="minorHAnsi" w:eastAsiaTheme="minorHAnsi" w:hAnsiTheme="minorHAnsi" w:cstheme="minorHAnsi"/>
                <w:color w:val="000000"/>
                <w:lang w:eastAsia="en-US"/>
              </w:rPr>
              <w:t xml:space="preserve">- </w:t>
            </w:r>
            <w:r w:rsidRPr="00BC329B">
              <w:rPr>
                <w:rFonts w:asciiTheme="minorHAnsi" w:eastAsia="Times New Roman" w:hAnsiTheme="minorHAnsi" w:cstheme="minorHAnsi"/>
                <w:color w:val="000000"/>
              </w:rPr>
              <w:t>Apropria-se gradativamente da linguagem oral como recurso de resolução de conflitos.</w:t>
            </w:r>
          </w:p>
        </w:tc>
        <w:tc>
          <w:tcPr>
            <w:tcW w:w="1712" w:type="dxa"/>
            <w:vMerge/>
            <w:tcBorders>
              <w:top w:val="single" w:sz="4" w:space="0" w:color="auto"/>
              <w:left w:val="nil"/>
              <w:right w:val="single" w:sz="4" w:space="0" w:color="auto"/>
            </w:tcBorders>
            <w:shd w:val="clear" w:color="auto" w:fill="auto"/>
          </w:tcPr>
          <w:p w14:paraId="0BDB760A"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7D4C0245"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16557A02"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649DC181"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13156901"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69F77F" w14:textId="77777777" w:rsidR="00BC329B" w:rsidRPr="00BC329B" w:rsidRDefault="00BC329B" w:rsidP="00BC329B">
            <w:pPr>
              <w:spacing w:after="0" w:line="240" w:lineRule="auto"/>
              <w:jc w:val="both"/>
              <w:rPr>
                <w:rFonts w:asciiTheme="minorHAnsi" w:eastAsia="Times New Roman" w:hAnsiTheme="minorHAnsi" w:cstheme="minorHAnsi"/>
                <w:color w:val="000000"/>
              </w:rPr>
            </w:pPr>
            <w:r w:rsidRPr="00BC329B">
              <w:rPr>
                <w:rFonts w:asciiTheme="minorHAnsi" w:eastAsia="Times New Roman" w:hAnsiTheme="minorHAnsi" w:cstheme="minorHAnsi"/>
                <w:b/>
                <w:bCs/>
              </w:rPr>
              <w:t>EI02EF01-3S08</w:t>
            </w:r>
            <w:r w:rsidRPr="00BC329B">
              <w:rPr>
                <w:rFonts w:asciiTheme="minorHAnsi" w:eastAsiaTheme="minorHAnsi" w:hAnsiTheme="minorHAnsi" w:cstheme="minorHAnsi"/>
                <w:color w:val="000000"/>
                <w:lang w:eastAsia="en-US"/>
              </w:rPr>
              <w:t xml:space="preserve">- </w:t>
            </w:r>
            <w:r w:rsidRPr="00BC329B">
              <w:rPr>
                <w:rFonts w:asciiTheme="minorHAnsi" w:eastAsia="Times New Roman" w:hAnsiTheme="minorHAnsi" w:cstheme="minorHAnsi"/>
                <w:color w:val="000000"/>
              </w:rPr>
              <w:t>Participar de situações de leitura de gêneros (contos, poemas, trava-línguas, poemas entre outros) feita por adultos na roda de conversa.</w:t>
            </w:r>
          </w:p>
        </w:tc>
        <w:tc>
          <w:tcPr>
            <w:tcW w:w="1712" w:type="dxa"/>
            <w:vMerge/>
            <w:tcBorders>
              <w:top w:val="single" w:sz="4" w:space="0" w:color="auto"/>
              <w:left w:val="nil"/>
              <w:right w:val="single" w:sz="4" w:space="0" w:color="auto"/>
            </w:tcBorders>
            <w:shd w:val="clear" w:color="auto" w:fill="auto"/>
          </w:tcPr>
          <w:p w14:paraId="77489C73"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37A6D566"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609CE538"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68364AEF"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05E5931C"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495C4F" w14:textId="77777777" w:rsidR="00BC329B" w:rsidRPr="00BC329B" w:rsidRDefault="00BC329B" w:rsidP="00BC329B">
            <w:pPr>
              <w:spacing w:after="0" w:line="240" w:lineRule="auto"/>
              <w:jc w:val="both"/>
              <w:rPr>
                <w:rFonts w:asciiTheme="minorHAnsi" w:eastAsia="Times New Roman" w:hAnsiTheme="minorHAnsi" w:cstheme="minorHAnsi"/>
                <w:color w:val="000000"/>
              </w:rPr>
            </w:pPr>
            <w:r w:rsidRPr="00BC329B">
              <w:rPr>
                <w:rFonts w:asciiTheme="minorHAnsi" w:eastAsia="Times New Roman" w:hAnsiTheme="minorHAnsi" w:cstheme="minorHAnsi"/>
                <w:b/>
                <w:bCs/>
              </w:rPr>
              <w:t>EI02EF01-3S09</w:t>
            </w:r>
            <w:r w:rsidRPr="00BC329B">
              <w:rPr>
                <w:rFonts w:asciiTheme="minorHAnsi" w:eastAsiaTheme="minorHAnsi" w:hAnsiTheme="minorHAnsi" w:cstheme="minorHAnsi"/>
                <w:color w:val="000000"/>
                <w:lang w:eastAsia="en-US"/>
              </w:rPr>
              <w:t xml:space="preserve">- </w:t>
            </w:r>
            <w:r w:rsidRPr="00BC329B">
              <w:rPr>
                <w:rFonts w:asciiTheme="minorHAnsi" w:eastAsia="Times New Roman" w:hAnsiTheme="minorHAnsi" w:cstheme="minorHAnsi"/>
                <w:color w:val="000000"/>
              </w:rPr>
              <w:t>Desenvolver a capacidade de reconhecimento global de palavras (leitura incidental) como é o caso da leitura de rótulos, crachás e logomarcas conhecidas entre outros.</w:t>
            </w:r>
          </w:p>
        </w:tc>
        <w:tc>
          <w:tcPr>
            <w:tcW w:w="1712" w:type="dxa"/>
            <w:vMerge/>
            <w:tcBorders>
              <w:top w:val="single" w:sz="4" w:space="0" w:color="auto"/>
              <w:left w:val="nil"/>
              <w:right w:val="single" w:sz="4" w:space="0" w:color="auto"/>
            </w:tcBorders>
            <w:shd w:val="clear" w:color="auto" w:fill="auto"/>
          </w:tcPr>
          <w:p w14:paraId="406712F3"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4D4EBC5C"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65D1511C"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7E128056"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26D27222"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7144CF" w14:textId="77777777" w:rsidR="00BC329B" w:rsidRPr="00BC329B" w:rsidRDefault="00BC329B" w:rsidP="00BC329B">
            <w:pPr>
              <w:spacing w:after="0" w:line="240" w:lineRule="auto"/>
              <w:jc w:val="both"/>
              <w:rPr>
                <w:rFonts w:asciiTheme="minorHAnsi" w:eastAsia="Times New Roman" w:hAnsiTheme="minorHAnsi" w:cstheme="minorHAnsi"/>
                <w:color w:val="000000"/>
              </w:rPr>
            </w:pPr>
            <w:r w:rsidRPr="00BC329B">
              <w:rPr>
                <w:rFonts w:asciiTheme="minorHAnsi" w:eastAsia="Times New Roman" w:hAnsiTheme="minorHAnsi" w:cstheme="minorHAnsi"/>
                <w:b/>
                <w:bCs/>
              </w:rPr>
              <w:t>EI02EF02-3S10</w:t>
            </w:r>
            <w:r w:rsidRPr="00BC329B">
              <w:rPr>
                <w:rFonts w:asciiTheme="minorHAnsi" w:eastAsiaTheme="minorHAnsi" w:hAnsiTheme="minorHAnsi" w:cstheme="minorHAnsi"/>
                <w:color w:val="000000"/>
                <w:lang w:eastAsia="en-US"/>
              </w:rPr>
              <w:t xml:space="preserve">- </w:t>
            </w:r>
            <w:r w:rsidRPr="00BC329B">
              <w:rPr>
                <w:rFonts w:asciiTheme="minorHAnsi" w:eastAsia="Times New Roman" w:hAnsiTheme="minorHAnsi" w:cstheme="minorHAnsi"/>
                <w:color w:val="000000"/>
              </w:rPr>
              <w:t>Elaborar perguntas ou respostas para seu grupo social diante de situações cotidianas.</w:t>
            </w:r>
          </w:p>
        </w:tc>
        <w:tc>
          <w:tcPr>
            <w:tcW w:w="1712" w:type="dxa"/>
            <w:vMerge/>
            <w:tcBorders>
              <w:top w:val="single" w:sz="4" w:space="0" w:color="auto"/>
              <w:left w:val="nil"/>
              <w:right w:val="single" w:sz="4" w:space="0" w:color="auto"/>
            </w:tcBorders>
            <w:shd w:val="clear" w:color="auto" w:fill="auto"/>
          </w:tcPr>
          <w:p w14:paraId="7E69BDD2"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39A40E9C"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5EE695A0" w14:textId="77777777" w:rsidTr="00BC329B">
        <w:trPr>
          <w:trHeight w:val="205"/>
          <w:jc w:val="center"/>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2A21823B"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t>(EI02EF02)</w:t>
            </w:r>
          </w:p>
          <w:p w14:paraId="628DC9DA"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t>Identificar e criar diferentes sons e reconhecer rimas e aliterações em cantigas de roda e textos poéticos.</w:t>
            </w:r>
          </w:p>
        </w:tc>
        <w:tc>
          <w:tcPr>
            <w:tcW w:w="2412" w:type="dxa"/>
            <w:vMerge w:val="restart"/>
            <w:tcBorders>
              <w:top w:val="single" w:sz="4" w:space="0" w:color="auto"/>
              <w:left w:val="single" w:sz="4" w:space="0" w:color="auto"/>
              <w:right w:val="single" w:sz="4" w:space="0" w:color="auto"/>
            </w:tcBorders>
            <w:shd w:val="clear" w:color="auto" w:fill="D9E2F3" w:themeFill="accent1" w:themeFillTint="33"/>
          </w:tcPr>
          <w:p w14:paraId="7485A7C7"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C1. Conhecimento</w:t>
            </w:r>
          </w:p>
          <w:p w14:paraId="46827999"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C3. Repertório Cultural</w:t>
            </w:r>
          </w:p>
          <w:p w14:paraId="167FC99C"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C4. Comunicação</w:t>
            </w:r>
          </w:p>
          <w:p w14:paraId="3F663625"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C8. Autoconhecimento e autocuidado</w:t>
            </w:r>
          </w:p>
          <w:p w14:paraId="4F38066D"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C9. Empatia e Cooperação</w:t>
            </w:r>
          </w:p>
          <w:p w14:paraId="335B6D66" w14:textId="77777777" w:rsidR="00BC329B" w:rsidRPr="00BC329B" w:rsidRDefault="00BC329B" w:rsidP="00BC329B">
            <w:pPr>
              <w:jc w:val="center"/>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80A7D0" w14:textId="77777777" w:rsidR="00BC329B" w:rsidRPr="00BC329B" w:rsidRDefault="00BC329B" w:rsidP="00BC329B">
            <w:pPr>
              <w:spacing w:after="0" w:line="240" w:lineRule="auto"/>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lastRenderedPageBreak/>
              <w:t>EI02EF02-3S01</w:t>
            </w:r>
            <w:r w:rsidRPr="00BC329B">
              <w:rPr>
                <w:rFonts w:asciiTheme="minorHAnsi" w:eastAsiaTheme="minorHAnsi" w:hAnsiTheme="minorHAnsi" w:cstheme="minorHAnsi"/>
                <w:color w:val="000000"/>
                <w:lang w:eastAsia="en-US"/>
              </w:rPr>
              <w:t>- Participar de brincadeiras de roda cantadas reproduzindo cantigas conhecidas e recitar pequenas parlendas de memória.</w:t>
            </w:r>
          </w:p>
        </w:tc>
        <w:tc>
          <w:tcPr>
            <w:tcW w:w="1712" w:type="dxa"/>
            <w:vMerge w:val="restart"/>
            <w:tcBorders>
              <w:top w:val="single" w:sz="4" w:space="0" w:color="auto"/>
              <w:left w:val="nil"/>
              <w:right w:val="single" w:sz="4" w:space="0" w:color="auto"/>
            </w:tcBorders>
            <w:shd w:val="clear" w:color="auto" w:fill="auto"/>
          </w:tcPr>
          <w:p w14:paraId="43B2B486"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Conviver</w:t>
            </w:r>
          </w:p>
          <w:p w14:paraId="39C449FA"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Brincar</w:t>
            </w:r>
          </w:p>
          <w:p w14:paraId="3A56D8BB"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Participar</w:t>
            </w:r>
          </w:p>
          <w:p w14:paraId="30C560C4"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Explorar</w:t>
            </w:r>
          </w:p>
          <w:p w14:paraId="1F1E0916"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Expressar</w:t>
            </w:r>
          </w:p>
          <w:p w14:paraId="5E4F4836"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Conhecer-se</w:t>
            </w:r>
          </w:p>
        </w:tc>
        <w:tc>
          <w:tcPr>
            <w:tcW w:w="2498" w:type="dxa"/>
            <w:vMerge w:val="restart"/>
            <w:tcBorders>
              <w:top w:val="single" w:sz="4" w:space="0" w:color="auto"/>
              <w:left w:val="nil"/>
              <w:right w:val="single" w:sz="4" w:space="0" w:color="auto"/>
            </w:tcBorders>
            <w:shd w:val="clear" w:color="auto" w:fill="auto"/>
          </w:tcPr>
          <w:p w14:paraId="22923ACD" w14:textId="77777777" w:rsidR="00BC329B" w:rsidRPr="00BC329B" w:rsidRDefault="00BC329B" w:rsidP="00BC329B">
            <w:pPr>
              <w:spacing w:after="0" w:line="240" w:lineRule="auto"/>
              <w:jc w:val="center"/>
              <w:rPr>
                <w:rFonts w:asciiTheme="minorHAnsi" w:eastAsia="Times New Roman" w:hAnsiTheme="minorHAnsi" w:cstheme="minorHAnsi"/>
                <w:color w:val="000000"/>
              </w:rPr>
            </w:pPr>
            <w:r w:rsidRPr="00BC329B">
              <w:rPr>
                <w:rFonts w:asciiTheme="minorHAnsi" w:eastAsiaTheme="minorHAnsi" w:hAnsiTheme="minorHAnsi" w:cstheme="minorHAnsi"/>
                <w:noProof/>
              </w:rPr>
              <w:drawing>
                <wp:inline distT="0" distB="0" distL="0" distR="0" wp14:anchorId="0E548387" wp14:editId="5B4698B3">
                  <wp:extent cx="906711" cy="888521"/>
                  <wp:effectExtent l="0" t="0" r="8255" b="6985"/>
                  <wp:docPr id="1680138595" name="Imagem 1680138595"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r w:rsidRPr="00BC329B">
              <w:rPr>
                <w:rFonts w:asciiTheme="minorHAnsi" w:eastAsiaTheme="minorHAnsi" w:hAnsiTheme="minorHAnsi" w:cstheme="minorHAnsi"/>
                <w:noProof/>
              </w:rPr>
              <w:drawing>
                <wp:inline distT="0" distB="0" distL="0" distR="0" wp14:anchorId="3E5CEFE2" wp14:editId="0E6B7750">
                  <wp:extent cx="897147" cy="922655"/>
                  <wp:effectExtent l="0" t="0" r="0" b="0"/>
                  <wp:docPr id="1680138596" name="Imagem 1680138596"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49972" t="43359" r="33401" b="27994"/>
                          <a:stretch/>
                        </pic:blipFill>
                        <pic:spPr bwMode="auto">
                          <a:xfrm>
                            <a:off x="0" y="0"/>
                            <a:ext cx="897841" cy="9233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C329B" w:rsidRPr="00BC329B" w14:paraId="3786F5C9"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4F06FC15"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5A018D1D"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8F896D" w14:textId="77777777" w:rsidR="00BC329B" w:rsidRPr="00BC329B" w:rsidRDefault="00BC329B" w:rsidP="00BC329B">
            <w:pPr>
              <w:spacing w:after="0" w:line="240" w:lineRule="auto"/>
              <w:jc w:val="both"/>
              <w:rPr>
                <w:rFonts w:asciiTheme="minorHAnsi" w:eastAsia="Times New Roman" w:hAnsiTheme="minorHAnsi" w:cstheme="minorHAnsi"/>
                <w:b/>
                <w:bCs/>
              </w:rPr>
            </w:pPr>
            <w:r w:rsidRPr="00BC329B">
              <w:rPr>
                <w:rFonts w:asciiTheme="minorHAnsi" w:eastAsia="Times New Roman" w:hAnsiTheme="minorHAnsi" w:cstheme="minorHAnsi"/>
                <w:b/>
                <w:bCs/>
                <w:color w:val="000000" w:themeColor="text1"/>
              </w:rPr>
              <w:t>EI02EF02-3S02</w:t>
            </w:r>
            <w:r w:rsidRPr="00BC329B">
              <w:rPr>
                <w:rFonts w:asciiTheme="minorHAnsi" w:eastAsia="Times New Roman" w:hAnsiTheme="minorHAnsi" w:cstheme="minorHAnsi"/>
                <w:b/>
                <w:bCs/>
              </w:rPr>
              <w:t xml:space="preserve">- </w:t>
            </w:r>
            <w:r w:rsidRPr="00BC329B">
              <w:rPr>
                <w:rFonts w:asciiTheme="minorHAnsi" w:eastAsia="Times New Roman" w:hAnsiTheme="minorHAnsi" w:cstheme="minorHAnsi"/>
              </w:rPr>
              <w:t>B</w:t>
            </w:r>
            <w:r w:rsidRPr="00BC329B">
              <w:rPr>
                <w:rFonts w:asciiTheme="minorHAnsi" w:eastAsiaTheme="minorHAnsi" w:hAnsiTheme="minorHAnsi" w:cstheme="minorHAnsi"/>
                <w:color w:val="000000"/>
                <w:lang w:eastAsia="en-US"/>
              </w:rPr>
              <w:t>rincar ao escutar histórias e textos poéticos estimulando a atenção e a musicalidade.</w:t>
            </w:r>
          </w:p>
        </w:tc>
        <w:tc>
          <w:tcPr>
            <w:tcW w:w="1712" w:type="dxa"/>
            <w:vMerge/>
            <w:tcBorders>
              <w:top w:val="single" w:sz="4" w:space="0" w:color="auto"/>
              <w:left w:val="nil"/>
              <w:right w:val="single" w:sz="4" w:space="0" w:color="auto"/>
            </w:tcBorders>
            <w:shd w:val="clear" w:color="auto" w:fill="auto"/>
          </w:tcPr>
          <w:p w14:paraId="0597BFB1"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29A19968" w14:textId="77777777" w:rsidR="00BC329B" w:rsidRPr="001C21BA" w:rsidRDefault="00BC329B" w:rsidP="00BC329B">
            <w:pPr>
              <w:spacing w:after="0" w:line="240" w:lineRule="auto"/>
              <w:jc w:val="center"/>
              <w:rPr>
                <w:rFonts w:asciiTheme="minorHAnsi" w:eastAsiaTheme="minorHAnsi" w:hAnsiTheme="minorHAnsi" w:cstheme="minorHAnsi"/>
                <w:noProof/>
                <w:lang w:eastAsia="en-US"/>
              </w:rPr>
            </w:pPr>
          </w:p>
        </w:tc>
      </w:tr>
      <w:tr w:rsidR="00BC329B" w:rsidRPr="00BC329B" w14:paraId="34520D31"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4F8FF30A"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606BAA5C"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73828F" w14:textId="77777777" w:rsidR="00BC329B" w:rsidRPr="00BC329B" w:rsidRDefault="00BC329B" w:rsidP="00BC329B">
            <w:pPr>
              <w:spacing w:after="0" w:line="240" w:lineRule="auto"/>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b/>
                <w:bCs/>
              </w:rPr>
              <w:t>EI02EF02-3S03</w:t>
            </w:r>
            <w:r w:rsidRPr="00BC329B">
              <w:rPr>
                <w:rFonts w:asciiTheme="minorHAnsi" w:eastAsiaTheme="minorHAnsi" w:hAnsiTheme="minorHAnsi" w:cstheme="minorHAnsi"/>
                <w:color w:val="000000"/>
                <w:lang w:eastAsia="en-US"/>
              </w:rPr>
              <w:t xml:space="preserve"> - Apreciar leituras de diferentes gêneros textuais que contribuam para o desenvolvimento do gosto pela leitura, do estímulo à imaginação e da ampliação do conhecimento de mundo.</w:t>
            </w:r>
          </w:p>
        </w:tc>
        <w:tc>
          <w:tcPr>
            <w:tcW w:w="1712" w:type="dxa"/>
            <w:vMerge/>
            <w:tcBorders>
              <w:top w:val="single" w:sz="4" w:space="0" w:color="auto"/>
              <w:left w:val="nil"/>
              <w:right w:val="single" w:sz="4" w:space="0" w:color="auto"/>
            </w:tcBorders>
            <w:shd w:val="clear" w:color="auto" w:fill="auto"/>
          </w:tcPr>
          <w:p w14:paraId="73647A71"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70BA40BA" w14:textId="77777777" w:rsidR="00BC329B" w:rsidRPr="001C21BA" w:rsidRDefault="00BC329B" w:rsidP="00BC329B">
            <w:pPr>
              <w:spacing w:after="0" w:line="240" w:lineRule="auto"/>
              <w:jc w:val="center"/>
              <w:rPr>
                <w:rFonts w:asciiTheme="minorHAnsi" w:eastAsiaTheme="minorHAnsi" w:hAnsiTheme="minorHAnsi" w:cstheme="minorHAnsi"/>
                <w:noProof/>
                <w:lang w:eastAsia="en-US"/>
              </w:rPr>
            </w:pPr>
          </w:p>
        </w:tc>
      </w:tr>
      <w:tr w:rsidR="00BC329B" w:rsidRPr="00BC329B" w14:paraId="57D31F2E"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4AD0E0C0"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4A4AF852"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254213" w14:textId="77777777" w:rsidR="00BC329B" w:rsidRPr="00BC329B" w:rsidRDefault="00BC329B" w:rsidP="00BC329B">
            <w:pPr>
              <w:spacing w:after="0" w:line="240" w:lineRule="auto"/>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EI02EF02-3S04</w:t>
            </w:r>
            <w:r w:rsidRPr="00BC329B">
              <w:rPr>
                <w:rFonts w:asciiTheme="minorHAnsi" w:eastAsiaTheme="minorHAnsi" w:hAnsiTheme="minorHAnsi" w:cstheme="minorHAnsi"/>
                <w:color w:val="000000"/>
                <w:lang w:eastAsia="en-US"/>
              </w:rPr>
              <w:t xml:space="preserve"> </w:t>
            </w:r>
            <w:r w:rsidRPr="00BC329B">
              <w:rPr>
                <w:rFonts w:asciiTheme="minorHAnsi" w:eastAsia="Times New Roman" w:hAnsiTheme="minorHAnsi" w:cstheme="minorHAnsi"/>
                <w:b/>
                <w:bCs/>
              </w:rPr>
              <w:t>- R</w:t>
            </w:r>
            <w:r w:rsidRPr="00BC329B">
              <w:rPr>
                <w:rFonts w:asciiTheme="minorHAnsi" w:eastAsiaTheme="minorHAnsi" w:hAnsiTheme="minorHAnsi" w:cstheme="minorHAnsi"/>
                <w:color w:val="000000"/>
                <w:lang w:eastAsia="en-US"/>
              </w:rPr>
              <w:t>eproduzir textos poéticos: canções, poemas, rimas, adivinhas, quadrinhas e parlendas, percebendo rimas e a assonâncias por meio da oralidade.</w:t>
            </w:r>
          </w:p>
        </w:tc>
        <w:tc>
          <w:tcPr>
            <w:tcW w:w="1712" w:type="dxa"/>
            <w:vMerge/>
            <w:tcBorders>
              <w:top w:val="single" w:sz="4" w:space="0" w:color="auto"/>
              <w:left w:val="nil"/>
              <w:right w:val="single" w:sz="4" w:space="0" w:color="auto"/>
            </w:tcBorders>
            <w:shd w:val="clear" w:color="auto" w:fill="auto"/>
          </w:tcPr>
          <w:p w14:paraId="65649609"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5EDCCDE1" w14:textId="77777777" w:rsidR="00BC329B" w:rsidRPr="001C21BA" w:rsidRDefault="00BC329B" w:rsidP="00BC329B">
            <w:pPr>
              <w:spacing w:after="0" w:line="240" w:lineRule="auto"/>
              <w:jc w:val="center"/>
              <w:rPr>
                <w:rFonts w:asciiTheme="minorHAnsi" w:eastAsiaTheme="minorHAnsi" w:hAnsiTheme="minorHAnsi" w:cstheme="minorHAnsi"/>
                <w:noProof/>
                <w:lang w:eastAsia="en-US"/>
              </w:rPr>
            </w:pPr>
          </w:p>
        </w:tc>
      </w:tr>
      <w:tr w:rsidR="00BC329B" w:rsidRPr="00BC329B" w14:paraId="5E35BB2C"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59601DDF"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5766DF02"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863841"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EI02EF02-3S05 - </w:t>
            </w:r>
            <w:r w:rsidRPr="00BC329B">
              <w:rPr>
                <w:rFonts w:asciiTheme="minorHAnsi" w:eastAsiaTheme="minorHAnsi" w:hAnsiTheme="minorHAnsi" w:cstheme="minorHAnsi"/>
                <w:color w:val="000000"/>
                <w:lang w:eastAsia="en-US"/>
              </w:rPr>
              <w:t>Conhecer aspectos da língua representando a musicalidade por meio de desenhos.</w:t>
            </w:r>
          </w:p>
        </w:tc>
        <w:tc>
          <w:tcPr>
            <w:tcW w:w="1712" w:type="dxa"/>
            <w:vMerge/>
            <w:tcBorders>
              <w:top w:val="single" w:sz="4" w:space="0" w:color="auto"/>
              <w:left w:val="nil"/>
              <w:right w:val="single" w:sz="4" w:space="0" w:color="auto"/>
            </w:tcBorders>
            <w:shd w:val="clear" w:color="auto" w:fill="auto"/>
          </w:tcPr>
          <w:p w14:paraId="5828D800"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31F34F4B" w14:textId="77777777" w:rsidR="00BC329B" w:rsidRPr="001C21BA" w:rsidRDefault="00BC329B" w:rsidP="00BC329B">
            <w:pPr>
              <w:spacing w:after="0" w:line="240" w:lineRule="auto"/>
              <w:jc w:val="center"/>
              <w:rPr>
                <w:rFonts w:asciiTheme="minorHAnsi" w:eastAsiaTheme="minorHAnsi" w:hAnsiTheme="minorHAnsi" w:cstheme="minorHAnsi"/>
                <w:noProof/>
                <w:lang w:eastAsia="en-US"/>
              </w:rPr>
            </w:pPr>
          </w:p>
        </w:tc>
      </w:tr>
      <w:tr w:rsidR="00BC329B" w:rsidRPr="00BC329B" w14:paraId="59D8AF8C"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4E5A7966"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7FF025E7"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EB05AE" w14:textId="77777777" w:rsidR="00BC329B" w:rsidRPr="00BC329B" w:rsidRDefault="00BC329B" w:rsidP="00BC329B">
            <w:pPr>
              <w:spacing w:after="0" w:line="240" w:lineRule="auto"/>
              <w:ind w:left="34"/>
              <w:jc w:val="both"/>
              <w:rPr>
                <w:rFonts w:asciiTheme="minorHAnsi" w:eastAsia="Times New Roman" w:hAnsiTheme="minorHAnsi" w:cstheme="minorHAnsi"/>
                <w:color w:val="000000"/>
              </w:rPr>
            </w:pPr>
            <w:r w:rsidRPr="00BC329B">
              <w:rPr>
                <w:rFonts w:asciiTheme="minorHAnsi" w:eastAsia="Times New Roman" w:hAnsiTheme="minorHAnsi" w:cstheme="minorHAnsi"/>
                <w:b/>
                <w:bCs/>
              </w:rPr>
              <w:t>EI02EF02-3S06-</w:t>
            </w:r>
            <w:r w:rsidRPr="00BC329B">
              <w:rPr>
                <w:rFonts w:asciiTheme="minorHAnsi" w:eastAsiaTheme="minorHAnsi" w:hAnsiTheme="minorHAnsi" w:cstheme="minorHAnsi"/>
                <w:color w:val="000000"/>
                <w:lang w:eastAsia="en-US"/>
              </w:rPr>
              <w:t xml:space="preserve"> Perceber diferentes fonemas de acordo com a sonoridade das palavras contidas nas rimas ou ritmos dos textos explorados.</w:t>
            </w:r>
          </w:p>
        </w:tc>
        <w:tc>
          <w:tcPr>
            <w:tcW w:w="1712" w:type="dxa"/>
            <w:vMerge/>
            <w:tcBorders>
              <w:top w:val="single" w:sz="4" w:space="0" w:color="auto"/>
              <w:left w:val="nil"/>
              <w:right w:val="single" w:sz="4" w:space="0" w:color="auto"/>
            </w:tcBorders>
            <w:shd w:val="clear" w:color="auto" w:fill="auto"/>
          </w:tcPr>
          <w:p w14:paraId="6545BA4D"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3F0910DC" w14:textId="77777777" w:rsidR="00BC329B" w:rsidRPr="001C21BA" w:rsidRDefault="00BC329B" w:rsidP="00BC329B">
            <w:pPr>
              <w:spacing w:after="0" w:line="240" w:lineRule="auto"/>
              <w:jc w:val="center"/>
              <w:rPr>
                <w:rFonts w:asciiTheme="minorHAnsi" w:eastAsiaTheme="minorHAnsi" w:hAnsiTheme="minorHAnsi" w:cstheme="minorHAnsi"/>
                <w:noProof/>
                <w:lang w:eastAsia="en-US"/>
              </w:rPr>
            </w:pPr>
          </w:p>
        </w:tc>
      </w:tr>
      <w:tr w:rsidR="00BC329B" w:rsidRPr="00BC329B" w14:paraId="5AA260B5"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68D36FB7"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1271A1DD"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5B61B8" w14:textId="77777777" w:rsidR="00BC329B" w:rsidRPr="00BC329B" w:rsidRDefault="00BC329B" w:rsidP="00BC329B">
            <w:pPr>
              <w:spacing w:after="0" w:line="240" w:lineRule="auto"/>
              <w:ind w:left="34"/>
              <w:jc w:val="both"/>
              <w:rPr>
                <w:rFonts w:asciiTheme="minorHAnsi" w:eastAsia="Times New Roman" w:hAnsiTheme="minorHAnsi" w:cstheme="minorHAnsi"/>
                <w:color w:val="000000"/>
              </w:rPr>
            </w:pPr>
            <w:r w:rsidRPr="00BC329B">
              <w:rPr>
                <w:rFonts w:asciiTheme="minorHAnsi" w:eastAsia="Times New Roman" w:hAnsiTheme="minorHAnsi" w:cstheme="minorHAnsi"/>
                <w:b/>
                <w:bCs/>
              </w:rPr>
              <w:t>EI02EF02-3S07 -</w:t>
            </w:r>
            <w:r w:rsidRPr="00BC329B">
              <w:rPr>
                <w:rFonts w:asciiTheme="minorHAnsi" w:eastAsia="Times New Roman" w:hAnsiTheme="minorHAnsi" w:cstheme="minorHAnsi"/>
              </w:rPr>
              <w:t xml:space="preserve"> P</w:t>
            </w:r>
            <w:r w:rsidRPr="00BC329B">
              <w:rPr>
                <w:rFonts w:asciiTheme="minorHAnsi" w:eastAsiaTheme="minorHAnsi" w:hAnsiTheme="minorHAnsi" w:cstheme="minorHAnsi"/>
                <w:color w:val="000000"/>
                <w:lang w:eastAsia="en-US"/>
              </w:rPr>
              <w:t>erceber a diferença entre letras e números.</w:t>
            </w:r>
          </w:p>
        </w:tc>
        <w:tc>
          <w:tcPr>
            <w:tcW w:w="1712" w:type="dxa"/>
            <w:vMerge/>
            <w:tcBorders>
              <w:top w:val="single" w:sz="4" w:space="0" w:color="auto"/>
              <w:left w:val="nil"/>
              <w:right w:val="single" w:sz="4" w:space="0" w:color="auto"/>
            </w:tcBorders>
            <w:shd w:val="clear" w:color="auto" w:fill="auto"/>
          </w:tcPr>
          <w:p w14:paraId="48C09FCB"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20BF0152" w14:textId="77777777" w:rsidR="00BC329B" w:rsidRPr="001C21BA" w:rsidRDefault="00BC329B" w:rsidP="00BC329B">
            <w:pPr>
              <w:spacing w:after="0" w:line="240" w:lineRule="auto"/>
              <w:jc w:val="center"/>
              <w:rPr>
                <w:rFonts w:asciiTheme="minorHAnsi" w:eastAsiaTheme="minorHAnsi" w:hAnsiTheme="minorHAnsi" w:cstheme="minorHAnsi"/>
                <w:noProof/>
                <w:lang w:eastAsia="en-US"/>
              </w:rPr>
            </w:pPr>
          </w:p>
        </w:tc>
      </w:tr>
      <w:tr w:rsidR="00BC329B" w:rsidRPr="00BC329B" w14:paraId="5D51A62B"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2264E941"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145532DD"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8D105E" w14:textId="77777777" w:rsidR="00BC329B" w:rsidRPr="00BC329B" w:rsidRDefault="00BC329B" w:rsidP="00BC329B">
            <w:pPr>
              <w:spacing w:after="0"/>
              <w:rPr>
                <w:rFonts w:asciiTheme="minorHAnsi" w:eastAsiaTheme="minorHAnsi" w:hAnsiTheme="minorHAnsi" w:cstheme="minorHAnsi"/>
                <w:color w:val="000000" w:themeColor="text1"/>
                <w:lang w:eastAsia="en-US"/>
              </w:rPr>
            </w:pPr>
            <w:r w:rsidRPr="00BC329B">
              <w:rPr>
                <w:rFonts w:asciiTheme="minorHAnsi" w:eastAsia="Times New Roman" w:hAnsiTheme="minorHAnsi" w:cstheme="minorHAnsi"/>
                <w:b/>
                <w:bCs/>
                <w:color w:val="000000" w:themeColor="text1"/>
              </w:rPr>
              <w:t xml:space="preserve">EI02EF02-3S08 - </w:t>
            </w:r>
            <w:r w:rsidRPr="00BC329B">
              <w:rPr>
                <w:rFonts w:asciiTheme="minorHAnsi" w:eastAsiaTheme="minorHAnsi" w:hAnsiTheme="minorHAnsi" w:cstheme="minorHAnsi"/>
                <w:color w:val="000000" w:themeColor="text1"/>
                <w:lang w:eastAsia="en-US"/>
              </w:rPr>
              <w:t>Recontar histórias buscando imitar gestos e entonações das falas das personagens.</w:t>
            </w:r>
          </w:p>
        </w:tc>
        <w:tc>
          <w:tcPr>
            <w:tcW w:w="1712" w:type="dxa"/>
            <w:vMerge/>
            <w:tcBorders>
              <w:top w:val="single" w:sz="4" w:space="0" w:color="auto"/>
              <w:left w:val="nil"/>
              <w:right w:val="single" w:sz="4" w:space="0" w:color="auto"/>
            </w:tcBorders>
            <w:shd w:val="clear" w:color="auto" w:fill="auto"/>
          </w:tcPr>
          <w:p w14:paraId="75B9B5F2"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7085EFE9" w14:textId="77777777" w:rsidR="00BC329B" w:rsidRPr="001C21BA" w:rsidRDefault="00BC329B" w:rsidP="00BC329B">
            <w:pPr>
              <w:spacing w:after="0" w:line="240" w:lineRule="auto"/>
              <w:jc w:val="center"/>
              <w:rPr>
                <w:rFonts w:asciiTheme="minorHAnsi" w:eastAsiaTheme="minorHAnsi" w:hAnsiTheme="minorHAnsi" w:cstheme="minorHAnsi"/>
                <w:noProof/>
                <w:lang w:eastAsia="en-US"/>
              </w:rPr>
            </w:pPr>
          </w:p>
        </w:tc>
      </w:tr>
      <w:tr w:rsidR="00BC329B" w:rsidRPr="00BC329B" w14:paraId="1B94F48A"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2060A873"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372AFBAD"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05E2A9"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EI02EF02-3S09 - </w:t>
            </w:r>
            <w:r w:rsidRPr="00BC329B">
              <w:rPr>
                <w:rFonts w:asciiTheme="minorHAnsi" w:eastAsiaTheme="minorHAnsi" w:hAnsiTheme="minorHAnsi" w:cstheme="minorHAnsi"/>
                <w:color w:val="000000"/>
                <w:lang w:eastAsia="en-US"/>
              </w:rPr>
              <w:t>Desenvolver a escuta ativa gradativamente para a partir da exploração de diferentes gêneros textuais, buscando o prazer na escuta atenta de diversificadas literaturas, ampliando a habilidade de atenção, percepção, ritmo e concentração.</w:t>
            </w:r>
          </w:p>
        </w:tc>
        <w:tc>
          <w:tcPr>
            <w:tcW w:w="1712" w:type="dxa"/>
            <w:vMerge/>
            <w:tcBorders>
              <w:top w:val="single" w:sz="4" w:space="0" w:color="auto"/>
              <w:left w:val="nil"/>
              <w:right w:val="single" w:sz="4" w:space="0" w:color="auto"/>
            </w:tcBorders>
            <w:shd w:val="clear" w:color="auto" w:fill="auto"/>
          </w:tcPr>
          <w:p w14:paraId="07D51376"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145853D6" w14:textId="77777777" w:rsidR="00BC329B" w:rsidRPr="001C21BA" w:rsidRDefault="00BC329B" w:rsidP="00BC329B">
            <w:pPr>
              <w:spacing w:after="0" w:line="240" w:lineRule="auto"/>
              <w:jc w:val="center"/>
              <w:rPr>
                <w:rFonts w:asciiTheme="minorHAnsi" w:eastAsiaTheme="minorHAnsi" w:hAnsiTheme="minorHAnsi" w:cstheme="minorHAnsi"/>
                <w:noProof/>
                <w:lang w:eastAsia="en-US"/>
              </w:rPr>
            </w:pPr>
          </w:p>
        </w:tc>
      </w:tr>
      <w:tr w:rsidR="00BC329B" w:rsidRPr="00BC329B" w14:paraId="1468AA9A"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3C7603A9"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167746B6"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E05F33" w14:textId="77777777" w:rsidR="00BC329B" w:rsidRPr="00BC329B" w:rsidRDefault="00BC329B" w:rsidP="00BC329B">
            <w:pPr>
              <w:spacing w:after="0" w:line="240" w:lineRule="auto"/>
              <w:jc w:val="both"/>
              <w:rPr>
                <w:rFonts w:asciiTheme="minorHAnsi" w:eastAsiaTheme="minorHAnsi" w:hAnsiTheme="minorHAnsi" w:cstheme="minorHAnsi"/>
                <w:b/>
                <w:bCs/>
                <w:lang w:eastAsia="en-US"/>
              </w:rPr>
            </w:pPr>
            <w:r w:rsidRPr="00BC329B">
              <w:rPr>
                <w:rFonts w:asciiTheme="minorHAnsi" w:eastAsia="Times New Roman" w:hAnsiTheme="minorHAnsi" w:cstheme="minorHAnsi"/>
                <w:b/>
                <w:bCs/>
              </w:rPr>
              <w:t xml:space="preserve">EI02EF02-3S10 - </w:t>
            </w:r>
            <w:r w:rsidRPr="00BC329B">
              <w:rPr>
                <w:rFonts w:asciiTheme="minorHAnsi" w:eastAsia="Times New Roman" w:hAnsiTheme="minorHAnsi" w:cstheme="minorHAnsi"/>
              </w:rPr>
              <w:t>F</w:t>
            </w:r>
            <w:r w:rsidRPr="00BC329B">
              <w:rPr>
                <w:rFonts w:asciiTheme="minorHAnsi" w:eastAsiaTheme="minorHAnsi" w:hAnsiTheme="minorHAnsi" w:cstheme="minorHAnsi"/>
                <w:lang w:eastAsia="en-US"/>
              </w:rPr>
              <w:t>ormular hipóteses por meio da linguagem oral, buscando representar graficamente a imaginação e a criatividade os diversos gêneros textuais explorados;</w:t>
            </w:r>
          </w:p>
        </w:tc>
        <w:tc>
          <w:tcPr>
            <w:tcW w:w="1712" w:type="dxa"/>
            <w:vMerge/>
            <w:tcBorders>
              <w:top w:val="single" w:sz="4" w:space="0" w:color="auto"/>
              <w:left w:val="nil"/>
              <w:right w:val="single" w:sz="4" w:space="0" w:color="auto"/>
            </w:tcBorders>
            <w:shd w:val="clear" w:color="auto" w:fill="auto"/>
          </w:tcPr>
          <w:p w14:paraId="52B11260"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6E1AC79C" w14:textId="77777777" w:rsidR="00BC329B" w:rsidRPr="001C21BA" w:rsidRDefault="00BC329B" w:rsidP="00BC329B">
            <w:pPr>
              <w:spacing w:after="0" w:line="240" w:lineRule="auto"/>
              <w:jc w:val="center"/>
              <w:rPr>
                <w:rFonts w:asciiTheme="minorHAnsi" w:eastAsiaTheme="minorHAnsi" w:hAnsiTheme="minorHAnsi" w:cstheme="minorHAnsi"/>
                <w:noProof/>
                <w:lang w:eastAsia="en-US"/>
              </w:rPr>
            </w:pPr>
          </w:p>
        </w:tc>
      </w:tr>
      <w:tr w:rsidR="00BC329B" w:rsidRPr="00BC329B" w14:paraId="53C3FE33"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0E65A466"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6C609759"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9B174F"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EI02EF02-3S11</w:t>
            </w:r>
            <w:r w:rsidRPr="00BC329B">
              <w:rPr>
                <w:rFonts w:asciiTheme="minorHAnsi" w:eastAsiaTheme="minorHAnsi" w:hAnsiTheme="minorHAnsi" w:cstheme="minorHAnsi"/>
                <w:color w:val="00B050"/>
                <w:lang w:eastAsia="en-US"/>
              </w:rPr>
              <w:t xml:space="preserve"> </w:t>
            </w:r>
            <w:r w:rsidRPr="00BC329B">
              <w:rPr>
                <w:rFonts w:asciiTheme="minorHAnsi" w:eastAsiaTheme="minorHAnsi" w:hAnsiTheme="minorHAnsi" w:cstheme="minorHAnsi"/>
                <w:color w:val="000000"/>
                <w:lang w:eastAsia="en-US"/>
              </w:rPr>
              <w:t xml:space="preserve">- </w:t>
            </w:r>
            <w:proofErr w:type="gramStart"/>
            <w:r w:rsidRPr="00BC329B">
              <w:rPr>
                <w:rFonts w:asciiTheme="minorHAnsi" w:eastAsiaTheme="minorHAnsi" w:hAnsiTheme="minorHAnsi" w:cstheme="minorHAnsi"/>
                <w:lang w:eastAsia="en-US"/>
              </w:rPr>
              <w:t>Criar novas</w:t>
            </w:r>
            <w:proofErr w:type="gramEnd"/>
            <w:r w:rsidRPr="00BC329B">
              <w:rPr>
                <w:rFonts w:asciiTheme="minorHAnsi" w:eastAsiaTheme="minorHAnsi" w:hAnsiTheme="minorHAnsi" w:cstheme="minorHAnsi"/>
                <w:lang w:eastAsia="en-US"/>
              </w:rPr>
              <w:t xml:space="preserve"> rimas a partir de cantigas conhecidas brincando com o ritmo e musicalidade das palavras.</w:t>
            </w:r>
          </w:p>
        </w:tc>
        <w:tc>
          <w:tcPr>
            <w:tcW w:w="1712" w:type="dxa"/>
            <w:vMerge/>
            <w:tcBorders>
              <w:top w:val="single" w:sz="4" w:space="0" w:color="auto"/>
              <w:left w:val="nil"/>
              <w:right w:val="single" w:sz="4" w:space="0" w:color="auto"/>
            </w:tcBorders>
            <w:shd w:val="clear" w:color="auto" w:fill="auto"/>
          </w:tcPr>
          <w:p w14:paraId="68DA13C7"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1135B095" w14:textId="77777777" w:rsidR="00BC329B" w:rsidRPr="001C21BA" w:rsidRDefault="00BC329B" w:rsidP="00BC329B">
            <w:pPr>
              <w:spacing w:after="0" w:line="240" w:lineRule="auto"/>
              <w:jc w:val="center"/>
              <w:rPr>
                <w:rFonts w:asciiTheme="minorHAnsi" w:eastAsiaTheme="minorHAnsi" w:hAnsiTheme="minorHAnsi" w:cstheme="minorHAnsi"/>
                <w:noProof/>
                <w:lang w:eastAsia="en-US"/>
              </w:rPr>
            </w:pPr>
          </w:p>
        </w:tc>
      </w:tr>
      <w:tr w:rsidR="00BC329B" w:rsidRPr="00BC329B" w14:paraId="09CD3421"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20FBBB9A"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7458CAF3"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6EBB79" w14:textId="77777777" w:rsidR="00BC329B" w:rsidRPr="00BC329B" w:rsidRDefault="00BC329B" w:rsidP="00BC329B">
            <w:pPr>
              <w:spacing w:after="0"/>
              <w:rPr>
                <w:rFonts w:asciiTheme="minorHAnsi" w:eastAsiaTheme="minorHAnsi" w:hAnsiTheme="minorHAnsi" w:cstheme="minorHAnsi"/>
                <w:lang w:eastAsia="en-US"/>
              </w:rPr>
            </w:pPr>
            <w:r w:rsidRPr="00BC329B">
              <w:rPr>
                <w:rFonts w:asciiTheme="minorHAnsi" w:eastAsia="Times New Roman" w:hAnsiTheme="minorHAnsi" w:cstheme="minorHAnsi"/>
                <w:b/>
                <w:bCs/>
              </w:rPr>
              <w:t>EI02EF02-3S12 -</w:t>
            </w:r>
            <w:r w:rsidRPr="00BC329B">
              <w:rPr>
                <w:rFonts w:asciiTheme="minorHAnsi" w:eastAsiaTheme="minorHAnsi" w:hAnsiTheme="minorHAnsi" w:cstheme="minorHAnsi"/>
                <w:color w:val="000000"/>
                <w:lang w:eastAsia="en-US"/>
              </w:rPr>
              <w:t>D</w:t>
            </w:r>
            <w:r w:rsidRPr="00BC329B">
              <w:rPr>
                <w:rFonts w:asciiTheme="minorHAnsi" w:eastAsiaTheme="minorHAnsi" w:hAnsiTheme="minorHAnsi" w:cstheme="minorHAnsi"/>
                <w:lang w:eastAsia="en-US"/>
              </w:rPr>
              <w:t>esenvolver a imaginação e a criatividade em brincadeiras de “faz de conta” construindo noções de linguagem oral e escrita.</w:t>
            </w:r>
          </w:p>
        </w:tc>
        <w:tc>
          <w:tcPr>
            <w:tcW w:w="1712" w:type="dxa"/>
            <w:vMerge/>
            <w:tcBorders>
              <w:top w:val="single" w:sz="4" w:space="0" w:color="auto"/>
              <w:left w:val="nil"/>
              <w:right w:val="single" w:sz="4" w:space="0" w:color="auto"/>
            </w:tcBorders>
            <w:shd w:val="clear" w:color="auto" w:fill="auto"/>
          </w:tcPr>
          <w:p w14:paraId="6C1AD9B6"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5D1F0344" w14:textId="77777777" w:rsidR="00BC329B" w:rsidRPr="001C21BA" w:rsidRDefault="00BC329B" w:rsidP="00BC329B">
            <w:pPr>
              <w:spacing w:after="0" w:line="240" w:lineRule="auto"/>
              <w:jc w:val="center"/>
              <w:rPr>
                <w:rFonts w:asciiTheme="minorHAnsi" w:eastAsiaTheme="minorHAnsi" w:hAnsiTheme="minorHAnsi" w:cstheme="minorHAnsi"/>
                <w:noProof/>
                <w:lang w:eastAsia="en-US"/>
              </w:rPr>
            </w:pPr>
          </w:p>
        </w:tc>
      </w:tr>
      <w:tr w:rsidR="00BC329B" w:rsidRPr="00BC329B" w14:paraId="51386D8E" w14:textId="77777777" w:rsidTr="00BC329B">
        <w:trPr>
          <w:trHeight w:val="205"/>
          <w:jc w:val="center"/>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20558319" w14:textId="77777777" w:rsidR="00BC329B" w:rsidRPr="00BC329B" w:rsidRDefault="00BC329B" w:rsidP="00BC329B">
            <w:pPr>
              <w:spacing w:after="0" w:line="240" w:lineRule="auto"/>
              <w:jc w:val="center"/>
              <w:rPr>
                <w:rFonts w:asciiTheme="minorHAnsi" w:eastAsia="Times New Roman" w:hAnsiTheme="minorHAnsi" w:cstheme="minorHAnsi"/>
                <w:b/>
                <w:bCs/>
              </w:rPr>
            </w:pPr>
          </w:p>
          <w:p w14:paraId="0B9316E6"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t>(EI02EF03)</w:t>
            </w:r>
          </w:p>
          <w:p w14:paraId="24E22D9A"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t xml:space="preserve">Demonstrar interesse e atenção ao ouvir a leitura de histórias e outros </w:t>
            </w:r>
            <w:r w:rsidRPr="00BC329B">
              <w:rPr>
                <w:rFonts w:asciiTheme="minorHAnsi" w:eastAsia="Times New Roman" w:hAnsiTheme="minorHAnsi" w:cstheme="minorHAnsi"/>
                <w:b/>
                <w:bCs/>
              </w:rPr>
              <w:lastRenderedPageBreak/>
              <w:t>textos, diferenciando escrita de ilustrações, e acompanhando, com orientação do adulto- -leitor, a direção da leitura (de cima para baixo, da esquerda para a direita).</w:t>
            </w:r>
          </w:p>
        </w:tc>
        <w:tc>
          <w:tcPr>
            <w:tcW w:w="2412" w:type="dxa"/>
            <w:vMerge w:val="restart"/>
            <w:tcBorders>
              <w:top w:val="single" w:sz="4" w:space="0" w:color="auto"/>
              <w:left w:val="single" w:sz="4" w:space="0" w:color="auto"/>
              <w:right w:val="single" w:sz="4" w:space="0" w:color="auto"/>
            </w:tcBorders>
            <w:shd w:val="clear" w:color="auto" w:fill="D9E2F3" w:themeFill="accent1" w:themeFillTint="33"/>
          </w:tcPr>
          <w:p w14:paraId="13FC41B1"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lastRenderedPageBreak/>
              <w:t>C1. Conhecimento</w:t>
            </w:r>
          </w:p>
          <w:p w14:paraId="4F70E77C"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C2. Pensamento científico, crítico e criativo</w:t>
            </w:r>
          </w:p>
          <w:p w14:paraId="396D6520"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C3. Repertório Cultural</w:t>
            </w:r>
          </w:p>
          <w:p w14:paraId="34CD57BD"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C4. Comunicação</w:t>
            </w:r>
          </w:p>
          <w:p w14:paraId="44ABC2B4"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lastRenderedPageBreak/>
              <w:t>C6. Trabalho e projeto de vida</w:t>
            </w:r>
          </w:p>
          <w:p w14:paraId="0C595374"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C8. Autoconhecimento e autocuidado</w:t>
            </w:r>
          </w:p>
          <w:p w14:paraId="59E3375F"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C9. Empatia e Cooperação</w:t>
            </w:r>
          </w:p>
          <w:p w14:paraId="7CD0141F" w14:textId="77777777" w:rsidR="00BC329B" w:rsidRPr="00BC329B" w:rsidRDefault="00BC329B" w:rsidP="00BC329B">
            <w:pPr>
              <w:spacing w:after="0" w:line="240" w:lineRule="auto"/>
              <w:jc w:val="center"/>
              <w:rPr>
                <w:rFonts w:asciiTheme="minorHAnsi" w:eastAsia="Times New Roman" w:hAnsiTheme="minorHAnsi" w:cstheme="minorHAnsi"/>
                <w:color w:val="000000"/>
              </w:rPr>
            </w:pPr>
            <w:r w:rsidRPr="00BC329B">
              <w:rPr>
                <w:rFonts w:asciiTheme="minorHAnsi" w:eastAsia="Times New Roman" w:hAnsiTheme="minorHAnsi" w:cstheme="minorHAnsi"/>
                <w:color w:val="000000"/>
              </w:rPr>
              <w:t>C10. Responsabilidade e autonomia</w:t>
            </w: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A0D695" w14:textId="77777777" w:rsidR="00BC329B" w:rsidRPr="00BC329B" w:rsidRDefault="00BC329B" w:rsidP="00BC329B">
            <w:pPr>
              <w:spacing w:after="0" w:line="240" w:lineRule="auto"/>
              <w:ind w:left="34"/>
              <w:jc w:val="both"/>
              <w:rPr>
                <w:rFonts w:asciiTheme="minorHAnsi" w:eastAsia="Times New Roman" w:hAnsiTheme="minorHAnsi" w:cstheme="minorHAnsi"/>
              </w:rPr>
            </w:pPr>
            <w:r w:rsidRPr="00BC329B">
              <w:rPr>
                <w:rFonts w:asciiTheme="minorHAnsi" w:eastAsia="Times New Roman" w:hAnsiTheme="minorHAnsi" w:cstheme="minorHAnsi"/>
                <w:b/>
                <w:bCs/>
              </w:rPr>
              <w:lastRenderedPageBreak/>
              <w:t xml:space="preserve">EI02EF03-3S01- </w:t>
            </w:r>
            <w:r w:rsidRPr="00BC329B">
              <w:rPr>
                <w:rFonts w:asciiTheme="minorHAnsi" w:eastAsia="Times New Roman" w:hAnsiTheme="minorHAnsi" w:cstheme="minorHAnsi"/>
                <w:color w:val="000000"/>
              </w:rPr>
              <w:t>Recontar narrativas, apoiadas nas ilustrações ou na identificação de partes do texto ou de palavras conhecidas.</w:t>
            </w:r>
          </w:p>
        </w:tc>
        <w:tc>
          <w:tcPr>
            <w:tcW w:w="1712" w:type="dxa"/>
            <w:vMerge w:val="restart"/>
            <w:tcBorders>
              <w:top w:val="single" w:sz="4" w:space="0" w:color="auto"/>
              <w:left w:val="nil"/>
              <w:right w:val="single" w:sz="4" w:space="0" w:color="auto"/>
            </w:tcBorders>
            <w:shd w:val="clear" w:color="auto" w:fill="auto"/>
          </w:tcPr>
          <w:p w14:paraId="1654EC92"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Conviver</w:t>
            </w:r>
          </w:p>
          <w:p w14:paraId="530459BB"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Brincar</w:t>
            </w:r>
          </w:p>
          <w:p w14:paraId="68F339B7"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Participar</w:t>
            </w:r>
          </w:p>
          <w:p w14:paraId="55FA1911"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Explorar</w:t>
            </w:r>
          </w:p>
          <w:p w14:paraId="76A0771E"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Expressar</w:t>
            </w:r>
          </w:p>
          <w:p w14:paraId="0506A0DB"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Conhecer-se</w:t>
            </w:r>
          </w:p>
        </w:tc>
        <w:tc>
          <w:tcPr>
            <w:tcW w:w="2498" w:type="dxa"/>
            <w:vMerge w:val="restart"/>
            <w:tcBorders>
              <w:top w:val="single" w:sz="4" w:space="0" w:color="auto"/>
              <w:left w:val="nil"/>
              <w:right w:val="single" w:sz="4" w:space="0" w:color="auto"/>
            </w:tcBorders>
            <w:shd w:val="clear" w:color="auto" w:fill="auto"/>
          </w:tcPr>
          <w:p w14:paraId="6A5594D9"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p w14:paraId="703C37E0" w14:textId="77777777" w:rsidR="00BC329B" w:rsidRPr="00BC329B" w:rsidRDefault="00BC329B" w:rsidP="00BC329B">
            <w:pPr>
              <w:spacing w:after="0" w:line="240" w:lineRule="auto"/>
              <w:jc w:val="center"/>
              <w:rPr>
                <w:rFonts w:asciiTheme="minorHAnsi" w:eastAsia="Times New Roman" w:hAnsiTheme="minorHAnsi" w:cstheme="minorHAnsi"/>
                <w:color w:val="000000"/>
              </w:rPr>
            </w:pPr>
            <w:r w:rsidRPr="00BC329B">
              <w:rPr>
                <w:rFonts w:asciiTheme="minorHAnsi" w:eastAsiaTheme="minorHAnsi" w:hAnsiTheme="minorHAnsi" w:cstheme="minorHAnsi"/>
                <w:noProof/>
              </w:rPr>
              <w:lastRenderedPageBreak/>
              <w:drawing>
                <wp:inline distT="0" distB="0" distL="0" distR="0" wp14:anchorId="4BCCF31B" wp14:editId="109731BF">
                  <wp:extent cx="906711" cy="888521"/>
                  <wp:effectExtent l="0" t="0" r="8255" b="6985"/>
                  <wp:docPr id="1680138597" name="Imagem 1680138597"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C329B" w:rsidRPr="00BC329B" w14:paraId="424C9120"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7CCFD10D"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4B93D236"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F45071" w14:textId="77777777" w:rsidR="00BC329B" w:rsidRPr="00BC329B" w:rsidRDefault="00BC329B" w:rsidP="00BC329B">
            <w:pPr>
              <w:spacing w:after="0" w:line="240" w:lineRule="auto"/>
              <w:ind w:left="34"/>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EI02EF03-3S02 - </w:t>
            </w:r>
            <w:r w:rsidRPr="00BC329B">
              <w:rPr>
                <w:rFonts w:asciiTheme="minorHAnsi" w:eastAsiaTheme="minorHAnsi" w:hAnsiTheme="minorHAnsi" w:cstheme="minorHAnsi"/>
                <w:color w:val="000000"/>
                <w:lang w:eastAsia="en-US"/>
              </w:rPr>
              <w:t>Reconhecer nos livros de literatura infantil alguns elementos textuais como ilustração, capa etc.</w:t>
            </w:r>
          </w:p>
        </w:tc>
        <w:tc>
          <w:tcPr>
            <w:tcW w:w="1712" w:type="dxa"/>
            <w:vMerge/>
            <w:tcBorders>
              <w:top w:val="single" w:sz="4" w:space="0" w:color="auto"/>
              <w:left w:val="nil"/>
              <w:right w:val="single" w:sz="4" w:space="0" w:color="auto"/>
            </w:tcBorders>
            <w:shd w:val="clear" w:color="auto" w:fill="auto"/>
          </w:tcPr>
          <w:p w14:paraId="37BEA4F7"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27CB6E20"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2345316D"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0E6847C1"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51956365"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1300F1" w14:textId="77777777" w:rsidR="00BC329B" w:rsidRPr="00BC329B" w:rsidRDefault="00BC329B" w:rsidP="00BC329B">
            <w:pPr>
              <w:spacing w:after="0"/>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color w:val="000000" w:themeColor="text1"/>
              </w:rPr>
              <w:t>EI02EF03-3S03</w:t>
            </w:r>
            <w:r w:rsidRPr="00BC329B">
              <w:rPr>
                <w:rFonts w:asciiTheme="minorHAnsi" w:eastAsia="Times New Roman" w:hAnsiTheme="minorHAnsi" w:cstheme="minorHAnsi"/>
                <w:b/>
                <w:bCs/>
              </w:rPr>
              <w:t xml:space="preserve">- </w:t>
            </w:r>
            <w:r w:rsidRPr="00BC329B">
              <w:rPr>
                <w:rFonts w:asciiTheme="minorHAnsi" w:eastAsiaTheme="minorHAnsi" w:hAnsiTheme="minorHAnsi" w:cstheme="minorHAnsi"/>
                <w:color w:val="000000"/>
                <w:lang w:eastAsia="en-US"/>
              </w:rPr>
              <w:t>Participar de situações compartilhadas de leitura em rodas de conversa desenvolvendo a escuta literária e ativa.</w:t>
            </w:r>
          </w:p>
        </w:tc>
        <w:tc>
          <w:tcPr>
            <w:tcW w:w="1712" w:type="dxa"/>
            <w:vMerge/>
            <w:tcBorders>
              <w:top w:val="single" w:sz="4" w:space="0" w:color="auto"/>
              <w:left w:val="nil"/>
              <w:right w:val="single" w:sz="4" w:space="0" w:color="auto"/>
            </w:tcBorders>
            <w:shd w:val="clear" w:color="auto" w:fill="auto"/>
          </w:tcPr>
          <w:p w14:paraId="531802EE"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5B353528"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798FBB1A"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3085D9AC"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19FC625F"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56838C" w14:textId="77777777" w:rsidR="00BC329B" w:rsidRPr="00BC329B" w:rsidRDefault="00BC329B" w:rsidP="00BC329B">
            <w:pPr>
              <w:spacing w:after="0"/>
              <w:jc w:val="both"/>
              <w:rPr>
                <w:rFonts w:asciiTheme="minorHAnsi" w:eastAsia="Times New Roman" w:hAnsiTheme="minorHAnsi" w:cstheme="minorHAnsi"/>
                <w:color w:val="000000"/>
              </w:rPr>
            </w:pPr>
            <w:r w:rsidRPr="00BC329B">
              <w:rPr>
                <w:rFonts w:asciiTheme="minorHAnsi" w:eastAsia="Times New Roman" w:hAnsiTheme="minorHAnsi" w:cstheme="minorHAnsi"/>
                <w:b/>
                <w:bCs/>
              </w:rPr>
              <w:t xml:space="preserve">EI02EF03-3S04- </w:t>
            </w:r>
            <w:r w:rsidRPr="00BC329B">
              <w:rPr>
                <w:rFonts w:asciiTheme="minorHAnsi" w:eastAsia="Times New Roman" w:hAnsiTheme="minorHAnsi" w:cstheme="minorHAnsi"/>
                <w:color w:val="000000"/>
              </w:rPr>
              <w:t>Ampliar suas capacidades comunicativas, como a fluência para falar, perguntar, expor suas ideias, dúvidas e descobertas a partir de diferentes contextos.</w:t>
            </w:r>
          </w:p>
        </w:tc>
        <w:tc>
          <w:tcPr>
            <w:tcW w:w="1712" w:type="dxa"/>
            <w:vMerge/>
            <w:tcBorders>
              <w:top w:val="single" w:sz="4" w:space="0" w:color="auto"/>
              <w:left w:val="nil"/>
              <w:right w:val="single" w:sz="4" w:space="0" w:color="auto"/>
            </w:tcBorders>
            <w:shd w:val="clear" w:color="auto" w:fill="auto"/>
          </w:tcPr>
          <w:p w14:paraId="4C014BB4"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68C21AEC"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02F8ABBF"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1A09DFD1"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07DC02B6"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60B2EC" w14:textId="77777777" w:rsidR="00BC329B" w:rsidRPr="00BC329B" w:rsidRDefault="00BC329B" w:rsidP="00BC329B">
            <w:pPr>
              <w:spacing w:after="0"/>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EI02EF03-3S05- </w:t>
            </w:r>
            <w:r w:rsidRPr="00BC329B">
              <w:rPr>
                <w:rFonts w:asciiTheme="minorHAnsi" w:eastAsiaTheme="minorHAnsi" w:hAnsiTheme="minorHAnsi" w:cstheme="minorHAnsi"/>
                <w:color w:val="000000"/>
                <w:lang w:eastAsia="en-US"/>
              </w:rPr>
              <w:t>Ampliar o vocabulário a partir da interação com os diferentes gêneros textuais.</w:t>
            </w:r>
          </w:p>
        </w:tc>
        <w:tc>
          <w:tcPr>
            <w:tcW w:w="1712" w:type="dxa"/>
            <w:vMerge/>
            <w:tcBorders>
              <w:top w:val="single" w:sz="4" w:space="0" w:color="auto"/>
              <w:left w:val="nil"/>
              <w:right w:val="single" w:sz="4" w:space="0" w:color="auto"/>
            </w:tcBorders>
            <w:shd w:val="clear" w:color="auto" w:fill="auto"/>
          </w:tcPr>
          <w:p w14:paraId="7EBCC10D"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2A470E34"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614A43DD"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18E18379"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1E7D7E92"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6D67B4" w14:textId="77777777" w:rsidR="00BC329B" w:rsidRPr="00BC329B" w:rsidRDefault="00BC329B" w:rsidP="00BC329B">
            <w:pPr>
              <w:spacing w:after="0" w:line="240" w:lineRule="auto"/>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b/>
                <w:bCs/>
              </w:rPr>
              <w:t xml:space="preserve">EI02EF03-3S06- </w:t>
            </w:r>
            <w:r w:rsidRPr="00BC329B">
              <w:rPr>
                <w:rFonts w:asciiTheme="minorHAnsi" w:eastAsiaTheme="minorHAnsi" w:hAnsiTheme="minorHAnsi" w:cstheme="minorHAnsi"/>
                <w:lang w:eastAsia="en-US"/>
              </w:rPr>
              <w:t>Ordenar ilustrações de uma história a partir de elementos como ilustrações.</w:t>
            </w:r>
          </w:p>
        </w:tc>
        <w:tc>
          <w:tcPr>
            <w:tcW w:w="1712" w:type="dxa"/>
            <w:vMerge/>
            <w:tcBorders>
              <w:top w:val="single" w:sz="4" w:space="0" w:color="auto"/>
              <w:left w:val="nil"/>
              <w:right w:val="single" w:sz="4" w:space="0" w:color="auto"/>
            </w:tcBorders>
            <w:shd w:val="clear" w:color="auto" w:fill="auto"/>
          </w:tcPr>
          <w:p w14:paraId="333034DD"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5B68DF45"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3CA31B35"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791A6167"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0417B0BF"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43A79" w14:textId="176F96FC" w:rsidR="00BC329B" w:rsidRPr="00BC329B" w:rsidRDefault="00BC329B" w:rsidP="00BC329B">
            <w:pPr>
              <w:spacing w:after="0" w:line="240" w:lineRule="auto"/>
              <w:contextualSpacing/>
              <w:jc w:val="both"/>
              <w:rPr>
                <w:rFonts w:asciiTheme="minorHAnsi" w:eastAsia="Times New Roman" w:hAnsiTheme="minorHAnsi" w:cstheme="minorHAnsi"/>
                <w:b/>
                <w:bCs/>
              </w:rPr>
            </w:pPr>
            <w:r w:rsidRPr="00BC329B">
              <w:rPr>
                <w:rFonts w:asciiTheme="minorHAnsi" w:eastAsia="Times New Roman" w:hAnsiTheme="minorHAnsi" w:cstheme="minorHAnsi"/>
                <w:b/>
                <w:bCs/>
              </w:rPr>
              <w:t xml:space="preserve">EI02EF03-3S07- </w:t>
            </w:r>
            <w:r w:rsidRPr="00BC329B">
              <w:rPr>
                <w:rFonts w:asciiTheme="minorHAnsi" w:eastAsia="Times New Roman" w:hAnsiTheme="minorHAnsi" w:cstheme="minorHAnsi"/>
              </w:rPr>
              <w:t>Apreciar textos literários, de gêneros variados, desenvolvendo o gosto pela leitura com a mediação, em voz alta, do professor.</w:t>
            </w:r>
            <w:r w:rsidR="00F23E51">
              <w:rPr>
                <w:rFonts w:asciiTheme="minorHAnsi" w:eastAsia="Times New Roman" w:hAnsiTheme="minorHAnsi" w:cstheme="minorHAnsi"/>
              </w:rPr>
              <w:t xml:space="preserve"> </w:t>
            </w:r>
          </w:p>
        </w:tc>
        <w:tc>
          <w:tcPr>
            <w:tcW w:w="1712" w:type="dxa"/>
            <w:vMerge/>
            <w:tcBorders>
              <w:top w:val="single" w:sz="4" w:space="0" w:color="auto"/>
              <w:left w:val="nil"/>
              <w:right w:val="single" w:sz="4" w:space="0" w:color="auto"/>
            </w:tcBorders>
            <w:shd w:val="clear" w:color="auto" w:fill="auto"/>
          </w:tcPr>
          <w:p w14:paraId="1DA3F872"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367EE1A4"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5E5BBD57"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585796CC"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3340E215"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2E0E87" w14:textId="77777777" w:rsidR="00BC329B" w:rsidRPr="00BC329B" w:rsidRDefault="00BC329B" w:rsidP="00BC329B">
            <w:pPr>
              <w:spacing w:after="0" w:line="240" w:lineRule="auto"/>
              <w:contextualSpacing/>
              <w:jc w:val="both"/>
              <w:rPr>
                <w:rFonts w:asciiTheme="minorHAnsi" w:eastAsia="Times New Roman" w:hAnsiTheme="minorHAnsi" w:cstheme="minorHAnsi"/>
                <w:b/>
                <w:bCs/>
              </w:rPr>
            </w:pPr>
            <w:r w:rsidRPr="00BC329B">
              <w:rPr>
                <w:rFonts w:asciiTheme="minorHAnsi" w:eastAsia="Times New Roman" w:hAnsiTheme="minorHAnsi" w:cstheme="minorHAnsi"/>
                <w:b/>
                <w:bCs/>
              </w:rPr>
              <w:t xml:space="preserve">EI02EF03-3S08- </w:t>
            </w:r>
            <w:r w:rsidRPr="00BC329B">
              <w:rPr>
                <w:rFonts w:asciiTheme="minorHAnsi" w:eastAsia="Times New Roman" w:hAnsiTheme="minorHAnsi" w:cstheme="minorHAnsi"/>
              </w:rPr>
              <w:t>Observar a presença das letras em palavras direção da leitura de cima para baixo da esquerda para a direita a partir de situações de leitura realizadas por um adulto leitor.</w:t>
            </w:r>
          </w:p>
        </w:tc>
        <w:tc>
          <w:tcPr>
            <w:tcW w:w="1712" w:type="dxa"/>
            <w:vMerge/>
            <w:tcBorders>
              <w:top w:val="single" w:sz="4" w:space="0" w:color="auto"/>
              <w:left w:val="nil"/>
              <w:right w:val="single" w:sz="4" w:space="0" w:color="auto"/>
            </w:tcBorders>
            <w:shd w:val="clear" w:color="auto" w:fill="auto"/>
          </w:tcPr>
          <w:p w14:paraId="10F03526"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6A33C00E"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28C5E514"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007B8DCC"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1EFB80C3"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876E6A" w14:textId="77777777" w:rsidR="00BC329B" w:rsidRPr="00BC329B" w:rsidRDefault="00BC329B" w:rsidP="00BC329B">
            <w:pPr>
              <w:spacing w:after="0" w:line="240" w:lineRule="auto"/>
              <w:contextualSpacing/>
              <w:jc w:val="both"/>
              <w:rPr>
                <w:rFonts w:asciiTheme="minorHAnsi" w:eastAsia="Times New Roman" w:hAnsiTheme="minorHAnsi" w:cstheme="minorHAnsi"/>
                <w:b/>
                <w:bCs/>
              </w:rPr>
            </w:pPr>
            <w:r w:rsidRPr="00BC329B">
              <w:rPr>
                <w:rFonts w:asciiTheme="minorHAnsi" w:eastAsia="Times New Roman" w:hAnsiTheme="minorHAnsi" w:cstheme="minorHAnsi"/>
                <w:b/>
                <w:bCs/>
              </w:rPr>
              <w:t xml:space="preserve">EI02EF03-3S09- </w:t>
            </w:r>
            <w:r w:rsidRPr="00BC329B">
              <w:rPr>
                <w:rFonts w:asciiTheme="minorHAnsi" w:eastAsia="Times New Roman" w:hAnsiTheme="minorHAnsi" w:cstheme="minorHAnsi"/>
              </w:rPr>
              <w:t>Acompanhar a diferença de comportamentos reais e fictícios de personagens das histórias.</w:t>
            </w:r>
            <w:r w:rsidRPr="00BC329B">
              <w:rPr>
                <w:rFonts w:asciiTheme="minorHAnsi" w:eastAsia="Times New Roman" w:hAnsiTheme="minorHAnsi" w:cstheme="minorHAnsi"/>
                <w:b/>
                <w:bCs/>
              </w:rPr>
              <w:t xml:space="preserve"> </w:t>
            </w:r>
          </w:p>
        </w:tc>
        <w:tc>
          <w:tcPr>
            <w:tcW w:w="1712" w:type="dxa"/>
            <w:vMerge/>
            <w:tcBorders>
              <w:top w:val="single" w:sz="4" w:space="0" w:color="auto"/>
              <w:left w:val="nil"/>
              <w:right w:val="single" w:sz="4" w:space="0" w:color="auto"/>
            </w:tcBorders>
            <w:shd w:val="clear" w:color="auto" w:fill="auto"/>
          </w:tcPr>
          <w:p w14:paraId="33A3B8FB"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2AFC368F"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78E14F66"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4AF1F948"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3FF52C84"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B98E95" w14:textId="77777777" w:rsidR="00BC329B" w:rsidRPr="00BC329B" w:rsidRDefault="00BC329B" w:rsidP="00BC329B">
            <w:pPr>
              <w:spacing w:after="0" w:line="240" w:lineRule="auto"/>
              <w:contextualSpacing/>
              <w:jc w:val="both"/>
              <w:rPr>
                <w:rFonts w:asciiTheme="minorHAnsi" w:eastAsia="Times New Roman" w:hAnsiTheme="minorHAnsi" w:cstheme="minorHAnsi"/>
                <w:b/>
                <w:bCs/>
              </w:rPr>
            </w:pPr>
            <w:r w:rsidRPr="00BC329B">
              <w:rPr>
                <w:rFonts w:asciiTheme="minorHAnsi" w:eastAsia="Times New Roman" w:hAnsiTheme="minorHAnsi" w:cstheme="minorHAnsi"/>
                <w:b/>
                <w:bCs/>
              </w:rPr>
              <w:t xml:space="preserve">EI02EF03-3S10- </w:t>
            </w:r>
            <w:r w:rsidRPr="00BC329B">
              <w:rPr>
                <w:rFonts w:asciiTheme="minorHAnsi" w:eastAsia="Times New Roman" w:hAnsiTheme="minorHAnsi" w:cstheme="minorHAnsi"/>
              </w:rPr>
              <w:t>Utilizar o desenho como registro para as narrativas escutadas.</w:t>
            </w:r>
          </w:p>
        </w:tc>
        <w:tc>
          <w:tcPr>
            <w:tcW w:w="1712" w:type="dxa"/>
            <w:vMerge/>
            <w:tcBorders>
              <w:top w:val="single" w:sz="4" w:space="0" w:color="auto"/>
              <w:left w:val="nil"/>
              <w:right w:val="single" w:sz="4" w:space="0" w:color="auto"/>
            </w:tcBorders>
            <w:shd w:val="clear" w:color="auto" w:fill="auto"/>
          </w:tcPr>
          <w:p w14:paraId="589FC0AB"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03AF5876"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498BAD9F" w14:textId="77777777" w:rsidTr="00BC329B">
        <w:trPr>
          <w:trHeight w:val="244"/>
          <w:jc w:val="center"/>
        </w:trPr>
        <w:tc>
          <w:tcPr>
            <w:tcW w:w="1836"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6B00685"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t>(EI02EF04)</w:t>
            </w:r>
          </w:p>
          <w:p w14:paraId="59F70FEE"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t>Formular e responder perguntas sobre fatos da história narrada, identificando cenários, personagens e principais acontecimentos</w:t>
            </w:r>
          </w:p>
          <w:p w14:paraId="762B01C9"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AF08489"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C1. Conhecimento</w:t>
            </w:r>
          </w:p>
          <w:p w14:paraId="28197A2D"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C2. Pensamento científico, crítico e criativo</w:t>
            </w:r>
          </w:p>
          <w:p w14:paraId="7470D44E"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C3. Repertório Cultural</w:t>
            </w:r>
          </w:p>
          <w:p w14:paraId="278DAAE0"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C4. Comunicação</w:t>
            </w:r>
          </w:p>
          <w:p w14:paraId="00E114A4"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C5. Cultura digital</w:t>
            </w:r>
          </w:p>
          <w:p w14:paraId="55E19312"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C6. Trabalho e projeto de vida</w:t>
            </w:r>
          </w:p>
          <w:p w14:paraId="49D3FBEC"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C8. Autoconhecimento e autocuidado</w:t>
            </w:r>
          </w:p>
          <w:p w14:paraId="64745EA1"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C9. Empatia e Cooperação</w:t>
            </w:r>
          </w:p>
          <w:p w14:paraId="5F5F34C8"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lastRenderedPageBreak/>
              <w:t>C10. Responsabilidade e autonomia</w:t>
            </w:r>
          </w:p>
          <w:p w14:paraId="6278C4E1"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25DEFA" w14:textId="77777777" w:rsidR="00BC329B" w:rsidRPr="00BC329B" w:rsidRDefault="00BC329B" w:rsidP="00BC329B">
            <w:pPr>
              <w:spacing w:after="0" w:line="240" w:lineRule="auto"/>
              <w:ind w:left="75" w:hanging="75"/>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b/>
                <w:bCs/>
              </w:rPr>
              <w:lastRenderedPageBreak/>
              <w:t xml:space="preserve">EI02EF04-3S01- </w:t>
            </w:r>
            <w:r w:rsidRPr="00BC329B">
              <w:rPr>
                <w:rFonts w:asciiTheme="minorHAnsi" w:eastAsiaTheme="minorHAnsi" w:hAnsiTheme="minorHAnsi" w:cstheme="minorHAnsi"/>
                <w:color w:val="000000"/>
                <w:lang w:eastAsia="en-US"/>
              </w:rPr>
              <w:t>Recontar narrativas usando como apoio imagens ou ilustrações das histórias.</w:t>
            </w:r>
          </w:p>
        </w:tc>
        <w:tc>
          <w:tcPr>
            <w:tcW w:w="1712" w:type="dxa"/>
            <w:vMerge w:val="restart"/>
            <w:tcBorders>
              <w:top w:val="single" w:sz="4" w:space="0" w:color="auto"/>
              <w:left w:val="nil"/>
              <w:bottom w:val="single" w:sz="4" w:space="0" w:color="auto"/>
              <w:right w:val="single" w:sz="4" w:space="0" w:color="auto"/>
            </w:tcBorders>
            <w:shd w:val="clear" w:color="auto" w:fill="auto"/>
          </w:tcPr>
          <w:p w14:paraId="1DE80499"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p w14:paraId="69052B02"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Conviver</w:t>
            </w:r>
          </w:p>
          <w:p w14:paraId="064FEC3C"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Brincar</w:t>
            </w:r>
          </w:p>
          <w:p w14:paraId="43265A9E"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Participar</w:t>
            </w:r>
          </w:p>
          <w:p w14:paraId="316F284E"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Explorar</w:t>
            </w:r>
          </w:p>
          <w:p w14:paraId="106A0810"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Expressar</w:t>
            </w:r>
          </w:p>
          <w:p w14:paraId="4EC40B7A"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Conhecer-se</w:t>
            </w:r>
          </w:p>
        </w:tc>
        <w:tc>
          <w:tcPr>
            <w:tcW w:w="2498" w:type="dxa"/>
            <w:vMerge w:val="restart"/>
            <w:tcBorders>
              <w:top w:val="single" w:sz="4" w:space="0" w:color="auto"/>
              <w:left w:val="nil"/>
              <w:bottom w:val="single" w:sz="4" w:space="0" w:color="auto"/>
              <w:right w:val="single" w:sz="4" w:space="0" w:color="auto"/>
            </w:tcBorders>
            <w:shd w:val="clear" w:color="auto" w:fill="auto"/>
          </w:tcPr>
          <w:p w14:paraId="51F933F7"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p w14:paraId="604B731B" w14:textId="77777777" w:rsidR="00BC329B" w:rsidRPr="00BC329B" w:rsidRDefault="00BC329B" w:rsidP="00BC329B">
            <w:pPr>
              <w:spacing w:after="0" w:line="240" w:lineRule="auto"/>
              <w:jc w:val="center"/>
              <w:rPr>
                <w:rFonts w:asciiTheme="minorHAnsi" w:eastAsia="Times New Roman" w:hAnsiTheme="minorHAnsi" w:cstheme="minorHAnsi"/>
                <w:color w:val="000000"/>
              </w:rPr>
            </w:pPr>
            <w:r w:rsidRPr="00BC329B">
              <w:rPr>
                <w:rFonts w:asciiTheme="minorHAnsi" w:eastAsiaTheme="minorHAnsi" w:hAnsiTheme="minorHAnsi" w:cstheme="minorHAnsi"/>
                <w:noProof/>
              </w:rPr>
              <w:drawing>
                <wp:inline distT="0" distB="0" distL="0" distR="0" wp14:anchorId="135C252F" wp14:editId="510B49C6">
                  <wp:extent cx="906711" cy="888521"/>
                  <wp:effectExtent l="0" t="0" r="8255" b="6985"/>
                  <wp:docPr id="1680138598" name="Imagem 1680138598"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C329B" w:rsidRPr="00BC329B" w14:paraId="11098678" w14:textId="77777777" w:rsidTr="00BC329B">
        <w:trPr>
          <w:trHeight w:val="244"/>
          <w:jc w:val="center"/>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E908C4C"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A6309C9"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7B5D7B" w14:textId="77777777" w:rsidR="00BC329B" w:rsidRPr="00BC329B" w:rsidRDefault="00BC329B" w:rsidP="00BC329B">
            <w:pPr>
              <w:spacing w:after="0"/>
              <w:rPr>
                <w:rFonts w:asciiTheme="minorHAnsi" w:eastAsiaTheme="minorHAnsi" w:hAnsiTheme="minorHAnsi" w:cstheme="minorHAnsi"/>
                <w:lang w:eastAsia="en-US"/>
              </w:rPr>
            </w:pPr>
            <w:r w:rsidRPr="00BC329B">
              <w:rPr>
                <w:rFonts w:asciiTheme="minorHAnsi" w:eastAsia="Times New Roman" w:hAnsiTheme="minorHAnsi" w:cstheme="minorHAnsi"/>
                <w:b/>
                <w:bCs/>
              </w:rPr>
              <w:t xml:space="preserve">EI02EF04-3S02 - </w:t>
            </w:r>
            <w:r w:rsidRPr="00BC329B">
              <w:rPr>
                <w:rFonts w:asciiTheme="minorHAnsi" w:eastAsiaTheme="minorHAnsi" w:hAnsiTheme="minorHAnsi" w:cstheme="minorHAnsi"/>
                <w:lang w:eastAsia="en-US"/>
              </w:rPr>
              <w:t>Reproduzir histórias utilizando a linguagem oral a partir de vídeos e áudios.</w:t>
            </w:r>
          </w:p>
        </w:tc>
        <w:tc>
          <w:tcPr>
            <w:tcW w:w="1712" w:type="dxa"/>
            <w:vMerge/>
            <w:tcBorders>
              <w:top w:val="single" w:sz="4" w:space="0" w:color="auto"/>
              <w:left w:val="nil"/>
              <w:bottom w:val="single" w:sz="4" w:space="0" w:color="auto"/>
              <w:right w:val="single" w:sz="4" w:space="0" w:color="auto"/>
            </w:tcBorders>
            <w:shd w:val="clear" w:color="auto" w:fill="auto"/>
          </w:tcPr>
          <w:p w14:paraId="2BBDFC05"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bottom w:val="single" w:sz="4" w:space="0" w:color="auto"/>
              <w:right w:val="single" w:sz="4" w:space="0" w:color="auto"/>
            </w:tcBorders>
            <w:shd w:val="clear" w:color="auto" w:fill="auto"/>
          </w:tcPr>
          <w:p w14:paraId="327A1878"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50CD39B8" w14:textId="77777777" w:rsidTr="00BC329B">
        <w:trPr>
          <w:trHeight w:val="244"/>
          <w:jc w:val="center"/>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5785906"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4FC1431"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9F93E9" w14:textId="77777777" w:rsidR="00BC329B" w:rsidRPr="00BC329B" w:rsidRDefault="00BC329B" w:rsidP="00BC329B">
            <w:pPr>
              <w:spacing w:after="0"/>
              <w:rPr>
                <w:rFonts w:asciiTheme="minorHAnsi" w:eastAsia="Times New Roman" w:hAnsiTheme="minorHAnsi" w:cstheme="minorHAnsi"/>
                <w:color w:val="000000"/>
              </w:rPr>
            </w:pPr>
            <w:r w:rsidRPr="00BC329B">
              <w:rPr>
                <w:rFonts w:asciiTheme="minorHAnsi" w:eastAsia="Times New Roman" w:hAnsiTheme="minorHAnsi" w:cstheme="minorHAnsi"/>
                <w:b/>
                <w:bCs/>
              </w:rPr>
              <w:t xml:space="preserve">EI02EF04-3S03 - </w:t>
            </w:r>
            <w:r w:rsidRPr="00BC329B">
              <w:rPr>
                <w:rFonts w:asciiTheme="minorHAnsi" w:eastAsia="Times New Roman" w:hAnsiTheme="minorHAnsi" w:cstheme="minorHAnsi"/>
                <w:color w:val="000000"/>
              </w:rPr>
              <w:t>Recontar histórias, utilizando diferentes acessórios ou figurinos como fantasias, máscaras entre outros.</w:t>
            </w:r>
          </w:p>
        </w:tc>
        <w:tc>
          <w:tcPr>
            <w:tcW w:w="1712" w:type="dxa"/>
            <w:vMerge/>
            <w:tcBorders>
              <w:top w:val="single" w:sz="4" w:space="0" w:color="auto"/>
              <w:left w:val="nil"/>
              <w:bottom w:val="single" w:sz="4" w:space="0" w:color="auto"/>
              <w:right w:val="single" w:sz="4" w:space="0" w:color="auto"/>
            </w:tcBorders>
            <w:shd w:val="clear" w:color="auto" w:fill="auto"/>
          </w:tcPr>
          <w:p w14:paraId="45FA3201"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bottom w:val="single" w:sz="4" w:space="0" w:color="auto"/>
              <w:right w:val="single" w:sz="4" w:space="0" w:color="auto"/>
            </w:tcBorders>
            <w:shd w:val="clear" w:color="auto" w:fill="auto"/>
          </w:tcPr>
          <w:p w14:paraId="2A5D1A78"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639DF71D" w14:textId="77777777" w:rsidTr="00BC329B">
        <w:trPr>
          <w:trHeight w:val="244"/>
          <w:jc w:val="center"/>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C2C36A9"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739E408"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EE03D1" w14:textId="77777777" w:rsidR="00BC329B" w:rsidRPr="00BC329B" w:rsidRDefault="00BC329B" w:rsidP="00BC329B">
            <w:pPr>
              <w:spacing w:after="0" w:line="240" w:lineRule="auto"/>
              <w:ind w:left="34"/>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EI02EF04-3S04 - </w:t>
            </w:r>
            <w:r w:rsidRPr="00BC329B">
              <w:rPr>
                <w:rFonts w:asciiTheme="minorHAnsi" w:eastAsiaTheme="minorHAnsi" w:hAnsiTheme="minorHAnsi" w:cstheme="minorHAnsi"/>
                <w:color w:val="000000"/>
                <w:lang w:eastAsia="en-US"/>
              </w:rPr>
              <w:t>Observar a estrutura da narrativa: temporal e causal aproximando-se da organização textual.</w:t>
            </w:r>
          </w:p>
        </w:tc>
        <w:tc>
          <w:tcPr>
            <w:tcW w:w="1712" w:type="dxa"/>
            <w:vMerge/>
            <w:tcBorders>
              <w:top w:val="single" w:sz="4" w:space="0" w:color="auto"/>
              <w:left w:val="nil"/>
              <w:bottom w:val="single" w:sz="4" w:space="0" w:color="auto"/>
              <w:right w:val="single" w:sz="4" w:space="0" w:color="auto"/>
            </w:tcBorders>
            <w:shd w:val="clear" w:color="auto" w:fill="auto"/>
          </w:tcPr>
          <w:p w14:paraId="0015149D"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bottom w:val="single" w:sz="4" w:space="0" w:color="auto"/>
              <w:right w:val="single" w:sz="4" w:space="0" w:color="auto"/>
            </w:tcBorders>
            <w:shd w:val="clear" w:color="auto" w:fill="auto"/>
          </w:tcPr>
          <w:p w14:paraId="43C47A8B"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216FBCB2" w14:textId="77777777" w:rsidTr="00BC329B">
        <w:trPr>
          <w:trHeight w:val="244"/>
          <w:jc w:val="center"/>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E1DED86"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D2E0D4A"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C0A109" w14:textId="77777777" w:rsidR="00BC329B" w:rsidRPr="00BC329B" w:rsidRDefault="00BC329B" w:rsidP="00BC329B">
            <w:pPr>
              <w:spacing w:after="0" w:line="240" w:lineRule="auto"/>
              <w:ind w:left="34"/>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EI02EF04-3S05 – </w:t>
            </w:r>
            <w:r w:rsidRPr="00BC329B">
              <w:rPr>
                <w:rFonts w:asciiTheme="minorHAnsi" w:eastAsiaTheme="minorHAnsi" w:hAnsiTheme="minorHAnsi" w:cstheme="minorHAnsi"/>
                <w:color w:val="000000"/>
                <w:lang w:eastAsia="en-US"/>
              </w:rPr>
              <w:t>Compartilhar observações no grupo social, sobre os personagens e cenários das histórias ouvidas.</w:t>
            </w:r>
          </w:p>
        </w:tc>
        <w:tc>
          <w:tcPr>
            <w:tcW w:w="1712" w:type="dxa"/>
            <w:vMerge/>
            <w:tcBorders>
              <w:top w:val="single" w:sz="4" w:space="0" w:color="auto"/>
              <w:left w:val="nil"/>
              <w:bottom w:val="single" w:sz="4" w:space="0" w:color="auto"/>
              <w:right w:val="single" w:sz="4" w:space="0" w:color="auto"/>
            </w:tcBorders>
            <w:shd w:val="clear" w:color="auto" w:fill="auto"/>
          </w:tcPr>
          <w:p w14:paraId="1AEE7EE2"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bottom w:val="single" w:sz="4" w:space="0" w:color="auto"/>
              <w:right w:val="single" w:sz="4" w:space="0" w:color="auto"/>
            </w:tcBorders>
            <w:shd w:val="clear" w:color="auto" w:fill="auto"/>
          </w:tcPr>
          <w:p w14:paraId="4A8668CF"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5A1164DC" w14:textId="77777777" w:rsidTr="00BC329B">
        <w:trPr>
          <w:trHeight w:val="244"/>
          <w:jc w:val="center"/>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6A6B6EE"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4C4A020"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3FD966" w14:textId="77777777" w:rsidR="00BC329B" w:rsidRPr="00BC329B" w:rsidRDefault="00BC329B" w:rsidP="00BC329B">
            <w:pPr>
              <w:spacing w:after="0"/>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EI02EF04-3S06 - </w:t>
            </w:r>
            <w:r w:rsidRPr="00BC329B">
              <w:rPr>
                <w:rFonts w:asciiTheme="minorHAnsi" w:eastAsiaTheme="minorHAnsi" w:hAnsiTheme="minorHAnsi" w:cstheme="minorHAnsi"/>
                <w:color w:val="000000"/>
                <w:lang w:eastAsia="en-US"/>
              </w:rPr>
              <w:t>Identificar algumas características dos personagens das histórias.</w:t>
            </w:r>
          </w:p>
        </w:tc>
        <w:tc>
          <w:tcPr>
            <w:tcW w:w="1712" w:type="dxa"/>
            <w:vMerge/>
            <w:tcBorders>
              <w:top w:val="single" w:sz="4" w:space="0" w:color="auto"/>
              <w:left w:val="nil"/>
              <w:bottom w:val="single" w:sz="4" w:space="0" w:color="auto"/>
              <w:right w:val="single" w:sz="4" w:space="0" w:color="auto"/>
            </w:tcBorders>
            <w:shd w:val="clear" w:color="auto" w:fill="auto"/>
          </w:tcPr>
          <w:p w14:paraId="2A83D581"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bottom w:val="single" w:sz="4" w:space="0" w:color="auto"/>
              <w:right w:val="single" w:sz="4" w:space="0" w:color="auto"/>
            </w:tcBorders>
            <w:shd w:val="clear" w:color="auto" w:fill="auto"/>
          </w:tcPr>
          <w:p w14:paraId="1EA2793A"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2D892801" w14:textId="77777777" w:rsidTr="00BC329B">
        <w:trPr>
          <w:trHeight w:val="244"/>
          <w:jc w:val="center"/>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8572E00"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38CAD48"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E0A9F3" w14:textId="77777777" w:rsidR="00BC329B" w:rsidRPr="00BC329B" w:rsidRDefault="00BC329B" w:rsidP="00BC329B">
            <w:pPr>
              <w:spacing w:after="0"/>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EI02EF04-3S07 - </w:t>
            </w:r>
            <w:r w:rsidRPr="00BC329B">
              <w:rPr>
                <w:rFonts w:asciiTheme="minorHAnsi" w:eastAsiaTheme="minorHAnsi" w:hAnsiTheme="minorHAnsi" w:cstheme="minorHAnsi"/>
                <w:color w:val="000000"/>
                <w:lang w:eastAsia="en-US"/>
              </w:rPr>
              <w:t>Identificar algumas ações dos personagens nas narrativas.</w:t>
            </w:r>
          </w:p>
        </w:tc>
        <w:tc>
          <w:tcPr>
            <w:tcW w:w="1712" w:type="dxa"/>
            <w:vMerge/>
            <w:tcBorders>
              <w:top w:val="single" w:sz="4" w:space="0" w:color="auto"/>
              <w:left w:val="nil"/>
              <w:bottom w:val="single" w:sz="4" w:space="0" w:color="auto"/>
              <w:right w:val="single" w:sz="4" w:space="0" w:color="auto"/>
            </w:tcBorders>
            <w:shd w:val="clear" w:color="auto" w:fill="auto"/>
          </w:tcPr>
          <w:p w14:paraId="23E4C6CA"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bottom w:val="single" w:sz="4" w:space="0" w:color="auto"/>
              <w:right w:val="single" w:sz="4" w:space="0" w:color="auto"/>
            </w:tcBorders>
            <w:shd w:val="clear" w:color="auto" w:fill="auto"/>
          </w:tcPr>
          <w:p w14:paraId="1AAB026F"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162C9197" w14:textId="77777777" w:rsidTr="00BC329B">
        <w:trPr>
          <w:trHeight w:val="244"/>
          <w:jc w:val="center"/>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1D07360"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4E6E884"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72E41A" w14:textId="77777777" w:rsidR="00BC329B" w:rsidRPr="00BC329B" w:rsidRDefault="00BC329B" w:rsidP="00BC329B">
            <w:pPr>
              <w:spacing w:after="0"/>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EI02EF04-3S08 - </w:t>
            </w:r>
            <w:r w:rsidRPr="00BC329B">
              <w:rPr>
                <w:rFonts w:asciiTheme="minorHAnsi" w:eastAsiaTheme="minorHAnsi" w:hAnsiTheme="minorHAnsi" w:cstheme="minorHAnsi"/>
                <w:color w:val="000000"/>
                <w:lang w:eastAsia="en-US"/>
              </w:rPr>
              <w:t xml:space="preserve">Dramatizar narrativas utilizando recursos como </w:t>
            </w:r>
            <w:proofErr w:type="spellStart"/>
            <w:r w:rsidRPr="00BC329B">
              <w:rPr>
                <w:rFonts w:asciiTheme="minorHAnsi" w:eastAsiaTheme="minorHAnsi" w:hAnsiTheme="minorHAnsi" w:cstheme="minorHAnsi"/>
                <w:color w:val="000000"/>
                <w:lang w:eastAsia="en-US"/>
              </w:rPr>
              <w:t>dedoches</w:t>
            </w:r>
            <w:proofErr w:type="spellEnd"/>
            <w:r w:rsidRPr="00BC329B">
              <w:rPr>
                <w:rFonts w:asciiTheme="minorHAnsi" w:eastAsiaTheme="minorHAnsi" w:hAnsiTheme="minorHAnsi" w:cstheme="minorHAnsi"/>
                <w:color w:val="000000"/>
                <w:lang w:eastAsia="en-US"/>
              </w:rPr>
              <w:t>, fantoches e bonecos.</w:t>
            </w:r>
          </w:p>
        </w:tc>
        <w:tc>
          <w:tcPr>
            <w:tcW w:w="1712" w:type="dxa"/>
            <w:vMerge/>
            <w:tcBorders>
              <w:top w:val="single" w:sz="4" w:space="0" w:color="auto"/>
              <w:left w:val="nil"/>
              <w:bottom w:val="single" w:sz="4" w:space="0" w:color="auto"/>
              <w:right w:val="single" w:sz="4" w:space="0" w:color="auto"/>
            </w:tcBorders>
            <w:shd w:val="clear" w:color="auto" w:fill="auto"/>
          </w:tcPr>
          <w:p w14:paraId="67A5833F"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bottom w:val="single" w:sz="4" w:space="0" w:color="auto"/>
              <w:right w:val="single" w:sz="4" w:space="0" w:color="auto"/>
            </w:tcBorders>
            <w:shd w:val="clear" w:color="auto" w:fill="auto"/>
          </w:tcPr>
          <w:p w14:paraId="53A904DE"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7F2AE498" w14:textId="77777777" w:rsidTr="00BC329B">
        <w:trPr>
          <w:trHeight w:val="244"/>
          <w:jc w:val="center"/>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6DA18A2"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7EFE355"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F0FD9D" w14:textId="77777777" w:rsidR="00BC329B" w:rsidRPr="00BC329B" w:rsidRDefault="00BC329B" w:rsidP="00BC329B">
            <w:pPr>
              <w:spacing w:after="0"/>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EI02EF04-3S09 - </w:t>
            </w:r>
            <w:r w:rsidRPr="00BC329B">
              <w:rPr>
                <w:rFonts w:asciiTheme="minorHAnsi" w:eastAsia="Times New Roman" w:hAnsiTheme="minorHAnsi" w:cstheme="minorHAnsi"/>
                <w:color w:val="000000"/>
              </w:rPr>
              <w:t>Identificar, após leitura textual alguns de seus elementos, como, por exemplo, a capa, a ilustração e personagens.</w:t>
            </w:r>
          </w:p>
        </w:tc>
        <w:tc>
          <w:tcPr>
            <w:tcW w:w="1712" w:type="dxa"/>
            <w:vMerge/>
            <w:tcBorders>
              <w:top w:val="single" w:sz="4" w:space="0" w:color="auto"/>
              <w:left w:val="nil"/>
              <w:bottom w:val="single" w:sz="4" w:space="0" w:color="auto"/>
              <w:right w:val="single" w:sz="4" w:space="0" w:color="auto"/>
            </w:tcBorders>
            <w:shd w:val="clear" w:color="auto" w:fill="auto"/>
          </w:tcPr>
          <w:p w14:paraId="203E1953"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bottom w:val="single" w:sz="4" w:space="0" w:color="auto"/>
              <w:right w:val="single" w:sz="4" w:space="0" w:color="auto"/>
            </w:tcBorders>
            <w:shd w:val="clear" w:color="auto" w:fill="auto"/>
          </w:tcPr>
          <w:p w14:paraId="095E3BDB"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67468D4E" w14:textId="77777777" w:rsidTr="00BC329B">
        <w:trPr>
          <w:trHeight w:val="244"/>
          <w:jc w:val="center"/>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B90A996"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7C69776"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AD7E01" w14:textId="77777777" w:rsidR="00BC329B" w:rsidRPr="00BC329B" w:rsidRDefault="00BC329B" w:rsidP="00BC329B">
            <w:pPr>
              <w:spacing w:after="0"/>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EI02EF04-3S10 - </w:t>
            </w:r>
            <w:r w:rsidRPr="00BC329B">
              <w:rPr>
                <w:rFonts w:asciiTheme="minorHAnsi" w:eastAsiaTheme="minorHAnsi" w:hAnsiTheme="minorHAnsi" w:cstheme="minorHAnsi"/>
                <w:color w:val="000000"/>
                <w:lang w:eastAsia="en-US"/>
              </w:rPr>
              <w:t>Levantar hipóteses sobre algumas estruturas de diferentes textos.</w:t>
            </w:r>
          </w:p>
        </w:tc>
        <w:tc>
          <w:tcPr>
            <w:tcW w:w="1712" w:type="dxa"/>
            <w:vMerge/>
            <w:tcBorders>
              <w:top w:val="single" w:sz="4" w:space="0" w:color="auto"/>
              <w:left w:val="nil"/>
              <w:bottom w:val="single" w:sz="4" w:space="0" w:color="auto"/>
              <w:right w:val="single" w:sz="4" w:space="0" w:color="auto"/>
            </w:tcBorders>
            <w:shd w:val="clear" w:color="auto" w:fill="auto"/>
          </w:tcPr>
          <w:p w14:paraId="42C7DB08"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bottom w:val="single" w:sz="4" w:space="0" w:color="auto"/>
              <w:right w:val="single" w:sz="4" w:space="0" w:color="auto"/>
            </w:tcBorders>
            <w:shd w:val="clear" w:color="auto" w:fill="auto"/>
          </w:tcPr>
          <w:p w14:paraId="082AA69D"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25E2B6CC" w14:textId="77777777" w:rsidTr="00BC329B">
        <w:trPr>
          <w:trHeight w:val="244"/>
          <w:jc w:val="center"/>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8A7D2FD"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955EBBB"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414B22" w14:textId="77777777" w:rsidR="00BC329B" w:rsidRPr="00BC329B" w:rsidRDefault="00BC329B" w:rsidP="00BC329B">
            <w:pPr>
              <w:spacing w:after="0"/>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EI02EF04-3S11 </w:t>
            </w:r>
            <w:r w:rsidRPr="00BC329B">
              <w:rPr>
                <w:rFonts w:asciiTheme="minorHAnsi" w:eastAsia="Times New Roman" w:hAnsiTheme="minorHAnsi" w:cstheme="minorHAnsi"/>
                <w:color w:val="000000"/>
              </w:rPr>
              <w:t>Distinguir alguns suportes textuais: rótulos, livros, revistas, jornais, entre outros.</w:t>
            </w:r>
          </w:p>
        </w:tc>
        <w:tc>
          <w:tcPr>
            <w:tcW w:w="1712" w:type="dxa"/>
            <w:vMerge/>
            <w:tcBorders>
              <w:top w:val="single" w:sz="4" w:space="0" w:color="auto"/>
              <w:left w:val="nil"/>
              <w:bottom w:val="single" w:sz="4" w:space="0" w:color="auto"/>
              <w:right w:val="single" w:sz="4" w:space="0" w:color="auto"/>
            </w:tcBorders>
            <w:shd w:val="clear" w:color="auto" w:fill="auto"/>
          </w:tcPr>
          <w:p w14:paraId="13EC4E44"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bottom w:val="single" w:sz="4" w:space="0" w:color="auto"/>
              <w:right w:val="single" w:sz="4" w:space="0" w:color="auto"/>
            </w:tcBorders>
            <w:shd w:val="clear" w:color="auto" w:fill="auto"/>
          </w:tcPr>
          <w:p w14:paraId="6B83445E"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10C8889D" w14:textId="77777777" w:rsidTr="00BC329B">
        <w:trPr>
          <w:trHeight w:val="244"/>
          <w:jc w:val="center"/>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58B7246"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1ABA9D1"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9E8E38" w14:textId="77777777" w:rsidR="00BC329B" w:rsidRPr="00BC329B" w:rsidRDefault="00BC329B" w:rsidP="00BC329B">
            <w:pPr>
              <w:spacing w:after="0"/>
              <w:jc w:val="both"/>
              <w:rPr>
                <w:rFonts w:asciiTheme="minorHAnsi" w:eastAsia="Times New Roman" w:hAnsiTheme="minorHAnsi" w:cstheme="minorHAnsi"/>
                <w:color w:val="000000"/>
              </w:rPr>
            </w:pPr>
            <w:r w:rsidRPr="00BC329B">
              <w:rPr>
                <w:rFonts w:asciiTheme="minorHAnsi" w:eastAsia="Times New Roman" w:hAnsiTheme="minorHAnsi" w:cstheme="minorHAnsi"/>
                <w:b/>
                <w:bCs/>
              </w:rPr>
              <w:t xml:space="preserve">EI02EF04-3S12- </w:t>
            </w:r>
            <w:r w:rsidRPr="00BC329B">
              <w:rPr>
                <w:rFonts w:asciiTheme="minorHAnsi" w:eastAsia="Times New Roman" w:hAnsiTheme="minorHAnsi" w:cstheme="minorHAnsi"/>
              </w:rPr>
              <w:t>A</w:t>
            </w:r>
            <w:r w:rsidRPr="00BC329B">
              <w:rPr>
                <w:rFonts w:asciiTheme="minorHAnsi" w:eastAsia="Times New Roman" w:hAnsiTheme="minorHAnsi" w:cstheme="minorHAnsi"/>
                <w:color w:val="000000"/>
              </w:rPr>
              <w:t>rgumentar formulando perguntas e respostas ideias e percepções textuais de diferentes narrativas.</w:t>
            </w:r>
          </w:p>
        </w:tc>
        <w:tc>
          <w:tcPr>
            <w:tcW w:w="1712" w:type="dxa"/>
            <w:vMerge/>
            <w:tcBorders>
              <w:top w:val="single" w:sz="4" w:space="0" w:color="auto"/>
              <w:left w:val="nil"/>
              <w:bottom w:val="single" w:sz="4" w:space="0" w:color="auto"/>
              <w:right w:val="single" w:sz="4" w:space="0" w:color="auto"/>
            </w:tcBorders>
            <w:shd w:val="clear" w:color="auto" w:fill="auto"/>
          </w:tcPr>
          <w:p w14:paraId="7AC2C545"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bottom w:val="single" w:sz="4" w:space="0" w:color="auto"/>
              <w:right w:val="single" w:sz="4" w:space="0" w:color="auto"/>
            </w:tcBorders>
            <w:shd w:val="clear" w:color="auto" w:fill="auto"/>
          </w:tcPr>
          <w:p w14:paraId="1D16DA7C"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091B4CA7" w14:textId="77777777" w:rsidTr="00BC329B">
        <w:trPr>
          <w:trHeight w:val="244"/>
          <w:jc w:val="center"/>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82DA009"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9617188"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4D3669" w14:textId="77777777" w:rsidR="00BC329B" w:rsidRPr="00BC329B" w:rsidRDefault="00BC329B" w:rsidP="00BC329B">
            <w:pPr>
              <w:spacing w:after="0"/>
              <w:jc w:val="both"/>
              <w:rPr>
                <w:rFonts w:asciiTheme="minorHAnsi" w:eastAsia="Times New Roman" w:hAnsiTheme="minorHAnsi" w:cstheme="minorHAnsi"/>
                <w:color w:val="000000"/>
              </w:rPr>
            </w:pPr>
            <w:r w:rsidRPr="00BC329B">
              <w:rPr>
                <w:rFonts w:asciiTheme="minorHAnsi" w:eastAsia="Times New Roman" w:hAnsiTheme="minorHAnsi" w:cstheme="minorHAnsi"/>
                <w:b/>
                <w:bCs/>
              </w:rPr>
              <w:t xml:space="preserve">EI02EF04-3S13 - </w:t>
            </w:r>
            <w:r w:rsidRPr="00BC329B">
              <w:rPr>
                <w:rFonts w:asciiTheme="minorHAnsi" w:eastAsia="Times New Roman" w:hAnsiTheme="minorHAnsi" w:cstheme="minorHAnsi"/>
                <w:color w:val="000000"/>
              </w:rPr>
              <w:t xml:space="preserve">Criar histórias orais </w:t>
            </w:r>
            <w:r w:rsidRPr="00BC329B">
              <w:rPr>
                <w:rFonts w:asciiTheme="minorHAnsi" w:eastAsia="Times New Roman" w:hAnsiTheme="minorHAnsi" w:cstheme="minorHAnsi"/>
              </w:rPr>
              <w:t>ou por meio do desenho.</w:t>
            </w:r>
          </w:p>
        </w:tc>
        <w:tc>
          <w:tcPr>
            <w:tcW w:w="1712" w:type="dxa"/>
            <w:vMerge/>
            <w:tcBorders>
              <w:top w:val="single" w:sz="4" w:space="0" w:color="auto"/>
              <w:left w:val="nil"/>
              <w:bottom w:val="single" w:sz="4" w:space="0" w:color="auto"/>
              <w:right w:val="single" w:sz="4" w:space="0" w:color="auto"/>
            </w:tcBorders>
            <w:shd w:val="clear" w:color="auto" w:fill="auto"/>
          </w:tcPr>
          <w:p w14:paraId="7F2D4956"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bottom w:val="single" w:sz="4" w:space="0" w:color="auto"/>
              <w:right w:val="single" w:sz="4" w:space="0" w:color="auto"/>
            </w:tcBorders>
            <w:shd w:val="clear" w:color="auto" w:fill="auto"/>
          </w:tcPr>
          <w:p w14:paraId="0763575D"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184A33A0" w14:textId="77777777" w:rsidTr="00BC329B">
        <w:trPr>
          <w:trHeight w:val="205"/>
          <w:jc w:val="center"/>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7758492E"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t>(EI02EF05) </w:t>
            </w:r>
          </w:p>
          <w:p w14:paraId="10FC517D" w14:textId="77777777" w:rsidR="00BC329B" w:rsidRPr="00BC329B" w:rsidRDefault="00BC329B" w:rsidP="00BC329B">
            <w:pPr>
              <w:spacing w:after="0" w:line="240" w:lineRule="auto"/>
              <w:jc w:val="center"/>
              <w:rPr>
                <w:rFonts w:asciiTheme="minorHAnsi" w:eastAsia="Times New Roman" w:hAnsiTheme="minorHAnsi" w:cstheme="minorHAnsi"/>
                <w:b/>
                <w:bCs/>
              </w:rPr>
            </w:pPr>
            <w:r w:rsidRPr="00BC329B">
              <w:rPr>
                <w:rFonts w:asciiTheme="minorHAnsi" w:eastAsia="Times New Roman" w:hAnsiTheme="minorHAnsi" w:cstheme="minorHAnsi"/>
                <w:b/>
                <w:bCs/>
              </w:rPr>
              <w:t>Relatar experiências e fatos acontecidos, histórias ouvidas, filmes ou peças teatrais assistidos etc.</w:t>
            </w:r>
          </w:p>
        </w:tc>
        <w:tc>
          <w:tcPr>
            <w:tcW w:w="2412" w:type="dxa"/>
            <w:vMerge w:val="restart"/>
            <w:tcBorders>
              <w:top w:val="single" w:sz="4" w:space="0" w:color="auto"/>
              <w:left w:val="single" w:sz="4" w:space="0" w:color="auto"/>
              <w:right w:val="single" w:sz="4" w:space="0" w:color="auto"/>
            </w:tcBorders>
            <w:shd w:val="clear" w:color="auto" w:fill="D9E2F3" w:themeFill="accent1" w:themeFillTint="33"/>
          </w:tcPr>
          <w:p w14:paraId="3ACEF1EA"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C1. Conhecimento</w:t>
            </w:r>
          </w:p>
          <w:p w14:paraId="30237F1E"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C2. Pensamento científico, crítico e criativo</w:t>
            </w:r>
          </w:p>
          <w:p w14:paraId="5CD064F5"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C3. Repertório Cultural</w:t>
            </w:r>
          </w:p>
          <w:p w14:paraId="41BDFAA6"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C4. Comunicação</w:t>
            </w:r>
          </w:p>
          <w:p w14:paraId="30457E82"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C5. Cultura digital</w:t>
            </w:r>
          </w:p>
          <w:p w14:paraId="751310A6"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C6. Trabalho e projeto de vida</w:t>
            </w:r>
          </w:p>
          <w:p w14:paraId="77729ED2"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C8. Autoconhecimento e autocuidado</w:t>
            </w:r>
          </w:p>
          <w:p w14:paraId="0343DB80"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C9. Empatia e Cooperação</w:t>
            </w:r>
          </w:p>
          <w:p w14:paraId="5D485EB1" w14:textId="77777777" w:rsidR="00BC329B" w:rsidRPr="00BC329B" w:rsidRDefault="00BC329B" w:rsidP="00BC329B">
            <w:pPr>
              <w:spacing w:after="0" w:line="240" w:lineRule="auto"/>
              <w:jc w:val="center"/>
              <w:rPr>
                <w:rFonts w:asciiTheme="minorHAnsi" w:eastAsia="Times New Roman" w:hAnsiTheme="minorHAnsi" w:cstheme="minorHAnsi"/>
                <w:color w:val="000000"/>
              </w:rPr>
            </w:pPr>
            <w:r w:rsidRPr="00BC329B">
              <w:rPr>
                <w:rFonts w:asciiTheme="minorHAnsi" w:eastAsia="Times New Roman" w:hAnsiTheme="minorHAnsi" w:cstheme="minorHAnsi"/>
                <w:color w:val="000000"/>
              </w:rPr>
              <w:t>C10. Responsabilidade e autonomia</w:t>
            </w: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tcPr>
          <w:p w14:paraId="3C65980D"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EI02EF05-3S01 - </w:t>
            </w:r>
            <w:r w:rsidRPr="00BC329B">
              <w:rPr>
                <w:rFonts w:asciiTheme="minorHAnsi" w:eastAsiaTheme="minorHAnsi" w:hAnsiTheme="minorHAnsi" w:cstheme="minorHAnsi"/>
                <w:color w:val="000000"/>
                <w:lang w:eastAsia="en-US"/>
              </w:rPr>
              <w:t>Relatar suas experiências, situações vividas e descobertas por meio da linguagem oral em seu grupo social.</w:t>
            </w:r>
          </w:p>
        </w:tc>
        <w:tc>
          <w:tcPr>
            <w:tcW w:w="1712" w:type="dxa"/>
            <w:vMerge w:val="restart"/>
            <w:tcBorders>
              <w:top w:val="single" w:sz="4" w:space="0" w:color="auto"/>
              <w:left w:val="nil"/>
              <w:right w:val="single" w:sz="4" w:space="0" w:color="auto"/>
            </w:tcBorders>
            <w:shd w:val="clear" w:color="auto" w:fill="auto"/>
          </w:tcPr>
          <w:p w14:paraId="2086FCD9"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Conviver</w:t>
            </w:r>
          </w:p>
          <w:p w14:paraId="759EC74D"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Brincar</w:t>
            </w:r>
          </w:p>
          <w:p w14:paraId="6750D732"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Participar</w:t>
            </w:r>
          </w:p>
          <w:p w14:paraId="235C8DAE"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Explorar</w:t>
            </w:r>
          </w:p>
          <w:p w14:paraId="30B410FF"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Expressar</w:t>
            </w:r>
          </w:p>
          <w:p w14:paraId="06FCD6BD"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Conhecer-se</w:t>
            </w:r>
          </w:p>
        </w:tc>
        <w:tc>
          <w:tcPr>
            <w:tcW w:w="2498" w:type="dxa"/>
            <w:vMerge w:val="restart"/>
            <w:tcBorders>
              <w:top w:val="single" w:sz="4" w:space="0" w:color="auto"/>
              <w:left w:val="nil"/>
              <w:right w:val="single" w:sz="4" w:space="0" w:color="auto"/>
            </w:tcBorders>
            <w:shd w:val="clear" w:color="auto" w:fill="auto"/>
          </w:tcPr>
          <w:p w14:paraId="2CC6CACE"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p w14:paraId="615F18E0" w14:textId="77777777" w:rsidR="00BC329B" w:rsidRPr="00BC329B" w:rsidRDefault="00BC329B" w:rsidP="00BC329B">
            <w:pPr>
              <w:spacing w:after="0" w:line="240" w:lineRule="auto"/>
              <w:jc w:val="center"/>
              <w:rPr>
                <w:rFonts w:asciiTheme="minorHAnsi" w:eastAsia="Times New Roman" w:hAnsiTheme="minorHAnsi" w:cstheme="minorHAnsi"/>
                <w:color w:val="000000"/>
              </w:rPr>
            </w:pPr>
            <w:r w:rsidRPr="00BC329B">
              <w:rPr>
                <w:rFonts w:asciiTheme="minorHAnsi" w:eastAsiaTheme="minorHAnsi" w:hAnsiTheme="minorHAnsi" w:cstheme="minorHAnsi"/>
                <w:noProof/>
              </w:rPr>
              <w:drawing>
                <wp:inline distT="0" distB="0" distL="0" distR="0" wp14:anchorId="391A18A2" wp14:editId="392FC150">
                  <wp:extent cx="906711" cy="888521"/>
                  <wp:effectExtent l="0" t="0" r="8255" b="6985"/>
                  <wp:docPr id="1680138599" name="Imagem 1680138599"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C329B" w:rsidRPr="00BC329B" w14:paraId="32008A72"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71AB4A54"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534F641D"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C08015"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EI02EF05-3S02 </w:t>
            </w:r>
            <w:r w:rsidRPr="00BC329B">
              <w:rPr>
                <w:rFonts w:asciiTheme="minorHAnsi" w:eastAsiaTheme="minorHAnsi" w:hAnsiTheme="minorHAnsi" w:cstheme="minorHAnsi"/>
                <w:color w:val="000000"/>
                <w:lang w:eastAsia="en-US"/>
              </w:rPr>
              <w:t>Participar de diferentes situações de aprendizagens, mediadas pelo professor, para expressar livremente pensamentos, sentimentos, emoções e impressões sobre histórias ou filmes.</w:t>
            </w:r>
          </w:p>
        </w:tc>
        <w:tc>
          <w:tcPr>
            <w:tcW w:w="1712" w:type="dxa"/>
            <w:vMerge/>
            <w:tcBorders>
              <w:top w:val="single" w:sz="4" w:space="0" w:color="auto"/>
              <w:left w:val="nil"/>
              <w:right w:val="single" w:sz="4" w:space="0" w:color="auto"/>
            </w:tcBorders>
            <w:shd w:val="clear" w:color="auto" w:fill="auto"/>
          </w:tcPr>
          <w:p w14:paraId="1EFE6D6A"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21B82F6F"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12A1A5D5"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59CBF813"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00F8E7BE"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DF1AA5" w14:textId="77777777" w:rsidR="00BC329B" w:rsidRPr="00BC329B" w:rsidRDefault="00BC329B" w:rsidP="00BC329B">
            <w:pPr>
              <w:spacing w:after="0" w:line="240" w:lineRule="auto"/>
              <w:jc w:val="both"/>
              <w:rPr>
                <w:rFonts w:asciiTheme="minorHAnsi" w:eastAsia="Times New Roman" w:hAnsiTheme="minorHAnsi" w:cstheme="minorHAnsi"/>
                <w:b/>
                <w:bCs/>
                <w:color w:val="000000"/>
              </w:rPr>
            </w:pPr>
            <w:r w:rsidRPr="00BC329B">
              <w:rPr>
                <w:rFonts w:asciiTheme="minorHAnsi" w:eastAsia="Times New Roman" w:hAnsiTheme="minorHAnsi" w:cstheme="minorHAnsi"/>
                <w:b/>
                <w:bCs/>
              </w:rPr>
              <w:t xml:space="preserve">EI02EF05-3S03 - </w:t>
            </w:r>
            <w:r w:rsidRPr="00BC329B">
              <w:rPr>
                <w:rFonts w:asciiTheme="minorHAnsi" w:eastAsiaTheme="minorHAnsi" w:hAnsiTheme="minorHAnsi" w:cstheme="minorHAnsi"/>
                <w:color w:val="000000"/>
                <w:lang w:eastAsia="en-US"/>
              </w:rPr>
              <w:t>Desenvolver progressivamente a organização temporal de ideias.</w:t>
            </w:r>
          </w:p>
        </w:tc>
        <w:tc>
          <w:tcPr>
            <w:tcW w:w="1712" w:type="dxa"/>
            <w:vMerge/>
            <w:tcBorders>
              <w:top w:val="single" w:sz="4" w:space="0" w:color="auto"/>
              <w:left w:val="nil"/>
              <w:right w:val="single" w:sz="4" w:space="0" w:color="auto"/>
            </w:tcBorders>
            <w:shd w:val="clear" w:color="auto" w:fill="auto"/>
          </w:tcPr>
          <w:p w14:paraId="750E15BD"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3864EB3F"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3CF19340"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5E639CF7"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2E899F9A"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BC91B0" w14:textId="77777777" w:rsidR="00BC329B" w:rsidRPr="00BC329B" w:rsidRDefault="00BC329B" w:rsidP="00BC329B">
            <w:pPr>
              <w:spacing w:after="0"/>
              <w:jc w:val="both"/>
              <w:rPr>
                <w:rFonts w:asciiTheme="minorHAnsi" w:eastAsia="Times New Roman" w:hAnsiTheme="minorHAnsi" w:cstheme="minorHAnsi"/>
                <w:color w:val="000000"/>
              </w:rPr>
            </w:pPr>
            <w:r w:rsidRPr="00BC329B">
              <w:rPr>
                <w:rFonts w:asciiTheme="minorHAnsi" w:eastAsia="Times New Roman" w:hAnsiTheme="minorHAnsi" w:cstheme="minorHAnsi"/>
                <w:b/>
                <w:bCs/>
              </w:rPr>
              <w:t xml:space="preserve">EI02EF05-3S04 - </w:t>
            </w:r>
            <w:r w:rsidRPr="00BC329B">
              <w:rPr>
                <w:rFonts w:asciiTheme="minorHAnsi" w:eastAsiaTheme="minorHAnsi" w:hAnsiTheme="minorHAnsi" w:cstheme="minorHAnsi"/>
                <w:color w:val="000000"/>
                <w:lang w:eastAsia="en-US"/>
              </w:rPr>
              <w:t>D</w:t>
            </w:r>
            <w:r w:rsidRPr="00BC329B">
              <w:rPr>
                <w:rFonts w:asciiTheme="minorHAnsi" w:eastAsiaTheme="minorHAnsi" w:hAnsiTheme="minorHAnsi" w:cstheme="minorHAnsi"/>
                <w:lang w:eastAsia="en-US"/>
              </w:rPr>
              <w:t>escrever objetos, personagens e acontecimentos, oralmente em seu grupo social, a partir de diversas narrativas.</w:t>
            </w:r>
          </w:p>
        </w:tc>
        <w:tc>
          <w:tcPr>
            <w:tcW w:w="1712" w:type="dxa"/>
            <w:vMerge/>
            <w:tcBorders>
              <w:top w:val="single" w:sz="4" w:space="0" w:color="auto"/>
              <w:left w:val="nil"/>
              <w:right w:val="single" w:sz="4" w:space="0" w:color="auto"/>
            </w:tcBorders>
            <w:shd w:val="clear" w:color="auto" w:fill="auto"/>
          </w:tcPr>
          <w:p w14:paraId="0D2DF65D"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37511724"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5D5A4971"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1AAAC98E"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2503151E"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4DF326" w14:textId="77777777" w:rsidR="00BC329B" w:rsidRPr="00BC329B" w:rsidRDefault="00BC329B" w:rsidP="00BC329B">
            <w:pPr>
              <w:spacing w:after="0"/>
              <w:jc w:val="both"/>
              <w:rPr>
                <w:rFonts w:asciiTheme="minorHAnsi" w:eastAsia="Times New Roman" w:hAnsiTheme="minorHAnsi" w:cstheme="minorHAnsi"/>
                <w:b/>
                <w:bCs/>
                <w:color w:val="000000"/>
              </w:rPr>
            </w:pPr>
            <w:r w:rsidRPr="00BC329B">
              <w:rPr>
                <w:rFonts w:asciiTheme="minorHAnsi" w:eastAsia="Times New Roman" w:hAnsiTheme="minorHAnsi" w:cstheme="minorHAnsi"/>
                <w:b/>
                <w:bCs/>
              </w:rPr>
              <w:t xml:space="preserve">EI02EF05-3S05 - </w:t>
            </w:r>
            <w:r w:rsidRPr="00BC329B">
              <w:rPr>
                <w:rFonts w:asciiTheme="minorHAnsi" w:eastAsiaTheme="minorHAnsi" w:hAnsiTheme="minorHAnsi" w:cstheme="minorHAnsi"/>
                <w:color w:val="000000"/>
                <w:lang w:eastAsia="en-US"/>
              </w:rPr>
              <w:t>Construir narrativas a partir de jogos simbólicos explorando cenários, personagens, tempo e espaço.</w:t>
            </w:r>
          </w:p>
        </w:tc>
        <w:tc>
          <w:tcPr>
            <w:tcW w:w="1712" w:type="dxa"/>
            <w:vMerge/>
            <w:tcBorders>
              <w:top w:val="single" w:sz="4" w:space="0" w:color="auto"/>
              <w:left w:val="nil"/>
              <w:right w:val="single" w:sz="4" w:space="0" w:color="auto"/>
            </w:tcBorders>
            <w:shd w:val="clear" w:color="auto" w:fill="auto"/>
          </w:tcPr>
          <w:p w14:paraId="0375A4B7"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533CC4E4"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377002A3"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6BC050CF"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4BE91075"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292AB3" w14:textId="77777777" w:rsidR="00BC329B" w:rsidRPr="00BC329B" w:rsidRDefault="00BC329B" w:rsidP="00BC329B">
            <w:pPr>
              <w:spacing w:after="0" w:line="240" w:lineRule="auto"/>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b/>
                <w:bCs/>
              </w:rPr>
              <w:t xml:space="preserve">EI02EF05-3S06 - </w:t>
            </w:r>
            <w:r w:rsidRPr="00BC329B">
              <w:rPr>
                <w:rFonts w:asciiTheme="minorHAnsi" w:eastAsiaTheme="minorHAnsi" w:hAnsiTheme="minorHAnsi" w:cstheme="minorHAnsi"/>
                <w:color w:val="000000"/>
                <w:lang w:eastAsia="en-US"/>
              </w:rPr>
              <w:t>Formular e responder perguntas, com mediação do professor, que se aproxime da organização textual.</w:t>
            </w:r>
          </w:p>
        </w:tc>
        <w:tc>
          <w:tcPr>
            <w:tcW w:w="1712" w:type="dxa"/>
            <w:vMerge/>
            <w:tcBorders>
              <w:top w:val="single" w:sz="4" w:space="0" w:color="auto"/>
              <w:left w:val="nil"/>
              <w:right w:val="single" w:sz="4" w:space="0" w:color="auto"/>
            </w:tcBorders>
            <w:shd w:val="clear" w:color="auto" w:fill="auto"/>
          </w:tcPr>
          <w:p w14:paraId="1157F8D6"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76F1DB1E"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71DA4190" w14:textId="77777777" w:rsidTr="00BC329B">
        <w:trPr>
          <w:trHeight w:val="20"/>
          <w:jc w:val="center"/>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5F22010D" w14:textId="77777777" w:rsidR="00BC329B" w:rsidRPr="00BC329B" w:rsidRDefault="00BC329B" w:rsidP="00BC329B">
            <w:pPr>
              <w:spacing w:after="0"/>
              <w:jc w:val="center"/>
              <w:rPr>
                <w:rFonts w:asciiTheme="minorHAnsi" w:eastAsiaTheme="minorHAnsi" w:hAnsiTheme="minorHAnsi" w:cstheme="minorHAnsi"/>
                <w:b/>
                <w:bCs/>
                <w:color w:val="000000"/>
                <w:lang w:eastAsia="en-US"/>
              </w:rPr>
            </w:pPr>
            <w:r w:rsidRPr="00BC329B">
              <w:rPr>
                <w:rFonts w:asciiTheme="minorHAnsi" w:eastAsiaTheme="minorHAnsi" w:hAnsiTheme="minorHAnsi" w:cstheme="minorHAnsi"/>
                <w:b/>
                <w:bCs/>
                <w:color w:val="000000"/>
                <w:lang w:eastAsia="en-US"/>
              </w:rPr>
              <w:t xml:space="preserve">(EI02EF06) – </w:t>
            </w:r>
          </w:p>
          <w:p w14:paraId="368F47C2" w14:textId="77777777" w:rsidR="00BC329B" w:rsidRPr="00BC329B" w:rsidRDefault="00BC329B" w:rsidP="00BC329B">
            <w:pPr>
              <w:spacing w:after="0"/>
              <w:jc w:val="center"/>
              <w:rPr>
                <w:rFonts w:asciiTheme="minorHAnsi" w:eastAsiaTheme="minorHAnsi" w:hAnsiTheme="minorHAnsi" w:cstheme="minorHAnsi"/>
                <w:b/>
                <w:bCs/>
                <w:lang w:eastAsia="en-US"/>
              </w:rPr>
            </w:pPr>
            <w:r w:rsidRPr="00BC329B">
              <w:rPr>
                <w:rFonts w:asciiTheme="minorHAnsi" w:eastAsiaTheme="minorHAnsi" w:hAnsiTheme="minorHAnsi" w:cstheme="minorHAnsi"/>
                <w:b/>
                <w:bCs/>
                <w:color w:val="000000"/>
                <w:lang w:eastAsia="en-US"/>
              </w:rPr>
              <w:t>Criar</w:t>
            </w:r>
            <w:r w:rsidRPr="00BC329B">
              <w:rPr>
                <w:rFonts w:asciiTheme="minorHAnsi" w:eastAsiaTheme="minorHAnsi" w:hAnsiTheme="minorHAnsi" w:cstheme="minorHAnsi"/>
                <w:b/>
                <w:bCs/>
                <w:color w:val="000000"/>
                <w:lang w:eastAsia="en-US"/>
              </w:rPr>
              <w:br/>
              <w:t>e contar histórias</w:t>
            </w:r>
            <w:r w:rsidRPr="00BC329B">
              <w:rPr>
                <w:rFonts w:asciiTheme="minorHAnsi" w:eastAsiaTheme="minorHAnsi" w:hAnsiTheme="minorHAnsi" w:cstheme="minorHAnsi"/>
                <w:b/>
                <w:bCs/>
                <w:color w:val="000000"/>
                <w:lang w:eastAsia="en-US"/>
              </w:rPr>
              <w:br/>
              <w:t>oralmente, com</w:t>
            </w:r>
            <w:r w:rsidRPr="00BC329B">
              <w:rPr>
                <w:rFonts w:asciiTheme="minorHAnsi" w:eastAsiaTheme="minorHAnsi" w:hAnsiTheme="minorHAnsi" w:cstheme="minorHAnsi"/>
                <w:b/>
                <w:bCs/>
                <w:color w:val="000000"/>
                <w:lang w:eastAsia="en-US"/>
              </w:rPr>
              <w:br/>
            </w:r>
            <w:r w:rsidRPr="00BC329B">
              <w:rPr>
                <w:rFonts w:asciiTheme="minorHAnsi" w:eastAsiaTheme="minorHAnsi" w:hAnsiTheme="minorHAnsi" w:cstheme="minorHAnsi"/>
                <w:b/>
                <w:bCs/>
                <w:color w:val="000000"/>
                <w:lang w:eastAsia="en-US"/>
              </w:rPr>
              <w:lastRenderedPageBreak/>
              <w:t>base em imagens</w:t>
            </w:r>
            <w:r w:rsidRPr="00BC329B">
              <w:rPr>
                <w:rFonts w:asciiTheme="minorHAnsi" w:eastAsiaTheme="minorHAnsi" w:hAnsiTheme="minorHAnsi" w:cstheme="minorHAnsi"/>
                <w:b/>
                <w:bCs/>
                <w:color w:val="000000"/>
                <w:lang w:eastAsia="en-US"/>
              </w:rPr>
              <w:br/>
              <w:t>ou temas</w:t>
            </w:r>
            <w:r w:rsidRPr="00BC329B">
              <w:rPr>
                <w:rFonts w:asciiTheme="minorHAnsi" w:eastAsiaTheme="minorHAnsi" w:hAnsiTheme="minorHAnsi" w:cstheme="minorHAnsi"/>
                <w:b/>
                <w:bCs/>
                <w:color w:val="000000"/>
                <w:lang w:eastAsia="en-US"/>
              </w:rPr>
              <w:br/>
              <w:t>sugeridos</w:t>
            </w:r>
          </w:p>
          <w:p w14:paraId="31C0B6DE" w14:textId="77777777" w:rsidR="00BC329B" w:rsidRPr="00BC329B" w:rsidRDefault="00BC329B" w:rsidP="00BC329B">
            <w:pPr>
              <w:spacing w:after="0" w:line="240" w:lineRule="auto"/>
              <w:jc w:val="center"/>
              <w:rPr>
                <w:rFonts w:asciiTheme="minorHAnsi" w:eastAsia="Times New Roman" w:hAnsiTheme="minorHAnsi" w:cstheme="minorHAnsi"/>
                <w:b/>
                <w:bCs/>
                <w:color w:val="000000"/>
              </w:rPr>
            </w:pPr>
          </w:p>
        </w:tc>
        <w:tc>
          <w:tcPr>
            <w:tcW w:w="2412" w:type="dxa"/>
            <w:vMerge w:val="restart"/>
            <w:tcBorders>
              <w:top w:val="single" w:sz="4" w:space="0" w:color="auto"/>
              <w:left w:val="single" w:sz="4" w:space="0" w:color="auto"/>
              <w:right w:val="single" w:sz="4" w:space="0" w:color="auto"/>
            </w:tcBorders>
            <w:shd w:val="clear" w:color="auto" w:fill="D9E2F3" w:themeFill="accent1" w:themeFillTint="33"/>
          </w:tcPr>
          <w:p w14:paraId="493430E0"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lastRenderedPageBreak/>
              <w:t>C1. Conhecimento</w:t>
            </w:r>
          </w:p>
          <w:p w14:paraId="7243CD20"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C2. Pensamento científico, crítico e criativo</w:t>
            </w:r>
          </w:p>
          <w:p w14:paraId="2E2136F8"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lastRenderedPageBreak/>
              <w:t>C3. Repertório Cultural</w:t>
            </w:r>
          </w:p>
          <w:p w14:paraId="4B4682C3"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C4. Comunicação</w:t>
            </w:r>
          </w:p>
          <w:p w14:paraId="6B13554B"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rPr>
              <w:t>C5. Cultura digital</w:t>
            </w:r>
          </w:p>
          <w:p w14:paraId="5FBC1202"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C6. Trabalho e projeto de vida</w:t>
            </w:r>
          </w:p>
          <w:p w14:paraId="4D0BC8FE"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C8. Autoconhecimento e autocuidado</w:t>
            </w:r>
          </w:p>
          <w:p w14:paraId="582A9230"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C9. Empatia e Cooperação</w:t>
            </w:r>
          </w:p>
          <w:p w14:paraId="74371413"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C10. Responsabilidade e autonomia</w:t>
            </w:r>
          </w:p>
          <w:p w14:paraId="000A188A" w14:textId="77777777" w:rsidR="00BC329B" w:rsidRPr="00BC329B" w:rsidRDefault="00BC329B" w:rsidP="00BC329B">
            <w:pPr>
              <w:spacing w:after="0" w:line="240" w:lineRule="auto"/>
              <w:ind w:left="360"/>
              <w:jc w:val="both"/>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tcPr>
          <w:p w14:paraId="1E5C0E86"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lastRenderedPageBreak/>
              <w:t xml:space="preserve">EI02EF06-3S01 - </w:t>
            </w:r>
            <w:r w:rsidRPr="00BC329B">
              <w:rPr>
                <w:rFonts w:asciiTheme="minorHAnsi" w:eastAsiaTheme="minorHAnsi" w:hAnsiTheme="minorHAnsi" w:cstheme="minorHAnsi"/>
                <w:color w:val="000000"/>
                <w:lang w:eastAsia="en-US"/>
              </w:rPr>
              <w:t>Participar de brincadeiras que explorem a linguagem por meio da escuta de histórias por um adulto-leitor.</w:t>
            </w:r>
          </w:p>
        </w:tc>
        <w:tc>
          <w:tcPr>
            <w:tcW w:w="1712" w:type="dxa"/>
            <w:vMerge w:val="restart"/>
            <w:tcBorders>
              <w:top w:val="single" w:sz="4" w:space="0" w:color="auto"/>
              <w:left w:val="nil"/>
              <w:right w:val="single" w:sz="4" w:space="0" w:color="auto"/>
            </w:tcBorders>
            <w:shd w:val="clear" w:color="auto" w:fill="auto"/>
          </w:tcPr>
          <w:p w14:paraId="4CA5DA7C"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Conviver</w:t>
            </w:r>
          </w:p>
          <w:p w14:paraId="11BBAA2E"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Brincar</w:t>
            </w:r>
          </w:p>
          <w:p w14:paraId="677C6619"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Participar</w:t>
            </w:r>
          </w:p>
          <w:p w14:paraId="2A65C08C"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Explorar</w:t>
            </w:r>
          </w:p>
          <w:p w14:paraId="1C98912E"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lastRenderedPageBreak/>
              <w:t>Expressar</w:t>
            </w:r>
          </w:p>
          <w:p w14:paraId="24064EC8"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Conhecer-se</w:t>
            </w:r>
          </w:p>
        </w:tc>
        <w:tc>
          <w:tcPr>
            <w:tcW w:w="2498" w:type="dxa"/>
            <w:vMerge w:val="restart"/>
            <w:tcBorders>
              <w:top w:val="single" w:sz="4" w:space="0" w:color="auto"/>
              <w:left w:val="nil"/>
              <w:right w:val="single" w:sz="4" w:space="0" w:color="auto"/>
            </w:tcBorders>
            <w:shd w:val="clear" w:color="auto" w:fill="auto"/>
          </w:tcPr>
          <w:p w14:paraId="2109038F" w14:textId="77777777" w:rsidR="00BC329B" w:rsidRPr="00BC329B" w:rsidRDefault="00BC329B" w:rsidP="00BC329B">
            <w:pPr>
              <w:spacing w:after="0" w:line="240" w:lineRule="auto"/>
              <w:ind w:left="294"/>
              <w:contextualSpacing/>
              <w:jc w:val="both"/>
              <w:rPr>
                <w:rFonts w:asciiTheme="minorHAnsi" w:eastAsia="Times New Roman" w:hAnsiTheme="minorHAnsi" w:cstheme="minorHAnsi"/>
                <w:color w:val="000000"/>
              </w:rPr>
            </w:pPr>
            <w:r w:rsidRPr="00BC329B">
              <w:rPr>
                <w:rFonts w:asciiTheme="minorHAnsi" w:eastAsiaTheme="minorHAnsi" w:hAnsiTheme="minorHAnsi" w:cstheme="minorHAnsi"/>
                <w:noProof/>
              </w:rPr>
              <w:lastRenderedPageBreak/>
              <w:drawing>
                <wp:inline distT="0" distB="0" distL="0" distR="0" wp14:anchorId="7817F852" wp14:editId="4A9E4EF6">
                  <wp:extent cx="906711" cy="888521"/>
                  <wp:effectExtent l="0" t="0" r="8255" b="6985"/>
                  <wp:docPr id="1680138600" name="Imagem 1680138600"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C329B" w:rsidRPr="00BC329B" w14:paraId="6C7FADBB" w14:textId="77777777" w:rsidTr="00BC329B">
        <w:trPr>
          <w:trHeight w:val="20"/>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5D122F7E" w14:textId="77777777" w:rsidR="00BC329B" w:rsidRPr="00BC329B" w:rsidRDefault="00BC329B" w:rsidP="00BC329B">
            <w:pPr>
              <w:spacing w:after="0"/>
              <w:jc w:val="cente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1DB4CA1F"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tcPr>
          <w:p w14:paraId="3BBAB678" w14:textId="77777777" w:rsidR="00BC329B" w:rsidRPr="00BC329B" w:rsidRDefault="00BC329B" w:rsidP="00BC329B">
            <w:pPr>
              <w:spacing w:after="0"/>
              <w:rPr>
                <w:rFonts w:asciiTheme="minorHAnsi" w:eastAsia="Times New Roman" w:hAnsiTheme="minorHAnsi" w:cstheme="minorHAnsi"/>
                <w:b/>
                <w:bCs/>
              </w:rPr>
            </w:pPr>
            <w:r w:rsidRPr="00BC329B">
              <w:rPr>
                <w:rFonts w:asciiTheme="minorHAnsi" w:eastAsia="Times New Roman" w:hAnsiTheme="minorHAnsi" w:cstheme="minorHAnsi"/>
                <w:b/>
                <w:bCs/>
              </w:rPr>
              <w:t xml:space="preserve">EI02EF06-3S02 - </w:t>
            </w:r>
            <w:r w:rsidRPr="00BC329B">
              <w:rPr>
                <w:rFonts w:asciiTheme="minorHAnsi" w:eastAsia="Times New Roman" w:hAnsiTheme="minorHAnsi" w:cstheme="minorHAnsi"/>
                <w:color w:val="000000"/>
              </w:rPr>
              <w:t>Explicar o próprio desenho ou escrita espontânea para os colegas.</w:t>
            </w:r>
          </w:p>
        </w:tc>
        <w:tc>
          <w:tcPr>
            <w:tcW w:w="1712" w:type="dxa"/>
            <w:vMerge/>
            <w:tcBorders>
              <w:top w:val="single" w:sz="4" w:space="0" w:color="auto"/>
              <w:left w:val="nil"/>
              <w:right w:val="single" w:sz="4" w:space="0" w:color="auto"/>
            </w:tcBorders>
            <w:shd w:val="clear" w:color="auto" w:fill="auto"/>
          </w:tcPr>
          <w:p w14:paraId="04F6DDB5"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0DA42081" w14:textId="77777777" w:rsidR="00BC329B" w:rsidRPr="001C21BA" w:rsidRDefault="00BC329B" w:rsidP="00BC329B">
            <w:pPr>
              <w:spacing w:after="0" w:line="240" w:lineRule="auto"/>
              <w:ind w:left="294"/>
              <w:contextualSpacing/>
              <w:jc w:val="both"/>
              <w:rPr>
                <w:rFonts w:asciiTheme="minorHAnsi" w:eastAsiaTheme="minorHAnsi" w:hAnsiTheme="minorHAnsi" w:cstheme="minorHAnsi"/>
                <w:noProof/>
                <w:lang w:eastAsia="en-US"/>
              </w:rPr>
            </w:pPr>
          </w:p>
        </w:tc>
      </w:tr>
      <w:tr w:rsidR="00BC329B" w:rsidRPr="00BC329B" w14:paraId="74ADF28B" w14:textId="77777777" w:rsidTr="00BC329B">
        <w:trPr>
          <w:trHeight w:val="20"/>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7938D9F6" w14:textId="77777777" w:rsidR="00BC329B" w:rsidRPr="00BC329B" w:rsidRDefault="00BC329B" w:rsidP="00BC329B">
            <w:pPr>
              <w:spacing w:after="0"/>
              <w:jc w:val="cente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150EBC77"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60CBB6"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EI02EF06-3S03 - </w:t>
            </w:r>
            <w:r w:rsidRPr="00BC329B">
              <w:rPr>
                <w:rFonts w:asciiTheme="minorHAnsi" w:eastAsiaTheme="minorHAnsi" w:hAnsiTheme="minorHAnsi" w:cstheme="minorHAnsi"/>
                <w:color w:val="000000"/>
                <w:lang w:eastAsia="en-US"/>
              </w:rPr>
              <w:t>Usar a linguagem o</w:t>
            </w:r>
            <w:r w:rsidRPr="00BC329B">
              <w:rPr>
                <w:rFonts w:asciiTheme="minorHAnsi" w:eastAsiaTheme="minorHAnsi" w:hAnsiTheme="minorHAnsi" w:cstheme="minorHAnsi"/>
                <w:lang w:eastAsia="en-US"/>
              </w:rPr>
              <w:t xml:space="preserve">ral </w:t>
            </w:r>
            <w:r w:rsidRPr="00BC329B">
              <w:rPr>
                <w:rFonts w:asciiTheme="minorHAnsi" w:eastAsiaTheme="minorHAnsi" w:hAnsiTheme="minorHAnsi" w:cstheme="minorHAnsi"/>
                <w:color w:val="000000"/>
                <w:lang w:eastAsia="en-US"/>
              </w:rPr>
              <w:t>para descrever ações, regras e intenções no brincar.</w:t>
            </w:r>
          </w:p>
        </w:tc>
        <w:tc>
          <w:tcPr>
            <w:tcW w:w="1712" w:type="dxa"/>
            <w:vMerge/>
            <w:tcBorders>
              <w:top w:val="single" w:sz="4" w:space="0" w:color="auto"/>
              <w:left w:val="nil"/>
              <w:right w:val="single" w:sz="4" w:space="0" w:color="auto"/>
            </w:tcBorders>
            <w:shd w:val="clear" w:color="auto" w:fill="auto"/>
          </w:tcPr>
          <w:p w14:paraId="297404F2"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62EE8D41" w14:textId="77777777" w:rsidR="00BC329B" w:rsidRPr="001C21BA" w:rsidRDefault="00BC329B" w:rsidP="00BC329B">
            <w:pPr>
              <w:spacing w:after="0" w:line="240" w:lineRule="auto"/>
              <w:ind w:left="294"/>
              <w:contextualSpacing/>
              <w:jc w:val="both"/>
              <w:rPr>
                <w:rFonts w:asciiTheme="minorHAnsi" w:eastAsiaTheme="minorHAnsi" w:hAnsiTheme="minorHAnsi" w:cstheme="minorHAnsi"/>
                <w:noProof/>
                <w:lang w:eastAsia="en-US"/>
              </w:rPr>
            </w:pPr>
          </w:p>
        </w:tc>
      </w:tr>
      <w:tr w:rsidR="00BC329B" w:rsidRPr="00BC329B" w14:paraId="4EF10138" w14:textId="77777777" w:rsidTr="00BC329B">
        <w:trPr>
          <w:trHeight w:val="20"/>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503EA8F8" w14:textId="77777777" w:rsidR="00BC329B" w:rsidRPr="00BC329B" w:rsidRDefault="00BC329B" w:rsidP="00BC329B">
            <w:pPr>
              <w:spacing w:after="0"/>
              <w:jc w:val="cente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0EE51048"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E5A00"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EI02EF06-3S04 - </w:t>
            </w:r>
            <w:r w:rsidRPr="00BC329B">
              <w:rPr>
                <w:rFonts w:asciiTheme="minorHAnsi" w:eastAsiaTheme="minorHAnsi" w:hAnsiTheme="minorHAnsi" w:cstheme="minorHAnsi"/>
                <w:color w:val="000000"/>
                <w:lang w:eastAsia="en-US"/>
              </w:rPr>
              <w:t>Usar diferentes recursos tecnológicos e midiáticos para produzir reconto de histórias, com a mediação do professor.</w:t>
            </w:r>
          </w:p>
        </w:tc>
        <w:tc>
          <w:tcPr>
            <w:tcW w:w="1712" w:type="dxa"/>
            <w:vMerge/>
            <w:tcBorders>
              <w:top w:val="single" w:sz="4" w:space="0" w:color="auto"/>
              <w:left w:val="nil"/>
              <w:right w:val="single" w:sz="4" w:space="0" w:color="auto"/>
            </w:tcBorders>
            <w:shd w:val="clear" w:color="auto" w:fill="auto"/>
          </w:tcPr>
          <w:p w14:paraId="2FBF5C30"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5B405B07" w14:textId="77777777" w:rsidR="00BC329B" w:rsidRPr="001C21BA" w:rsidRDefault="00BC329B" w:rsidP="00BC329B">
            <w:pPr>
              <w:spacing w:after="0" w:line="240" w:lineRule="auto"/>
              <w:ind w:left="294"/>
              <w:contextualSpacing/>
              <w:jc w:val="both"/>
              <w:rPr>
                <w:rFonts w:asciiTheme="minorHAnsi" w:eastAsiaTheme="minorHAnsi" w:hAnsiTheme="minorHAnsi" w:cstheme="minorHAnsi"/>
                <w:noProof/>
                <w:lang w:eastAsia="en-US"/>
              </w:rPr>
            </w:pPr>
          </w:p>
        </w:tc>
      </w:tr>
      <w:tr w:rsidR="00BC329B" w:rsidRPr="00BC329B" w14:paraId="337342B9" w14:textId="77777777" w:rsidTr="00BC329B">
        <w:trPr>
          <w:trHeight w:val="20"/>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0EC8ADD8" w14:textId="77777777" w:rsidR="00BC329B" w:rsidRPr="00BC329B" w:rsidRDefault="00BC329B" w:rsidP="00BC329B">
            <w:pPr>
              <w:spacing w:after="0"/>
              <w:jc w:val="cente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43C1EB8B"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76168E" w14:textId="77777777" w:rsidR="00BC329B" w:rsidRPr="00BC329B" w:rsidRDefault="00BC329B" w:rsidP="00BC329B">
            <w:pPr>
              <w:spacing w:after="0"/>
              <w:rPr>
                <w:rFonts w:asciiTheme="minorHAnsi" w:eastAsia="Times New Roman" w:hAnsiTheme="minorHAnsi" w:cstheme="minorHAnsi"/>
                <w:b/>
                <w:bCs/>
                <w:color w:val="000000"/>
              </w:rPr>
            </w:pPr>
            <w:r w:rsidRPr="00BC329B">
              <w:rPr>
                <w:rFonts w:asciiTheme="minorHAnsi" w:eastAsia="Times New Roman" w:hAnsiTheme="minorHAnsi" w:cstheme="minorHAnsi"/>
                <w:b/>
                <w:bCs/>
              </w:rPr>
              <w:t xml:space="preserve">EI02EF06-3S05 - </w:t>
            </w:r>
            <w:r w:rsidRPr="00BC329B">
              <w:rPr>
                <w:rFonts w:asciiTheme="minorHAnsi" w:eastAsiaTheme="minorHAnsi" w:hAnsiTheme="minorHAnsi" w:cstheme="minorHAnsi"/>
                <w:color w:val="000000"/>
                <w:lang w:eastAsia="en-US"/>
              </w:rPr>
              <w:t>Participar de atividades que promovam o contato com diversos gêneros textuais como receitas, dramatizações, listas entre outros.</w:t>
            </w:r>
          </w:p>
        </w:tc>
        <w:tc>
          <w:tcPr>
            <w:tcW w:w="1712" w:type="dxa"/>
            <w:vMerge/>
            <w:tcBorders>
              <w:top w:val="single" w:sz="4" w:space="0" w:color="auto"/>
              <w:left w:val="nil"/>
              <w:right w:val="single" w:sz="4" w:space="0" w:color="auto"/>
            </w:tcBorders>
            <w:shd w:val="clear" w:color="auto" w:fill="auto"/>
          </w:tcPr>
          <w:p w14:paraId="2A4BFE02"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405C63F3" w14:textId="77777777" w:rsidR="00BC329B" w:rsidRPr="001C21BA" w:rsidRDefault="00BC329B" w:rsidP="00BC329B">
            <w:pPr>
              <w:spacing w:after="0" w:line="240" w:lineRule="auto"/>
              <w:ind w:left="294"/>
              <w:contextualSpacing/>
              <w:jc w:val="both"/>
              <w:rPr>
                <w:rFonts w:asciiTheme="minorHAnsi" w:eastAsiaTheme="minorHAnsi" w:hAnsiTheme="minorHAnsi" w:cstheme="minorHAnsi"/>
                <w:noProof/>
                <w:lang w:eastAsia="en-US"/>
              </w:rPr>
            </w:pPr>
          </w:p>
        </w:tc>
      </w:tr>
      <w:tr w:rsidR="00BC329B" w:rsidRPr="00BC329B" w14:paraId="619F7F4E" w14:textId="77777777" w:rsidTr="00BC329B">
        <w:trPr>
          <w:trHeight w:val="20"/>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67D3827B" w14:textId="77777777" w:rsidR="00BC329B" w:rsidRPr="00BC329B" w:rsidRDefault="00BC329B" w:rsidP="00BC329B">
            <w:pPr>
              <w:spacing w:after="0"/>
              <w:jc w:val="cente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38418944"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3BD4B6"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EI02EF06-3S06 - </w:t>
            </w:r>
            <w:r w:rsidRPr="00BC329B">
              <w:rPr>
                <w:rFonts w:asciiTheme="minorHAnsi" w:eastAsia="Times New Roman" w:hAnsiTheme="minorHAnsi" w:cstheme="minorHAnsi"/>
                <w:color w:val="000000"/>
              </w:rPr>
              <w:t>Levantar</w:t>
            </w:r>
            <w:r w:rsidRPr="00BC329B">
              <w:rPr>
                <w:rFonts w:asciiTheme="minorHAnsi" w:eastAsia="Times New Roman" w:hAnsiTheme="minorHAnsi" w:cstheme="minorHAnsi"/>
                <w:b/>
                <w:bCs/>
                <w:color w:val="000000"/>
              </w:rPr>
              <w:t xml:space="preserve"> </w:t>
            </w:r>
            <w:r w:rsidRPr="00BC329B">
              <w:rPr>
                <w:rFonts w:asciiTheme="minorHAnsi" w:eastAsia="Times New Roman" w:hAnsiTheme="minorHAnsi" w:cstheme="minorHAnsi"/>
                <w:color w:val="000000"/>
              </w:rPr>
              <w:t>hipótese em relação à linguagem escrita, por registros de letras a partir da escrita espontânea.</w:t>
            </w:r>
          </w:p>
        </w:tc>
        <w:tc>
          <w:tcPr>
            <w:tcW w:w="1712" w:type="dxa"/>
            <w:vMerge/>
            <w:tcBorders>
              <w:top w:val="single" w:sz="4" w:space="0" w:color="auto"/>
              <w:left w:val="nil"/>
              <w:right w:val="single" w:sz="4" w:space="0" w:color="auto"/>
            </w:tcBorders>
            <w:shd w:val="clear" w:color="auto" w:fill="auto"/>
          </w:tcPr>
          <w:p w14:paraId="235C303F"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22B3AA78" w14:textId="77777777" w:rsidR="00BC329B" w:rsidRPr="001C21BA" w:rsidRDefault="00BC329B" w:rsidP="00BC329B">
            <w:pPr>
              <w:spacing w:after="0" w:line="240" w:lineRule="auto"/>
              <w:ind w:left="294"/>
              <w:contextualSpacing/>
              <w:jc w:val="both"/>
              <w:rPr>
                <w:rFonts w:asciiTheme="minorHAnsi" w:eastAsiaTheme="minorHAnsi" w:hAnsiTheme="minorHAnsi" w:cstheme="minorHAnsi"/>
                <w:noProof/>
                <w:lang w:eastAsia="en-US"/>
              </w:rPr>
            </w:pPr>
          </w:p>
        </w:tc>
      </w:tr>
      <w:tr w:rsidR="00BC329B" w:rsidRPr="00BC329B" w14:paraId="3004505A" w14:textId="77777777" w:rsidTr="00BC329B">
        <w:trPr>
          <w:trHeight w:val="20"/>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3EE3B8A4" w14:textId="77777777" w:rsidR="00BC329B" w:rsidRPr="00BC329B" w:rsidRDefault="00BC329B" w:rsidP="00BC329B">
            <w:pPr>
              <w:spacing w:after="0"/>
              <w:jc w:val="cente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412F353C"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1A077A" w14:textId="77777777" w:rsidR="00BC329B" w:rsidRPr="00BC329B" w:rsidRDefault="00BC329B" w:rsidP="00BC329B">
            <w:pPr>
              <w:spacing w:after="0"/>
              <w:jc w:val="both"/>
              <w:rPr>
                <w:rFonts w:asciiTheme="minorHAnsi" w:eastAsia="Times New Roman" w:hAnsiTheme="minorHAnsi" w:cstheme="minorHAnsi"/>
                <w:b/>
                <w:bCs/>
                <w:color w:val="000000"/>
              </w:rPr>
            </w:pPr>
            <w:r w:rsidRPr="00BC329B">
              <w:rPr>
                <w:rFonts w:asciiTheme="minorHAnsi" w:eastAsia="Times New Roman" w:hAnsiTheme="minorHAnsi" w:cstheme="minorHAnsi"/>
                <w:b/>
                <w:bCs/>
              </w:rPr>
              <w:t xml:space="preserve">EI02EF06-3S07 - </w:t>
            </w:r>
            <w:r w:rsidRPr="00BC329B">
              <w:rPr>
                <w:rFonts w:asciiTheme="minorHAnsi" w:eastAsiaTheme="minorHAnsi" w:hAnsiTheme="minorHAnsi" w:cstheme="minorHAnsi"/>
                <w:color w:val="000000"/>
                <w:lang w:eastAsia="en-US"/>
              </w:rPr>
              <w:t>Criar narrativas que envolvam situações reais e fictícias, individualmente ou em grupo, usando como suporte histórias conhecidas para desenvolver progressivamente a capacidade comunicativa da linguagem.</w:t>
            </w:r>
          </w:p>
        </w:tc>
        <w:tc>
          <w:tcPr>
            <w:tcW w:w="1712" w:type="dxa"/>
            <w:vMerge/>
            <w:tcBorders>
              <w:top w:val="single" w:sz="4" w:space="0" w:color="auto"/>
              <w:left w:val="nil"/>
              <w:right w:val="single" w:sz="4" w:space="0" w:color="auto"/>
            </w:tcBorders>
            <w:shd w:val="clear" w:color="auto" w:fill="auto"/>
          </w:tcPr>
          <w:p w14:paraId="409DB481"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7D2282E4" w14:textId="77777777" w:rsidR="00BC329B" w:rsidRPr="001C21BA" w:rsidRDefault="00BC329B" w:rsidP="00BC329B">
            <w:pPr>
              <w:spacing w:after="0" w:line="240" w:lineRule="auto"/>
              <w:ind w:left="294"/>
              <w:contextualSpacing/>
              <w:jc w:val="both"/>
              <w:rPr>
                <w:rFonts w:asciiTheme="minorHAnsi" w:eastAsiaTheme="minorHAnsi" w:hAnsiTheme="minorHAnsi" w:cstheme="minorHAnsi"/>
                <w:noProof/>
                <w:lang w:eastAsia="en-US"/>
              </w:rPr>
            </w:pPr>
          </w:p>
        </w:tc>
      </w:tr>
      <w:tr w:rsidR="00BC329B" w:rsidRPr="00BC329B" w14:paraId="4FCCE831" w14:textId="77777777" w:rsidTr="00BC329B">
        <w:trPr>
          <w:trHeight w:val="20"/>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308B5959" w14:textId="77777777" w:rsidR="00BC329B" w:rsidRPr="00BC329B" w:rsidRDefault="00BC329B" w:rsidP="00BC329B">
            <w:pPr>
              <w:spacing w:after="0"/>
              <w:jc w:val="cente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6CEF7E33"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C966AF"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EI02EF06-3S08 - </w:t>
            </w:r>
            <w:r w:rsidRPr="00BC329B">
              <w:rPr>
                <w:rFonts w:asciiTheme="minorHAnsi" w:eastAsiaTheme="minorHAnsi" w:hAnsiTheme="minorHAnsi" w:cstheme="minorHAnsi"/>
                <w:color w:val="000000"/>
                <w:lang w:eastAsia="en-US"/>
              </w:rPr>
              <w:t>Participar de criações coletivas de narrativas tendo o professor como escriba.</w:t>
            </w:r>
          </w:p>
        </w:tc>
        <w:tc>
          <w:tcPr>
            <w:tcW w:w="1712" w:type="dxa"/>
            <w:vMerge/>
            <w:tcBorders>
              <w:top w:val="single" w:sz="4" w:space="0" w:color="auto"/>
              <w:left w:val="nil"/>
              <w:right w:val="single" w:sz="4" w:space="0" w:color="auto"/>
            </w:tcBorders>
            <w:shd w:val="clear" w:color="auto" w:fill="auto"/>
          </w:tcPr>
          <w:p w14:paraId="5B7520AA"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3772F279" w14:textId="77777777" w:rsidR="00BC329B" w:rsidRPr="001C21BA" w:rsidRDefault="00BC329B" w:rsidP="00BC329B">
            <w:pPr>
              <w:spacing w:after="0" w:line="240" w:lineRule="auto"/>
              <w:ind w:left="294"/>
              <w:contextualSpacing/>
              <w:jc w:val="both"/>
              <w:rPr>
                <w:rFonts w:asciiTheme="minorHAnsi" w:eastAsiaTheme="minorHAnsi" w:hAnsiTheme="minorHAnsi" w:cstheme="minorHAnsi"/>
                <w:noProof/>
                <w:lang w:eastAsia="en-US"/>
              </w:rPr>
            </w:pPr>
          </w:p>
        </w:tc>
      </w:tr>
      <w:tr w:rsidR="00BC329B" w:rsidRPr="00BC329B" w14:paraId="73D6A46E" w14:textId="77777777" w:rsidTr="00BC329B">
        <w:trPr>
          <w:trHeight w:val="20"/>
          <w:jc w:val="center"/>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2F490A6" w14:textId="77777777" w:rsidR="00BC329B" w:rsidRPr="00BC329B" w:rsidRDefault="00BC329B" w:rsidP="00BC329B">
            <w:pPr>
              <w:spacing w:after="0"/>
              <w:jc w:val="cente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B5DD28B"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31F13" w14:textId="77777777" w:rsidR="00BC329B" w:rsidRPr="00BC329B" w:rsidRDefault="00BC329B" w:rsidP="00BC329B">
            <w:pPr>
              <w:spacing w:after="0" w:line="240" w:lineRule="auto"/>
              <w:ind w:left="34"/>
              <w:jc w:val="both"/>
              <w:rPr>
                <w:rFonts w:asciiTheme="minorHAnsi" w:eastAsia="Times New Roman" w:hAnsiTheme="minorHAnsi" w:cstheme="minorHAnsi"/>
                <w:color w:val="000000"/>
              </w:rPr>
            </w:pPr>
            <w:r w:rsidRPr="00BC329B">
              <w:rPr>
                <w:rFonts w:asciiTheme="minorHAnsi" w:eastAsia="Times New Roman" w:hAnsiTheme="minorHAnsi" w:cstheme="minorHAnsi"/>
                <w:b/>
                <w:bCs/>
              </w:rPr>
              <w:t xml:space="preserve">EI02EF06-3S09 - </w:t>
            </w:r>
            <w:r w:rsidRPr="00BC329B">
              <w:rPr>
                <w:rFonts w:asciiTheme="minorHAnsi" w:eastAsia="Times New Roman" w:hAnsiTheme="minorHAnsi" w:cstheme="minorHAnsi"/>
                <w:color w:val="000000"/>
              </w:rPr>
              <w:t>Produzir suas próprias histórias registrando-as de diferentes formas: escrita espontânea, desenhando, brincando de faz de conta, relatando-a para o professor ou para um colega.</w:t>
            </w:r>
          </w:p>
        </w:tc>
        <w:tc>
          <w:tcPr>
            <w:tcW w:w="1712" w:type="dxa"/>
            <w:vMerge/>
            <w:tcBorders>
              <w:top w:val="single" w:sz="4" w:space="0" w:color="auto"/>
              <w:left w:val="nil"/>
              <w:bottom w:val="single" w:sz="4" w:space="0" w:color="auto"/>
              <w:right w:val="single" w:sz="4" w:space="0" w:color="auto"/>
            </w:tcBorders>
            <w:shd w:val="clear" w:color="auto" w:fill="auto"/>
          </w:tcPr>
          <w:p w14:paraId="4AAC0121"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bottom w:val="single" w:sz="4" w:space="0" w:color="auto"/>
              <w:right w:val="single" w:sz="4" w:space="0" w:color="auto"/>
            </w:tcBorders>
            <w:shd w:val="clear" w:color="auto" w:fill="auto"/>
          </w:tcPr>
          <w:p w14:paraId="43B4380A" w14:textId="77777777" w:rsidR="00BC329B" w:rsidRPr="001C21BA" w:rsidRDefault="00BC329B" w:rsidP="00BC329B">
            <w:pPr>
              <w:spacing w:after="0" w:line="240" w:lineRule="auto"/>
              <w:ind w:left="294"/>
              <w:contextualSpacing/>
              <w:jc w:val="both"/>
              <w:rPr>
                <w:rFonts w:asciiTheme="minorHAnsi" w:eastAsiaTheme="minorHAnsi" w:hAnsiTheme="minorHAnsi" w:cstheme="minorHAnsi"/>
                <w:noProof/>
                <w:lang w:eastAsia="en-US"/>
              </w:rPr>
            </w:pPr>
          </w:p>
        </w:tc>
      </w:tr>
      <w:tr w:rsidR="00BC329B" w:rsidRPr="00BC329B" w14:paraId="2F8C5C7B" w14:textId="77777777" w:rsidTr="00BC329B">
        <w:trPr>
          <w:trHeight w:val="20"/>
          <w:jc w:val="center"/>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0C6F1723" w14:textId="77777777" w:rsidR="00BC329B" w:rsidRPr="00BC329B" w:rsidRDefault="00BC329B" w:rsidP="00BC329B">
            <w:pPr>
              <w:jc w:val="center"/>
              <w:rPr>
                <w:rFonts w:asciiTheme="minorHAnsi" w:eastAsiaTheme="minorHAnsi" w:hAnsiTheme="minorHAnsi" w:cstheme="minorHAnsi"/>
                <w:b/>
                <w:bCs/>
                <w:lang w:eastAsia="en-US"/>
              </w:rPr>
            </w:pPr>
            <w:r w:rsidRPr="00BC329B">
              <w:rPr>
                <w:rFonts w:asciiTheme="minorHAnsi" w:eastAsiaTheme="minorHAnsi" w:hAnsiTheme="minorHAnsi" w:cstheme="minorHAnsi"/>
                <w:b/>
                <w:bCs/>
                <w:color w:val="000000"/>
                <w:lang w:eastAsia="en-US"/>
              </w:rPr>
              <w:t>(EI02EF07)</w:t>
            </w:r>
            <w:r w:rsidRPr="00BC329B">
              <w:rPr>
                <w:rFonts w:asciiTheme="minorHAnsi" w:eastAsiaTheme="minorHAnsi" w:hAnsiTheme="minorHAnsi" w:cstheme="minorHAnsi"/>
                <w:b/>
                <w:bCs/>
                <w:color w:val="000000"/>
                <w:lang w:eastAsia="en-US"/>
              </w:rPr>
              <w:br/>
              <w:t>Manusear</w:t>
            </w:r>
            <w:r w:rsidRPr="00BC329B">
              <w:rPr>
                <w:rFonts w:asciiTheme="minorHAnsi" w:eastAsiaTheme="minorHAnsi" w:hAnsiTheme="minorHAnsi" w:cstheme="minorHAnsi"/>
                <w:b/>
                <w:bCs/>
                <w:color w:val="000000"/>
                <w:lang w:eastAsia="en-US"/>
              </w:rPr>
              <w:br/>
              <w:t>diferentes</w:t>
            </w:r>
            <w:r w:rsidRPr="00BC329B">
              <w:rPr>
                <w:rFonts w:asciiTheme="minorHAnsi" w:eastAsiaTheme="minorHAnsi" w:hAnsiTheme="minorHAnsi" w:cstheme="minorHAnsi"/>
                <w:b/>
                <w:bCs/>
                <w:color w:val="000000"/>
                <w:lang w:eastAsia="en-US"/>
              </w:rPr>
              <w:br/>
              <w:t>portadores</w:t>
            </w:r>
            <w:r w:rsidRPr="00BC329B">
              <w:rPr>
                <w:rFonts w:asciiTheme="minorHAnsi" w:eastAsiaTheme="minorHAnsi" w:hAnsiTheme="minorHAnsi" w:cstheme="minorHAnsi"/>
                <w:b/>
                <w:bCs/>
                <w:color w:val="000000"/>
                <w:lang w:eastAsia="en-US"/>
              </w:rPr>
              <w:br/>
              <w:t>textuais,</w:t>
            </w:r>
            <w:r w:rsidRPr="00BC329B">
              <w:rPr>
                <w:rFonts w:asciiTheme="minorHAnsi" w:eastAsiaTheme="minorHAnsi" w:hAnsiTheme="minorHAnsi" w:cstheme="minorHAnsi"/>
                <w:b/>
                <w:bCs/>
                <w:color w:val="000000"/>
                <w:lang w:eastAsia="en-US"/>
              </w:rPr>
              <w:br/>
              <w:t>demonstrando</w:t>
            </w:r>
            <w:r w:rsidRPr="00BC329B">
              <w:rPr>
                <w:rFonts w:asciiTheme="minorHAnsi" w:eastAsiaTheme="minorHAnsi" w:hAnsiTheme="minorHAnsi" w:cstheme="minorHAnsi"/>
                <w:b/>
                <w:bCs/>
                <w:color w:val="000000"/>
                <w:lang w:eastAsia="en-US"/>
              </w:rPr>
              <w:br/>
              <w:t>reconhecer seus</w:t>
            </w:r>
            <w:r w:rsidRPr="00BC329B">
              <w:rPr>
                <w:rFonts w:asciiTheme="minorHAnsi" w:eastAsiaTheme="minorHAnsi" w:hAnsiTheme="minorHAnsi" w:cstheme="minorHAnsi"/>
                <w:b/>
                <w:bCs/>
                <w:color w:val="000000"/>
                <w:lang w:eastAsia="en-US"/>
              </w:rPr>
              <w:br/>
              <w:t>usos sociais.</w:t>
            </w:r>
          </w:p>
          <w:p w14:paraId="1CD740E8" w14:textId="77777777" w:rsidR="00BC329B" w:rsidRPr="00BC329B" w:rsidRDefault="00BC329B" w:rsidP="00BC329B">
            <w:pPr>
              <w:spacing w:after="0" w:line="240" w:lineRule="auto"/>
              <w:jc w:val="center"/>
              <w:rPr>
                <w:rFonts w:asciiTheme="minorHAnsi" w:eastAsia="Times New Roman" w:hAnsiTheme="minorHAnsi" w:cstheme="minorHAnsi"/>
                <w:b/>
                <w:bCs/>
                <w:color w:val="000000"/>
              </w:rPr>
            </w:pPr>
          </w:p>
        </w:tc>
        <w:tc>
          <w:tcPr>
            <w:tcW w:w="2412" w:type="dxa"/>
            <w:vMerge w:val="restart"/>
            <w:tcBorders>
              <w:top w:val="single" w:sz="4" w:space="0" w:color="auto"/>
              <w:left w:val="single" w:sz="4" w:space="0" w:color="auto"/>
              <w:right w:val="single" w:sz="4" w:space="0" w:color="auto"/>
            </w:tcBorders>
            <w:shd w:val="clear" w:color="auto" w:fill="D9E2F3" w:themeFill="accent1" w:themeFillTint="33"/>
          </w:tcPr>
          <w:p w14:paraId="08E1B7B0"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C1. Conhecimento</w:t>
            </w:r>
          </w:p>
          <w:p w14:paraId="56507F47"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C2. Pensamento científico, crítico e criativo</w:t>
            </w:r>
          </w:p>
          <w:p w14:paraId="692FA44D"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C3. Repertório Cultural</w:t>
            </w:r>
          </w:p>
          <w:p w14:paraId="63BF122F"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C4. Comunicação</w:t>
            </w:r>
          </w:p>
          <w:p w14:paraId="34298AB6"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C6. Trabalho e projeto de vida</w:t>
            </w:r>
          </w:p>
          <w:p w14:paraId="38BB48B3"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C8. Autoconhecimento e autocuidado</w:t>
            </w:r>
          </w:p>
          <w:p w14:paraId="03E0DA0A"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C9. Empatia e Cooperação</w:t>
            </w:r>
          </w:p>
          <w:p w14:paraId="64197165"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lastRenderedPageBreak/>
              <w:t>C10. Responsabilidade e autonomia</w:t>
            </w:r>
          </w:p>
          <w:p w14:paraId="3F201FA2" w14:textId="77777777" w:rsidR="00BC329B" w:rsidRPr="00BC329B" w:rsidRDefault="00BC329B" w:rsidP="00BC329B">
            <w:pPr>
              <w:spacing w:after="0" w:line="240" w:lineRule="auto"/>
              <w:ind w:left="360"/>
              <w:jc w:val="both"/>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6A71ED"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lastRenderedPageBreak/>
              <w:t xml:space="preserve">EI02EF07-3S01 - </w:t>
            </w:r>
            <w:r w:rsidRPr="00BC329B">
              <w:rPr>
                <w:rFonts w:asciiTheme="minorHAnsi" w:eastAsiaTheme="minorHAnsi" w:hAnsiTheme="minorHAnsi" w:cstheme="minorHAnsi"/>
                <w:color w:val="000000"/>
                <w:lang w:eastAsia="en-US"/>
              </w:rPr>
              <w:t>Perceber o uso social de alguns portadores textuais como panfletos, revistas, cartazes, gravuras, receitas...</w:t>
            </w:r>
          </w:p>
        </w:tc>
        <w:tc>
          <w:tcPr>
            <w:tcW w:w="1712" w:type="dxa"/>
            <w:vMerge w:val="restart"/>
            <w:tcBorders>
              <w:top w:val="single" w:sz="4" w:space="0" w:color="auto"/>
              <w:left w:val="nil"/>
              <w:right w:val="single" w:sz="4" w:space="0" w:color="auto"/>
            </w:tcBorders>
            <w:shd w:val="clear" w:color="auto" w:fill="auto"/>
          </w:tcPr>
          <w:p w14:paraId="64A17666"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Conviver</w:t>
            </w:r>
          </w:p>
          <w:p w14:paraId="21481713"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Brincar</w:t>
            </w:r>
          </w:p>
          <w:p w14:paraId="65A9FC95"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Participar</w:t>
            </w:r>
          </w:p>
          <w:p w14:paraId="454BC150"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Explorar</w:t>
            </w:r>
          </w:p>
          <w:p w14:paraId="0643E418"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Expressar</w:t>
            </w:r>
          </w:p>
          <w:p w14:paraId="759231E0" w14:textId="27FF25E3" w:rsidR="00BC329B" w:rsidRPr="00BC329B" w:rsidRDefault="00F23E51" w:rsidP="00BC329B">
            <w:pPr>
              <w:spacing w:after="0" w:line="240" w:lineRule="auto"/>
              <w:jc w:val="both"/>
              <w:rPr>
                <w:rFonts w:asciiTheme="minorHAnsi" w:eastAsia="Times New Roman" w:hAnsiTheme="minorHAnsi" w:cstheme="minorHAnsi"/>
                <w:color w:val="000000"/>
              </w:rPr>
            </w:pPr>
            <w:r>
              <w:rPr>
                <w:rFonts w:asciiTheme="minorHAnsi" w:eastAsia="Times New Roman" w:hAnsiTheme="minorHAnsi" w:cstheme="minorHAnsi"/>
                <w:color w:val="000000"/>
              </w:rPr>
              <w:t xml:space="preserve">   </w:t>
            </w:r>
            <w:r w:rsidR="00BC329B" w:rsidRPr="00BC329B">
              <w:rPr>
                <w:rFonts w:asciiTheme="minorHAnsi" w:eastAsia="Times New Roman" w:hAnsiTheme="minorHAnsi" w:cstheme="minorHAnsi"/>
                <w:color w:val="000000"/>
              </w:rPr>
              <w:t>Conhecer-se</w:t>
            </w:r>
          </w:p>
        </w:tc>
        <w:tc>
          <w:tcPr>
            <w:tcW w:w="2498" w:type="dxa"/>
            <w:vMerge w:val="restart"/>
            <w:tcBorders>
              <w:top w:val="single" w:sz="4" w:space="0" w:color="auto"/>
              <w:left w:val="nil"/>
              <w:right w:val="single" w:sz="4" w:space="0" w:color="auto"/>
            </w:tcBorders>
            <w:shd w:val="clear" w:color="auto" w:fill="auto"/>
          </w:tcPr>
          <w:p w14:paraId="04905152" w14:textId="77777777" w:rsidR="00BC329B" w:rsidRPr="00BC329B" w:rsidRDefault="00BC329B" w:rsidP="00BC329B">
            <w:pPr>
              <w:spacing w:after="0" w:line="240" w:lineRule="auto"/>
              <w:ind w:left="294"/>
              <w:contextualSpacing/>
              <w:jc w:val="both"/>
              <w:rPr>
                <w:rFonts w:asciiTheme="minorHAnsi" w:eastAsia="Times New Roman" w:hAnsiTheme="minorHAnsi" w:cstheme="minorHAnsi"/>
                <w:color w:val="000000"/>
              </w:rPr>
            </w:pPr>
            <w:r w:rsidRPr="00BC329B">
              <w:rPr>
                <w:rFonts w:asciiTheme="minorHAnsi" w:eastAsiaTheme="minorHAnsi" w:hAnsiTheme="minorHAnsi" w:cstheme="minorHAnsi"/>
                <w:noProof/>
              </w:rPr>
              <w:drawing>
                <wp:inline distT="0" distB="0" distL="0" distR="0" wp14:anchorId="3647FFDF" wp14:editId="032FD2F3">
                  <wp:extent cx="906711" cy="888521"/>
                  <wp:effectExtent l="0" t="0" r="8255" b="6985"/>
                  <wp:docPr id="1680138601" name="Imagem 1680138601"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C329B" w:rsidRPr="00BC329B" w14:paraId="554A8C9D" w14:textId="77777777" w:rsidTr="00BC329B">
        <w:trPr>
          <w:trHeight w:val="20"/>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36C49C2C"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2FA81462"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22C99E"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EI02EF07-3S02 – </w:t>
            </w:r>
            <w:r w:rsidRPr="00BC329B">
              <w:rPr>
                <w:rFonts w:asciiTheme="minorHAnsi" w:eastAsia="Times New Roman" w:hAnsiTheme="minorHAnsi" w:cstheme="minorHAnsi"/>
                <w:color w:val="000000"/>
              </w:rPr>
              <w:t>Diferenciar a ilustração do texto.</w:t>
            </w:r>
          </w:p>
        </w:tc>
        <w:tc>
          <w:tcPr>
            <w:tcW w:w="1712" w:type="dxa"/>
            <w:vMerge/>
            <w:tcBorders>
              <w:top w:val="single" w:sz="4" w:space="0" w:color="auto"/>
              <w:left w:val="nil"/>
              <w:right w:val="single" w:sz="4" w:space="0" w:color="auto"/>
            </w:tcBorders>
            <w:shd w:val="clear" w:color="auto" w:fill="auto"/>
          </w:tcPr>
          <w:p w14:paraId="779DA051"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751C2F2B" w14:textId="77777777" w:rsidR="00BC329B" w:rsidRPr="001C21BA" w:rsidRDefault="00BC329B" w:rsidP="00BC329B">
            <w:pPr>
              <w:spacing w:after="0" w:line="240" w:lineRule="auto"/>
              <w:ind w:left="294"/>
              <w:contextualSpacing/>
              <w:jc w:val="both"/>
              <w:rPr>
                <w:rFonts w:asciiTheme="minorHAnsi" w:eastAsiaTheme="minorHAnsi" w:hAnsiTheme="minorHAnsi" w:cstheme="minorHAnsi"/>
                <w:noProof/>
                <w:lang w:eastAsia="en-US"/>
              </w:rPr>
            </w:pPr>
          </w:p>
        </w:tc>
      </w:tr>
      <w:tr w:rsidR="00BC329B" w:rsidRPr="00BC329B" w14:paraId="7A78C3D1" w14:textId="77777777" w:rsidTr="00BC329B">
        <w:trPr>
          <w:trHeight w:val="20"/>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280156F3"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5671820A"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96AAB3"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EI02EF07-3S03 - </w:t>
            </w:r>
            <w:r w:rsidRPr="00BC329B">
              <w:rPr>
                <w:rFonts w:asciiTheme="minorHAnsi" w:eastAsiaTheme="minorHAnsi" w:hAnsiTheme="minorHAnsi" w:cstheme="minorHAnsi"/>
                <w:color w:val="000000"/>
                <w:lang w:eastAsia="en-US"/>
              </w:rPr>
              <w:t>Participar de jogos e brincadeiras que necessitem manusear diversos suportes textuais.</w:t>
            </w:r>
          </w:p>
        </w:tc>
        <w:tc>
          <w:tcPr>
            <w:tcW w:w="1712" w:type="dxa"/>
            <w:vMerge/>
            <w:tcBorders>
              <w:top w:val="single" w:sz="4" w:space="0" w:color="auto"/>
              <w:left w:val="nil"/>
              <w:right w:val="single" w:sz="4" w:space="0" w:color="auto"/>
            </w:tcBorders>
            <w:shd w:val="clear" w:color="auto" w:fill="auto"/>
          </w:tcPr>
          <w:p w14:paraId="3E1F728A"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5779E5FB" w14:textId="77777777" w:rsidR="00BC329B" w:rsidRPr="001C21BA" w:rsidRDefault="00BC329B" w:rsidP="00BC329B">
            <w:pPr>
              <w:spacing w:after="0" w:line="240" w:lineRule="auto"/>
              <w:ind w:left="294"/>
              <w:contextualSpacing/>
              <w:jc w:val="both"/>
              <w:rPr>
                <w:rFonts w:asciiTheme="minorHAnsi" w:eastAsiaTheme="minorHAnsi" w:hAnsiTheme="minorHAnsi" w:cstheme="minorHAnsi"/>
                <w:noProof/>
                <w:lang w:eastAsia="en-US"/>
              </w:rPr>
            </w:pPr>
          </w:p>
        </w:tc>
      </w:tr>
      <w:tr w:rsidR="00BC329B" w:rsidRPr="00BC329B" w14:paraId="22F1A182" w14:textId="77777777" w:rsidTr="00BC329B">
        <w:trPr>
          <w:trHeight w:val="20"/>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05FD2FE0"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5D225D18"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A4ED1"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EI02EF07-3S04 - </w:t>
            </w:r>
            <w:r w:rsidRPr="00BC329B">
              <w:rPr>
                <w:rFonts w:asciiTheme="minorHAnsi" w:eastAsiaTheme="minorHAnsi" w:hAnsiTheme="minorHAnsi" w:cstheme="minorHAnsi"/>
                <w:color w:val="000000"/>
                <w:lang w:eastAsia="en-US"/>
              </w:rPr>
              <w:t>Identificar a partir do gênero crachá a escrita de seu nome e dos colegas, usando como suporte fichas de nomes e fotografias.</w:t>
            </w:r>
          </w:p>
        </w:tc>
        <w:tc>
          <w:tcPr>
            <w:tcW w:w="1712" w:type="dxa"/>
            <w:vMerge/>
            <w:tcBorders>
              <w:top w:val="single" w:sz="4" w:space="0" w:color="auto"/>
              <w:left w:val="nil"/>
              <w:right w:val="single" w:sz="4" w:space="0" w:color="auto"/>
            </w:tcBorders>
            <w:shd w:val="clear" w:color="auto" w:fill="auto"/>
          </w:tcPr>
          <w:p w14:paraId="458E6D62"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0407310E" w14:textId="77777777" w:rsidR="00BC329B" w:rsidRPr="001C21BA" w:rsidRDefault="00BC329B" w:rsidP="00BC329B">
            <w:pPr>
              <w:spacing w:after="0" w:line="240" w:lineRule="auto"/>
              <w:ind w:left="294"/>
              <w:contextualSpacing/>
              <w:jc w:val="both"/>
              <w:rPr>
                <w:rFonts w:asciiTheme="minorHAnsi" w:eastAsiaTheme="minorHAnsi" w:hAnsiTheme="minorHAnsi" w:cstheme="minorHAnsi"/>
                <w:noProof/>
                <w:lang w:eastAsia="en-US"/>
              </w:rPr>
            </w:pPr>
          </w:p>
        </w:tc>
      </w:tr>
      <w:tr w:rsidR="00BC329B" w:rsidRPr="00BC329B" w14:paraId="609A778D" w14:textId="77777777" w:rsidTr="00BC329B">
        <w:trPr>
          <w:trHeight w:val="20"/>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2ACDAD47"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2F7D4759"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26F0E7"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EI02EF07-3S05 - </w:t>
            </w:r>
            <w:r w:rsidRPr="00BC329B">
              <w:rPr>
                <w:rFonts w:asciiTheme="minorHAnsi" w:eastAsia="Times New Roman" w:hAnsiTheme="minorHAnsi" w:cstheme="minorHAnsi"/>
                <w:color w:val="000000"/>
              </w:rPr>
              <w:t xml:space="preserve">Aplicar a cultura </w:t>
            </w:r>
            <w:proofErr w:type="spellStart"/>
            <w:r w:rsidRPr="00BC329B">
              <w:rPr>
                <w:rFonts w:asciiTheme="minorHAnsi" w:eastAsia="Times New Roman" w:hAnsiTheme="minorHAnsi" w:cstheme="minorHAnsi"/>
                <w:color w:val="000000"/>
              </w:rPr>
              <w:t>maker</w:t>
            </w:r>
            <w:proofErr w:type="spellEnd"/>
            <w:r w:rsidRPr="00BC329B">
              <w:rPr>
                <w:rFonts w:asciiTheme="minorHAnsi" w:eastAsia="Times New Roman" w:hAnsiTheme="minorHAnsi" w:cstheme="minorHAnsi"/>
                <w:color w:val="000000"/>
              </w:rPr>
              <w:t xml:space="preserve"> por meio de atividades coletivas como p</w:t>
            </w:r>
            <w:r w:rsidRPr="00BC329B">
              <w:rPr>
                <w:rFonts w:asciiTheme="minorHAnsi" w:eastAsia="Times New Roman" w:hAnsiTheme="minorHAnsi" w:cstheme="minorHAnsi"/>
              </w:rPr>
              <w:t>reparação de receita culinária</w:t>
            </w:r>
            <w:r w:rsidRPr="00BC329B">
              <w:rPr>
                <w:rFonts w:asciiTheme="minorHAnsi" w:eastAsia="Times New Roman" w:hAnsiTheme="minorHAnsi" w:cstheme="minorHAnsi"/>
                <w:color w:val="000000"/>
              </w:rPr>
              <w:t>, c</w:t>
            </w:r>
            <w:r w:rsidRPr="00BC329B">
              <w:rPr>
                <w:rFonts w:asciiTheme="minorHAnsi" w:eastAsia="Times New Roman" w:hAnsiTheme="minorHAnsi" w:cstheme="minorHAnsi"/>
              </w:rPr>
              <w:t>onstrução de</w:t>
            </w:r>
            <w:r w:rsidRPr="00BC329B">
              <w:rPr>
                <w:rFonts w:asciiTheme="minorHAnsi" w:eastAsia="Times New Roman" w:hAnsiTheme="minorHAnsi" w:cstheme="minorHAnsi"/>
                <w:color w:val="000000"/>
              </w:rPr>
              <w:t xml:space="preserve"> jogos, c</w:t>
            </w:r>
            <w:r w:rsidRPr="00BC329B">
              <w:rPr>
                <w:rFonts w:asciiTheme="minorHAnsi" w:eastAsia="Times New Roman" w:hAnsiTheme="minorHAnsi" w:cstheme="minorHAnsi"/>
              </w:rPr>
              <w:t>riação de</w:t>
            </w:r>
            <w:r w:rsidRPr="00BC329B">
              <w:rPr>
                <w:rFonts w:asciiTheme="minorHAnsi" w:eastAsia="Times New Roman" w:hAnsiTheme="minorHAnsi" w:cstheme="minorHAnsi"/>
                <w:color w:val="000000"/>
              </w:rPr>
              <w:t xml:space="preserve"> objetos com materiais recicláveis.</w:t>
            </w:r>
          </w:p>
        </w:tc>
        <w:tc>
          <w:tcPr>
            <w:tcW w:w="1712" w:type="dxa"/>
            <w:vMerge/>
            <w:tcBorders>
              <w:top w:val="single" w:sz="4" w:space="0" w:color="auto"/>
              <w:left w:val="nil"/>
              <w:right w:val="single" w:sz="4" w:space="0" w:color="auto"/>
            </w:tcBorders>
            <w:shd w:val="clear" w:color="auto" w:fill="auto"/>
          </w:tcPr>
          <w:p w14:paraId="14F4CA60"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0E04937A" w14:textId="77777777" w:rsidR="00BC329B" w:rsidRPr="001C21BA" w:rsidRDefault="00BC329B" w:rsidP="00BC329B">
            <w:pPr>
              <w:spacing w:after="0" w:line="240" w:lineRule="auto"/>
              <w:ind w:left="294"/>
              <w:contextualSpacing/>
              <w:jc w:val="both"/>
              <w:rPr>
                <w:rFonts w:asciiTheme="minorHAnsi" w:eastAsiaTheme="minorHAnsi" w:hAnsiTheme="minorHAnsi" w:cstheme="minorHAnsi"/>
                <w:noProof/>
                <w:lang w:eastAsia="en-US"/>
              </w:rPr>
            </w:pPr>
          </w:p>
        </w:tc>
      </w:tr>
      <w:tr w:rsidR="00BC329B" w:rsidRPr="00BC329B" w14:paraId="1C9C58F4" w14:textId="77777777" w:rsidTr="00BC329B">
        <w:trPr>
          <w:trHeight w:val="20"/>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20E939F6"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2E614EC3"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1751C0" w14:textId="77777777" w:rsidR="00BC329B" w:rsidRPr="00BC329B" w:rsidRDefault="00BC329B" w:rsidP="00BC329B">
            <w:pPr>
              <w:spacing w:after="0"/>
              <w:jc w:val="both"/>
              <w:rPr>
                <w:rFonts w:asciiTheme="minorHAnsi" w:eastAsia="Times New Roman" w:hAnsiTheme="minorHAnsi" w:cstheme="minorHAnsi"/>
                <w:b/>
                <w:bCs/>
                <w:color w:val="000000"/>
              </w:rPr>
            </w:pPr>
            <w:r w:rsidRPr="00BC329B">
              <w:rPr>
                <w:rFonts w:asciiTheme="minorHAnsi" w:eastAsia="Times New Roman" w:hAnsiTheme="minorHAnsi" w:cstheme="minorHAnsi"/>
                <w:b/>
                <w:bCs/>
              </w:rPr>
              <w:t xml:space="preserve">EI02EF07-3S06 - </w:t>
            </w:r>
            <w:r w:rsidRPr="00BC329B">
              <w:rPr>
                <w:rFonts w:asciiTheme="minorHAnsi" w:eastAsiaTheme="minorHAnsi" w:hAnsiTheme="minorHAnsi" w:cstheme="minorHAnsi"/>
                <w:color w:val="000000"/>
                <w:lang w:eastAsia="en-US"/>
              </w:rPr>
              <w:t>Manusear diversos suportes textuais impressos como panfletos, revistas, cartazes, gravuras, convites, entre outros.</w:t>
            </w:r>
          </w:p>
        </w:tc>
        <w:tc>
          <w:tcPr>
            <w:tcW w:w="1712" w:type="dxa"/>
            <w:vMerge/>
            <w:tcBorders>
              <w:top w:val="single" w:sz="4" w:space="0" w:color="auto"/>
              <w:left w:val="nil"/>
              <w:right w:val="single" w:sz="4" w:space="0" w:color="auto"/>
            </w:tcBorders>
            <w:shd w:val="clear" w:color="auto" w:fill="auto"/>
          </w:tcPr>
          <w:p w14:paraId="27A81475"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7625A0F2" w14:textId="77777777" w:rsidR="00BC329B" w:rsidRPr="001C21BA" w:rsidRDefault="00BC329B" w:rsidP="00BC329B">
            <w:pPr>
              <w:spacing w:after="0" w:line="240" w:lineRule="auto"/>
              <w:ind w:left="294"/>
              <w:contextualSpacing/>
              <w:jc w:val="both"/>
              <w:rPr>
                <w:rFonts w:asciiTheme="minorHAnsi" w:eastAsiaTheme="minorHAnsi" w:hAnsiTheme="minorHAnsi" w:cstheme="minorHAnsi"/>
                <w:noProof/>
                <w:lang w:eastAsia="en-US"/>
              </w:rPr>
            </w:pPr>
          </w:p>
        </w:tc>
      </w:tr>
      <w:tr w:rsidR="00BC329B" w:rsidRPr="00BC329B" w14:paraId="61BFDE0C" w14:textId="77777777" w:rsidTr="00BC329B">
        <w:trPr>
          <w:trHeight w:val="20"/>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350D57FE"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5BF56C76"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4EC5C1" w14:textId="77777777" w:rsidR="00BC329B" w:rsidRPr="00BC329B" w:rsidRDefault="00BC329B" w:rsidP="00BC329B">
            <w:pPr>
              <w:spacing w:after="0"/>
              <w:rPr>
                <w:rFonts w:asciiTheme="minorHAnsi" w:eastAsia="Times New Roman" w:hAnsiTheme="minorHAnsi" w:cstheme="minorHAnsi"/>
                <w:b/>
                <w:bCs/>
                <w:color w:val="000000"/>
              </w:rPr>
            </w:pPr>
            <w:r w:rsidRPr="00BC329B">
              <w:rPr>
                <w:rFonts w:asciiTheme="minorHAnsi" w:eastAsia="Times New Roman" w:hAnsiTheme="minorHAnsi" w:cstheme="minorHAnsi"/>
                <w:b/>
                <w:bCs/>
              </w:rPr>
              <w:t xml:space="preserve">EI02EF07-3S07 - </w:t>
            </w:r>
            <w:r w:rsidRPr="00BC329B">
              <w:rPr>
                <w:rFonts w:asciiTheme="minorHAnsi" w:eastAsiaTheme="minorHAnsi" w:hAnsiTheme="minorHAnsi" w:cstheme="minorHAnsi"/>
                <w:color w:val="000000"/>
                <w:lang w:eastAsia="en-US"/>
              </w:rPr>
              <w:t>Brincar de faz de conta explorando situações reais como supermercado, salão de beleza, escritório entre outras possibilidades.</w:t>
            </w:r>
          </w:p>
        </w:tc>
        <w:tc>
          <w:tcPr>
            <w:tcW w:w="1712" w:type="dxa"/>
            <w:vMerge/>
            <w:tcBorders>
              <w:top w:val="single" w:sz="4" w:space="0" w:color="auto"/>
              <w:left w:val="nil"/>
              <w:right w:val="single" w:sz="4" w:space="0" w:color="auto"/>
            </w:tcBorders>
            <w:shd w:val="clear" w:color="auto" w:fill="auto"/>
          </w:tcPr>
          <w:p w14:paraId="7605639D"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47CB6A75" w14:textId="77777777" w:rsidR="00BC329B" w:rsidRPr="001C21BA" w:rsidRDefault="00BC329B" w:rsidP="00BC329B">
            <w:pPr>
              <w:spacing w:after="0" w:line="240" w:lineRule="auto"/>
              <w:ind w:left="294"/>
              <w:contextualSpacing/>
              <w:jc w:val="both"/>
              <w:rPr>
                <w:rFonts w:asciiTheme="minorHAnsi" w:eastAsiaTheme="minorHAnsi" w:hAnsiTheme="minorHAnsi" w:cstheme="minorHAnsi"/>
                <w:noProof/>
                <w:lang w:eastAsia="en-US"/>
              </w:rPr>
            </w:pPr>
          </w:p>
        </w:tc>
      </w:tr>
      <w:tr w:rsidR="00BC329B" w:rsidRPr="00BC329B" w14:paraId="0000C805" w14:textId="77777777" w:rsidTr="00BC329B">
        <w:trPr>
          <w:trHeight w:val="20"/>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18B66082"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27A10F27"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CF2049" w14:textId="77777777" w:rsidR="00BC329B" w:rsidRPr="00BC329B" w:rsidRDefault="00BC329B" w:rsidP="00BC329B">
            <w:pPr>
              <w:spacing w:after="0"/>
              <w:jc w:val="both"/>
              <w:rPr>
                <w:rFonts w:asciiTheme="minorHAnsi" w:eastAsia="Times New Roman" w:hAnsiTheme="minorHAnsi" w:cstheme="minorHAnsi"/>
                <w:b/>
                <w:bCs/>
              </w:rPr>
            </w:pPr>
            <w:r w:rsidRPr="00BC329B">
              <w:rPr>
                <w:rFonts w:asciiTheme="minorHAnsi" w:eastAsia="Times New Roman" w:hAnsiTheme="minorHAnsi" w:cstheme="minorHAnsi"/>
                <w:b/>
                <w:bCs/>
              </w:rPr>
              <w:t xml:space="preserve">EI02EF07-3S08 - </w:t>
            </w:r>
            <w:r w:rsidRPr="00BC329B">
              <w:rPr>
                <w:rFonts w:asciiTheme="minorHAnsi" w:eastAsia="Times New Roman" w:hAnsiTheme="minorHAnsi" w:cstheme="minorHAnsi"/>
                <w:color w:val="000000"/>
              </w:rPr>
              <w:t>Usar diferentes recursos tecnológicos e midiáticos, com a orientação do professor, como a</w:t>
            </w:r>
            <w:r w:rsidRPr="00BC329B">
              <w:rPr>
                <w:rFonts w:asciiTheme="minorHAnsi" w:eastAsia="Times New Roman" w:hAnsiTheme="minorHAnsi" w:cstheme="minorHAnsi"/>
              </w:rPr>
              <w:t>cesso a</w:t>
            </w:r>
            <w:r w:rsidRPr="00BC329B">
              <w:rPr>
                <w:rFonts w:asciiTheme="minorHAnsi" w:eastAsia="Times New Roman" w:hAnsiTheme="minorHAnsi" w:cstheme="minorHAnsi"/>
                <w:color w:val="000000"/>
              </w:rPr>
              <w:t xml:space="preserve"> diferentes gêneros textuais promovendo a imaginação, a criatividade, a autonomia e a ampliação de repertório.</w:t>
            </w:r>
          </w:p>
        </w:tc>
        <w:tc>
          <w:tcPr>
            <w:tcW w:w="1712" w:type="dxa"/>
            <w:vMerge/>
            <w:tcBorders>
              <w:top w:val="single" w:sz="4" w:space="0" w:color="auto"/>
              <w:left w:val="nil"/>
              <w:right w:val="single" w:sz="4" w:space="0" w:color="auto"/>
            </w:tcBorders>
            <w:shd w:val="clear" w:color="auto" w:fill="auto"/>
          </w:tcPr>
          <w:p w14:paraId="6D16778B"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11F50656" w14:textId="77777777" w:rsidR="00BC329B" w:rsidRPr="001C21BA" w:rsidRDefault="00BC329B" w:rsidP="00BC329B">
            <w:pPr>
              <w:spacing w:after="0" w:line="240" w:lineRule="auto"/>
              <w:ind w:left="294"/>
              <w:contextualSpacing/>
              <w:jc w:val="both"/>
              <w:rPr>
                <w:rFonts w:asciiTheme="minorHAnsi" w:eastAsiaTheme="minorHAnsi" w:hAnsiTheme="minorHAnsi" w:cstheme="minorHAnsi"/>
                <w:noProof/>
                <w:lang w:eastAsia="en-US"/>
              </w:rPr>
            </w:pPr>
          </w:p>
        </w:tc>
      </w:tr>
      <w:tr w:rsidR="00BC329B" w:rsidRPr="00BC329B" w14:paraId="40C0025D" w14:textId="77777777" w:rsidTr="00BC329B">
        <w:trPr>
          <w:trHeight w:val="205"/>
          <w:jc w:val="center"/>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390612D3" w14:textId="77777777" w:rsidR="00BC329B" w:rsidRPr="00BC329B" w:rsidRDefault="00BC329B" w:rsidP="00BC329B">
            <w:pPr>
              <w:jc w:val="center"/>
              <w:rPr>
                <w:rFonts w:asciiTheme="minorHAnsi" w:eastAsiaTheme="minorHAnsi" w:hAnsiTheme="minorHAnsi" w:cstheme="minorHAnsi"/>
                <w:b/>
                <w:bCs/>
                <w:lang w:eastAsia="en-US"/>
              </w:rPr>
            </w:pPr>
            <w:r w:rsidRPr="00BC329B">
              <w:rPr>
                <w:rFonts w:asciiTheme="minorHAnsi" w:eastAsiaTheme="minorHAnsi" w:hAnsiTheme="minorHAnsi" w:cstheme="minorHAnsi"/>
                <w:b/>
                <w:bCs/>
                <w:color w:val="000000"/>
                <w:lang w:eastAsia="en-US"/>
              </w:rPr>
              <w:t>(EI02EF08)</w:t>
            </w:r>
            <w:r w:rsidRPr="00BC329B">
              <w:rPr>
                <w:rFonts w:asciiTheme="minorHAnsi" w:eastAsiaTheme="minorHAnsi" w:hAnsiTheme="minorHAnsi" w:cstheme="minorHAnsi"/>
                <w:b/>
                <w:bCs/>
                <w:color w:val="000000"/>
                <w:lang w:eastAsia="en-US"/>
              </w:rPr>
              <w:br/>
              <w:t>Manipular textos</w:t>
            </w:r>
            <w:r w:rsidRPr="00BC329B">
              <w:rPr>
                <w:rFonts w:asciiTheme="minorHAnsi" w:eastAsiaTheme="minorHAnsi" w:hAnsiTheme="minorHAnsi" w:cstheme="minorHAnsi"/>
                <w:b/>
                <w:bCs/>
                <w:color w:val="000000"/>
                <w:lang w:eastAsia="en-US"/>
              </w:rPr>
              <w:br/>
              <w:t>e participar de</w:t>
            </w:r>
            <w:r w:rsidRPr="00BC329B">
              <w:rPr>
                <w:rFonts w:asciiTheme="minorHAnsi" w:eastAsiaTheme="minorHAnsi" w:hAnsiTheme="minorHAnsi" w:cstheme="minorHAnsi"/>
                <w:b/>
                <w:bCs/>
                <w:color w:val="000000"/>
                <w:lang w:eastAsia="en-US"/>
              </w:rPr>
              <w:br/>
              <w:t>situações de</w:t>
            </w:r>
            <w:r w:rsidRPr="00BC329B">
              <w:rPr>
                <w:rFonts w:asciiTheme="minorHAnsi" w:eastAsiaTheme="minorHAnsi" w:hAnsiTheme="minorHAnsi" w:cstheme="minorHAnsi"/>
                <w:b/>
                <w:bCs/>
                <w:color w:val="000000"/>
                <w:lang w:eastAsia="en-US"/>
              </w:rPr>
              <w:br/>
              <w:t>escuta para</w:t>
            </w:r>
            <w:r w:rsidRPr="00BC329B">
              <w:rPr>
                <w:rFonts w:asciiTheme="minorHAnsi" w:eastAsiaTheme="minorHAnsi" w:hAnsiTheme="minorHAnsi" w:cstheme="minorHAnsi"/>
                <w:b/>
                <w:bCs/>
                <w:color w:val="000000"/>
                <w:lang w:eastAsia="en-US"/>
              </w:rPr>
              <w:br/>
              <w:t>ampliar seu</w:t>
            </w:r>
            <w:r w:rsidRPr="00BC329B">
              <w:rPr>
                <w:rFonts w:asciiTheme="minorHAnsi" w:eastAsiaTheme="minorHAnsi" w:hAnsiTheme="minorHAnsi" w:cstheme="minorHAnsi"/>
                <w:b/>
                <w:bCs/>
                <w:color w:val="000000"/>
                <w:lang w:eastAsia="en-US"/>
              </w:rPr>
              <w:br/>
              <w:t>contato com</w:t>
            </w:r>
            <w:r w:rsidRPr="00BC329B">
              <w:rPr>
                <w:rFonts w:asciiTheme="minorHAnsi" w:eastAsiaTheme="minorHAnsi" w:hAnsiTheme="minorHAnsi" w:cstheme="minorHAnsi"/>
                <w:b/>
                <w:bCs/>
                <w:color w:val="000000"/>
                <w:lang w:eastAsia="en-US"/>
              </w:rPr>
              <w:br/>
              <w:t>diferentes</w:t>
            </w:r>
            <w:r w:rsidRPr="00BC329B">
              <w:rPr>
                <w:rFonts w:asciiTheme="minorHAnsi" w:eastAsiaTheme="minorHAnsi" w:hAnsiTheme="minorHAnsi" w:cstheme="minorHAnsi"/>
                <w:b/>
                <w:bCs/>
                <w:color w:val="000000"/>
                <w:lang w:eastAsia="en-US"/>
              </w:rPr>
              <w:br/>
              <w:t>gêneros textuais</w:t>
            </w:r>
            <w:r w:rsidRPr="00BC329B">
              <w:rPr>
                <w:rFonts w:asciiTheme="minorHAnsi" w:eastAsiaTheme="minorHAnsi" w:hAnsiTheme="minorHAnsi" w:cstheme="minorHAnsi"/>
                <w:b/>
                <w:bCs/>
                <w:color w:val="000000"/>
                <w:lang w:eastAsia="en-US"/>
              </w:rPr>
              <w:br/>
              <w:t>(parlendas,</w:t>
            </w:r>
            <w:r w:rsidRPr="00BC329B">
              <w:rPr>
                <w:rFonts w:asciiTheme="minorHAnsi" w:eastAsiaTheme="minorHAnsi" w:hAnsiTheme="minorHAnsi" w:cstheme="minorHAnsi"/>
                <w:b/>
                <w:bCs/>
                <w:color w:val="000000"/>
                <w:lang w:eastAsia="en-US"/>
              </w:rPr>
              <w:br/>
              <w:t>histórias de</w:t>
            </w:r>
            <w:r w:rsidRPr="00BC329B">
              <w:rPr>
                <w:rFonts w:asciiTheme="minorHAnsi" w:eastAsiaTheme="minorHAnsi" w:hAnsiTheme="minorHAnsi" w:cstheme="minorHAnsi"/>
                <w:b/>
                <w:bCs/>
                <w:color w:val="000000"/>
                <w:lang w:eastAsia="en-US"/>
              </w:rPr>
              <w:br/>
              <w:t>aventura, tirinhas,</w:t>
            </w:r>
            <w:r w:rsidRPr="00BC329B">
              <w:rPr>
                <w:rFonts w:asciiTheme="minorHAnsi" w:eastAsiaTheme="minorHAnsi" w:hAnsiTheme="minorHAnsi" w:cstheme="minorHAnsi"/>
                <w:b/>
                <w:bCs/>
                <w:color w:val="000000"/>
                <w:lang w:eastAsia="en-US"/>
              </w:rPr>
              <w:br/>
              <w:t>cartazes de sala,</w:t>
            </w:r>
            <w:r w:rsidRPr="00BC329B">
              <w:rPr>
                <w:rFonts w:asciiTheme="minorHAnsi" w:eastAsiaTheme="minorHAnsi" w:hAnsiTheme="minorHAnsi" w:cstheme="minorHAnsi"/>
                <w:b/>
                <w:bCs/>
                <w:color w:val="000000"/>
                <w:lang w:eastAsia="en-US"/>
              </w:rPr>
              <w:br/>
              <w:t>cardápios,</w:t>
            </w:r>
            <w:r w:rsidRPr="00BC329B">
              <w:rPr>
                <w:rFonts w:asciiTheme="minorHAnsi" w:eastAsiaTheme="minorHAnsi" w:hAnsiTheme="minorHAnsi" w:cstheme="minorHAnsi"/>
                <w:b/>
                <w:bCs/>
                <w:color w:val="000000"/>
                <w:lang w:eastAsia="en-US"/>
              </w:rPr>
              <w:br/>
              <w:t>notícias etc.).</w:t>
            </w:r>
          </w:p>
        </w:tc>
        <w:tc>
          <w:tcPr>
            <w:tcW w:w="2412" w:type="dxa"/>
            <w:vMerge w:val="restart"/>
            <w:tcBorders>
              <w:top w:val="single" w:sz="4" w:space="0" w:color="auto"/>
              <w:left w:val="single" w:sz="4" w:space="0" w:color="auto"/>
              <w:right w:val="single" w:sz="4" w:space="0" w:color="auto"/>
            </w:tcBorders>
            <w:shd w:val="clear" w:color="auto" w:fill="D9E2F3" w:themeFill="accent1" w:themeFillTint="33"/>
          </w:tcPr>
          <w:p w14:paraId="390D0C89"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C1. Conhecimento</w:t>
            </w:r>
          </w:p>
          <w:p w14:paraId="44A6A9E7"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C2. Pensamento científico, crítico e criativo</w:t>
            </w:r>
          </w:p>
          <w:p w14:paraId="48D0DD5B"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C3. Repertório Cultural</w:t>
            </w:r>
          </w:p>
          <w:p w14:paraId="0FC8CF1E"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C4. Comunicação</w:t>
            </w:r>
          </w:p>
          <w:p w14:paraId="25BE6A52"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C6. Trabalho e projeto de vida</w:t>
            </w:r>
          </w:p>
          <w:p w14:paraId="15019D04"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C8. Autoconhecimento e autocuidado</w:t>
            </w:r>
          </w:p>
          <w:p w14:paraId="79F15208"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C9. Empatia e Cooperação</w:t>
            </w:r>
          </w:p>
          <w:p w14:paraId="39E4E3DC"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C10. Responsabilidade e autonomia</w:t>
            </w:r>
          </w:p>
          <w:p w14:paraId="1D063894"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54E73" w14:textId="77777777" w:rsidR="00BC329B" w:rsidRPr="00BC329B" w:rsidRDefault="00BC329B" w:rsidP="00BC329B">
            <w:pPr>
              <w:spacing w:after="0"/>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color w:val="000000" w:themeColor="text1"/>
              </w:rPr>
              <w:t xml:space="preserve">EI02EF08-3S01 </w:t>
            </w:r>
            <w:r w:rsidRPr="00BC329B">
              <w:rPr>
                <w:rFonts w:asciiTheme="minorHAnsi" w:eastAsia="Times New Roman" w:hAnsiTheme="minorHAnsi" w:cstheme="minorHAnsi"/>
                <w:b/>
                <w:bCs/>
              </w:rPr>
              <w:t xml:space="preserve">- </w:t>
            </w:r>
            <w:r w:rsidRPr="00BC329B">
              <w:rPr>
                <w:rFonts w:asciiTheme="minorHAnsi" w:eastAsiaTheme="minorHAnsi" w:hAnsiTheme="minorHAnsi" w:cstheme="minorHAnsi"/>
                <w:color w:val="000000"/>
                <w:lang w:eastAsia="en-US"/>
              </w:rPr>
              <w:t>Compreender a função social da escrita considerando a exploração dos diferentes gêneros textuais como parlendas, histórias de aventura, tirinhas, cartazes de sala, cardápios, notícias etc. sendo o professor, escriba.</w:t>
            </w:r>
          </w:p>
        </w:tc>
        <w:tc>
          <w:tcPr>
            <w:tcW w:w="1712" w:type="dxa"/>
            <w:vMerge w:val="restart"/>
            <w:tcBorders>
              <w:top w:val="single" w:sz="4" w:space="0" w:color="auto"/>
              <w:left w:val="nil"/>
              <w:right w:val="single" w:sz="4" w:space="0" w:color="auto"/>
            </w:tcBorders>
            <w:shd w:val="clear" w:color="auto" w:fill="auto"/>
          </w:tcPr>
          <w:p w14:paraId="508F4C98"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Conviver</w:t>
            </w:r>
          </w:p>
          <w:p w14:paraId="247A539D"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Brincar</w:t>
            </w:r>
          </w:p>
          <w:p w14:paraId="03E67333"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Participar</w:t>
            </w:r>
          </w:p>
          <w:p w14:paraId="3ADE11BE"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Explorar</w:t>
            </w:r>
          </w:p>
          <w:p w14:paraId="745B71EC"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Expressar</w:t>
            </w:r>
          </w:p>
          <w:p w14:paraId="732E6B02"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Conhecer-se</w:t>
            </w:r>
          </w:p>
        </w:tc>
        <w:tc>
          <w:tcPr>
            <w:tcW w:w="2498" w:type="dxa"/>
            <w:vMerge w:val="restart"/>
            <w:tcBorders>
              <w:top w:val="single" w:sz="4" w:space="0" w:color="auto"/>
              <w:left w:val="nil"/>
              <w:right w:val="single" w:sz="4" w:space="0" w:color="auto"/>
            </w:tcBorders>
            <w:shd w:val="clear" w:color="auto" w:fill="auto"/>
          </w:tcPr>
          <w:p w14:paraId="56CC2ABB"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p w14:paraId="71901D46" w14:textId="77777777" w:rsidR="00BC329B" w:rsidRPr="00BC329B" w:rsidRDefault="00BC329B" w:rsidP="00BC329B">
            <w:pPr>
              <w:spacing w:after="0" w:line="240" w:lineRule="auto"/>
              <w:jc w:val="center"/>
              <w:rPr>
                <w:rFonts w:asciiTheme="minorHAnsi" w:eastAsia="Times New Roman" w:hAnsiTheme="minorHAnsi" w:cstheme="minorHAnsi"/>
                <w:color w:val="000000"/>
              </w:rPr>
            </w:pPr>
            <w:r w:rsidRPr="00BC329B">
              <w:rPr>
                <w:rFonts w:asciiTheme="minorHAnsi" w:eastAsiaTheme="minorHAnsi" w:hAnsiTheme="minorHAnsi" w:cstheme="minorHAnsi"/>
                <w:noProof/>
              </w:rPr>
              <w:drawing>
                <wp:inline distT="0" distB="0" distL="0" distR="0" wp14:anchorId="5CBC6BF3" wp14:editId="4386218C">
                  <wp:extent cx="906711" cy="888521"/>
                  <wp:effectExtent l="0" t="0" r="8255" b="6985"/>
                  <wp:docPr id="1680138602" name="Imagem 1680138602"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C329B" w:rsidRPr="00BC329B" w14:paraId="3906D74A"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21276E0C" w14:textId="77777777" w:rsidR="00BC329B" w:rsidRPr="00BC329B" w:rsidRDefault="00BC329B" w:rsidP="00BC329B">
            <w:pP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00B5880C"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30E4FD"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EI02EF08-3S02 - </w:t>
            </w:r>
            <w:r w:rsidRPr="00BC329B">
              <w:rPr>
                <w:rFonts w:asciiTheme="minorHAnsi" w:eastAsiaTheme="minorHAnsi" w:hAnsiTheme="minorHAnsi" w:cstheme="minorHAnsi"/>
                <w:color w:val="000000"/>
                <w:lang w:eastAsia="en-US"/>
              </w:rPr>
              <w:t>Manusear livros sensoriais confeccionados a partir de diferentes materiais como tecido e borracha, por exemplo.</w:t>
            </w:r>
          </w:p>
        </w:tc>
        <w:tc>
          <w:tcPr>
            <w:tcW w:w="1712" w:type="dxa"/>
            <w:vMerge/>
            <w:tcBorders>
              <w:top w:val="single" w:sz="4" w:space="0" w:color="auto"/>
              <w:left w:val="nil"/>
              <w:right w:val="single" w:sz="4" w:space="0" w:color="auto"/>
            </w:tcBorders>
            <w:shd w:val="clear" w:color="auto" w:fill="auto"/>
          </w:tcPr>
          <w:p w14:paraId="21CD9355"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6699E584"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69169756"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567DFFA8" w14:textId="77777777" w:rsidR="00BC329B" w:rsidRPr="00BC329B" w:rsidRDefault="00BC329B" w:rsidP="00BC329B">
            <w:pP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3AC5BEB3"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31BDBB" w14:textId="77777777" w:rsidR="00BC329B" w:rsidRPr="00BC329B" w:rsidRDefault="00BC329B" w:rsidP="00BC329B">
            <w:pPr>
              <w:spacing w:after="0"/>
              <w:jc w:val="both"/>
              <w:rPr>
                <w:rFonts w:asciiTheme="minorHAnsi" w:eastAsia="Times New Roman" w:hAnsiTheme="minorHAnsi" w:cstheme="minorHAnsi"/>
                <w:b/>
                <w:bCs/>
              </w:rPr>
            </w:pPr>
            <w:r w:rsidRPr="00BC329B">
              <w:rPr>
                <w:rFonts w:asciiTheme="minorHAnsi" w:eastAsia="Times New Roman" w:hAnsiTheme="minorHAnsi" w:cstheme="minorHAnsi"/>
                <w:b/>
                <w:bCs/>
              </w:rPr>
              <w:t xml:space="preserve">EI02EF08-3S03 - </w:t>
            </w:r>
            <w:r w:rsidRPr="00BC329B">
              <w:rPr>
                <w:rFonts w:asciiTheme="minorHAnsi" w:eastAsiaTheme="minorHAnsi" w:hAnsiTheme="minorHAnsi" w:cstheme="minorHAnsi"/>
                <w:color w:val="000000"/>
                <w:lang w:eastAsia="en-US"/>
              </w:rPr>
              <w:t>Participar de troca de livros como forma de ampliar o contato e manuseio diversificados com os diversos gêneros textuais.</w:t>
            </w:r>
          </w:p>
        </w:tc>
        <w:tc>
          <w:tcPr>
            <w:tcW w:w="1712" w:type="dxa"/>
            <w:vMerge/>
            <w:tcBorders>
              <w:top w:val="single" w:sz="4" w:space="0" w:color="auto"/>
              <w:left w:val="nil"/>
              <w:right w:val="single" w:sz="4" w:space="0" w:color="auto"/>
            </w:tcBorders>
            <w:shd w:val="clear" w:color="auto" w:fill="auto"/>
          </w:tcPr>
          <w:p w14:paraId="42488D91"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746BDD52"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37858EEB"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22B8A485" w14:textId="77777777" w:rsidR="00BC329B" w:rsidRPr="00BC329B" w:rsidRDefault="00BC329B" w:rsidP="00BC329B">
            <w:pP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208C59D6"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5F2036" w14:textId="77777777" w:rsidR="00BC329B" w:rsidRPr="00BC329B" w:rsidRDefault="00BC329B" w:rsidP="00BC329B">
            <w:pPr>
              <w:spacing w:after="0"/>
              <w:rPr>
                <w:rFonts w:asciiTheme="minorHAnsi" w:eastAsia="Times New Roman" w:hAnsiTheme="minorHAnsi" w:cstheme="minorHAnsi"/>
                <w:b/>
                <w:bCs/>
                <w:color w:val="000000"/>
              </w:rPr>
            </w:pPr>
            <w:r w:rsidRPr="00BC329B">
              <w:rPr>
                <w:rFonts w:asciiTheme="minorHAnsi" w:eastAsia="Times New Roman" w:hAnsiTheme="minorHAnsi" w:cstheme="minorHAnsi"/>
                <w:b/>
                <w:bCs/>
              </w:rPr>
              <w:t xml:space="preserve">EI02EF08-3S04 - </w:t>
            </w:r>
            <w:r w:rsidRPr="00BC329B">
              <w:rPr>
                <w:rFonts w:asciiTheme="minorHAnsi" w:eastAsiaTheme="minorHAnsi" w:hAnsiTheme="minorHAnsi" w:cstheme="minorHAnsi"/>
                <w:color w:val="000000"/>
                <w:lang w:eastAsia="en-US"/>
              </w:rPr>
              <w:t>Desenvolver a escuta ativa por meio de narrativas gravadas em áudios.</w:t>
            </w:r>
          </w:p>
        </w:tc>
        <w:tc>
          <w:tcPr>
            <w:tcW w:w="1712" w:type="dxa"/>
            <w:vMerge/>
            <w:tcBorders>
              <w:top w:val="single" w:sz="4" w:space="0" w:color="auto"/>
              <w:left w:val="nil"/>
              <w:right w:val="single" w:sz="4" w:space="0" w:color="auto"/>
            </w:tcBorders>
            <w:shd w:val="clear" w:color="auto" w:fill="auto"/>
          </w:tcPr>
          <w:p w14:paraId="33639DAC"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0FA49219"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0237480E"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19C88BF0" w14:textId="77777777" w:rsidR="00BC329B" w:rsidRPr="00BC329B" w:rsidRDefault="00BC329B" w:rsidP="00BC329B">
            <w:pP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3DAD435D"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E2412" w14:textId="77777777" w:rsidR="00BC329B" w:rsidRPr="00BC329B" w:rsidRDefault="00BC329B" w:rsidP="00BC329B">
            <w:pPr>
              <w:spacing w:after="0"/>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EI02EF08-3S05 - </w:t>
            </w:r>
            <w:r w:rsidRPr="00BC329B">
              <w:rPr>
                <w:rFonts w:asciiTheme="minorHAnsi" w:eastAsiaTheme="minorHAnsi" w:hAnsiTheme="minorHAnsi" w:cstheme="minorHAnsi"/>
                <w:color w:val="000000"/>
                <w:lang w:eastAsia="en-US"/>
              </w:rPr>
              <w:t>Selecionar livros a partir de seu interesse literário.</w:t>
            </w:r>
          </w:p>
        </w:tc>
        <w:tc>
          <w:tcPr>
            <w:tcW w:w="1712" w:type="dxa"/>
            <w:vMerge/>
            <w:tcBorders>
              <w:top w:val="single" w:sz="4" w:space="0" w:color="auto"/>
              <w:left w:val="nil"/>
              <w:right w:val="single" w:sz="4" w:space="0" w:color="auto"/>
            </w:tcBorders>
            <w:shd w:val="clear" w:color="auto" w:fill="auto"/>
          </w:tcPr>
          <w:p w14:paraId="42BAA5D9"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0D795179"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44790ECA" w14:textId="77777777" w:rsidTr="00BC329B">
        <w:trPr>
          <w:trHeight w:val="205"/>
          <w:jc w:val="center"/>
        </w:trPr>
        <w:tc>
          <w:tcPr>
            <w:tcW w:w="1836" w:type="dxa"/>
            <w:vMerge/>
            <w:tcBorders>
              <w:top w:val="single" w:sz="4" w:space="0" w:color="auto"/>
              <w:left w:val="single" w:sz="4" w:space="0" w:color="auto"/>
              <w:right w:val="single" w:sz="4" w:space="0" w:color="auto"/>
            </w:tcBorders>
            <w:shd w:val="clear" w:color="auto" w:fill="E2EFD9" w:themeFill="accent6" w:themeFillTint="33"/>
          </w:tcPr>
          <w:p w14:paraId="1DD4044D" w14:textId="77777777" w:rsidR="00BC329B" w:rsidRPr="00BC329B" w:rsidRDefault="00BC329B" w:rsidP="00BC329B">
            <w:pPr>
              <w:rPr>
                <w:rFonts w:asciiTheme="minorHAnsi" w:eastAsiaTheme="minorHAnsi" w:hAnsiTheme="minorHAnsi" w:cstheme="minorHAnsi"/>
                <w:b/>
                <w:bCs/>
                <w:color w:val="000000"/>
                <w:lang w:eastAsia="en-US"/>
              </w:rPr>
            </w:pPr>
          </w:p>
        </w:tc>
        <w:tc>
          <w:tcPr>
            <w:tcW w:w="2412" w:type="dxa"/>
            <w:vMerge/>
            <w:tcBorders>
              <w:top w:val="single" w:sz="4" w:space="0" w:color="auto"/>
              <w:left w:val="single" w:sz="4" w:space="0" w:color="auto"/>
              <w:right w:val="single" w:sz="4" w:space="0" w:color="auto"/>
            </w:tcBorders>
            <w:shd w:val="clear" w:color="auto" w:fill="D9E2F3" w:themeFill="accent1" w:themeFillTint="33"/>
          </w:tcPr>
          <w:p w14:paraId="69B5AED3"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00D5FA" w14:textId="77777777" w:rsidR="00BC329B" w:rsidRPr="00BC329B" w:rsidRDefault="00BC329B" w:rsidP="00BC329B">
            <w:pPr>
              <w:spacing w:after="0" w:line="240" w:lineRule="auto"/>
              <w:contextualSpacing/>
              <w:rPr>
                <w:rFonts w:asciiTheme="minorHAnsi" w:eastAsia="Times New Roman" w:hAnsiTheme="minorHAnsi" w:cstheme="minorHAnsi"/>
                <w:color w:val="000000"/>
              </w:rPr>
            </w:pPr>
            <w:r w:rsidRPr="00BC329B">
              <w:rPr>
                <w:rFonts w:asciiTheme="minorHAnsi" w:eastAsia="Times New Roman" w:hAnsiTheme="minorHAnsi" w:cstheme="minorHAnsi"/>
                <w:b/>
                <w:bCs/>
              </w:rPr>
              <w:t xml:space="preserve">EI02EF08-3S06 - </w:t>
            </w:r>
            <w:r w:rsidRPr="00BC329B">
              <w:rPr>
                <w:rFonts w:asciiTheme="minorHAnsi" w:eastAsiaTheme="minorHAnsi" w:hAnsiTheme="minorHAnsi" w:cstheme="minorHAnsi"/>
                <w:color w:val="000000"/>
                <w:lang w:eastAsia="en-US"/>
              </w:rPr>
              <w:t>Produzir coletivamente e espontaneamente desenhos que representem histórias contadas a partir dos gêneros textuais.</w:t>
            </w:r>
          </w:p>
        </w:tc>
        <w:tc>
          <w:tcPr>
            <w:tcW w:w="1712" w:type="dxa"/>
            <w:vMerge/>
            <w:tcBorders>
              <w:top w:val="single" w:sz="4" w:space="0" w:color="auto"/>
              <w:left w:val="nil"/>
              <w:right w:val="single" w:sz="4" w:space="0" w:color="auto"/>
            </w:tcBorders>
            <w:shd w:val="clear" w:color="auto" w:fill="auto"/>
          </w:tcPr>
          <w:p w14:paraId="0D1DC54B"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4A269042"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7D579746" w14:textId="77777777" w:rsidTr="00BC329B">
        <w:trPr>
          <w:trHeight w:val="205"/>
          <w:jc w:val="center"/>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73393AEA" w14:textId="77777777" w:rsidR="00BC329B" w:rsidRPr="00BC329B" w:rsidRDefault="00BC329B" w:rsidP="00BC329B">
            <w:pPr>
              <w:jc w:val="center"/>
              <w:rPr>
                <w:rFonts w:asciiTheme="minorHAnsi" w:eastAsiaTheme="minorHAnsi" w:hAnsiTheme="minorHAnsi" w:cstheme="minorHAnsi"/>
                <w:b/>
                <w:bCs/>
                <w:lang w:eastAsia="en-US"/>
              </w:rPr>
            </w:pPr>
            <w:r w:rsidRPr="00BC329B">
              <w:rPr>
                <w:rFonts w:asciiTheme="minorHAnsi" w:eastAsiaTheme="minorHAnsi" w:hAnsiTheme="minorHAnsi" w:cstheme="minorHAnsi"/>
                <w:b/>
                <w:bCs/>
                <w:color w:val="000000"/>
                <w:lang w:eastAsia="en-US"/>
              </w:rPr>
              <w:t>(EI02EF09)</w:t>
            </w:r>
            <w:r w:rsidRPr="00BC329B">
              <w:rPr>
                <w:rFonts w:asciiTheme="minorHAnsi" w:eastAsiaTheme="minorHAnsi" w:hAnsiTheme="minorHAnsi" w:cstheme="minorHAnsi"/>
                <w:b/>
                <w:bCs/>
                <w:color w:val="000000"/>
                <w:lang w:eastAsia="en-US"/>
              </w:rPr>
              <w:br/>
              <w:t>Manusear</w:t>
            </w:r>
            <w:r w:rsidRPr="00BC329B">
              <w:rPr>
                <w:rFonts w:asciiTheme="minorHAnsi" w:eastAsiaTheme="minorHAnsi" w:hAnsiTheme="minorHAnsi" w:cstheme="minorHAnsi"/>
                <w:b/>
                <w:bCs/>
                <w:color w:val="000000"/>
                <w:lang w:eastAsia="en-US"/>
              </w:rPr>
              <w:br/>
              <w:t>diferentes</w:t>
            </w:r>
            <w:r w:rsidRPr="00BC329B">
              <w:rPr>
                <w:rFonts w:asciiTheme="minorHAnsi" w:eastAsiaTheme="minorHAnsi" w:hAnsiTheme="minorHAnsi" w:cstheme="minorHAnsi"/>
                <w:b/>
                <w:bCs/>
                <w:color w:val="000000"/>
                <w:lang w:eastAsia="en-US"/>
              </w:rPr>
              <w:br/>
              <w:t>instrumentos e</w:t>
            </w:r>
            <w:r w:rsidRPr="00BC329B">
              <w:rPr>
                <w:rFonts w:asciiTheme="minorHAnsi" w:eastAsiaTheme="minorHAnsi" w:hAnsiTheme="minorHAnsi" w:cstheme="minorHAnsi"/>
                <w:b/>
                <w:bCs/>
                <w:color w:val="000000"/>
                <w:lang w:eastAsia="en-US"/>
              </w:rPr>
              <w:br/>
              <w:t>suportes de</w:t>
            </w:r>
            <w:r w:rsidRPr="00BC329B">
              <w:rPr>
                <w:rFonts w:asciiTheme="minorHAnsi" w:eastAsiaTheme="minorHAnsi" w:hAnsiTheme="minorHAnsi" w:cstheme="minorHAnsi"/>
                <w:b/>
                <w:bCs/>
                <w:color w:val="000000"/>
                <w:lang w:eastAsia="en-US"/>
              </w:rPr>
              <w:br/>
            </w:r>
            <w:r w:rsidRPr="00BC329B">
              <w:rPr>
                <w:rFonts w:asciiTheme="minorHAnsi" w:eastAsiaTheme="minorHAnsi" w:hAnsiTheme="minorHAnsi" w:cstheme="minorHAnsi"/>
                <w:b/>
                <w:bCs/>
                <w:color w:val="000000"/>
                <w:lang w:eastAsia="en-US"/>
              </w:rPr>
              <w:lastRenderedPageBreak/>
              <w:t>escrita para</w:t>
            </w:r>
            <w:r w:rsidRPr="00BC329B">
              <w:rPr>
                <w:rFonts w:asciiTheme="minorHAnsi" w:eastAsiaTheme="minorHAnsi" w:hAnsiTheme="minorHAnsi" w:cstheme="minorHAnsi"/>
                <w:b/>
                <w:bCs/>
                <w:color w:val="000000"/>
                <w:lang w:eastAsia="en-US"/>
              </w:rPr>
              <w:br/>
              <w:t>desenhar, traçar</w:t>
            </w:r>
          </w:p>
          <w:p w14:paraId="7596138C" w14:textId="77777777" w:rsidR="00BC329B" w:rsidRPr="00BC329B" w:rsidRDefault="00BC329B" w:rsidP="00BC329B">
            <w:pPr>
              <w:spacing w:after="0" w:line="240" w:lineRule="auto"/>
              <w:jc w:val="center"/>
              <w:rPr>
                <w:rFonts w:asciiTheme="minorHAnsi" w:eastAsia="Times New Roman" w:hAnsiTheme="minorHAnsi" w:cstheme="minorHAnsi"/>
                <w:b/>
                <w:bCs/>
              </w:rPr>
            </w:pPr>
          </w:p>
        </w:tc>
        <w:tc>
          <w:tcPr>
            <w:tcW w:w="2412" w:type="dxa"/>
            <w:vMerge w:val="restart"/>
            <w:tcBorders>
              <w:top w:val="single" w:sz="4" w:space="0" w:color="auto"/>
              <w:left w:val="single" w:sz="4" w:space="0" w:color="auto"/>
              <w:right w:val="single" w:sz="4" w:space="0" w:color="auto"/>
            </w:tcBorders>
            <w:shd w:val="clear" w:color="auto" w:fill="D9E2F3" w:themeFill="accent1" w:themeFillTint="33"/>
          </w:tcPr>
          <w:p w14:paraId="1978DB78"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lastRenderedPageBreak/>
              <w:t>C1. Conhecimento</w:t>
            </w:r>
          </w:p>
          <w:p w14:paraId="4C885CF1"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C2. Pensamento científico, crítico e criativo</w:t>
            </w:r>
          </w:p>
          <w:p w14:paraId="266254EE"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C3. Repertório Cultural</w:t>
            </w:r>
          </w:p>
          <w:p w14:paraId="2560FDF6"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C4. Comunicação</w:t>
            </w:r>
          </w:p>
          <w:p w14:paraId="14FB957F"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C6. Trabalho e projeto de vida</w:t>
            </w:r>
          </w:p>
          <w:p w14:paraId="12A2D56C"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lastRenderedPageBreak/>
              <w:t>C8. Autoconhecimento e autocuidado</w:t>
            </w:r>
          </w:p>
          <w:p w14:paraId="0BE25120"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C9. Empatia e Cooperação</w:t>
            </w:r>
          </w:p>
          <w:p w14:paraId="044EF7A5"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color w:val="000000"/>
              </w:rPr>
              <w:t>C10. Responsabilidade e autonomia</w:t>
            </w:r>
          </w:p>
          <w:p w14:paraId="647F1F33"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DCD272" w14:textId="77777777" w:rsidR="00BC329B" w:rsidRPr="00BC329B" w:rsidRDefault="00BC329B" w:rsidP="00BC329B">
            <w:pPr>
              <w:spacing w:after="0" w:line="240" w:lineRule="auto"/>
              <w:jc w:val="both"/>
              <w:rPr>
                <w:rFonts w:asciiTheme="minorHAnsi" w:eastAsia="Times New Roman" w:hAnsiTheme="minorHAnsi" w:cstheme="minorHAnsi"/>
              </w:rPr>
            </w:pPr>
            <w:r w:rsidRPr="00BC329B">
              <w:rPr>
                <w:rFonts w:asciiTheme="minorHAnsi" w:eastAsia="Times New Roman" w:hAnsiTheme="minorHAnsi" w:cstheme="minorHAnsi"/>
                <w:b/>
                <w:bCs/>
              </w:rPr>
              <w:lastRenderedPageBreak/>
              <w:t xml:space="preserve">EI02EF09-3S01 - </w:t>
            </w:r>
            <w:r w:rsidRPr="00BC329B">
              <w:rPr>
                <w:rFonts w:asciiTheme="minorHAnsi" w:eastAsia="Times New Roman" w:hAnsiTheme="minorHAnsi" w:cstheme="minorHAnsi"/>
                <w:color w:val="000000"/>
              </w:rPr>
              <w:t xml:space="preserve">Reconhecer algumas letras do alfabeto </w:t>
            </w:r>
            <w:r w:rsidRPr="00BC329B">
              <w:rPr>
                <w:rFonts w:asciiTheme="minorHAnsi" w:eastAsia="Times New Roman" w:hAnsiTheme="minorHAnsi" w:cstheme="minorHAnsi"/>
              </w:rPr>
              <w:t>a partir da exploração de diferentes gêneros textuais.</w:t>
            </w:r>
          </w:p>
        </w:tc>
        <w:tc>
          <w:tcPr>
            <w:tcW w:w="1712" w:type="dxa"/>
            <w:vMerge w:val="restart"/>
            <w:tcBorders>
              <w:top w:val="single" w:sz="4" w:space="0" w:color="auto"/>
              <w:left w:val="nil"/>
              <w:right w:val="single" w:sz="4" w:space="0" w:color="auto"/>
            </w:tcBorders>
            <w:shd w:val="clear" w:color="auto" w:fill="auto"/>
          </w:tcPr>
          <w:p w14:paraId="61826755"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Conviver</w:t>
            </w:r>
          </w:p>
          <w:p w14:paraId="62C314E6"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Brincar</w:t>
            </w:r>
          </w:p>
          <w:p w14:paraId="7105A068"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Participar</w:t>
            </w:r>
          </w:p>
          <w:p w14:paraId="7FE7A259"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Explorar</w:t>
            </w:r>
          </w:p>
          <w:p w14:paraId="744C382D"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Expressar</w:t>
            </w:r>
          </w:p>
          <w:p w14:paraId="2B13FC54"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color w:val="000000"/>
              </w:rPr>
              <w:t>Conhecer-se</w:t>
            </w:r>
          </w:p>
        </w:tc>
        <w:tc>
          <w:tcPr>
            <w:tcW w:w="2498" w:type="dxa"/>
            <w:vMerge w:val="restart"/>
            <w:tcBorders>
              <w:top w:val="single" w:sz="4" w:space="0" w:color="auto"/>
              <w:left w:val="nil"/>
              <w:right w:val="single" w:sz="4" w:space="0" w:color="auto"/>
            </w:tcBorders>
            <w:shd w:val="clear" w:color="auto" w:fill="auto"/>
          </w:tcPr>
          <w:p w14:paraId="38C3DE3C"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p w14:paraId="4D3174B8" w14:textId="77777777" w:rsidR="00BC329B" w:rsidRPr="00BC329B" w:rsidRDefault="00BC329B" w:rsidP="00BC329B">
            <w:pPr>
              <w:spacing w:after="0" w:line="240" w:lineRule="auto"/>
              <w:jc w:val="center"/>
              <w:rPr>
                <w:rFonts w:asciiTheme="minorHAnsi" w:eastAsia="Times New Roman" w:hAnsiTheme="minorHAnsi" w:cstheme="minorHAnsi"/>
                <w:color w:val="000000"/>
              </w:rPr>
            </w:pPr>
            <w:r w:rsidRPr="00BC329B">
              <w:rPr>
                <w:rFonts w:asciiTheme="minorHAnsi" w:eastAsiaTheme="minorHAnsi" w:hAnsiTheme="minorHAnsi" w:cstheme="minorHAnsi"/>
                <w:noProof/>
              </w:rPr>
              <w:drawing>
                <wp:inline distT="0" distB="0" distL="0" distR="0" wp14:anchorId="0BC1C14B" wp14:editId="23210E06">
                  <wp:extent cx="906711" cy="888521"/>
                  <wp:effectExtent l="0" t="0" r="8255" b="6985"/>
                  <wp:docPr id="1680138603" name="Imagem 1680138603"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C329B" w:rsidRPr="00BC329B" w14:paraId="0A3D15AB" w14:textId="77777777" w:rsidTr="00BC329B">
        <w:trPr>
          <w:trHeight w:val="205"/>
          <w:jc w:val="center"/>
        </w:trPr>
        <w:tc>
          <w:tcPr>
            <w:tcW w:w="1836" w:type="dxa"/>
            <w:vMerge/>
            <w:tcBorders>
              <w:left w:val="single" w:sz="4" w:space="0" w:color="auto"/>
              <w:right w:val="single" w:sz="4" w:space="0" w:color="auto"/>
            </w:tcBorders>
            <w:shd w:val="clear" w:color="auto" w:fill="E2EFD9" w:themeFill="accent6" w:themeFillTint="33"/>
          </w:tcPr>
          <w:p w14:paraId="24534FDE"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left w:val="single" w:sz="4" w:space="0" w:color="auto"/>
              <w:right w:val="single" w:sz="4" w:space="0" w:color="auto"/>
            </w:tcBorders>
            <w:shd w:val="clear" w:color="auto" w:fill="D9E2F3" w:themeFill="accent1" w:themeFillTint="33"/>
          </w:tcPr>
          <w:p w14:paraId="2B2BBFCE"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6A189A" w14:textId="77777777" w:rsidR="00BC329B" w:rsidRPr="00BC329B" w:rsidRDefault="00BC329B" w:rsidP="00BC329B">
            <w:pPr>
              <w:spacing w:after="0" w:line="240" w:lineRule="auto"/>
              <w:jc w:val="both"/>
              <w:rPr>
                <w:rFonts w:asciiTheme="minorHAnsi" w:eastAsia="Times New Roman" w:hAnsiTheme="minorHAnsi" w:cstheme="minorHAnsi"/>
                <w:color w:val="000000"/>
              </w:rPr>
            </w:pPr>
            <w:r w:rsidRPr="00BC329B">
              <w:rPr>
                <w:rFonts w:asciiTheme="minorHAnsi" w:eastAsia="Times New Roman" w:hAnsiTheme="minorHAnsi" w:cstheme="minorHAnsi"/>
                <w:b/>
                <w:bCs/>
              </w:rPr>
              <w:t xml:space="preserve">EI02EF09-3S02 - </w:t>
            </w:r>
            <w:r w:rsidRPr="00BC329B">
              <w:rPr>
                <w:rFonts w:asciiTheme="minorHAnsi" w:eastAsia="Times New Roman" w:hAnsiTheme="minorHAnsi" w:cstheme="minorHAnsi"/>
                <w:color w:val="000000"/>
              </w:rPr>
              <w:t>Comunicar-se fazendo uso da linguagem oral e levantando hipóteses sobre a escrita.</w:t>
            </w:r>
          </w:p>
        </w:tc>
        <w:tc>
          <w:tcPr>
            <w:tcW w:w="1712" w:type="dxa"/>
            <w:vMerge/>
            <w:tcBorders>
              <w:top w:val="single" w:sz="4" w:space="0" w:color="auto"/>
              <w:left w:val="nil"/>
              <w:right w:val="single" w:sz="4" w:space="0" w:color="auto"/>
            </w:tcBorders>
            <w:shd w:val="clear" w:color="auto" w:fill="auto"/>
          </w:tcPr>
          <w:p w14:paraId="293EB2D3"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655F0B30"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435AB087" w14:textId="77777777" w:rsidTr="00BC329B">
        <w:trPr>
          <w:trHeight w:val="205"/>
          <w:jc w:val="center"/>
        </w:trPr>
        <w:tc>
          <w:tcPr>
            <w:tcW w:w="1836" w:type="dxa"/>
            <w:vMerge/>
            <w:tcBorders>
              <w:left w:val="single" w:sz="4" w:space="0" w:color="auto"/>
              <w:right w:val="single" w:sz="4" w:space="0" w:color="auto"/>
            </w:tcBorders>
            <w:shd w:val="clear" w:color="auto" w:fill="E2EFD9" w:themeFill="accent6" w:themeFillTint="33"/>
          </w:tcPr>
          <w:p w14:paraId="647503CE"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left w:val="single" w:sz="4" w:space="0" w:color="auto"/>
              <w:right w:val="single" w:sz="4" w:space="0" w:color="auto"/>
            </w:tcBorders>
            <w:shd w:val="clear" w:color="auto" w:fill="D9E2F3" w:themeFill="accent1" w:themeFillTint="33"/>
          </w:tcPr>
          <w:p w14:paraId="781FE8FF"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3A85CE" w14:textId="77777777" w:rsidR="00BC329B" w:rsidRPr="00BC329B" w:rsidRDefault="00BC329B" w:rsidP="00BC329B">
            <w:pPr>
              <w:spacing w:after="0" w:line="240" w:lineRule="auto"/>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color w:val="000000" w:themeColor="text1"/>
              </w:rPr>
              <w:t xml:space="preserve">EI02EF09-3S03 </w:t>
            </w:r>
            <w:r w:rsidRPr="00BC329B">
              <w:rPr>
                <w:rFonts w:asciiTheme="minorHAnsi" w:eastAsia="Times New Roman" w:hAnsiTheme="minorHAnsi" w:cstheme="minorHAnsi"/>
                <w:b/>
                <w:bCs/>
              </w:rPr>
              <w:t xml:space="preserve">- </w:t>
            </w:r>
            <w:r w:rsidRPr="00BC329B">
              <w:rPr>
                <w:rFonts w:asciiTheme="minorHAnsi" w:eastAsia="Times New Roman" w:hAnsiTheme="minorHAnsi" w:cstheme="minorHAnsi"/>
                <w:color w:val="000000"/>
              </w:rPr>
              <w:t>Conhecer a sonoridade das letras identificando-as em sua prática social.</w:t>
            </w:r>
          </w:p>
        </w:tc>
        <w:tc>
          <w:tcPr>
            <w:tcW w:w="1712" w:type="dxa"/>
            <w:vMerge/>
            <w:tcBorders>
              <w:top w:val="single" w:sz="4" w:space="0" w:color="auto"/>
              <w:left w:val="nil"/>
              <w:right w:val="single" w:sz="4" w:space="0" w:color="auto"/>
            </w:tcBorders>
            <w:shd w:val="clear" w:color="auto" w:fill="auto"/>
          </w:tcPr>
          <w:p w14:paraId="0F2C23C1"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2B645697"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5A63E0CB" w14:textId="77777777" w:rsidTr="00BC329B">
        <w:trPr>
          <w:trHeight w:val="205"/>
          <w:jc w:val="center"/>
        </w:trPr>
        <w:tc>
          <w:tcPr>
            <w:tcW w:w="1836" w:type="dxa"/>
            <w:vMerge/>
            <w:tcBorders>
              <w:left w:val="single" w:sz="4" w:space="0" w:color="auto"/>
              <w:right w:val="single" w:sz="4" w:space="0" w:color="auto"/>
            </w:tcBorders>
            <w:shd w:val="clear" w:color="auto" w:fill="E2EFD9" w:themeFill="accent6" w:themeFillTint="33"/>
          </w:tcPr>
          <w:p w14:paraId="09330470"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left w:val="single" w:sz="4" w:space="0" w:color="auto"/>
              <w:right w:val="single" w:sz="4" w:space="0" w:color="auto"/>
            </w:tcBorders>
            <w:shd w:val="clear" w:color="auto" w:fill="D9E2F3" w:themeFill="accent1" w:themeFillTint="33"/>
          </w:tcPr>
          <w:p w14:paraId="053DE48E"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75C0FA" w14:textId="77777777" w:rsidR="00BC329B" w:rsidRPr="00BC329B" w:rsidRDefault="00BC329B" w:rsidP="00BC329B">
            <w:pPr>
              <w:spacing w:after="0" w:line="240" w:lineRule="auto"/>
              <w:rPr>
                <w:rFonts w:asciiTheme="minorHAnsi" w:eastAsia="Times New Roman" w:hAnsiTheme="minorHAnsi" w:cstheme="minorHAnsi"/>
                <w:color w:val="000000"/>
              </w:rPr>
            </w:pPr>
            <w:r w:rsidRPr="00BC329B">
              <w:rPr>
                <w:rFonts w:asciiTheme="minorHAnsi" w:eastAsia="Times New Roman" w:hAnsiTheme="minorHAnsi" w:cstheme="minorHAnsi"/>
                <w:b/>
                <w:bCs/>
              </w:rPr>
              <w:t xml:space="preserve">EI02EF09-3S04 - </w:t>
            </w:r>
            <w:r w:rsidRPr="00BC329B">
              <w:rPr>
                <w:rFonts w:asciiTheme="minorHAnsi" w:eastAsia="Times New Roman" w:hAnsiTheme="minorHAnsi" w:cstheme="minorHAnsi"/>
                <w:color w:val="000000"/>
              </w:rPr>
              <w:t>Escrever de acordo com as hipóteses que possui sobre a escrita.</w:t>
            </w:r>
          </w:p>
        </w:tc>
        <w:tc>
          <w:tcPr>
            <w:tcW w:w="1712" w:type="dxa"/>
            <w:vMerge/>
            <w:tcBorders>
              <w:top w:val="single" w:sz="4" w:space="0" w:color="auto"/>
              <w:left w:val="nil"/>
              <w:right w:val="single" w:sz="4" w:space="0" w:color="auto"/>
            </w:tcBorders>
            <w:shd w:val="clear" w:color="auto" w:fill="auto"/>
          </w:tcPr>
          <w:p w14:paraId="6A7902CC"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3F6D2CFE"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30DBC61D" w14:textId="77777777" w:rsidTr="00BC329B">
        <w:trPr>
          <w:trHeight w:val="205"/>
          <w:jc w:val="center"/>
        </w:trPr>
        <w:tc>
          <w:tcPr>
            <w:tcW w:w="1836" w:type="dxa"/>
            <w:vMerge/>
            <w:tcBorders>
              <w:left w:val="single" w:sz="4" w:space="0" w:color="auto"/>
              <w:right w:val="single" w:sz="4" w:space="0" w:color="auto"/>
            </w:tcBorders>
            <w:shd w:val="clear" w:color="auto" w:fill="E2EFD9" w:themeFill="accent6" w:themeFillTint="33"/>
          </w:tcPr>
          <w:p w14:paraId="44B3A164"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left w:val="single" w:sz="4" w:space="0" w:color="auto"/>
              <w:right w:val="single" w:sz="4" w:space="0" w:color="auto"/>
            </w:tcBorders>
            <w:shd w:val="clear" w:color="auto" w:fill="D9E2F3" w:themeFill="accent1" w:themeFillTint="33"/>
          </w:tcPr>
          <w:p w14:paraId="3A434468"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423C5" w14:textId="77777777" w:rsidR="00BC329B" w:rsidRPr="00BC329B" w:rsidRDefault="00BC329B" w:rsidP="00BC329B">
            <w:pPr>
              <w:spacing w:after="0"/>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EI02EF09-3S05 - </w:t>
            </w:r>
            <w:r w:rsidRPr="00BC329B">
              <w:rPr>
                <w:rFonts w:asciiTheme="minorHAnsi" w:eastAsiaTheme="minorHAnsi" w:hAnsiTheme="minorHAnsi" w:cstheme="minorHAnsi"/>
                <w:color w:val="000000"/>
                <w:lang w:eastAsia="en-US"/>
              </w:rPr>
              <w:t>Escrever seu nome espontaneamente de acordo com as hipóteses que possui sobre a escrita.</w:t>
            </w:r>
          </w:p>
        </w:tc>
        <w:tc>
          <w:tcPr>
            <w:tcW w:w="1712" w:type="dxa"/>
            <w:vMerge/>
            <w:tcBorders>
              <w:top w:val="single" w:sz="4" w:space="0" w:color="auto"/>
              <w:left w:val="nil"/>
              <w:right w:val="single" w:sz="4" w:space="0" w:color="auto"/>
            </w:tcBorders>
            <w:shd w:val="clear" w:color="auto" w:fill="auto"/>
          </w:tcPr>
          <w:p w14:paraId="50FD1C2D"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192EBB7F"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1E36BA44" w14:textId="77777777" w:rsidTr="00BC329B">
        <w:trPr>
          <w:trHeight w:val="205"/>
          <w:jc w:val="center"/>
        </w:trPr>
        <w:tc>
          <w:tcPr>
            <w:tcW w:w="1836" w:type="dxa"/>
            <w:vMerge/>
            <w:tcBorders>
              <w:left w:val="single" w:sz="4" w:space="0" w:color="auto"/>
              <w:right w:val="single" w:sz="4" w:space="0" w:color="auto"/>
            </w:tcBorders>
            <w:shd w:val="clear" w:color="auto" w:fill="E2EFD9" w:themeFill="accent6" w:themeFillTint="33"/>
          </w:tcPr>
          <w:p w14:paraId="7A4C0B3E"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left w:val="single" w:sz="4" w:space="0" w:color="auto"/>
              <w:right w:val="single" w:sz="4" w:space="0" w:color="auto"/>
            </w:tcBorders>
            <w:shd w:val="clear" w:color="auto" w:fill="D9E2F3" w:themeFill="accent1" w:themeFillTint="33"/>
          </w:tcPr>
          <w:p w14:paraId="52583904"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903316" w14:textId="77777777" w:rsidR="00BC329B" w:rsidRPr="00BC329B" w:rsidRDefault="00BC329B" w:rsidP="00BC329B">
            <w:pPr>
              <w:spacing w:after="0"/>
              <w:jc w:val="both"/>
              <w:rPr>
                <w:rFonts w:asciiTheme="minorHAnsi" w:eastAsiaTheme="minorHAnsi" w:hAnsiTheme="minorHAnsi" w:cstheme="minorHAnsi"/>
                <w:color w:val="000000"/>
                <w:lang w:eastAsia="en-US"/>
              </w:rPr>
            </w:pPr>
            <w:r w:rsidRPr="00BC329B">
              <w:rPr>
                <w:rFonts w:asciiTheme="minorHAnsi" w:eastAsia="Times New Roman" w:hAnsiTheme="minorHAnsi" w:cstheme="minorHAnsi"/>
                <w:b/>
                <w:bCs/>
              </w:rPr>
              <w:t xml:space="preserve">EI02EF09-3S06 - </w:t>
            </w:r>
            <w:r w:rsidRPr="00BC329B">
              <w:rPr>
                <w:rFonts w:asciiTheme="minorHAnsi" w:eastAsiaTheme="minorHAnsi" w:hAnsiTheme="minorHAnsi" w:cstheme="minorHAnsi"/>
                <w:color w:val="000000"/>
                <w:lang w:eastAsia="en-US"/>
              </w:rPr>
              <w:t>Identificar a direção da escrita, considerando situações de leitura guiadas pelo professor.</w:t>
            </w:r>
          </w:p>
        </w:tc>
        <w:tc>
          <w:tcPr>
            <w:tcW w:w="1712" w:type="dxa"/>
            <w:vMerge/>
            <w:tcBorders>
              <w:top w:val="single" w:sz="4" w:space="0" w:color="auto"/>
              <w:left w:val="nil"/>
              <w:right w:val="single" w:sz="4" w:space="0" w:color="auto"/>
            </w:tcBorders>
            <w:shd w:val="clear" w:color="auto" w:fill="auto"/>
          </w:tcPr>
          <w:p w14:paraId="4004844C"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08541F05"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078A8DC3" w14:textId="77777777" w:rsidTr="00BC329B">
        <w:trPr>
          <w:trHeight w:val="205"/>
          <w:jc w:val="center"/>
        </w:trPr>
        <w:tc>
          <w:tcPr>
            <w:tcW w:w="1836" w:type="dxa"/>
            <w:vMerge/>
            <w:tcBorders>
              <w:left w:val="single" w:sz="4" w:space="0" w:color="auto"/>
              <w:right w:val="single" w:sz="4" w:space="0" w:color="auto"/>
            </w:tcBorders>
            <w:shd w:val="clear" w:color="auto" w:fill="E2EFD9" w:themeFill="accent6" w:themeFillTint="33"/>
          </w:tcPr>
          <w:p w14:paraId="34948611"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left w:val="single" w:sz="4" w:space="0" w:color="auto"/>
              <w:right w:val="single" w:sz="4" w:space="0" w:color="auto"/>
            </w:tcBorders>
            <w:shd w:val="clear" w:color="auto" w:fill="D9E2F3" w:themeFill="accent1" w:themeFillTint="33"/>
          </w:tcPr>
          <w:p w14:paraId="40E7F8F7"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tcPr>
          <w:p w14:paraId="1E46FDD0" w14:textId="77777777" w:rsidR="00BC329B" w:rsidRPr="00BC329B" w:rsidRDefault="00BC329B" w:rsidP="00BC329B">
            <w:pPr>
              <w:spacing w:after="0"/>
              <w:jc w:val="both"/>
              <w:rPr>
                <w:rFonts w:asciiTheme="minorHAnsi" w:eastAsia="Times New Roman" w:hAnsiTheme="minorHAnsi" w:cstheme="minorHAnsi"/>
                <w:b/>
                <w:bCs/>
                <w:color w:val="000000"/>
              </w:rPr>
            </w:pPr>
            <w:r w:rsidRPr="00BC329B">
              <w:rPr>
                <w:rFonts w:asciiTheme="minorHAnsi" w:eastAsia="Times New Roman" w:hAnsiTheme="minorHAnsi" w:cstheme="minorHAnsi"/>
                <w:b/>
                <w:bCs/>
              </w:rPr>
              <w:t xml:space="preserve">EI02EF09-3S07 - </w:t>
            </w:r>
            <w:r w:rsidRPr="00BC329B">
              <w:rPr>
                <w:rFonts w:asciiTheme="minorHAnsi" w:eastAsiaTheme="minorHAnsi" w:hAnsiTheme="minorHAnsi" w:cstheme="minorHAnsi"/>
                <w:color w:val="000000"/>
                <w:lang w:eastAsia="en-US"/>
              </w:rPr>
              <w:t>Levantar hipóteses sobre a escrita e sua representação gráfica considerando suas ideias e as diferentes ferramentas utilizadas p</w:t>
            </w:r>
            <w:r w:rsidRPr="00BC329B">
              <w:rPr>
                <w:rFonts w:ascii="Lato-Regular" w:eastAsiaTheme="minorHAnsi" w:hAnsi="Lato-Regular" w:cstheme="minorHAnsi"/>
                <w:color w:val="000000"/>
                <w:sz w:val="20"/>
                <w:szCs w:val="20"/>
                <w:lang w:eastAsia="en-US"/>
              </w:rPr>
              <w:t xml:space="preserve">ara </w:t>
            </w:r>
            <w:r w:rsidRPr="00BC329B">
              <w:rPr>
                <w:rFonts w:asciiTheme="minorHAnsi" w:eastAsiaTheme="minorHAnsi" w:hAnsiTheme="minorHAnsi" w:cstheme="minorHAnsi"/>
                <w:color w:val="000000"/>
                <w:lang w:eastAsia="en-US"/>
              </w:rPr>
              <w:t>produzir a escrita.</w:t>
            </w:r>
          </w:p>
        </w:tc>
        <w:tc>
          <w:tcPr>
            <w:tcW w:w="1712" w:type="dxa"/>
            <w:vMerge/>
            <w:tcBorders>
              <w:top w:val="single" w:sz="4" w:space="0" w:color="auto"/>
              <w:left w:val="nil"/>
              <w:right w:val="single" w:sz="4" w:space="0" w:color="auto"/>
            </w:tcBorders>
            <w:shd w:val="clear" w:color="auto" w:fill="auto"/>
          </w:tcPr>
          <w:p w14:paraId="2483E57D"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7307A67A"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4E974F13" w14:textId="77777777" w:rsidTr="00BC329B">
        <w:trPr>
          <w:trHeight w:val="205"/>
          <w:jc w:val="center"/>
        </w:trPr>
        <w:tc>
          <w:tcPr>
            <w:tcW w:w="1836" w:type="dxa"/>
            <w:vMerge/>
            <w:tcBorders>
              <w:left w:val="single" w:sz="4" w:space="0" w:color="auto"/>
              <w:right w:val="single" w:sz="4" w:space="0" w:color="auto"/>
            </w:tcBorders>
            <w:shd w:val="clear" w:color="auto" w:fill="E2EFD9" w:themeFill="accent6" w:themeFillTint="33"/>
          </w:tcPr>
          <w:p w14:paraId="696D13A1"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left w:val="single" w:sz="4" w:space="0" w:color="auto"/>
              <w:right w:val="single" w:sz="4" w:space="0" w:color="auto"/>
            </w:tcBorders>
            <w:shd w:val="clear" w:color="auto" w:fill="D9E2F3" w:themeFill="accent1" w:themeFillTint="33"/>
          </w:tcPr>
          <w:p w14:paraId="1897049F"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990846" w14:textId="77777777" w:rsidR="00BC329B" w:rsidRPr="00BC329B" w:rsidRDefault="00BC329B" w:rsidP="00BC329B">
            <w:pPr>
              <w:spacing w:after="0"/>
              <w:rPr>
                <w:rFonts w:asciiTheme="minorHAnsi" w:eastAsia="Times New Roman" w:hAnsiTheme="minorHAnsi" w:cstheme="minorHAnsi"/>
                <w:b/>
                <w:bCs/>
                <w:color w:val="000000"/>
              </w:rPr>
            </w:pPr>
            <w:r w:rsidRPr="00BC329B">
              <w:rPr>
                <w:rFonts w:asciiTheme="minorHAnsi" w:eastAsia="Times New Roman" w:hAnsiTheme="minorHAnsi" w:cstheme="minorHAnsi"/>
                <w:b/>
                <w:bCs/>
              </w:rPr>
              <w:t xml:space="preserve">EI02EF09-3S08 - </w:t>
            </w:r>
            <w:r w:rsidRPr="00BC329B">
              <w:rPr>
                <w:rFonts w:asciiTheme="minorHAnsi" w:eastAsiaTheme="minorHAnsi" w:hAnsiTheme="minorHAnsi" w:cstheme="minorHAnsi"/>
                <w:color w:val="000000"/>
                <w:lang w:eastAsia="en-US"/>
              </w:rPr>
              <w:t>Desenhar e escrever livremente utilizando materiais diversificados, como giz de cera, canetinhas e lápis de cor.</w:t>
            </w:r>
          </w:p>
        </w:tc>
        <w:tc>
          <w:tcPr>
            <w:tcW w:w="1712" w:type="dxa"/>
            <w:vMerge/>
            <w:tcBorders>
              <w:top w:val="single" w:sz="4" w:space="0" w:color="auto"/>
              <w:left w:val="nil"/>
              <w:right w:val="single" w:sz="4" w:space="0" w:color="auto"/>
            </w:tcBorders>
            <w:shd w:val="clear" w:color="auto" w:fill="auto"/>
          </w:tcPr>
          <w:p w14:paraId="2DDF4E55"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6ACCD1BE"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308DD100" w14:textId="77777777" w:rsidTr="00BC329B">
        <w:trPr>
          <w:trHeight w:val="205"/>
          <w:jc w:val="center"/>
        </w:trPr>
        <w:tc>
          <w:tcPr>
            <w:tcW w:w="1836" w:type="dxa"/>
            <w:vMerge/>
            <w:tcBorders>
              <w:left w:val="single" w:sz="4" w:space="0" w:color="auto"/>
              <w:right w:val="single" w:sz="4" w:space="0" w:color="auto"/>
            </w:tcBorders>
            <w:shd w:val="clear" w:color="auto" w:fill="E2EFD9" w:themeFill="accent6" w:themeFillTint="33"/>
          </w:tcPr>
          <w:p w14:paraId="1DC158DB"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left w:val="single" w:sz="4" w:space="0" w:color="auto"/>
              <w:right w:val="single" w:sz="4" w:space="0" w:color="auto"/>
            </w:tcBorders>
            <w:shd w:val="clear" w:color="auto" w:fill="D9E2F3" w:themeFill="accent1" w:themeFillTint="33"/>
          </w:tcPr>
          <w:p w14:paraId="1D7A91F1"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3D8FDD" w14:textId="77777777" w:rsidR="00BC329B" w:rsidRPr="00BC329B" w:rsidRDefault="00BC329B" w:rsidP="00BC329B">
            <w:pPr>
              <w:spacing w:after="0"/>
              <w:jc w:val="both"/>
              <w:rPr>
                <w:rFonts w:asciiTheme="minorHAnsi" w:eastAsia="Times New Roman" w:hAnsiTheme="minorHAnsi" w:cstheme="minorHAnsi"/>
                <w:b/>
                <w:bCs/>
              </w:rPr>
            </w:pPr>
            <w:r w:rsidRPr="00BC329B">
              <w:rPr>
                <w:rFonts w:asciiTheme="minorHAnsi" w:eastAsia="Times New Roman" w:hAnsiTheme="minorHAnsi" w:cstheme="minorHAnsi"/>
                <w:b/>
                <w:bCs/>
              </w:rPr>
              <w:t xml:space="preserve">EI02EF09-3S09 - </w:t>
            </w:r>
            <w:r w:rsidRPr="00BC329B">
              <w:rPr>
                <w:rFonts w:asciiTheme="minorHAnsi" w:eastAsiaTheme="minorHAnsi" w:hAnsiTheme="minorHAnsi" w:cstheme="minorHAnsi"/>
                <w:color w:val="000000"/>
                <w:lang w:eastAsia="en-US"/>
              </w:rPr>
              <w:t>Produzir símbolos gráficos para representar a escrita.</w:t>
            </w:r>
          </w:p>
        </w:tc>
        <w:tc>
          <w:tcPr>
            <w:tcW w:w="1712" w:type="dxa"/>
            <w:vMerge/>
            <w:tcBorders>
              <w:top w:val="single" w:sz="4" w:space="0" w:color="auto"/>
              <w:left w:val="nil"/>
              <w:right w:val="single" w:sz="4" w:space="0" w:color="auto"/>
            </w:tcBorders>
            <w:shd w:val="clear" w:color="auto" w:fill="auto"/>
          </w:tcPr>
          <w:p w14:paraId="0EC4C570"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2DD71D5A"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37C08EA9" w14:textId="77777777" w:rsidTr="00BC329B">
        <w:trPr>
          <w:trHeight w:val="450"/>
          <w:jc w:val="center"/>
        </w:trPr>
        <w:tc>
          <w:tcPr>
            <w:tcW w:w="1836" w:type="dxa"/>
            <w:vMerge/>
            <w:tcBorders>
              <w:left w:val="single" w:sz="4" w:space="0" w:color="auto"/>
              <w:right w:val="single" w:sz="4" w:space="0" w:color="auto"/>
            </w:tcBorders>
            <w:shd w:val="clear" w:color="auto" w:fill="E2EFD9" w:themeFill="accent6" w:themeFillTint="33"/>
          </w:tcPr>
          <w:p w14:paraId="4B97B588" w14:textId="77777777" w:rsidR="00BC329B" w:rsidRPr="00BC329B" w:rsidRDefault="00BC329B" w:rsidP="00BC329B">
            <w:pPr>
              <w:jc w:val="center"/>
              <w:rPr>
                <w:rFonts w:asciiTheme="minorHAnsi" w:eastAsiaTheme="minorHAnsi" w:hAnsiTheme="minorHAnsi" w:cstheme="minorHAnsi"/>
                <w:b/>
                <w:bCs/>
                <w:color w:val="000000"/>
                <w:lang w:eastAsia="en-US"/>
              </w:rPr>
            </w:pPr>
          </w:p>
        </w:tc>
        <w:tc>
          <w:tcPr>
            <w:tcW w:w="2412" w:type="dxa"/>
            <w:vMerge/>
            <w:tcBorders>
              <w:left w:val="single" w:sz="4" w:space="0" w:color="auto"/>
              <w:right w:val="single" w:sz="4" w:space="0" w:color="auto"/>
            </w:tcBorders>
            <w:shd w:val="clear" w:color="auto" w:fill="D9E2F3" w:themeFill="accent1" w:themeFillTint="33"/>
          </w:tcPr>
          <w:p w14:paraId="161BF5A8" w14:textId="77777777" w:rsidR="00BC329B" w:rsidRPr="00BC329B" w:rsidRDefault="00BC329B" w:rsidP="00BC329B">
            <w:pPr>
              <w:spacing w:after="0" w:line="240" w:lineRule="auto"/>
              <w:rPr>
                <w:rFonts w:asciiTheme="minorHAnsi" w:eastAsia="Times New Roman" w:hAnsiTheme="minorHAnsi" w:cstheme="minorHAnsi"/>
                <w:color w:val="000000"/>
              </w:rPr>
            </w:pPr>
          </w:p>
        </w:tc>
        <w:tc>
          <w:tcPr>
            <w:tcW w:w="7272" w:type="dxa"/>
            <w:vMerge w:val="restart"/>
            <w:tcBorders>
              <w:top w:val="single" w:sz="4" w:space="0" w:color="auto"/>
              <w:left w:val="single" w:sz="4" w:space="0" w:color="auto"/>
              <w:right w:val="single" w:sz="4" w:space="0" w:color="auto"/>
            </w:tcBorders>
            <w:shd w:val="clear" w:color="auto" w:fill="FFFFFF" w:themeFill="background1"/>
            <w:vAlign w:val="center"/>
          </w:tcPr>
          <w:p w14:paraId="49ABD9F0" w14:textId="77777777" w:rsidR="00BC329B" w:rsidRPr="00BC329B" w:rsidRDefault="00BC329B" w:rsidP="00BC329B">
            <w:pPr>
              <w:spacing w:after="0" w:line="240" w:lineRule="auto"/>
              <w:contextualSpacing/>
              <w:jc w:val="both"/>
              <w:rPr>
                <w:rFonts w:asciiTheme="minorHAnsi" w:eastAsia="Times New Roman" w:hAnsiTheme="minorHAnsi" w:cstheme="minorHAnsi"/>
                <w:color w:val="000000"/>
              </w:rPr>
            </w:pPr>
            <w:r w:rsidRPr="00BC329B">
              <w:rPr>
                <w:rFonts w:asciiTheme="minorHAnsi" w:eastAsia="Times New Roman" w:hAnsiTheme="minorHAnsi" w:cstheme="minorHAnsi"/>
                <w:b/>
                <w:bCs/>
              </w:rPr>
              <w:t xml:space="preserve">EI02EF09-3S10 - </w:t>
            </w:r>
            <w:r w:rsidRPr="00BC329B">
              <w:rPr>
                <w:rFonts w:asciiTheme="minorHAnsi" w:eastAsiaTheme="minorHAnsi" w:hAnsiTheme="minorHAnsi" w:cstheme="minorHAnsi"/>
                <w:color w:val="000000"/>
                <w:lang w:eastAsia="en-US"/>
              </w:rPr>
              <w:t>Participar de situações de produção espontânea desenvolvendo comportamento de escritor, coletivamente.</w:t>
            </w:r>
          </w:p>
        </w:tc>
        <w:tc>
          <w:tcPr>
            <w:tcW w:w="1712" w:type="dxa"/>
            <w:vMerge/>
            <w:tcBorders>
              <w:top w:val="single" w:sz="4" w:space="0" w:color="auto"/>
              <w:left w:val="nil"/>
              <w:right w:val="single" w:sz="4" w:space="0" w:color="auto"/>
            </w:tcBorders>
            <w:shd w:val="clear" w:color="auto" w:fill="auto"/>
          </w:tcPr>
          <w:p w14:paraId="60D4B6F5"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c>
          <w:tcPr>
            <w:tcW w:w="2498" w:type="dxa"/>
            <w:vMerge/>
            <w:tcBorders>
              <w:top w:val="single" w:sz="4" w:space="0" w:color="auto"/>
              <w:left w:val="nil"/>
              <w:right w:val="single" w:sz="4" w:space="0" w:color="auto"/>
            </w:tcBorders>
            <w:shd w:val="clear" w:color="auto" w:fill="auto"/>
          </w:tcPr>
          <w:p w14:paraId="5B7BCEFC" w14:textId="77777777" w:rsidR="00BC329B" w:rsidRPr="00BC329B" w:rsidRDefault="00BC329B" w:rsidP="00BC329B">
            <w:pPr>
              <w:spacing w:after="0" w:line="240" w:lineRule="auto"/>
              <w:jc w:val="center"/>
              <w:rPr>
                <w:rFonts w:asciiTheme="minorHAnsi" w:eastAsia="Times New Roman" w:hAnsiTheme="minorHAnsi" w:cstheme="minorHAnsi"/>
                <w:color w:val="000000"/>
              </w:rPr>
            </w:pPr>
          </w:p>
        </w:tc>
      </w:tr>
      <w:tr w:rsidR="00BC329B" w:rsidRPr="00BC329B" w14:paraId="5A0DBDA2" w14:textId="77777777" w:rsidTr="00BC329B">
        <w:trPr>
          <w:trHeight w:val="20"/>
          <w:jc w:val="center"/>
        </w:trPr>
        <w:tc>
          <w:tcPr>
            <w:tcW w:w="1836" w:type="dxa"/>
            <w:tcBorders>
              <w:left w:val="single" w:sz="4" w:space="0" w:color="auto"/>
              <w:bottom w:val="single" w:sz="4" w:space="0" w:color="auto"/>
              <w:right w:val="single" w:sz="4" w:space="0" w:color="auto"/>
            </w:tcBorders>
            <w:shd w:val="clear" w:color="auto" w:fill="E2EFD9" w:themeFill="accent6" w:themeFillTint="33"/>
            <w:vAlign w:val="center"/>
          </w:tcPr>
          <w:p w14:paraId="712DBF8F" w14:textId="77777777" w:rsidR="00BC329B" w:rsidRPr="00BC329B" w:rsidRDefault="00BC329B" w:rsidP="00BC329B">
            <w:pPr>
              <w:spacing w:after="0" w:line="240" w:lineRule="auto"/>
              <w:jc w:val="center"/>
              <w:rPr>
                <w:rFonts w:asciiTheme="minorHAnsi" w:eastAsia="Times New Roman" w:hAnsiTheme="minorHAnsi" w:cstheme="minorHAnsi"/>
                <w:b/>
                <w:bCs/>
                <w:color w:val="000000"/>
              </w:rPr>
            </w:pPr>
          </w:p>
        </w:tc>
        <w:tc>
          <w:tcPr>
            <w:tcW w:w="2412" w:type="dxa"/>
            <w:tcBorders>
              <w:left w:val="single" w:sz="4" w:space="0" w:color="auto"/>
              <w:bottom w:val="single" w:sz="4" w:space="0" w:color="auto"/>
              <w:right w:val="single" w:sz="4" w:space="0" w:color="auto"/>
            </w:tcBorders>
            <w:shd w:val="clear" w:color="auto" w:fill="D9E2F3" w:themeFill="accent1" w:themeFillTint="33"/>
          </w:tcPr>
          <w:p w14:paraId="031ACCCF" w14:textId="77777777" w:rsidR="00BC329B" w:rsidRPr="00BC329B" w:rsidRDefault="00BC329B" w:rsidP="00BC329B">
            <w:pPr>
              <w:spacing w:after="0" w:line="240" w:lineRule="auto"/>
              <w:ind w:left="360"/>
              <w:jc w:val="both"/>
              <w:rPr>
                <w:rFonts w:asciiTheme="minorHAnsi" w:eastAsia="Times New Roman" w:hAnsiTheme="minorHAnsi" w:cstheme="minorHAnsi"/>
                <w:color w:val="000000"/>
              </w:rPr>
            </w:pPr>
          </w:p>
        </w:tc>
        <w:tc>
          <w:tcPr>
            <w:tcW w:w="7272" w:type="dxa"/>
            <w:vMerge/>
            <w:tcBorders>
              <w:left w:val="single" w:sz="4" w:space="0" w:color="auto"/>
              <w:bottom w:val="single" w:sz="4" w:space="0" w:color="auto"/>
              <w:right w:val="single" w:sz="4" w:space="0" w:color="auto"/>
            </w:tcBorders>
            <w:shd w:val="clear" w:color="auto" w:fill="auto"/>
            <w:vAlign w:val="center"/>
          </w:tcPr>
          <w:p w14:paraId="362FDE6B" w14:textId="77777777" w:rsidR="00BC329B" w:rsidRPr="00BC329B" w:rsidRDefault="00BC329B" w:rsidP="00BC329B">
            <w:pPr>
              <w:rPr>
                <w:rFonts w:asciiTheme="minorHAnsi" w:eastAsiaTheme="minorHAnsi" w:hAnsiTheme="minorHAnsi" w:cstheme="minorHAnsi"/>
                <w:color w:val="000000"/>
                <w:lang w:eastAsia="en-US"/>
              </w:rPr>
            </w:pPr>
          </w:p>
        </w:tc>
        <w:tc>
          <w:tcPr>
            <w:tcW w:w="1712" w:type="dxa"/>
            <w:tcBorders>
              <w:left w:val="nil"/>
              <w:bottom w:val="single" w:sz="4" w:space="0" w:color="auto"/>
              <w:right w:val="single" w:sz="4" w:space="0" w:color="auto"/>
            </w:tcBorders>
            <w:shd w:val="clear" w:color="auto" w:fill="auto"/>
          </w:tcPr>
          <w:p w14:paraId="657471B5" w14:textId="77777777" w:rsidR="00BC329B" w:rsidRPr="00BC329B" w:rsidRDefault="00BC329B" w:rsidP="00BC329B">
            <w:pPr>
              <w:spacing w:after="0" w:line="240" w:lineRule="auto"/>
              <w:ind w:left="360"/>
              <w:jc w:val="both"/>
              <w:rPr>
                <w:rFonts w:asciiTheme="minorHAnsi" w:eastAsia="Times New Roman" w:hAnsiTheme="minorHAnsi" w:cstheme="minorHAnsi"/>
                <w:color w:val="000000"/>
              </w:rPr>
            </w:pPr>
          </w:p>
        </w:tc>
        <w:tc>
          <w:tcPr>
            <w:tcW w:w="2498" w:type="dxa"/>
            <w:tcBorders>
              <w:left w:val="nil"/>
              <w:bottom w:val="single" w:sz="4" w:space="0" w:color="auto"/>
              <w:right w:val="single" w:sz="4" w:space="0" w:color="auto"/>
            </w:tcBorders>
            <w:shd w:val="clear" w:color="auto" w:fill="auto"/>
          </w:tcPr>
          <w:p w14:paraId="3F3B1E7F" w14:textId="77777777" w:rsidR="00BC329B" w:rsidRPr="00BC329B" w:rsidRDefault="00BC329B" w:rsidP="00BC329B">
            <w:pPr>
              <w:spacing w:after="0" w:line="240" w:lineRule="auto"/>
              <w:ind w:left="360"/>
              <w:contextualSpacing/>
              <w:jc w:val="both"/>
              <w:rPr>
                <w:rFonts w:asciiTheme="minorHAnsi" w:eastAsia="Times New Roman" w:hAnsiTheme="minorHAnsi" w:cstheme="minorHAnsi"/>
                <w:color w:val="000000"/>
              </w:rPr>
            </w:pPr>
          </w:p>
        </w:tc>
      </w:tr>
    </w:tbl>
    <w:tbl>
      <w:tblPr>
        <w:tblpPr w:leftFromText="141" w:rightFromText="141" w:vertAnchor="page" w:horzAnchor="margin" w:tblpY="604"/>
        <w:tblW w:w="15730" w:type="dxa"/>
        <w:tblCellMar>
          <w:left w:w="70" w:type="dxa"/>
          <w:right w:w="70" w:type="dxa"/>
        </w:tblCellMar>
        <w:tblLook w:val="04A0" w:firstRow="1" w:lastRow="0" w:firstColumn="1" w:lastColumn="0" w:noHBand="0" w:noVBand="1"/>
      </w:tblPr>
      <w:tblGrid>
        <w:gridCol w:w="1836"/>
        <w:gridCol w:w="1866"/>
        <w:gridCol w:w="7754"/>
        <w:gridCol w:w="1726"/>
        <w:gridCol w:w="2548"/>
      </w:tblGrid>
      <w:tr w:rsidR="003F02C0" w:rsidRPr="00B478AC" w14:paraId="3EF3F343" w14:textId="77777777" w:rsidTr="003F02C0">
        <w:trPr>
          <w:trHeight w:val="510"/>
        </w:trPr>
        <w:tc>
          <w:tcPr>
            <w:tcW w:w="1573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A36AF68" w14:textId="77777777" w:rsidR="003F02C0" w:rsidRPr="002A2755" w:rsidRDefault="003F02C0" w:rsidP="003F02C0">
            <w:pPr>
              <w:spacing w:after="0" w:line="240" w:lineRule="auto"/>
              <w:jc w:val="center"/>
              <w:rPr>
                <w:rFonts w:eastAsia="Times New Roman"/>
                <w:b/>
                <w:bCs/>
                <w:color w:val="8EAADB" w:themeColor="accent1" w:themeTint="99"/>
                <w:sz w:val="44"/>
                <w:szCs w:val="44"/>
              </w:rPr>
            </w:pPr>
            <w:r w:rsidRPr="003D66A9">
              <w:rPr>
                <w:rFonts w:eastAsia="Times New Roman"/>
                <w:b/>
                <w:bCs/>
                <w:color w:val="8EAADB" w:themeColor="accent1" w:themeTint="99"/>
                <w:sz w:val="44"/>
                <w:szCs w:val="44"/>
              </w:rPr>
              <w:lastRenderedPageBreak/>
              <w:t>SESI – Educação Infantil</w:t>
            </w:r>
          </w:p>
        </w:tc>
      </w:tr>
      <w:tr w:rsidR="003F02C0" w:rsidRPr="00B478AC" w14:paraId="6F2BF4DC" w14:textId="77777777" w:rsidTr="003F02C0">
        <w:trPr>
          <w:trHeight w:val="170"/>
        </w:trPr>
        <w:tc>
          <w:tcPr>
            <w:tcW w:w="15730"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2FC819F2" w14:textId="77777777" w:rsidR="003F02C0" w:rsidRDefault="003F02C0" w:rsidP="003F02C0">
            <w:pPr>
              <w:spacing w:after="0" w:line="240" w:lineRule="auto"/>
              <w:jc w:val="center"/>
              <w:rPr>
                <w:rFonts w:eastAsia="Times New Roman"/>
                <w:b/>
                <w:bCs/>
                <w:sz w:val="20"/>
                <w:szCs w:val="20"/>
              </w:rPr>
            </w:pPr>
          </w:p>
          <w:p w14:paraId="2A983321" w14:textId="77777777" w:rsidR="003F02C0" w:rsidRDefault="003F02C0" w:rsidP="003F02C0">
            <w:pPr>
              <w:autoSpaceDE w:val="0"/>
              <w:autoSpaceDN w:val="0"/>
              <w:adjustRightInd w:val="0"/>
              <w:spacing w:after="0" w:line="240" w:lineRule="auto"/>
              <w:jc w:val="center"/>
              <w:rPr>
                <w:rFonts w:eastAsia="Times New Roman"/>
                <w:b/>
                <w:bCs/>
                <w:color w:val="2F5496" w:themeColor="accent1" w:themeShade="BF"/>
                <w:sz w:val="28"/>
                <w:szCs w:val="28"/>
              </w:rPr>
            </w:pPr>
            <w:r>
              <w:rPr>
                <w:rFonts w:eastAsia="Times New Roman"/>
                <w:b/>
                <w:bCs/>
                <w:color w:val="2F5496" w:themeColor="accent1" w:themeShade="BF"/>
                <w:sz w:val="28"/>
                <w:szCs w:val="28"/>
              </w:rPr>
              <w:t>CAMPO DE EXPERIÊNCIAS:</w:t>
            </w:r>
            <w:r>
              <w:rPr>
                <w:rFonts w:ascii="Gotham-Medium" w:hAnsi="Gotham-Medium" w:cs="Gotham-Medium"/>
                <w:color w:val="2F9F48"/>
                <w:sz w:val="34"/>
                <w:szCs w:val="34"/>
              </w:rPr>
              <w:t xml:space="preserve"> </w:t>
            </w:r>
            <w:r w:rsidRPr="00B97C82">
              <w:rPr>
                <w:rFonts w:eastAsia="Times New Roman"/>
                <w:b/>
                <w:bCs/>
                <w:color w:val="2F5496" w:themeColor="accent1" w:themeShade="BF"/>
                <w:sz w:val="28"/>
                <w:szCs w:val="28"/>
              </w:rPr>
              <w:t>“ESPAÇOS, TEMPOS,</w:t>
            </w:r>
            <w:r>
              <w:rPr>
                <w:rFonts w:eastAsia="Times New Roman"/>
                <w:b/>
                <w:bCs/>
                <w:color w:val="2F5496" w:themeColor="accent1" w:themeShade="BF"/>
                <w:sz w:val="28"/>
                <w:szCs w:val="28"/>
              </w:rPr>
              <w:t xml:space="preserve"> </w:t>
            </w:r>
            <w:r w:rsidRPr="00B97C82">
              <w:rPr>
                <w:rFonts w:eastAsia="Times New Roman"/>
                <w:b/>
                <w:bCs/>
                <w:color w:val="2F5496" w:themeColor="accent1" w:themeShade="BF"/>
                <w:sz w:val="28"/>
                <w:szCs w:val="28"/>
              </w:rPr>
              <w:t xml:space="preserve">QUANTIDADES, RELAÇÕES E TRANSFORMAÇÕES” - Crianças bem pequenas </w:t>
            </w:r>
          </w:p>
          <w:p w14:paraId="2BEE4724" w14:textId="77777777" w:rsidR="003F02C0" w:rsidRPr="00DF7A9A" w:rsidRDefault="003F02C0" w:rsidP="003F02C0">
            <w:pPr>
              <w:autoSpaceDE w:val="0"/>
              <w:autoSpaceDN w:val="0"/>
              <w:adjustRightInd w:val="0"/>
              <w:spacing w:after="0" w:line="240" w:lineRule="auto"/>
              <w:jc w:val="center"/>
              <w:rPr>
                <w:rFonts w:eastAsia="Times New Roman"/>
                <w:b/>
                <w:bCs/>
                <w:color w:val="2F5496" w:themeColor="accent1" w:themeShade="BF"/>
                <w:sz w:val="28"/>
                <w:szCs w:val="28"/>
              </w:rPr>
            </w:pPr>
            <w:r w:rsidRPr="00B97C82">
              <w:rPr>
                <w:rFonts w:eastAsia="Times New Roman"/>
                <w:b/>
                <w:bCs/>
                <w:color w:val="2F5496" w:themeColor="accent1" w:themeShade="BF"/>
                <w:sz w:val="28"/>
                <w:szCs w:val="28"/>
              </w:rPr>
              <w:t>(3 anos e 11 meses)</w:t>
            </w:r>
          </w:p>
        </w:tc>
      </w:tr>
      <w:tr w:rsidR="003F02C0" w:rsidRPr="00B478AC" w14:paraId="7A973FF5" w14:textId="77777777" w:rsidTr="003F02C0">
        <w:trPr>
          <w:trHeight w:val="477"/>
        </w:trPr>
        <w:tc>
          <w:tcPr>
            <w:tcW w:w="183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045D9263" w14:textId="77777777" w:rsidR="003F02C0" w:rsidRPr="0062393A" w:rsidRDefault="003F02C0" w:rsidP="003F02C0">
            <w:pPr>
              <w:spacing w:after="0" w:line="240" w:lineRule="auto"/>
              <w:jc w:val="center"/>
              <w:rPr>
                <w:rFonts w:eastAsia="Times New Roman"/>
                <w:b/>
                <w:bCs/>
                <w:sz w:val="18"/>
                <w:szCs w:val="18"/>
              </w:rPr>
            </w:pPr>
            <w:r w:rsidRPr="00B478AC">
              <w:rPr>
                <w:rFonts w:eastAsia="Times New Roman"/>
                <w:b/>
                <w:bCs/>
                <w:sz w:val="20"/>
                <w:szCs w:val="20"/>
              </w:rPr>
              <w:t>OBJETIVOS DE APRENDIZAGEM E DESENVOLVIMENTO</w:t>
            </w:r>
            <w:r>
              <w:rPr>
                <w:rFonts w:eastAsia="Times New Roman"/>
                <w:b/>
                <w:bCs/>
                <w:sz w:val="20"/>
                <w:szCs w:val="20"/>
              </w:rPr>
              <w:t xml:space="preserve"> BNCC</w:t>
            </w:r>
          </w:p>
        </w:tc>
        <w:tc>
          <w:tcPr>
            <w:tcW w:w="1866"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14C59A30" w14:textId="77777777" w:rsidR="003F02C0" w:rsidRPr="0062393A" w:rsidRDefault="003F02C0" w:rsidP="003F02C0">
            <w:pPr>
              <w:spacing w:after="0" w:line="240" w:lineRule="auto"/>
              <w:jc w:val="center"/>
              <w:rPr>
                <w:rFonts w:eastAsia="Times New Roman"/>
                <w:b/>
                <w:bCs/>
                <w:sz w:val="18"/>
                <w:szCs w:val="18"/>
              </w:rPr>
            </w:pPr>
            <w:r w:rsidRPr="001D0EEC">
              <w:rPr>
                <w:rFonts w:eastAsia="Times New Roman"/>
                <w:b/>
                <w:bCs/>
                <w:sz w:val="20"/>
                <w:szCs w:val="20"/>
              </w:rPr>
              <w:t>COMPETÊNCIAS GERAIS DA BNCC</w:t>
            </w:r>
          </w:p>
        </w:tc>
        <w:tc>
          <w:tcPr>
            <w:tcW w:w="7754" w:type="dxa"/>
            <w:tcBorders>
              <w:top w:val="single" w:sz="4" w:space="0" w:color="auto"/>
              <w:left w:val="nil"/>
              <w:bottom w:val="single" w:sz="4" w:space="0" w:color="auto"/>
              <w:right w:val="single" w:sz="4" w:space="0" w:color="auto"/>
            </w:tcBorders>
            <w:shd w:val="clear" w:color="auto" w:fill="auto"/>
            <w:vAlign w:val="center"/>
          </w:tcPr>
          <w:p w14:paraId="7BB8DC14" w14:textId="77777777" w:rsidR="003F02C0" w:rsidRDefault="003F02C0" w:rsidP="003F02C0">
            <w:pPr>
              <w:spacing w:after="0" w:line="240" w:lineRule="auto"/>
              <w:jc w:val="center"/>
              <w:rPr>
                <w:rFonts w:eastAsia="Times New Roman"/>
                <w:b/>
                <w:bCs/>
                <w:sz w:val="20"/>
                <w:szCs w:val="20"/>
              </w:rPr>
            </w:pPr>
            <w:r w:rsidRPr="00B478AC">
              <w:rPr>
                <w:rFonts w:eastAsia="Times New Roman"/>
                <w:b/>
                <w:bCs/>
                <w:sz w:val="20"/>
                <w:szCs w:val="20"/>
              </w:rPr>
              <w:t>OBJETIVOS DE APRENDIZAGEM E DESENVOLVIMENTO</w:t>
            </w:r>
            <w:r>
              <w:rPr>
                <w:rFonts w:eastAsia="Times New Roman"/>
                <w:b/>
                <w:bCs/>
                <w:sz w:val="20"/>
                <w:szCs w:val="20"/>
              </w:rPr>
              <w:t xml:space="preserve"> SESI</w:t>
            </w:r>
          </w:p>
          <w:p w14:paraId="7DDFF7C1" w14:textId="77777777" w:rsidR="003F02C0" w:rsidRPr="000E3104" w:rsidRDefault="003F02C0" w:rsidP="003F02C0">
            <w:pPr>
              <w:spacing w:after="0" w:line="240" w:lineRule="auto"/>
              <w:jc w:val="center"/>
              <w:rPr>
                <w:rFonts w:eastAsia="Times New Roman"/>
                <w:b/>
                <w:bCs/>
                <w:sz w:val="20"/>
                <w:szCs w:val="20"/>
              </w:rPr>
            </w:pPr>
            <w:r w:rsidRPr="000E3104">
              <w:rPr>
                <w:rFonts w:eastAsia="Times New Roman"/>
                <w:b/>
                <w:bCs/>
                <w:sz w:val="20"/>
                <w:szCs w:val="20"/>
              </w:rPr>
              <w:t>3 ANOS</w:t>
            </w:r>
          </w:p>
        </w:tc>
        <w:tc>
          <w:tcPr>
            <w:tcW w:w="1726" w:type="dxa"/>
            <w:tcBorders>
              <w:top w:val="single" w:sz="4" w:space="0" w:color="auto"/>
              <w:left w:val="nil"/>
              <w:bottom w:val="single" w:sz="4" w:space="0" w:color="auto"/>
              <w:right w:val="single" w:sz="4" w:space="0" w:color="auto"/>
            </w:tcBorders>
            <w:shd w:val="clear" w:color="auto" w:fill="auto"/>
            <w:vAlign w:val="center"/>
          </w:tcPr>
          <w:p w14:paraId="14309722" w14:textId="77777777" w:rsidR="003F02C0" w:rsidRPr="001D0EEC" w:rsidRDefault="003F02C0" w:rsidP="003F02C0">
            <w:pPr>
              <w:spacing w:after="0" w:line="240" w:lineRule="auto"/>
              <w:jc w:val="center"/>
              <w:rPr>
                <w:rFonts w:eastAsia="Times New Roman"/>
                <w:b/>
                <w:bCs/>
                <w:sz w:val="20"/>
                <w:szCs w:val="20"/>
              </w:rPr>
            </w:pPr>
            <w:r w:rsidRPr="001D0EEC">
              <w:rPr>
                <w:rFonts w:eastAsia="Times New Roman"/>
                <w:b/>
                <w:bCs/>
                <w:sz w:val="20"/>
                <w:szCs w:val="20"/>
              </w:rPr>
              <w:t>DIREITOS DE APRENDIZAGEM</w:t>
            </w:r>
          </w:p>
        </w:tc>
        <w:tc>
          <w:tcPr>
            <w:tcW w:w="2548" w:type="dxa"/>
            <w:tcBorders>
              <w:top w:val="single" w:sz="4" w:space="0" w:color="auto"/>
              <w:left w:val="nil"/>
              <w:bottom w:val="single" w:sz="4" w:space="0" w:color="auto"/>
              <w:right w:val="single" w:sz="4" w:space="0" w:color="auto"/>
            </w:tcBorders>
            <w:shd w:val="clear" w:color="auto" w:fill="auto"/>
            <w:vAlign w:val="center"/>
          </w:tcPr>
          <w:p w14:paraId="2722BC1C" w14:textId="77777777" w:rsidR="003F02C0" w:rsidRPr="001D0EEC" w:rsidRDefault="003F02C0" w:rsidP="003F02C0">
            <w:pPr>
              <w:spacing w:after="0" w:line="240" w:lineRule="auto"/>
              <w:jc w:val="center"/>
              <w:rPr>
                <w:rFonts w:eastAsia="Times New Roman"/>
                <w:b/>
                <w:bCs/>
                <w:sz w:val="20"/>
                <w:szCs w:val="20"/>
              </w:rPr>
            </w:pPr>
            <w:r w:rsidRPr="001D0EEC">
              <w:rPr>
                <w:rFonts w:eastAsia="Times New Roman"/>
                <w:b/>
                <w:bCs/>
                <w:sz w:val="20"/>
                <w:szCs w:val="20"/>
              </w:rPr>
              <w:t>OBJETIVOS DE DES</w:t>
            </w:r>
            <w:r>
              <w:rPr>
                <w:rFonts w:eastAsia="Times New Roman"/>
                <w:b/>
                <w:bCs/>
                <w:sz w:val="20"/>
                <w:szCs w:val="20"/>
              </w:rPr>
              <w:t>E</w:t>
            </w:r>
            <w:r w:rsidRPr="001D0EEC">
              <w:rPr>
                <w:rFonts w:eastAsia="Times New Roman"/>
                <w:b/>
                <w:bCs/>
                <w:sz w:val="20"/>
                <w:szCs w:val="20"/>
              </w:rPr>
              <w:t>NVOLVIMENTO SUSTENTÁVEL</w:t>
            </w:r>
          </w:p>
        </w:tc>
      </w:tr>
      <w:tr w:rsidR="003F02C0" w:rsidRPr="00B478AC" w14:paraId="0BBDBE60" w14:textId="77777777" w:rsidTr="003F02C0">
        <w:trPr>
          <w:trHeight w:val="205"/>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177D8647" w14:textId="77777777" w:rsidR="003F02C0" w:rsidRDefault="003F02C0" w:rsidP="003F02C0">
            <w:pPr>
              <w:spacing w:after="0" w:line="240" w:lineRule="auto"/>
              <w:jc w:val="center"/>
              <w:rPr>
                <w:rFonts w:eastAsia="Times New Roman"/>
                <w:b/>
                <w:bCs/>
                <w:color w:val="000000"/>
                <w:sz w:val="20"/>
                <w:szCs w:val="20"/>
              </w:rPr>
            </w:pPr>
            <w:r w:rsidRPr="00C5373E">
              <w:rPr>
                <w:rFonts w:eastAsia="Times New Roman"/>
                <w:b/>
                <w:bCs/>
                <w:color w:val="000000"/>
                <w:sz w:val="20"/>
                <w:szCs w:val="20"/>
              </w:rPr>
              <w:t>(EI02ET01)</w:t>
            </w:r>
          </w:p>
          <w:p w14:paraId="45951767" w14:textId="77777777" w:rsidR="003F02C0" w:rsidRPr="00EC368D" w:rsidRDefault="003F02C0" w:rsidP="003F02C0">
            <w:pPr>
              <w:spacing w:after="0" w:line="240" w:lineRule="auto"/>
              <w:jc w:val="center"/>
              <w:rPr>
                <w:rFonts w:eastAsia="Times New Roman"/>
                <w:b/>
                <w:bCs/>
                <w:color w:val="000000"/>
                <w:sz w:val="20"/>
                <w:szCs w:val="20"/>
              </w:rPr>
            </w:pPr>
            <w:r w:rsidRPr="00C5373E">
              <w:rPr>
                <w:rFonts w:eastAsia="Times New Roman"/>
                <w:b/>
                <w:bCs/>
                <w:color w:val="000000"/>
                <w:sz w:val="20"/>
                <w:szCs w:val="20"/>
              </w:rPr>
              <w:t>Explorar e descrever semelhanças e diferenças entre as características e propriedades dos objetos (textura, massa, tamanho).</w:t>
            </w:r>
          </w:p>
        </w:tc>
        <w:tc>
          <w:tcPr>
            <w:tcW w:w="1866" w:type="dxa"/>
            <w:vMerge w:val="restart"/>
            <w:tcBorders>
              <w:top w:val="single" w:sz="4" w:space="0" w:color="auto"/>
              <w:left w:val="single" w:sz="4" w:space="0" w:color="auto"/>
              <w:right w:val="single" w:sz="4" w:space="0" w:color="auto"/>
            </w:tcBorders>
            <w:shd w:val="clear" w:color="auto" w:fill="D9E2F3" w:themeFill="accent1" w:themeFillTint="33"/>
          </w:tcPr>
          <w:p w14:paraId="03AF9A72" w14:textId="77777777" w:rsidR="003F02C0" w:rsidRPr="00D94F0C" w:rsidRDefault="003F02C0" w:rsidP="003F02C0">
            <w:pPr>
              <w:spacing w:after="0" w:line="240" w:lineRule="auto"/>
              <w:rPr>
                <w:rFonts w:eastAsia="Times New Roman" w:cstheme="minorHAnsi"/>
                <w:color w:val="000000"/>
                <w:sz w:val="18"/>
                <w:szCs w:val="18"/>
              </w:rPr>
            </w:pPr>
            <w:r w:rsidRPr="00D94F0C">
              <w:rPr>
                <w:rFonts w:eastAsia="Times New Roman" w:cstheme="minorHAnsi"/>
                <w:color w:val="000000"/>
                <w:sz w:val="18"/>
                <w:szCs w:val="18"/>
              </w:rPr>
              <w:t>C1. Conhecimento</w:t>
            </w:r>
          </w:p>
          <w:p w14:paraId="02C4BA98" w14:textId="77777777" w:rsidR="003F02C0" w:rsidRPr="00D94F0C" w:rsidRDefault="003F02C0" w:rsidP="003F02C0">
            <w:pPr>
              <w:spacing w:after="0" w:line="240" w:lineRule="auto"/>
              <w:rPr>
                <w:rFonts w:eastAsia="Times New Roman" w:cstheme="minorHAnsi"/>
                <w:color w:val="000000"/>
                <w:sz w:val="18"/>
                <w:szCs w:val="18"/>
              </w:rPr>
            </w:pPr>
            <w:r w:rsidRPr="00D94F0C">
              <w:rPr>
                <w:rFonts w:eastAsia="Times New Roman" w:cstheme="minorHAnsi"/>
                <w:color w:val="000000"/>
                <w:sz w:val="18"/>
                <w:szCs w:val="18"/>
              </w:rPr>
              <w:t>C2. Pensamento científico, crítico e criativo</w:t>
            </w:r>
          </w:p>
          <w:p w14:paraId="50370F04" w14:textId="77777777" w:rsidR="003F02C0" w:rsidRPr="00D94F0C" w:rsidRDefault="003F02C0" w:rsidP="003F02C0">
            <w:pPr>
              <w:spacing w:after="0" w:line="240" w:lineRule="auto"/>
              <w:rPr>
                <w:rFonts w:eastAsia="Times New Roman" w:cstheme="minorHAnsi"/>
                <w:color w:val="000000"/>
                <w:sz w:val="18"/>
                <w:szCs w:val="18"/>
              </w:rPr>
            </w:pPr>
            <w:r w:rsidRPr="00D94F0C">
              <w:rPr>
                <w:rFonts w:eastAsia="Times New Roman" w:cstheme="minorHAnsi"/>
                <w:color w:val="000000"/>
                <w:sz w:val="18"/>
                <w:szCs w:val="18"/>
              </w:rPr>
              <w:t>C3. Repertório Cultural</w:t>
            </w:r>
          </w:p>
          <w:p w14:paraId="6B47F654" w14:textId="77777777" w:rsidR="003F02C0" w:rsidRPr="00D94F0C" w:rsidRDefault="003F02C0" w:rsidP="003F02C0">
            <w:pPr>
              <w:spacing w:after="0" w:line="240" w:lineRule="auto"/>
              <w:rPr>
                <w:rFonts w:eastAsia="Times New Roman" w:cstheme="minorHAnsi"/>
                <w:color w:val="000000"/>
                <w:sz w:val="18"/>
                <w:szCs w:val="18"/>
              </w:rPr>
            </w:pPr>
            <w:r w:rsidRPr="00D94F0C">
              <w:rPr>
                <w:rFonts w:eastAsia="Times New Roman" w:cstheme="minorHAnsi"/>
                <w:color w:val="000000"/>
                <w:sz w:val="18"/>
                <w:szCs w:val="18"/>
              </w:rPr>
              <w:t>C4. Comunicação</w:t>
            </w:r>
          </w:p>
          <w:p w14:paraId="42C1D83F" w14:textId="77777777" w:rsidR="003F02C0" w:rsidRPr="00D94F0C" w:rsidRDefault="003F02C0" w:rsidP="003F02C0">
            <w:pPr>
              <w:spacing w:after="0" w:line="240" w:lineRule="auto"/>
              <w:rPr>
                <w:rFonts w:eastAsia="Times New Roman" w:cstheme="minorHAnsi"/>
                <w:color w:val="000000"/>
                <w:sz w:val="18"/>
                <w:szCs w:val="18"/>
              </w:rPr>
            </w:pPr>
            <w:r w:rsidRPr="00D94F0C">
              <w:rPr>
                <w:rFonts w:eastAsia="Times New Roman" w:cstheme="minorHAnsi"/>
                <w:color w:val="000000"/>
                <w:sz w:val="18"/>
                <w:szCs w:val="18"/>
              </w:rPr>
              <w:t>C6. Trabalho e projeto de vida</w:t>
            </w:r>
          </w:p>
          <w:p w14:paraId="2191B9BD" w14:textId="77777777" w:rsidR="003F02C0" w:rsidRPr="00D94F0C" w:rsidRDefault="003F02C0" w:rsidP="003F02C0">
            <w:pPr>
              <w:spacing w:after="0" w:line="240" w:lineRule="auto"/>
              <w:rPr>
                <w:rFonts w:eastAsia="Times New Roman" w:cstheme="minorHAnsi"/>
                <w:color w:val="000000"/>
                <w:sz w:val="18"/>
                <w:szCs w:val="18"/>
              </w:rPr>
            </w:pPr>
            <w:r w:rsidRPr="00D94F0C">
              <w:rPr>
                <w:rFonts w:eastAsia="Times New Roman" w:cstheme="minorHAnsi"/>
                <w:color w:val="000000"/>
                <w:sz w:val="18"/>
                <w:szCs w:val="18"/>
              </w:rPr>
              <w:t>C8. Autoconhecimento e autocuidado</w:t>
            </w:r>
          </w:p>
          <w:p w14:paraId="6E8F3AC2" w14:textId="77777777" w:rsidR="003F02C0" w:rsidRPr="00D94F0C" w:rsidRDefault="003F02C0" w:rsidP="003F02C0">
            <w:pPr>
              <w:spacing w:after="0" w:line="240" w:lineRule="auto"/>
              <w:rPr>
                <w:rFonts w:eastAsia="Times New Roman" w:cstheme="minorHAnsi"/>
                <w:color w:val="000000"/>
                <w:sz w:val="18"/>
                <w:szCs w:val="18"/>
              </w:rPr>
            </w:pPr>
            <w:r w:rsidRPr="00D94F0C">
              <w:rPr>
                <w:rFonts w:eastAsia="Times New Roman" w:cstheme="minorHAnsi"/>
                <w:color w:val="000000"/>
                <w:sz w:val="18"/>
                <w:szCs w:val="18"/>
              </w:rPr>
              <w:t>C9. Empatia e Cooperação</w:t>
            </w:r>
          </w:p>
          <w:p w14:paraId="07CE2009" w14:textId="77777777" w:rsidR="003F02C0" w:rsidRPr="006B7263" w:rsidRDefault="003F02C0" w:rsidP="003F02C0">
            <w:pPr>
              <w:spacing w:after="0" w:line="240" w:lineRule="auto"/>
              <w:jc w:val="both"/>
              <w:rPr>
                <w:rFonts w:eastAsia="Times New Roman"/>
                <w:color w:val="000000"/>
                <w:sz w:val="20"/>
                <w:szCs w:val="20"/>
              </w:rPr>
            </w:pPr>
            <w:r w:rsidRPr="00D94F0C">
              <w:rPr>
                <w:rFonts w:eastAsia="Times New Roman" w:cstheme="minorHAnsi"/>
                <w:color w:val="000000"/>
                <w:sz w:val="18"/>
                <w:szCs w:val="18"/>
              </w:rPr>
              <w:t>C10. Responsabilidade e autonomia</w:t>
            </w:r>
          </w:p>
        </w:tc>
        <w:tc>
          <w:tcPr>
            <w:tcW w:w="775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09AFC0FB" w14:textId="77777777" w:rsidR="003F02C0" w:rsidRPr="00487227" w:rsidRDefault="003F02C0" w:rsidP="003F02C0">
            <w:pPr>
              <w:pStyle w:val="PargrafodaLista"/>
              <w:spacing w:after="0" w:line="240" w:lineRule="auto"/>
              <w:ind w:hanging="720"/>
              <w:jc w:val="center"/>
              <w:rPr>
                <w:rFonts w:eastAsia="Times New Roman"/>
                <w:color w:val="000000"/>
                <w:sz w:val="20"/>
                <w:szCs w:val="20"/>
              </w:rPr>
            </w:pPr>
          </w:p>
        </w:tc>
        <w:tc>
          <w:tcPr>
            <w:tcW w:w="1726" w:type="dxa"/>
            <w:vMerge w:val="restart"/>
            <w:tcBorders>
              <w:top w:val="single" w:sz="4" w:space="0" w:color="auto"/>
              <w:left w:val="nil"/>
              <w:right w:val="single" w:sz="4" w:space="0" w:color="auto"/>
            </w:tcBorders>
            <w:shd w:val="clear" w:color="auto" w:fill="auto"/>
          </w:tcPr>
          <w:p w14:paraId="368B0A24" w14:textId="77777777" w:rsidR="003F02C0" w:rsidRDefault="003F02C0" w:rsidP="003F02C0">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Conviver</w:t>
            </w:r>
          </w:p>
          <w:p w14:paraId="0F10E052" w14:textId="77777777" w:rsidR="003F02C0" w:rsidRDefault="003F02C0" w:rsidP="003F02C0">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Brincar</w:t>
            </w:r>
          </w:p>
          <w:p w14:paraId="157A6A15" w14:textId="77777777" w:rsidR="003F02C0" w:rsidRDefault="003F02C0" w:rsidP="003F02C0">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Participar</w:t>
            </w:r>
          </w:p>
          <w:p w14:paraId="14445543" w14:textId="77777777" w:rsidR="003F02C0" w:rsidRDefault="003F02C0" w:rsidP="003F02C0">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Explorar</w:t>
            </w:r>
          </w:p>
          <w:p w14:paraId="1C87B692" w14:textId="77777777" w:rsidR="003F02C0" w:rsidRDefault="003F02C0" w:rsidP="003F02C0">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Expressar</w:t>
            </w:r>
          </w:p>
          <w:p w14:paraId="1D73C09B" w14:textId="77777777" w:rsidR="003F02C0" w:rsidRPr="003E3D70" w:rsidRDefault="003F02C0" w:rsidP="003F02C0">
            <w:pPr>
              <w:pStyle w:val="PargrafodaLista"/>
              <w:spacing w:after="0" w:line="240" w:lineRule="auto"/>
              <w:ind w:left="360"/>
              <w:jc w:val="both"/>
              <w:rPr>
                <w:rFonts w:eastAsia="Times New Roman"/>
                <w:color w:val="000000"/>
                <w:sz w:val="20"/>
                <w:szCs w:val="20"/>
              </w:rPr>
            </w:pPr>
            <w:r>
              <w:rPr>
                <w:rFonts w:eastAsia="Times New Roman"/>
                <w:color w:val="000000"/>
                <w:sz w:val="20"/>
                <w:szCs w:val="20"/>
              </w:rPr>
              <w:t>Conhecer-se</w:t>
            </w:r>
          </w:p>
        </w:tc>
        <w:tc>
          <w:tcPr>
            <w:tcW w:w="2548" w:type="dxa"/>
            <w:vMerge w:val="restart"/>
            <w:tcBorders>
              <w:top w:val="single" w:sz="4" w:space="0" w:color="auto"/>
              <w:left w:val="nil"/>
              <w:right w:val="single" w:sz="4" w:space="0" w:color="auto"/>
            </w:tcBorders>
            <w:shd w:val="clear" w:color="auto" w:fill="auto"/>
          </w:tcPr>
          <w:p w14:paraId="7CB0AB4F" w14:textId="77777777" w:rsidR="003F02C0" w:rsidRDefault="003F02C0" w:rsidP="003F02C0">
            <w:pPr>
              <w:spacing w:after="0" w:line="240" w:lineRule="auto"/>
              <w:jc w:val="center"/>
              <w:rPr>
                <w:rFonts w:eastAsia="Times New Roman"/>
                <w:color w:val="000000"/>
                <w:sz w:val="20"/>
                <w:szCs w:val="20"/>
              </w:rPr>
            </w:pPr>
          </w:p>
          <w:p w14:paraId="20A8EDF6" w14:textId="77777777" w:rsidR="003F02C0" w:rsidRPr="00D84C62" w:rsidRDefault="003F02C0" w:rsidP="003F02C0">
            <w:pPr>
              <w:spacing w:after="0" w:line="240" w:lineRule="auto"/>
              <w:jc w:val="center"/>
              <w:rPr>
                <w:rFonts w:eastAsia="Times New Roman"/>
                <w:color w:val="000000"/>
                <w:sz w:val="20"/>
                <w:szCs w:val="20"/>
              </w:rPr>
            </w:pPr>
            <w:r w:rsidRPr="00D95596">
              <w:rPr>
                <w:rFonts w:cstheme="minorHAnsi"/>
                <w:noProof/>
                <w:sz w:val="20"/>
                <w:szCs w:val="20"/>
              </w:rPr>
              <w:drawing>
                <wp:inline distT="0" distB="0" distL="0" distR="0" wp14:anchorId="43BD1A94" wp14:editId="48B1855E">
                  <wp:extent cx="906711" cy="888521"/>
                  <wp:effectExtent l="0" t="0" r="8255" b="6985"/>
                  <wp:docPr id="69" name="Imagem 69"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r w:rsidRPr="00D95596">
              <w:rPr>
                <w:rFonts w:cstheme="minorHAnsi"/>
                <w:noProof/>
                <w:sz w:val="20"/>
                <w:szCs w:val="20"/>
              </w:rPr>
              <w:drawing>
                <wp:inline distT="0" distB="0" distL="0" distR="0" wp14:anchorId="5D564CAD" wp14:editId="52C86768">
                  <wp:extent cx="879293" cy="931174"/>
                  <wp:effectExtent l="0" t="0" r="0" b="2540"/>
                  <wp:docPr id="70" name="Imagem 70"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83708" t="42846" b="28249"/>
                          <a:stretch/>
                        </pic:blipFill>
                        <pic:spPr bwMode="auto">
                          <a:xfrm>
                            <a:off x="0" y="0"/>
                            <a:ext cx="879798" cy="9317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02C0" w:rsidRPr="0076192F" w14:paraId="32E2C960"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093D31B5" w14:textId="77777777" w:rsidR="003F02C0" w:rsidRPr="0076192F" w:rsidRDefault="003F02C0" w:rsidP="003F02C0">
            <w:pPr>
              <w:spacing w:after="0" w:line="240" w:lineRule="auto"/>
              <w:jc w:val="center"/>
              <w:rPr>
                <w:rFonts w:eastAsia="Times New Roman" w:cstheme="minorHAnsi"/>
                <w:b/>
                <w:bCs/>
                <w:color w:val="000000"/>
              </w:rPr>
            </w:pPr>
          </w:p>
        </w:tc>
        <w:tc>
          <w:tcPr>
            <w:tcW w:w="1866" w:type="dxa"/>
            <w:vMerge/>
            <w:tcBorders>
              <w:left w:val="single" w:sz="4" w:space="0" w:color="auto"/>
              <w:right w:val="single" w:sz="4" w:space="0" w:color="auto"/>
            </w:tcBorders>
            <w:shd w:val="clear" w:color="auto" w:fill="D9E2F3" w:themeFill="accent1" w:themeFillTint="33"/>
          </w:tcPr>
          <w:p w14:paraId="0BA8B583" w14:textId="77777777" w:rsidR="003F02C0" w:rsidRPr="0076192F" w:rsidRDefault="003F02C0" w:rsidP="003F02C0">
            <w:pPr>
              <w:spacing w:after="0" w:line="240" w:lineRule="auto"/>
              <w:ind w:left="360"/>
              <w:jc w:val="both"/>
              <w:rPr>
                <w:rFonts w:eastAsia="Times New Roman" w:cstheme="minorHAnsi"/>
                <w:color w:val="00000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62482460" w14:textId="77777777" w:rsidR="003F02C0" w:rsidRPr="0076192F" w:rsidRDefault="003F02C0" w:rsidP="003F02C0">
            <w:pPr>
              <w:rPr>
                <w:rFonts w:cstheme="minorHAnsi"/>
              </w:rPr>
            </w:pPr>
          </w:p>
          <w:p w14:paraId="04A86326" w14:textId="77777777" w:rsidR="003F02C0" w:rsidRPr="0076192F" w:rsidRDefault="003F02C0" w:rsidP="003F02C0">
            <w:pPr>
              <w:spacing w:after="0" w:line="240" w:lineRule="auto"/>
              <w:ind w:left="34"/>
              <w:jc w:val="both"/>
              <w:rPr>
                <w:rStyle w:val="fontstyle01"/>
                <w:rFonts w:asciiTheme="minorHAnsi" w:hAnsiTheme="minorHAnsi" w:cstheme="minorHAnsi"/>
                <w:b/>
                <w:bCs/>
              </w:rPr>
            </w:pPr>
            <w:r w:rsidRPr="0076192F">
              <w:rPr>
                <w:rFonts w:eastAsia="Times New Roman" w:cstheme="minorHAnsi"/>
                <w:b/>
                <w:bCs/>
                <w:color w:val="000000"/>
              </w:rPr>
              <w:t xml:space="preserve">EI02ET01-3S01 </w:t>
            </w:r>
            <w:r w:rsidRPr="0076192F">
              <w:rPr>
                <w:rFonts w:eastAsia="Times New Roman" w:cstheme="minorHAnsi"/>
                <w:b/>
                <w:bCs/>
              </w:rPr>
              <w:t xml:space="preserve">- </w:t>
            </w:r>
            <w:r w:rsidRPr="0076192F">
              <w:rPr>
                <w:rStyle w:val="fontstyle01"/>
                <w:rFonts w:asciiTheme="minorHAnsi" w:hAnsiTheme="minorHAnsi" w:cstheme="minorHAnsi"/>
              </w:rPr>
              <w:t>Explorar e investigar diferentes objetos por meio da manipulação.</w:t>
            </w:r>
          </w:p>
          <w:p w14:paraId="4AF06E56" w14:textId="77777777" w:rsidR="003F02C0" w:rsidRPr="0076192F" w:rsidRDefault="003F02C0" w:rsidP="003F02C0">
            <w:pPr>
              <w:jc w:val="both"/>
              <w:rPr>
                <w:rFonts w:eastAsia="Times New Roman" w:cstheme="minorHAnsi"/>
                <w:b/>
                <w:bCs/>
                <w:color w:val="000000"/>
              </w:rPr>
            </w:pPr>
          </w:p>
          <w:p w14:paraId="04C5C8AA" w14:textId="77777777" w:rsidR="003F02C0" w:rsidRPr="0076192F" w:rsidRDefault="003F02C0" w:rsidP="003F02C0">
            <w:pPr>
              <w:jc w:val="both"/>
              <w:rPr>
                <w:rFonts w:eastAsia="Times New Roman" w:cstheme="minorHAnsi"/>
                <w:b/>
                <w:bCs/>
                <w:color w:val="000000"/>
              </w:rPr>
            </w:pPr>
            <w:r w:rsidRPr="0076192F">
              <w:rPr>
                <w:rFonts w:eastAsia="Times New Roman" w:cstheme="minorHAnsi"/>
                <w:b/>
                <w:bCs/>
                <w:color w:val="000000"/>
              </w:rPr>
              <w:t xml:space="preserve">EI02ET01-3S02 </w:t>
            </w:r>
            <w:r w:rsidRPr="0076192F">
              <w:rPr>
                <w:rStyle w:val="fontstyle01"/>
                <w:rFonts w:asciiTheme="minorHAnsi" w:hAnsiTheme="minorHAnsi" w:cstheme="minorHAnsi"/>
              </w:rPr>
              <w:t>Manusear objetos de diferentes texturas, tamanhos, formato, cor e peso.</w:t>
            </w:r>
          </w:p>
          <w:p w14:paraId="32AFD90E" w14:textId="77777777" w:rsidR="003F02C0" w:rsidRPr="0076192F" w:rsidRDefault="003F02C0" w:rsidP="003F02C0">
            <w:pPr>
              <w:jc w:val="both"/>
              <w:rPr>
                <w:rFonts w:cstheme="minorHAnsi"/>
              </w:rPr>
            </w:pPr>
            <w:r w:rsidRPr="0076192F">
              <w:rPr>
                <w:rFonts w:eastAsia="Times New Roman" w:cstheme="minorHAnsi"/>
                <w:b/>
                <w:bCs/>
                <w:color w:val="000000"/>
              </w:rPr>
              <w:t xml:space="preserve">EI02ET01-3S03 </w:t>
            </w:r>
            <w:r w:rsidRPr="0076192F">
              <w:rPr>
                <w:rFonts w:eastAsia="Times New Roman" w:cstheme="minorHAnsi"/>
                <w:b/>
                <w:bCs/>
              </w:rPr>
              <w:t>-</w:t>
            </w:r>
            <w:r w:rsidRPr="0076192F">
              <w:rPr>
                <w:rStyle w:val="fontstyle01"/>
                <w:rFonts w:asciiTheme="minorHAnsi" w:hAnsiTheme="minorHAnsi" w:cstheme="minorHAnsi"/>
              </w:rPr>
              <w:t xml:space="preserve"> </w:t>
            </w:r>
            <w:r w:rsidRPr="0076192F">
              <w:rPr>
                <w:rFonts w:cstheme="minorHAnsi"/>
              </w:rPr>
              <w:t>Comparar objetos e estabelecer diferenças entre eles quanto à cor, forma, tamanho e espessura.</w:t>
            </w:r>
          </w:p>
          <w:p w14:paraId="1F26C9E0"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 xml:space="preserve">EI02ET01-3S04 - </w:t>
            </w:r>
            <w:r w:rsidRPr="0076192F">
              <w:rPr>
                <w:rStyle w:val="fontstyle01"/>
                <w:rFonts w:asciiTheme="minorHAnsi" w:hAnsiTheme="minorHAnsi" w:cstheme="minorHAnsi"/>
              </w:rPr>
              <w:t>Apropriar-se gradativamente da relação de classificação de objetos, pessoas e ideias em categorias percebendo suas semelhanças ou diferenças, de forma espontânea.</w:t>
            </w:r>
          </w:p>
          <w:p w14:paraId="2E1B5D69"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EI02ET01-3S05 -</w:t>
            </w:r>
            <w:r w:rsidRPr="0076192F">
              <w:rPr>
                <w:rFonts w:eastAsia="Times New Roman" w:cstheme="minorHAnsi"/>
                <w:b/>
                <w:bCs/>
              </w:rPr>
              <w:t xml:space="preserve"> </w:t>
            </w:r>
            <w:r w:rsidRPr="0076192F">
              <w:rPr>
                <w:rStyle w:val="fontstyle01"/>
                <w:rFonts w:asciiTheme="minorHAnsi" w:hAnsiTheme="minorHAnsi" w:cstheme="minorHAnsi"/>
              </w:rPr>
              <w:t>Manipular diferentes objetos estabelecendo critérios de classificação, em seu grupo social ou em pequenos grupos.</w:t>
            </w:r>
          </w:p>
          <w:p w14:paraId="6ADB401C" w14:textId="77777777" w:rsidR="003F02C0" w:rsidRPr="0076192F" w:rsidRDefault="003F02C0" w:rsidP="003F02C0">
            <w:pPr>
              <w:jc w:val="both"/>
              <w:rPr>
                <w:rFonts w:cstheme="minorHAnsi"/>
              </w:rPr>
            </w:pPr>
            <w:r w:rsidRPr="0076192F">
              <w:rPr>
                <w:rFonts w:eastAsia="Times New Roman" w:cstheme="minorHAnsi"/>
                <w:b/>
                <w:bCs/>
                <w:color w:val="000000"/>
              </w:rPr>
              <w:t xml:space="preserve">EI02ET01-3S06 - </w:t>
            </w:r>
            <w:r w:rsidRPr="0076192F">
              <w:rPr>
                <w:rFonts w:cstheme="minorHAnsi"/>
                <w:color w:val="000000"/>
              </w:rPr>
              <w:t>E</w:t>
            </w:r>
            <w:r w:rsidRPr="0076192F">
              <w:rPr>
                <w:rFonts w:cstheme="minorHAnsi"/>
              </w:rPr>
              <w:t>mpilhar, montar ou encaixar peças criando formatos ou sob a orientação intencional do professor.</w:t>
            </w:r>
          </w:p>
          <w:p w14:paraId="7837707F" w14:textId="77777777" w:rsidR="003F02C0" w:rsidRPr="0076192F" w:rsidRDefault="003F02C0" w:rsidP="003F02C0">
            <w:pPr>
              <w:rPr>
                <w:rFonts w:cstheme="minorHAnsi"/>
              </w:rPr>
            </w:pPr>
            <w:r w:rsidRPr="0076192F">
              <w:rPr>
                <w:rFonts w:eastAsia="Times New Roman" w:cstheme="minorHAnsi"/>
                <w:b/>
                <w:bCs/>
                <w:color w:val="000000"/>
              </w:rPr>
              <w:lastRenderedPageBreak/>
              <w:t xml:space="preserve">EI02ET01-3S07 </w:t>
            </w:r>
            <w:r w:rsidRPr="0076192F">
              <w:rPr>
                <w:rFonts w:eastAsia="Times New Roman" w:cstheme="minorHAnsi"/>
                <w:b/>
                <w:bCs/>
              </w:rPr>
              <w:t xml:space="preserve">- </w:t>
            </w:r>
            <w:r w:rsidRPr="0076192F">
              <w:rPr>
                <w:rFonts w:cstheme="minorHAnsi"/>
              </w:rPr>
              <w:t>Elaborar novas possibilidades para os objetos montando-os, desmontando-os e reconstruindo-os por meio da exploração.</w:t>
            </w:r>
          </w:p>
          <w:p w14:paraId="01E3C1EF" w14:textId="77777777" w:rsidR="003F02C0" w:rsidRPr="0076192F" w:rsidRDefault="003F02C0" w:rsidP="003F02C0">
            <w:pPr>
              <w:jc w:val="both"/>
              <w:rPr>
                <w:rFonts w:cstheme="minorHAnsi"/>
              </w:rPr>
            </w:pPr>
            <w:r w:rsidRPr="0076192F">
              <w:rPr>
                <w:rFonts w:eastAsia="Times New Roman" w:cstheme="minorHAnsi"/>
                <w:b/>
                <w:bCs/>
                <w:color w:val="000000"/>
              </w:rPr>
              <w:t xml:space="preserve">EI02ET01-3S08 </w:t>
            </w:r>
            <w:r w:rsidRPr="0076192F">
              <w:rPr>
                <w:rFonts w:eastAsia="Times New Roman" w:cstheme="minorHAnsi"/>
                <w:b/>
                <w:bCs/>
              </w:rPr>
              <w:t xml:space="preserve">- </w:t>
            </w:r>
            <w:r w:rsidRPr="0076192F">
              <w:rPr>
                <w:rFonts w:cstheme="minorHAnsi"/>
              </w:rPr>
              <w:t>Criar narrativas sobre suas ações e descobertas para seu grupo social, compartilhando seus pensamentos.</w:t>
            </w:r>
          </w:p>
          <w:p w14:paraId="1993A2CD" w14:textId="77777777" w:rsidR="003F02C0" w:rsidRPr="0076192F" w:rsidRDefault="003F02C0" w:rsidP="003F02C0">
            <w:pPr>
              <w:jc w:val="both"/>
              <w:rPr>
                <w:rFonts w:cstheme="minorHAnsi"/>
              </w:rPr>
            </w:pPr>
            <w:r w:rsidRPr="0076192F">
              <w:rPr>
                <w:rFonts w:eastAsia="Times New Roman" w:cstheme="minorHAnsi"/>
                <w:b/>
                <w:bCs/>
                <w:color w:val="000000"/>
              </w:rPr>
              <w:t xml:space="preserve">EI02ET01-3S09 - </w:t>
            </w:r>
            <w:r w:rsidRPr="0076192F">
              <w:rPr>
                <w:rFonts w:cstheme="minorHAnsi"/>
              </w:rPr>
              <w:t xml:space="preserve">Experimentar sensações táteis considerando a manipulação de diferentes materiais ou elementos. </w:t>
            </w:r>
          </w:p>
          <w:p w14:paraId="4FD9560F" w14:textId="77777777" w:rsidR="003F02C0" w:rsidRPr="0076192F" w:rsidRDefault="003F02C0" w:rsidP="003F02C0">
            <w:pPr>
              <w:jc w:val="both"/>
              <w:rPr>
                <w:rFonts w:eastAsia="Times New Roman" w:cstheme="minorHAnsi"/>
                <w:color w:val="000000"/>
              </w:rPr>
            </w:pPr>
            <w:r w:rsidRPr="0076192F">
              <w:rPr>
                <w:rFonts w:eastAsia="Times New Roman" w:cstheme="minorHAnsi"/>
                <w:b/>
                <w:bCs/>
                <w:color w:val="000000"/>
              </w:rPr>
              <w:t xml:space="preserve">EI02ET01-3S10 </w:t>
            </w:r>
            <w:r w:rsidRPr="0076192F">
              <w:rPr>
                <w:rFonts w:eastAsia="Times New Roman" w:cstheme="minorHAnsi"/>
                <w:b/>
                <w:bCs/>
              </w:rPr>
              <w:t xml:space="preserve">- </w:t>
            </w:r>
            <w:r w:rsidRPr="0076192F">
              <w:rPr>
                <w:rFonts w:cstheme="minorHAnsi"/>
              </w:rPr>
              <w:t>Explorar alguns elementos como água, terra, areia, entre outros observando sensações diferenciadas.</w:t>
            </w:r>
          </w:p>
        </w:tc>
        <w:tc>
          <w:tcPr>
            <w:tcW w:w="1726" w:type="dxa"/>
            <w:vMerge/>
            <w:tcBorders>
              <w:left w:val="nil"/>
              <w:right w:val="single" w:sz="4" w:space="0" w:color="auto"/>
            </w:tcBorders>
            <w:shd w:val="clear" w:color="auto" w:fill="auto"/>
          </w:tcPr>
          <w:p w14:paraId="5FC76825" w14:textId="77777777" w:rsidR="003F02C0" w:rsidRPr="0076192F" w:rsidRDefault="003F02C0" w:rsidP="003F02C0">
            <w:pPr>
              <w:pStyle w:val="PargrafodaLista"/>
              <w:numPr>
                <w:ilvl w:val="0"/>
                <w:numId w:val="27"/>
              </w:numPr>
              <w:spacing w:after="0" w:line="240" w:lineRule="auto"/>
              <w:jc w:val="both"/>
              <w:rPr>
                <w:rFonts w:eastAsia="Times New Roman" w:cstheme="minorHAnsi"/>
                <w:color w:val="000000"/>
              </w:rPr>
            </w:pPr>
          </w:p>
        </w:tc>
        <w:tc>
          <w:tcPr>
            <w:tcW w:w="2548" w:type="dxa"/>
            <w:vMerge/>
            <w:tcBorders>
              <w:left w:val="nil"/>
              <w:right w:val="single" w:sz="4" w:space="0" w:color="auto"/>
            </w:tcBorders>
            <w:shd w:val="clear" w:color="auto" w:fill="auto"/>
          </w:tcPr>
          <w:p w14:paraId="7FF34674" w14:textId="77777777" w:rsidR="003F02C0" w:rsidRPr="0076192F" w:rsidRDefault="003F02C0" w:rsidP="003F02C0">
            <w:pPr>
              <w:pStyle w:val="PargrafodaLista"/>
              <w:numPr>
                <w:ilvl w:val="0"/>
                <w:numId w:val="25"/>
              </w:numPr>
              <w:spacing w:after="0" w:line="240" w:lineRule="auto"/>
              <w:ind w:left="294" w:hanging="283"/>
              <w:jc w:val="both"/>
              <w:rPr>
                <w:rFonts w:eastAsia="Times New Roman" w:cstheme="minorHAnsi"/>
                <w:color w:val="000000"/>
              </w:rPr>
            </w:pPr>
          </w:p>
        </w:tc>
      </w:tr>
      <w:tr w:rsidR="003F02C0" w:rsidRPr="0076192F" w14:paraId="5458A49A" w14:textId="77777777" w:rsidTr="003F02C0">
        <w:trPr>
          <w:trHeight w:val="205"/>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41543DD1" w14:textId="77777777" w:rsidR="003F02C0" w:rsidRPr="0076192F" w:rsidRDefault="003F02C0" w:rsidP="003F02C0">
            <w:pPr>
              <w:spacing w:after="0" w:line="240" w:lineRule="auto"/>
              <w:jc w:val="center"/>
              <w:rPr>
                <w:rFonts w:eastAsia="Times New Roman" w:cstheme="minorHAnsi"/>
                <w:b/>
                <w:bCs/>
                <w:color w:val="000000"/>
              </w:rPr>
            </w:pPr>
            <w:r w:rsidRPr="0076192F">
              <w:rPr>
                <w:rFonts w:eastAsia="Times New Roman" w:cstheme="minorHAnsi"/>
                <w:b/>
                <w:bCs/>
                <w:color w:val="000000"/>
              </w:rPr>
              <w:t>(EI02ET02)</w:t>
            </w:r>
          </w:p>
          <w:p w14:paraId="57D461E0" w14:textId="77777777" w:rsidR="003F02C0" w:rsidRPr="0076192F" w:rsidRDefault="003F02C0" w:rsidP="003F02C0">
            <w:pPr>
              <w:spacing w:after="0" w:line="240" w:lineRule="auto"/>
              <w:jc w:val="center"/>
              <w:rPr>
                <w:rFonts w:eastAsia="Times New Roman" w:cstheme="minorHAnsi"/>
                <w:b/>
                <w:bCs/>
                <w:color w:val="000000"/>
              </w:rPr>
            </w:pPr>
            <w:r w:rsidRPr="0076192F">
              <w:rPr>
                <w:rFonts w:eastAsia="Times New Roman" w:cstheme="minorHAnsi"/>
                <w:b/>
                <w:bCs/>
                <w:color w:val="000000"/>
              </w:rPr>
              <w:t>Observar, relatar e descrever incidentes do cotidiano e fenômenos naturais (luz solar, vento, chuva etc.).</w:t>
            </w:r>
          </w:p>
          <w:p w14:paraId="09BBBE3F" w14:textId="77777777" w:rsidR="003F02C0" w:rsidRPr="0076192F" w:rsidRDefault="003F02C0" w:rsidP="003F02C0">
            <w:pPr>
              <w:spacing w:after="0" w:line="240" w:lineRule="auto"/>
              <w:jc w:val="center"/>
              <w:rPr>
                <w:rFonts w:eastAsia="Times New Roman" w:cstheme="minorHAnsi"/>
                <w:b/>
                <w:bCs/>
                <w:color w:val="000000"/>
              </w:rPr>
            </w:pPr>
          </w:p>
          <w:p w14:paraId="027E31A2" w14:textId="77777777" w:rsidR="003F02C0" w:rsidRPr="0076192F" w:rsidRDefault="003F02C0" w:rsidP="003F02C0">
            <w:pPr>
              <w:spacing w:after="0" w:line="240" w:lineRule="auto"/>
              <w:jc w:val="center"/>
              <w:rPr>
                <w:rFonts w:eastAsia="Times New Roman" w:cstheme="minorHAnsi"/>
                <w:b/>
                <w:bCs/>
                <w:color w:val="000000"/>
              </w:rPr>
            </w:pPr>
          </w:p>
          <w:p w14:paraId="3E42D6EA" w14:textId="77777777" w:rsidR="003F02C0" w:rsidRPr="0076192F" w:rsidRDefault="003F02C0" w:rsidP="003F02C0">
            <w:pPr>
              <w:spacing w:after="0" w:line="240" w:lineRule="auto"/>
              <w:jc w:val="center"/>
              <w:rPr>
                <w:rFonts w:eastAsia="Times New Roman" w:cstheme="minorHAnsi"/>
                <w:b/>
                <w:bCs/>
                <w:color w:val="000000"/>
              </w:rPr>
            </w:pPr>
          </w:p>
          <w:p w14:paraId="253B984B" w14:textId="77777777" w:rsidR="003F02C0" w:rsidRPr="0076192F" w:rsidRDefault="003F02C0" w:rsidP="003F02C0">
            <w:pPr>
              <w:spacing w:after="0" w:line="240" w:lineRule="auto"/>
              <w:jc w:val="center"/>
              <w:rPr>
                <w:rFonts w:eastAsia="Times New Roman" w:cstheme="minorHAnsi"/>
                <w:b/>
                <w:bCs/>
                <w:color w:val="000000"/>
              </w:rPr>
            </w:pPr>
          </w:p>
          <w:p w14:paraId="7A4E3216" w14:textId="77777777" w:rsidR="003F02C0" w:rsidRPr="0076192F" w:rsidRDefault="003F02C0" w:rsidP="003F02C0">
            <w:pPr>
              <w:spacing w:after="0" w:line="240" w:lineRule="auto"/>
              <w:jc w:val="center"/>
              <w:rPr>
                <w:rFonts w:eastAsia="Times New Roman" w:cstheme="minorHAnsi"/>
                <w:b/>
                <w:bCs/>
                <w:color w:val="000000"/>
              </w:rPr>
            </w:pPr>
          </w:p>
          <w:p w14:paraId="24E462B7" w14:textId="77777777" w:rsidR="003F02C0" w:rsidRPr="0076192F" w:rsidRDefault="003F02C0" w:rsidP="003F02C0">
            <w:pPr>
              <w:spacing w:after="0" w:line="240" w:lineRule="auto"/>
              <w:jc w:val="center"/>
              <w:rPr>
                <w:rFonts w:eastAsia="Times New Roman" w:cstheme="minorHAnsi"/>
                <w:b/>
                <w:bCs/>
                <w:color w:val="000000"/>
              </w:rPr>
            </w:pPr>
          </w:p>
          <w:p w14:paraId="68ABCF89" w14:textId="77777777" w:rsidR="003F02C0" w:rsidRPr="0076192F" w:rsidRDefault="003F02C0" w:rsidP="003F02C0">
            <w:pPr>
              <w:spacing w:after="0" w:line="240" w:lineRule="auto"/>
              <w:jc w:val="center"/>
              <w:rPr>
                <w:rFonts w:eastAsia="Times New Roman" w:cstheme="minorHAnsi"/>
                <w:b/>
                <w:bCs/>
                <w:color w:val="000000"/>
              </w:rPr>
            </w:pPr>
          </w:p>
          <w:p w14:paraId="2245986F" w14:textId="77777777" w:rsidR="003F02C0" w:rsidRPr="0076192F" w:rsidRDefault="003F02C0" w:rsidP="003F02C0">
            <w:pPr>
              <w:spacing w:after="0" w:line="240" w:lineRule="auto"/>
              <w:jc w:val="center"/>
              <w:rPr>
                <w:rFonts w:eastAsia="Times New Roman" w:cstheme="minorHAnsi"/>
                <w:b/>
                <w:bCs/>
                <w:color w:val="000000"/>
              </w:rPr>
            </w:pPr>
          </w:p>
          <w:p w14:paraId="62F58FBF" w14:textId="77777777" w:rsidR="003F02C0" w:rsidRPr="0076192F" w:rsidRDefault="003F02C0" w:rsidP="003F02C0">
            <w:pPr>
              <w:spacing w:after="0" w:line="240" w:lineRule="auto"/>
              <w:jc w:val="center"/>
              <w:rPr>
                <w:rFonts w:eastAsia="Times New Roman" w:cstheme="minorHAnsi"/>
                <w:b/>
                <w:bCs/>
                <w:color w:val="000000"/>
              </w:rPr>
            </w:pPr>
          </w:p>
          <w:p w14:paraId="01987FC9" w14:textId="77777777" w:rsidR="003F02C0" w:rsidRPr="0076192F" w:rsidRDefault="003F02C0" w:rsidP="003F02C0">
            <w:pPr>
              <w:spacing w:after="0" w:line="240" w:lineRule="auto"/>
              <w:jc w:val="center"/>
              <w:rPr>
                <w:rFonts w:eastAsia="Times New Roman" w:cstheme="minorHAnsi"/>
                <w:b/>
                <w:bCs/>
                <w:color w:val="000000"/>
              </w:rPr>
            </w:pPr>
          </w:p>
          <w:p w14:paraId="526AFCFD" w14:textId="77777777" w:rsidR="003F02C0" w:rsidRPr="0076192F" w:rsidRDefault="003F02C0" w:rsidP="003F02C0">
            <w:pPr>
              <w:spacing w:after="0" w:line="240" w:lineRule="auto"/>
              <w:jc w:val="center"/>
              <w:rPr>
                <w:rFonts w:eastAsia="Times New Roman" w:cstheme="minorHAnsi"/>
                <w:b/>
                <w:bCs/>
                <w:color w:val="000000"/>
              </w:rPr>
            </w:pPr>
          </w:p>
        </w:tc>
        <w:tc>
          <w:tcPr>
            <w:tcW w:w="1866" w:type="dxa"/>
            <w:vMerge w:val="restart"/>
            <w:tcBorders>
              <w:top w:val="single" w:sz="4" w:space="0" w:color="auto"/>
              <w:left w:val="single" w:sz="4" w:space="0" w:color="auto"/>
              <w:right w:val="single" w:sz="4" w:space="0" w:color="auto"/>
            </w:tcBorders>
            <w:shd w:val="clear" w:color="auto" w:fill="D9E2F3" w:themeFill="accent1" w:themeFillTint="33"/>
          </w:tcPr>
          <w:p w14:paraId="6D784DE0"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C1. Conhecimento</w:t>
            </w:r>
          </w:p>
          <w:p w14:paraId="3B50791F"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C2. Pensamento científico, crítico e criativo</w:t>
            </w:r>
          </w:p>
          <w:p w14:paraId="19435FB9"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C3. Repertório Cultural</w:t>
            </w:r>
          </w:p>
          <w:p w14:paraId="48BBFE4B"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C4. Comunicação</w:t>
            </w:r>
          </w:p>
          <w:p w14:paraId="6F176506"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C6. Trabalho e projeto de vida</w:t>
            </w:r>
          </w:p>
          <w:p w14:paraId="6F8B98F4"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C8. Autoconhecimento e autocuidado</w:t>
            </w:r>
          </w:p>
          <w:p w14:paraId="5977B98E"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C9. Empatia e Cooperação</w:t>
            </w:r>
          </w:p>
          <w:p w14:paraId="61167299" w14:textId="77777777" w:rsidR="003F02C0" w:rsidRPr="0076192F" w:rsidRDefault="003F02C0" w:rsidP="003F02C0">
            <w:pPr>
              <w:spacing w:after="0" w:line="240" w:lineRule="auto"/>
              <w:jc w:val="center"/>
              <w:rPr>
                <w:rFonts w:eastAsia="Times New Roman" w:cstheme="minorHAnsi"/>
                <w:color w:val="000000"/>
              </w:rPr>
            </w:pPr>
            <w:r w:rsidRPr="0076192F">
              <w:rPr>
                <w:rFonts w:eastAsia="Times New Roman" w:cstheme="minorHAnsi"/>
                <w:color w:val="000000"/>
              </w:rPr>
              <w:t>C10. Responsabilidade e autonomia</w:t>
            </w:r>
          </w:p>
          <w:p w14:paraId="353734A5" w14:textId="77777777" w:rsidR="003F02C0" w:rsidRPr="0076192F" w:rsidRDefault="003F02C0" w:rsidP="003F02C0">
            <w:pPr>
              <w:spacing w:after="0" w:line="240" w:lineRule="auto"/>
              <w:jc w:val="center"/>
              <w:rPr>
                <w:rFonts w:eastAsia="Times New Roman" w:cstheme="minorHAnsi"/>
                <w:color w:val="000000"/>
              </w:rPr>
            </w:pPr>
          </w:p>
          <w:p w14:paraId="21EB6859" w14:textId="77777777" w:rsidR="003F02C0" w:rsidRPr="0076192F" w:rsidRDefault="003F02C0" w:rsidP="003F02C0">
            <w:pPr>
              <w:spacing w:after="0" w:line="240" w:lineRule="auto"/>
              <w:jc w:val="center"/>
              <w:rPr>
                <w:rFonts w:eastAsia="Times New Roman" w:cstheme="minorHAnsi"/>
                <w:color w:val="000000"/>
              </w:rPr>
            </w:pPr>
          </w:p>
        </w:tc>
        <w:tc>
          <w:tcPr>
            <w:tcW w:w="775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5F0EDFF8" w14:textId="77777777" w:rsidR="003F02C0" w:rsidRPr="0076192F" w:rsidRDefault="003F02C0" w:rsidP="003F02C0">
            <w:pPr>
              <w:pStyle w:val="PargrafodaLista"/>
              <w:spacing w:after="0" w:line="240" w:lineRule="auto"/>
              <w:ind w:hanging="720"/>
              <w:jc w:val="center"/>
              <w:rPr>
                <w:rFonts w:eastAsia="Times New Roman" w:cstheme="minorHAnsi"/>
                <w:color w:val="000000"/>
              </w:rPr>
            </w:pPr>
          </w:p>
        </w:tc>
        <w:tc>
          <w:tcPr>
            <w:tcW w:w="1726" w:type="dxa"/>
            <w:vMerge w:val="restart"/>
            <w:tcBorders>
              <w:top w:val="single" w:sz="4" w:space="0" w:color="auto"/>
              <w:left w:val="nil"/>
              <w:right w:val="single" w:sz="4" w:space="0" w:color="auto"/>
            </w:tcBorders>
            <w:shd w:val="clear" w:color="auto" w:fill="auto"/>
          </w:tcPr>
          <w:p w14:paraId="58B30B6D"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Conviver</w:t>
            </w:r>
          </w:p>
          <w:p w14:paraId="67CA48BC"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Brincar</w:t>
            </w:r>
          </w:p>
          <w:p w14:paraId="565542F7"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Participar</w:t>
            </w:r>
          </w:p>
          <w:p w14:paraId="1FF6E270"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Explorar</w:t>
            </w:r>
          </w:p>
          <w:p w14:paraId="5D599AF5"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Expressar</w:t>
            </w:r>
          </w:p>
          <w:p w14:paraId="519A92A7"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Conhecer-se</w:t>
            </w:r>
          </w:p>
        </w:tc>
        <w:tc>
          <w:tcPr>
            <w:tcW w:w="2548" w:type="dxa"/>
            <w:vMerge w:val="restart"/>
            <w:tcBorders>
              <w:top w:val="single" w:sz="4" w:space="0" w:color="auto"/>
              <w:left w:val="nil"/>
              <w:right w:val="single" w:sz="4" w:space="0" w:color="auto"/>
            </w:tcBorders>
            <w:shd w:val="clear" w:color="auto" w:fill="auto"/>
          </w:tcPr>
          <w:p w14:paraId="31F8EEDB" w14:textId="77777777" w:rsidR="003F02C0" w:rsidRPr="0076192F" w:rsidRDefault="003F02C0" w:rsidP="003F02C0">
            <w:pPr>
              <w:spacing w:after="0" w:line="240" w:lineRule="auto"/>
              <w:jc w:val="center"/>
              <w:rPr>
                <w:rFonts w:eastAsia="Times New Roman" w:cstheme="minorHAnsi"/>
                <w:color w:val="000000"/>
              </w:rPr>
            </w:pPr>
          </w:p>
          <w:p w14:paraId="35F00766" w14:textId="77777777" w:rsidR="003F02C0" w:rsidRPr="0076192F" w:rsidRDefault="003F02C0" w:rsidP="003F02C0">
            <w:pPr>
              <w:spacing w:after="0" w:line="240" w:lineRule="auto"/>
              <w:jc w:val="center"/>
              <w:rPr>
                <w:rFonts w:eastAsia="Times New Roman" w:cstheme="minorHAnsi"/>
                <w:color w:val="000000"/>
              </w:rPr>
            </w:pPr>
            <w:r w:rsidRPr="0076192F">
              <w:rPr>
                <w:rFonts w:cstheme="minorHAnsi"/>
                <w:noProof/>
              </w:rPr>
              <w:drawing>
                <wp:inline distT="0" distB="0" distL="0" distR="0" wp14:anchorId="6D33E376" wp14:editId="7AAA082B">
                  <wp:extent cx="906711" cy="888521"/>
                  <wp:effectExtent l="0" t="0" r="8255" b="6985"/>
                  <wp:docPr id="74" name="Imagem 74"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r w:rsidRPr="0076192F">
              <w:rPr>
                <w:rFonts w:cstheme="minorHAnsi"/>
                <w:noProof/>
              </w:rPr>
              <w:drawing>
                <wp:inline distT="0" distB="0" distL="0" distR="0" wp14:anchorId="680865CF" wp14:editId="2536B0B5">
                  <wp:extent cx="854015" cy="922655"/>
                  <wp:effectExtent l="0" t="0" r="3810" b="0"/>
                  <wp:docPr id="75" name="Imagem 75"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t="43356" r="84177" b="28005"/>
                          <a:stretch/>
                        </pic:blipFill>
                        <pic:spPr bwMode="auto">
                          <a:xfrm>
                            <a:off x="0" y="0"/>
                            <a:ext cx="854432" cy="923105"/>
                          </a:xfrm>
                          <a:prstGeom prst="rect">
                            <a:avLst/>
                          </a:prstGeom>
                          <a:noFill/>
                          <a:ln>
                            <a:noFill/>
                          </a:ln>
                          <a:extLst>
                            <a:ext uri="{53640926-AAD7-44D8-BBD7-CCE9431645EC}">
                              <a14:shadowObscured xmlns:a14="http://schemas.microsoft.com/office/drawing/2010/main"/>
                            </a:ext>
                          </a:extLst>
                        </pic:spPr>
                      </pic:pic>
                    </a:graphicData>
                  </a:graphic>
                </wp:inline>
              </w:drawing>
            </w:r>
            <w:r w:rsidRPr="0076192F">
              <w:rPr>
                <w:rFonts w:cstheme="minorHAnsi"/>
                <w:noProof/>
              </w:rPr>
              <w:drawing>
                <wp:inline distT="0" distB="0" distL="0" distR="0" wp14:anchorId="3E25E8EB" wp14:editId="4F655F0E">
                  <wp:extent cx="879293" cy="931174"/>
                  <wp:effectExtent l="0" t="0" r="0" b="2540"/>
                  <wp:docPr id="76" name="Imagem 76"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83708" t="42846" b="28249"/>
                          <a:stretch/>
                        </pic:blipFill>
                        <pic:spPr bwMode="auto">
                          <a:xfrm>
                            <a:off x="0" y="0"/>
                            <a:ext cx="879798" cy="9317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02C0" w:rsidRPr="0076192F" w14:paraId="2AAEB878"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67AF8BE6" w14:textId="77777777" w:rsidR="003F02C0" w:rsidRPr="0076192F" w:rsidRDefault="003F02C0" w:rsidP="003F02C0">
            <w:pPr>
              <w:spacing w:after="0" w:line="240" w:lineRule="auto"/>
              <w:jc w:val="center"/>
              <w:rPr>
                <w:rFonts w:eastAsia="Times New Roman" w:cstheme="minorHAnsi"/>
                <w:b/>
                <w:bCs/>
                <w:color w:val="000000"/>
              </w:rPr>
            </w:pPr>
          </w:p>
        </w:tc>
        <w:tc>
          <w:tcPr>
            <w:tcW w:w="1866" w:type="dxa"/>
            <w:vMerge/>
            <w:tcBorders>
              <w:left w:val="single" w:sz="4" w:space="0" w:color="auto"/>
              <w:right w:val="single" w:sz="4" w:space="0" w:color="auto"/>
            </w:tcBorders>
            <w:shd w:val="clear" w:color="auto" w:fill="D9E2F3" w:themeFill="accent1" w:themeFillTint="33"/>
          </w:tcPr>
          <w:p w14:paraId="5496DC3B" w14:textId="77777777" w:rsidR="003F02C0" w:rsidRPr="0076192F" w:rsidRDefault="003F02C0" w:rsidP="003F02C0">
            <w:pPr>
              <w:spacing w:after="0" w:line="240" w:lineRule="auto"/>
              <w:ind w:left="360"/>
              <w:jc w:val="center"/>
              <w:rPr>
                <w:rFonts w:eastAsia="Times New Roman" w:cstheme="minorHAnsi"/>
                <w:color w:val="00000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3A8BAFEE"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 xml:space="preserve">EI02ET02-3S01 - </w:t>
            </w:r>
            <w:r w:rsidRPr="0076192F">
              <w:rPr>
                <w:rStyle w:val="fontstyle01"/>
                <w:rFonts w:asciiTheme="minorHAnsi" w:hAnsiTheme="minorHAnsi" w:cstheme="minorHAnsi"/>
              </w:rPr>
              <w:t>Levantar hipóteses a respeito de meio natural a partir de diferentes experiências sugeridas pelo professor, testando-as sempre que possível.</w:t>
            </w:r>
          </w:p>
          <w:p w14:paraId="1BE917E7"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 xml:space="preserve">EI02ET02-3S02 - </w:t>
            </w:r>
            <w:r w:rsidRPr="0076192F">
              <w:rPr>
                <w:rStyle w:val="fontstyle01"/>
                <w:rFonts w:asciiTheme="minorHAnsi" w:hAnsiTheme="minorHAnsi" w:cstheme="minorHAnsi"/>
              </w:rPr>
              <w:t>Observar, explorar e questionar curiosidades referentes ao meio natural, compartilhando suas descobertas com o seu grupo social.</w:t>
            </w:r>
          </w:p>
          <w:p w14:paraId="5846B59C"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 xml:space="preserve">EI02ET02-3S03 - </w:t>
            </w:r>
            <w:r w:rsidRPr="0076192F">
              <w:rPr>
                <w:rStyle w:val="fontstyle01"/>
                <w:rFonts w:asciiTheme="minorHAnsi" w:hAnsiTheme="minorHAnsi" w:cstheme="minorHAnsi"/>
              </w:rPr>
              <w:t>Investigar por meio de brincadeiras, a partir de orientações dirigidas do professor, a exploração e o uso da água.</w:t>
            </w:r>
          </w:p>
          <w:p w14:paraId="2BB20075"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EI02ET02-3S04 -</w:t>
            </w:r>
            <w:r w:rsidRPr="0076192F">
              <w:rPr>
                <w:rStyle w:val="fontstyle01"/>
                <w:rFonts w:asciiTheme="minorHAnsi" w:hAnsiTheme="minorHAnsi" w:cstheme="minorHAnsi"/>
              </w:rPr>
              <w:t>Explorar alguns fenômenos naturais como a chuva, o calor, terra molhada e seca, areia, argila entre outros.</w:t>
            </w:r>
          </w:p>
          <w:p w14:paraId="66C859B9"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 xml:space="preserve">EI02ET02-3S05 - </w:t>
            </w:r>
            <w:r w:rsidRPr="0076192F">
              <w:rPr>
                <w:rStyle w:val="fontstyle01"/>
                <w:rFonts w:asciiTheme="minorHAnsi" w:hAnsiTheme="minorHAnsi" w:cstheme="minorHAnsi"/>
              </w:rPr>
              <w:t>Reconhecer o dia e a noite como fenômenos naturais.</w:t>
            </w:r>
          </w:p>
          <w:p w14:paraId="2F270A84"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EI02ET02-3S06 -</w:t>
            </w:r>
            <w:r w:rsidRPr="0076192F">
              <w:rPr>
                <w:rStyle w:val="fontstyle01"/>
                <w:rFonts w:asciiTheme="minorHAnsi" w:hAnsiTheme="minorHAnsi" w:cstheme="minorHAnsi"/>
              </w:rPr>
              <w:t>Identificar os elementos naturais que representam o dia e a noite como por exemplo lua e sol, céu, estrelas e nuvens.</w:t>
            </w:r>
          </w:p>
          <w:p w14:paraId="07CB2A8C" w14:textId="77777777" w:rsidR="003F02C0" w:rsidRPr="0076192F" w:rsidRDefault="003F02C0" w:rsidP="003F02C0">
            <w:pPr>
              <w:jc w:val="both"/>
              <w:rPr>
                <w:rFonts w:cstheme="minorHAnsi"/>
                <w:b/>
                <w:bCs/>
                <w:color w:val="000000"/>
              </w:rPr>
            </w:pPr>
            <w:r w:rsidRPr="0076192F">
              <w:rPr>
                <w:rFonts w:eastAsia="Times New Roman" w:cstheme="minorHAnsi"/>
                <w:b/>
                <w:bCs/>
                <w:color w:val="000000"/>
              </w:rPr>
              <w:t>EI02ET02-3S07 -</w:t>
            </w:r>
            <w:r w:rsidRPr="0076192F">
              <w:rPr>
                <w:rStyle w:val="fontstyle01"/>
                <w:rFonts w:asciiTheme="minorHAnsi" w:hAnsiTheme="minorHAnsi" w:cstheme="minorHAnsi"/>
              </w:rPr>
              <w:t xml:space="preserve">Realizar, fazer comparações e registrar oralmente para seu grupo social observações diretas de fenômenos naturais visíveis a olho nu. </w:t>
            </w:r>
          </w:p>
          <w:p w14:paraId="182BE001"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lastRenderedPageBreak/>
              <w:t>EI02ET02-3S08 –</w:t>
            </w:r>
            <w:r w:rsidRPr="0076192F">
              <w:rPr>
                <w:rFonts w:eastAsia="Times New Roman" w:cstheme="minorHAnsi"/>
                <w:color w:val="000000"/>
              </w:rPr>
              <w:t>O</w:t>
            </w:r>
            <w:r w:rsidRPr="0076192F">
              <w:rPr>
                <w:rStyle w:val="fontstyle01"/>
                <w:rFonts w:asciiTheme="minorHAnsi" w:hAnsiTheme="minorHAnsi" w:cstheme="minorHAnsi"/>
              </w:rPr>
              <w:t>bservar e relatar oralmente para seu grupo social mudanças de tempo: dia ensolarado, dia nublado, dia chuvoso...</w:t>
            </w:r>
          </w:p>
          <w:p w14:paraId="663D411B" w14:textId="77777777" w:rsidR="003F02C0" w:rsidRPr="0076192F" w:rsidRDefault="003F02C0" w:rsidP="003F02C0">
            <w:pPr>
              <w:jc w:val="both"/>
              <w:rPr>
                <w:rFonts w:eastAsia="Times New Roman" w:cstheme="minorHAnsi"/>
                <w:color w:val="000000"/>
              </w:rPr>
            </w:pPr>
            <w:r w:rsidRPr="0076192F">
              <w:rPr>
                <w:rFonts w:eastAsia="Times New Roman" w:cstheme="minorHAnsi"/>
                <w:b/>
                <w:bCs/>
                <w:color w:val="000000"/>
              </w:rPr>
              <w:t xml:space="preserve">EI02ET02-3S09 - </w:t>
            </w:r>
            <w:r w:rsidRPr="0076192F">
              <w:rPr>
                <w:rStyle w:val="fontstyle01"/>
                <w:rFonts w:asciiTheme="minorHAnsi" w:hAnsiTheme="minorHAnsi" w:cstheme="minorHAnsi"/>
              </w:rPr>
              <w:t>Identificar o vestuário apropriado para cada estação do ano: primavera, verão, outono e inverno.</w:t>
            </w:r>
          </w:p>
        </w:tc>
        <w:tc>
          <w:tcPr>
            <w:tcW w:w="1726" w:type="dxa"/>
            <w:vMerge/>
            <w:tcBorders>
              <w:left w:val="nil"/>
              <w:right w:val="single" w:sz="4" w:space="0" w:color="auto"/>
            </w:tcBorders>
            <w:shd w:val="clear" w:color="auto" w:fill="auto"/>
          </w:tcPr>
          <w:p w14:paraId="56F7923B" w14:textId="77777777" w:rsidR="003F02C0" w:rsidRPr="0076192F" w:rsidRDefault="003F02C0" w:rsidP="003F02C0">
            <w:pPr>
              <w:pStyle w:val="PargrafodaLista"/>
              <w:numPr>
                <w:ilvl w:val="0"/>
                <w:numId w:val="27"/>
              </w:numPr>
              <w:spacing w:after="0" w:line="240" w:lineRule="auto"/>
              <w:jc w:val="both"/>
              <w:rPr>
                <w:rFonts w:eastAsia="Times New Roman" w:cstheme="minorHAnsi"/>
                <w:color w:val="000000"/>
              </w:rPr>
            </w:pPr>
          </w:p>
        </w:tc>
        <w:tc>
          <w:tcPr>
            <w:tcW w:w="2548" w:type="dxa"/>
            <w:vMerge/>
            <w:tcBorders>
              <w:left w:val="nil"/>
              <w:right w:val="single" w:sz="4" w:space="0" w:color="auto"/>
            </w:tcBorders>
            <w:shd w:val="clear" w:color="auto" w:fill="auto"/>
          </w:tcPr>
          <w:p w14:paraId="72B1D113" w14:textId="77777777" w:rsidR="003F02C0" w:rsidRPr="0076192F" w:rsidRDefault="003F02C0" w:rsidP="003F02C0">
            <w:pPr>
              <w:pStyle w:val="PargrafodaLista"/>
              <w:numPr>
                <w:ilvl w:val="0"/>
                <w:numId w:val="25"/>
              </w:numPr>
              <w:spacing w:after="0" w:line="240" w:lineRule="auto"/>
              <w:ind w:left="294" w:hanging="283"/>
              <w:jc w:val="both"/>
              <w:rPr>
                <w:rFonts w:eastAsia="Times New Roman" w:cstheme="minorHAnsi"/>
                <w:color w:val="000000"/>
              </w:rPr>
            </w:pPr>
          </w:p>
        </w:tc>
      </w:tr>
      <w:tr w:rsidR="003F02C0" w:rsidRPr="0076192F" w14:paraId="4882EDE5" w14:textId="77777777" w:rsidTr="003F02C0">
        <w:trPr>
          <w:trHeight w:val="205"/>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0BE7A319" w14:textId="77777777" w:rsidR="003F02C0" w:rsidRPr="0076192F" w:rsidRDefault="003F02C0" w:rsidP="003F02C0">
            <w:pPr>
              <w:spacing w:after="0" w:line="240" w:lineRule="auto"/>
              <w:jc w:val="center"/>
              <w:rPr>
                <w:rFonts w:eastAsia="Times New Roman" w:cstheme="minorHAnsi"/>
                <w:b/>
                <w:bCs/>
                <w:color w:val="000000"/>
              </w:rPr>
            </w:pPr>
          </w:p>
          <w:p w14:paraId="50689ED8" w14:textId="77777777" w:rsidR="003F02C0" w:rsidRPr="0076192F" w:rsidRDefault="003F02C0" w:rsidP="003F02C0">
            <w:pPr>
              <w:spacing w:after="0" w:line="240" w:lineRule="auto"/>
              <w:jc w:val="center"/>
              <w:rPr>
                <w:rFonts w:eastAsia="Times New Roman" w:cstheme="minorHAnsi"/>
                <w:b/>
                <w:bCs/>
                <w:color w:val="000000"/>
              </w:rPr>
            </w:pPr>
            <w:r w:rsidRPr="0076192F">
              <w:rPr>
                <w:rFonts w:eastAsia="Times New Roman" w:cstheme="minorHAnsi"/>
                <w:b/>
                <w:bCs/>
                <w:color w:val="000000"/>
              </w:rPr>
              <w:t>(EI02ET03)</w:t>
            </w:r>
          </w:p>
          <w:p w14:paraId="58A2971D" w14:textId="77777777" w:rsidR="003F02C0" w:rsidRPr="0076192F" w:rsidRDefault="003F02C0" w:rsidP="003F02C0">
            <w:pPr>
              <w:spacing w:after="0" w:line="240" w:lineRule="auto"/>
              <w:jc w:val="center"/>
              <w:rPr>
                <w:rFonts w:eastAsia="Times New Roman" w:cstheme="minorHAnsi"/>
                <w:b/>
                <w:bCs/>
                <w:color w:val="000000"/>
              </w:rPr>
            </w:pPr>
            <w:r w:rsidRPr="0076192F">
              <w:rPr>
                <w:rFonts w:eastAsia="Times New Roman" w:cstheme="minorHAnsi"/>
                <w:b/>
                <w:bCs/>
                <w:color w:val="000000"/>
              </w:rPr>
              <w:t>Compartilhar, com outras crianças, situações de cuidado de plantas e animais nos espaços da instituição e fora dela.</w:t>
            </w:r>
          </w:p>
        </w:tc>
        <w:tc>
          <w:tcPr>
            <w:tcW w:w="1866" w:type="dxa"/>
            <w:vMerge w:val="restart"/>
            <w:tcBorders>
              <w:top w:val="single" w:sz="4" w:space="0" w:color="auto"/>
              <w:left w:val="single" w:sz="4" w:space="0" w:color="auto"/>
              <w:right w:val="single" w:sz="4" w:space="0" w:color="auto"/>
            </w:tcBorders>
            <w:shd w:val="clear" w:color="auto" w:fill="D9E2F3" w:themeFill="accent1" w:themeFillTint="33"/>
          </w:tcPr>
          <w:p w14:paraId="708C1AC9"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C1. Conhecimento</w:t>
            </w:r>
          </w:p>
          <w:p w14:paraId="49EC7666"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C2. Pensamento científico, crítico e criativo</w:t>
            </w:r>
          </w:p>
          <w:p w14:paraId="0F86F7C1"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C3. Repertório Cultural</w:t>
            </w:r>
          </w:p>
          <w:p w14:paraId="47DB72A4"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C4. Comunicação</w:t>
            </w:r>
          </w:p>
          <w:p w14:paraId="48C9DB03"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C6. Trabalho e projeto de vida</w:t>
            </w:r>
          </w:p>
          <w:p w14:paraId="02E3EF57"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C8. Autoconhecimento e autocuidado</w:t>
            </w:r>
          </w:p>
          <w:p w14:paraId="7D6189A2"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C9. Empatia e Cooperação</w:t>
            </w:r>
          </w:p>
          <w:p w14:paraId="21EA126D" w14:textId="77777777" w:rsidR="003F02C0" w:rsidRPr="0076192F" w:rsidRDefault="003F02C0" w:rsidP="003F02C0">
            <w:pPr>
              <w:spacing w:after="0" w:line="240" w:lineRule="auto"/>
              <w:jc w:val="center"/>
              <w:rPr>
                <w:rFonts w:eastAsia="Times New Roman" w:cstheme="minorHAnsi"/>
                <w:color w:val="000000"/>
              </w:rPr>
            </w:pPr>
            <w:r w:rsidRPr="0076192F">
              <w:rPr>
                <w:rFonts w:eastAsia="Times New Roman" w:cstheme="minorHAnsi"/>
                <w:color w:val="000000"/>
              </w:rPr>
              <w:t>C10. Responsabilidade e autonomia</w:t>
            </w:r>
          </w:p>
        </w:tc>
        <w:tc>
          <w:tcPr>
            <w:tcW w:w="775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2BD1B2D8" w14:textId="77777777" w:rsidR="003F02C0" w:rsidRPr="0076192F" w:rsidRDefault="003F02C0" w:rsidP="003F02C0">
            <w:pPr>
              <w:pStyle w:val="PargrafodaLista"/>
              <w:spacing w:after="0" w:line="240" w:lineRule="auto"/>
              <w:ind w:hanging="720"/>
              <w:jc w:val="center"/>
              <w:rPr>
                <w:rFonts w:eastAsia="Times New Roman" w:cstheme="minorHAnsi"/>
                <w:color w:val="000000"/>
              </w:rPr>
            </w:pPr>
          </w:p>
        </w:tc>
        <w:tc>
          <w:tcPr>
            <w:tcW w:w="1726" w:type="dxa"/>
            <w:vMerge w:val="restart"/>
            <w:tcBorders>
              <w:top w:val="single" w:sz="4" w:space="0" w:color="auto"/>
              <w:left w:val="nil"/>
              <w:right w:val="single" w:sz="4" w:space="0" w:color="auto"/>
            </w:tcBorders>
            <w:shd w:val="clear" w:color="auto" w:fill="auto"/>
          </w:tcPr>
          <w:p w14:paraId="26C6DABE"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Conviver</w:t>
            </w:r>
          </w:p>
          <w:p w14:paraId="35C26F6F"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Brincar</w:t>
            </w:r>
          </w:p>
          <w:p w14:paraId="7F39C8F1"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Participar</w:t>
            </w:r>
          </w:p>
          <w:p w14:paraId="66DEBAA9"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Explorar</w:t>
            </w:r>
          </w:p>
          <w:p w14:paraId="09ABE201"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Expressar</w:t>
            </w:r>
          </w:p>
          <w:p w14:paraId="2209F677"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Conhecer-se</w:t>
            </w:r>
          </w:p>
        </w:tc>
        <w:tc>
          <w:tcPr>
            <w:tcW w:w="2548" w:type="dxa"/>
            <w:vMerge w:val="restart"/>
            <w:tcBorders>
              <w:top w:val="single" w:sz="4" w:space="0" w:color="auto"/>
              <w:left w:val="nil"/>
              <w:right w:val="single" w:sz="4" w:space="0" w:color="auto"/>
            </w:tcBorders>
            <w:shd w:val="clear" w:color="auto" w:fill="auto"/>
          </w:tcPr>
          <w:p w14:paraId="7340EC40" w14:textId="77777777" w:rsidR="003F02C0" w:rsidRPr="0076192F" w:rsidRDefault="003F02C0" w:rsidP="003F02C0">
            <w:pPr>
              <w:spacing w:after="0" w:line="240" w:lineRule="auto"/>
              <w:jc w:val="center"/>
              <w:rPr>
                <w:rFonts w:eastAsia="Times New Roman" w:cstheme="minorHAnsi"/>
                <w:color w:val="000000"/>
              </w:rPr>
            </w:pPr>
          </w:p>
          <w:p w14:paraId="1CB435DC" w14:textId="77777777" w:rsidR="003F02C0" w:rsidRPr="0076192F" w:rsidRDefault="003F02C0" w:rsidP="003F02C0">
            <w:pPr>
              <w:spacing w:after="0" w:line="240" w:lineRule="auto"/>
              <w:jc w:val="center"/>
              <w:rPr>
                <w:rFonts w:eastAsia="Times New Roman" w:cstheme="minorHAnsi"/>
                <w:color w:val="000000"/>
              </w:rPr>
            </w:pPr>
            <w:r w:rsidRPr="0076192F">
              <w:rPr>
                <w:rFonts w:cstheme="minorHAnsi"/>
                <w:noProof/>
              </w:rPr>
              <w:drawing>
                <wp:inline distT="0" distB="0" distL="0" distR="0" wp14:anchorId="7EFC7433" wp14:editId="3602B9BF">
                  <wp:extent cx="906711" cy="888521"/>
                  <wp:effectExtent l="0" t="0" r="8255" b="6985"/>
                  <wp:docPr id="77" name="Imagem 77"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r w:rsidRPr="0076192F">
              <w:rPr>
                <w:rFonts w:cstheme="minorHAnsi"/>
                <w:noProof/>
              </w:rPr>
              <w:drawing>
                <wp:inline distT="0" distB="0" distL="0" distR="0" wp14:anchorId="219C998C" wp14:editId="0FBB5C70">
                  <wp:extent cx="896487" cy="879894"/>
                  <wp:effectExtent l="0" t="0" r="0" b="0"/>
                  <wp:docPr id="78" name="Imagem 78"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83388" t="15530" b="57154"/>
                          <a:stretch/>
                        </pic:blipFill>
                        <pic:spPr bwMode="auto">
                          <a:xfrm>
                            <a:off x="0" y="0"/>
                            <a:ext cx="899945" cy="883288"/>
                          </a:xfrm>
                          <a:prstGeom prst="rect">
                            <a:avLst/>
                          </a:prstGeom>
                          <a:noFill/>
                          <a:ln>
                            <a:noFill/>
                          </a:ln>
                          <a:extLst>
                            <a:ext uri="{53640926-AAD7-44D8-BBD7-CCE9431645EC}">
                              <a14:shadowObscured xmlns:a14="http://schemas.microsoft.com/office/drawing/2010/main"/>
                            </a:ext>
                          </a:extLst>
                        </pic:spPr>
                      </pic:pic>
                    </a:graphicData>
                  </a:graphic>
                </wp:inline>
              </w:drawing>
            </w:r>
            <w:r w:rsidRPr="0076192F">
              <w:rPr>
                <w:rFonts w:cstheme="minorHAnsi"/>
                <w:noProof/>
              </w:rPr>
              <w:drawing>
                <wp:inline distT="0" distB="0" distL="0" distR="0" wp14:anchorId="21D60098" wp14:editId="29E17AC5">
                  <wp:extent cx="854015" cy="922655"/>
                  <wp:effectExtent l="0" t="0" r="3810" b="0"/>
                  <wp:docPr id="86" name="Imagem 86"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t="43356" r="84177" b="28005"/>
                          <a:stretch/>
                        </pic:blipFill>
                        <pic:spPr bwMode="auto">
                          <a:xfrm>
                            <a:off x="0" y="0"/>
                            <a:ext cx="854432" cy="923105"/>
                          </a:xfrm>
                          <a:prstGeom prst="rect">
                            <a:avLst/>
                          </a:prstGeom>
                          <a:noFill/>
                          <a:ln>
                            <a:noFill/>
                          </a:ln>
                          <a:extLst>
                            <a:ext uri="{53640926-AAD7-44D8-BBD7-CCE9431645EC}">
                              <a14:shadowObscured xmlns:a14="http://schemas.microsoft.com/office/drawing/2010/main"/>
                            </a:ext>
                          </a:extLst>
                        </pic:spPr>
                      </pic:pic>
                    </a:graphicData>
                  </a:graphic>
                </wp:inline>
              </w:drawing>
            </w:r>
            <w:r w:rsidRPr="0076192F">
              <w:rPr>
                <w:rFonts w:cstheme="minorHAnsi"/>
                <w:noProof/>
              </w:rPr>
              <w:lastRenderedPageBreak/>
              <w:drawing>
                <wp:inline distT="0" distB="0" distL="0" distR="0" wp14:anchorId="4A2FB035" wp14:editId="2287B686">
                  <wp:extent cx="902985" cy="902335"/>
                  <wp:effectExtent l="0" t="0" r="0" b="0"/>
                  <wp:docPr id="87" name="Imagem 87"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33243" t="71992" r="50027"/>
                          <a:stretch/>
                        </pic:blipFill>
                        <pic:spPr bwMode="auto">
                          <a:xfrm>
                            <a:off x="0" y="0"/>
                            <a:ext cx="903405" cy="902755"/>
                          </a:xfrm>
                          <a:prstGeom prst="rect">
                            <a:avLst/>
                          </a:prstGeom>
                          <a:noFill/>
                          <a:ln>
                            <a:noFill/>
                          </a:ln>
                          <a:extLst>
                            <a:ext uri="{53640926-AAD7-44D8-BBD7-CCE9431645EC}">
                              <a14:shadowObscured xmlns:a14="http://schemas.microsoft.com/office/drawing/2010/main"/>
                            </a:ext>
                          </a:extLst>
                        </pic:spPr>
                      </pic:pic>
                    </a:graphicData>
                  </a:graphic>
                </wp:inline>
              </w:drawing>
            </w:r>
            <w:r w:rsidRPr="0076192F">
              <w:rPr>
                <w:rFonts w:cstheme="minorHAnsi"/>
                <w:noProof/>
              </w:rPr>
              <w:drawing>
                <wp:inline distT="0" distB="0" distL="0" distR="0" wp14:anchorId="4B720147" wp14:editId="6FA7EF62">
                  <wp:extent cx="948055" cy="902335"/>
                  <wp:effectExtent l="0" t="0" r="4445" b="0"/>
                  <wp:docPr id="88" name="Imagem 88"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15815" t="71992" r="66620"/>
                          <a:stretch/>
                        </pic:blipFill>
                        <pic:spPr bwMode="auto">
                          <a:xfrm>
                            <a:off x="0" y="0"/>
                            <a:ext cx="948496" cy="9027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02C0" w:rsidRPr="0076192F" w14:paraId="55B09686"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61ED5423" w14:textId="77777777" w:rsidR="003F02C0" w:rsidRPr="0076192F" w:rsidRDefault="003F02C0" w:rsidP="003F02C0">
            <w:pPr>
              <w:spacing w:after="0" w:line="240" w:lineRule="auto"/>
              <w:jc w:val="center"/>
              <w:rPr>
                <w:rFonts w:eastAsia="Times New Roman" w:cstheme="minorHAnsi"/>
                <w:b/>
                <w:bCs/>
                <w:color w:val="000000"/>
              </w:rPr>
            </w:pPr>
          </w:p>
        </w:tc>
        <w:tc>
          <w:tcPr>
            <w:tcW w:w="1866" w:type="dxa"/>
            <w:vMerge/>
            <w:tcBorders>
              <w:left w:val="single" w:sz="4" w:space="0" w:color="auto"/>
              <w:right w:val="single" w:sz="4" w:space="0" w:color="auto"/>
            </w:tcBorders>
            <w:shd w:val="clear" w:color="auto" w:fill="D9E2F3" w:themeFill="accent1" w:themeFillTint="33"/>
          </w:tcPr>
          <w:p w14:paraId="68C1BCC5" w14:textId="77777777" w:rsidR="003F02C0" w:rsidRPr="0076192F" w:rsidRDefault="003F02C0" w:rsidP="003F02C0">
            <w:pPr>
              <w:spacing w:after="0" w:line="240" w:lineRule="auto"/>
              <w:ind w:left="360"/>
              <w:jc w:val="center"/>
              <w:rPr>
                <w:rFonts w:eastAsia="Times New Roman" w:cstheme="minorHAnsi"/>
                <w:color w:val="00000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6B73CDA5"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 xml:space="preserve">EI02ET03-3S01 - </w:t>
            </w:r>
            <w:r w:rsidRPr="0076192F">
              <w:rPr>
                <w:rStyle w:val="fontstyle01"/>
                <w:rFonts w:asciiTheme="minorHAnsi" w:hAnsiTheme="minorHAnsi" w:cstheme="minorHAnsi"/>
              </w:rPr>
              <w:t>Participar de situações que envolvam o contato com diversas plantas e pequenos animais manifestando curiosidade e interesse.</w:t>
            </w:r>
          </w:p>
          <w:p w14:paraId="54A52B5A" w14:textId="77777777" w:rsidR="003F02C0" w:rsidRPr="0076192F" w:rsidRDefault="003F02C0" w:rsidP="003F02C0">
            <w:pPr>
              <w:jc w:val="both"/>
              <w:rPr>
                <w:rStyle w:val="fontstyle01"/>
                <w:rFonts w:asciiTheme="minorHAnsi" w:hAnsiTheme="minorHAnsi" w:cstheme="minorHAnsi"/>
                <w:b/>
                <w:bCs/>
              </w:rPr>
            </w:pPr>
            <w:r w:rsidRPr="0076192F">
              <w:rPr>
                <w:rStyle w:val="fontstyle01"/>
                <w:rFonts w:asciiTheme="minorHAnsi" w:hAnsiTheme="minorHAnsi" w:cstheme="minorHAnsi"/>
              </w:rPr>
              <w:t xml:space="preserve"> </w:t>
            </w:r>
            <w:r w:rsidRPr="0076192F">
              <w:rPr>
                <w:rFonts w:eastAsia="Times New Roman" w:cstheme="minorHAnsi"/>
                <w:b/>
                <w:bCs/>
                <w:color w:val="000000"/>
              </w:rPr>
              <w:t xml:space="preserve">EI02ET03-3S02 - </w:t>
            </w:r>
            <w:r w:rsidRPr="0076192F">
              <w:rPr>
                <w:rStyle w:val="fontstyle01"/>
                <w:rFonts w:asciiTheme="minorHAnsi" w:hAnsiTheme="minorHAnsi" w:cstheme="minorHAnsi"/>
              </w:rPr>
              <w:t>Fazer observações e formular perguntas a partir de experiências com pequenos animais e plantas.</w:t>
            </w:r>
          </w:p>
          <w:p w14:paraId="5F7CF1A3"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 xml:space="preserve">EI02ET03-3S03 - </w:t>
            </w:r>
            <w:r w:rsidRPr="0076192F">
              <w:rPr>
                <w:rStyle w:val="fontstyle01"/>
                <w:rFonts w:asciiTheme="minorHAnsi" w:hAnsiTheme="minorHAnsi" w:cstheme="minorHAnsi"/>
              </w:rPr>
              <w:t>Conhecer o meio natural desenvolvendo atitudes de respeito, preservação e cuidado.</w:t>
            </w:r>
          </w:p>
          <w:p w14:paraId="574EE12A"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 xml:space="preserve">EI02ET03-3S04 - </w:t>
            </w:r>
            <w:r w:rsidRPr="0076192F">
              <w:rPr>
                <w:rStyle w:val="fontstyle01"/>
                <w:rFonts w:asciiTheme="minorHAnsi" w:hAnsiTheme="minorHAnsi" w:cstheme="minorHAnsi"/>
              </w:rPr>
              <w:t>Ampliar a compreensão sobre os seres vivos por meio da investigação identificando assim, suas principais características.</w:t>
            </w:r>
          </w:p>
          <w:p w14:paraId="0820F821"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 xml:space="preserve">EI02ET03-3S05 - </w:t>
            </w:r>
            <w:r w:rsidRPr="0076192F">
              <w:rPr>
                <w:rStyle w:val="fontstyle01"/>
                <w:rFonts w:asciiTheme="minorHAnsi" w:hAnsiTheme="minorHAnsi" w:cstheme="minorHAnsi"/>
              </w:rPr>
              <w:t>Vivenciar situações reais de como plantar e cuidar de uma horta: desde a manipulação da terra como a utilização de ferramentas destinadas para esse manuseio.</w:t>
            </w:r>
          </w:p>
          <w:p w14:paraId="73DBC4BB"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 xml:space="preserve">EI02ET03-3S06 - </w:t>
            </w:r>
            <w:r w:rsidRPr="0076192F">
              <w:rPr>
                <w:rStyle w:val="fontstyle01"/>
                <w:rFonts w:asciiTheme="minorHAnsi" w:hAnsiTheme="minorHAnsi" w:cstheme="minorHAnsi"/>
              </w:rPr>
              <w:t>Participar do desenvolvimento de uma horta ecológica, acompanhando o crescimento de plantas e vegetais.</w:t>
            </w:r>
          </w:p>
          <w:p w14:paraId="5117235B"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 xml:space="preserve">EI02ET03-3S07 - </w:t>
            </w:r>
            <w:r w:rsidRPr="0076192F">
              <w:rPr>
                <w:rStyle w:val="fontstyle01"/>
                <w:rFonts w:asciiTheme="minorHAnsi" w:hAnsiTheme="minorHAnsi" w:cstheme="minorHAnsi"/>
              </w:rPr>
              <w:t>Registrar suas impressões sobre o a participação e o acompanhamento da horta ecológica por meio da linguagem oral ou desenhos entre outros recursos.</w:t>
            </w:r>
          </w:p>
          <w:p w14:paraId="7FB449C6" w14:textId="77777777" w:rsidR="003F02C0" w:rsidRPr="0076192F" w:rsidRDefault="003F02C0" w:rsidP="003F02C0">
            <w:pPr>
              <w:jc w:val="both"/>
              <w:rPr>
                <w:rFonts w:eastAsia="Times New Roman" w:cstheme="minorHAnsi"/>
                <w:color w:val="000000"/>
              </w:rPr>
            </w:pPr>
            <w:r w:rsidRPr="0076192F">
              <w:rPr>
                <w:rFonts w:eastAsia="Times New Roman" w:cstheme="minorHAnsi"/>
                <w:b/>
                <w:bCs/>
                <w:color w:val="000000"/>
              </w:rPr>
              <w:t xml:space="preserve">EI02ET03-3S08 - </w:t>
            </w:r>
            <w:r w:rsidRPr="0076192F">
              <w:rPr>
                <w:rFonts w:eastAsia="Times New Roman" w:cstheme="minorHAnsi"/>
                <w:color w:val="000000"/>
              </w:rPr>
              <w:t>Participar de ações que valorizem atitudes de manutenção e preservação do meio ambiente.</w:t>
            </w:r>
          </w:p>
          <w:p w14:paraId="427F2A77" w14:textId="77777777" w:rsidR="003F02C0" w:rsidRPr="0076192F" w:rsidRDefault="003F02C0" w:rsidP="003F02C0">
            <w:pPr>
              <w:jc w:val="both"/>
              <w:rPr>
                <w:rStyle w:val="fontstyle01"/>
                <w:rFonts w:asciiTheme="minorHAnsi" w:hAnsiTheme="minorHAnsi" w:cstheme="minorHAnsi"/>
                <w:b/>
                <w:bCs/>
              </w:rPr>
            </w:pPr>
          </w:p>
          <w:p w14:paraId="238CE2AF" w14:textId="77777777" w:rsidR="003F02C0" w:rsidRPr="0076192F" w:rsidRDefault="003F02C0" w:rsidP="003F02C0">
            <w:pPr>
              <w:jc w:val="both"/>
              <w:rPr>
                <w:rStyle w:val="fontstyle01"/>
                <w:rFonts w:asciiTheme="minorHAnsi" w:hAnsiTheme="minorHAnsi" w:cstheme="minorHAnsi"/>
                <w:b/>
                <w:bCs/>
              </w:rPr>
            </w:pPr>
          </w:p>
          <w:p w14:paraId="6EE12A0A" w14:textId="77777777" w:rsidR="003F02C0" w:rsidRPr="0076192F" w:rsidRDefault="003F02C0" w:rsidP="003F02C0">
            <w:pPr>
              <w:jc w:val="both"/>
              <w:rPr>
                <w:rStyle w:val="fontstyle01"/>
                <w:rFonts w:asciiTheme="minorHAnsi" w:hAnsiTheme="minorHAnsi" w:cstheme="minorHAnsi"/>
                <w:b/>
                <w:bCs/>
              </w:rPr>
            </w:pPr>
          </w:p>
          <w:p w14:paraId="4F16B300" w14:textId="77777777" w:rsidR="003F02C0" w:rsidRPr="0076192F" w:rsidRDefault="003F02C0" w:rsidP="003F02C0">
            <w:pPr>
              <w:spacing w:after="0" w:line="240" w:lineRule="auto"/>
              <w:ind w:left="34"/>
              <w:jc w:val="both"/>
              <w:rPr>
                <w:rFonts w:eastAsia="Times New Roman" w:cstheme="minorHAnsi"/>
                <w:color w:val="000000"/>
              </w:rPr>
            </w:pPr>
          </w:p>
        </w:tc>
        <w:tc>
          <w:tcPr>
            <w:tcW w:w="1726" w:type="dxa"/>
            <w:vMerge/>
            <w:tcBorders>
              <w:left w:val="nil"/>
              <w:right w:val="single" w:sz="4" w:space="0" w:color="auto"/>
            </w:tcBorders>
            <w:shd w:val="clear" w:color="auto" w:fill="auto"/>
          </w:tcPr>
          <w:p w14:paraId="34DDDA19" w14:textId="77777777" w:rsidR="003F02C0" w:rsidRPr="0076192F" w:rsidRDefault="003F02C0" w:rsidP="003F02C0">
            <w:pPr>
              <w:pStyle w:val="PargrafodaLista"/>
              <w:numPr>
                <w:ilvl w:val="0"/>
                <w:numId w:val="27"/>
              </w:numPr>
              <w:spacing w:after="0" w:line="240" w:lineRule="auto"/>
              <w:jc w:val="both"/>
              <w:rPr>
                <w:rFonts w:eastAsia="Times New Roman" w:cstheme="minorHAnsi"/>
                <w:color w:val="000000"/>
              </w:rPr>
            </w:pPr>
          </w:p>
        </w:tc>
        <w:tc>
          <w:tcPr>
            <w:tcW w:w="2548" w:type="dxa"/>
            <w:vMerge/>
            <w:tcBorders>
              <w:left w:val="nil"/>
              <w:right w:val="single" w:sz="4" w:space="0" w:color="auto"/>
            </w:tcBorders>
            <w:shd w:val="clear" w:color="auto" w:fill="auto"/>
          </w:tcPr>
          <w:p w14:paraId="3E04B56B" w14:textId="77777777" w:rsidR="003F02C0" w:rsidRPr="0076192F" w:rsidRDefault="003F02C0" w:rsidP="003F02C0">
            <w:pPr>
              <w:pStyle w:val="PargrafodaLista"/>
              <w:numPr>
                <w:ilvl w:val="0"/>
                <w:numId w:val="25"/>
              </w:numPr>
              <w:spacing w:after="0" w:line="240" w:lineRule="auto"/>
              <w:ind w:left="294" w:hanging="283"/>
              <w:jc w:val="both"/>
              <w:rPr>
                <w:rFonts w:eastAsia="Times New Roman" w:cstheme="minorHAnsi"/>
                <w:color w:val="000000"/>
              </w:rPr>
            </w:pPr>
          </w:p>
        </w:tc>
      </w:tr>
      <w:tr w:rsidR="003F02C0" w:rsidRPr="0076192F" w14:paraId="116167FE" w14:textId="77777777" w:rsidTr="003F02C0">
        <w:trPr>
          <w:trHeight w:val="205"/>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728B658C" w14:textId="77777777" w:rsidR="003F02C0" w:rsidRPr="0076192F" w:rsidRDefault="003F02C0" w:rsidP="003F02C0">
            <w:pPr>
              <w:spacing w:after="0" w:line="240" w:lineRule="auto"/>
              <w:jc w:val="center"/>
              <w:rPr>
                <w:rFonts w:eastAsia="Times New Roman" w:cstheme="minorHAnsi"/>
                <w:b/>
                <w:bCs/>
                <w:color w:val="000000"/>
              </w:rPr>
            </w:pPr>
          </w:p>
          <w:p w14:paraId="68C3A803" w14:textId="77777777" w:rsidR="003F02C0" w:rsidRPr="0076192F" w:rsidRDefault="003F02C0" w:rsidP="003F02C0">
            <w:pPr>
              <w:spacing w:after="0" w:line="240" w:lineRule="auto"/>
              <w:jc w:val="center"/>
              <w:rPr>
                <w:rFonts w:eastAsia="Times New Roman" w:cstheme="minorHAnsi"/>
                <w:b/>
                <w:bCs/>
                <w:color w:val="000000"/>
              </w:rPr>
            </w:pPr>
          </w:p>
          <w:p w14:paraId="35117A8B" w14:textId="77777777" w:rsidR="003F02C0" w:rsidRPr="0076192F" w:rsidRDefault="003F02C0" w:rsidP="003F02C0">
            <w:pPr>
              <w:spacing w:after="0" w:line="240" w:lineRule="auto"/>
              <w:jc w:val="center"/>
              <w:rPr>
                <w:rFonts w:eastAsia="Times New Roman" w:cstheme="minorHAnsi"/>
                <w:b/>
                <w:bCs/>
                <w:color w:val="000000"/>
              </w:rPr>
            </w:pPr>
            <w:r w:rsidRPr="0076192F">
              <w:rPr>
                <w:rFonts w:eastAsia="Times New Roman" w:cstheme="minorHAnsi"/>
                <w:b/>
                <w:bCs/>
                <w:color w:val="000000"/>
              </w:rPr>
              <w:t>(EI02ET04)</w:t>
            </w:r>
          </w:p>
          <w:p w14:paraId="7A96FF35" w14:textId="77777777" w:rsidR="003F02C0" w:rsidRPr="0076192F" w:rsidRDefault="003F02C0" w:rsidP="003F02C0">
            <w:pPr>
              <w:spacing w:after="0" w:line="240" w:lineRule="auto"/>
              <w:jc w:val="center"/>
              <w:rPr>
                <w:rFonts w:eastAsia="Times New Roman" w:cstheme="minorHAnsi"/>
                <w:b/>
                <w:bCs/>
                <w:color w:val="000000"/>
              </w:rPr>
            </w:pPr>
            <w:r w:rsidRPr="0076192F">
              <w:rPr>
                <w:rFonts w:eastAsia="Times New Roman" w:cstheme="minorHAnsi"/>
                <w:b/>
                <w:bCs/>
                <w:color w:val="000000"/>
              </w:rPr>
              <w:t>Identificar relações espaciais (dentro e fora, em cima, embaixo, acima, abaixo, entre e do lado) e temporais (antes, durante e depois).</w:t>
            </w:r>
          </w:p>
        </w:tc>
        <w:tc>
          <w:tcPr>
            <w:tcW w:w="1866" w:type="dxa"/>
            <w:vMerge w:val="restart"/>
            <w:tcBorders>
              <w:top w:val="single" w:sz="4" w:space="0" w:color="auto"/>
              <w:left w:val="single" w:sz="4" w:space="0" w:color="auto"/>
              <w:right w:val="single" w:sz="4" w:space="0" w:color="auto"/>
            </w:tcBorders>
            <w:shd w:val="clear" w:color="auto" w:fill="D9E2F3" w:themeFill="accent1" w:themeFillTint="33"/>
          </w:tcPr>
          <w:p w14:paraId="0DC996DB"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C1. Conhecimento</w:t>
            </w:r>
          </w:p>
          <w:p w14:paraId="09AD1A1E"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C2. Pensamento científico, crítico e criativo</w:t>
            </w:r>
          </w:p>
          <w:p w14:paraId="50CF9A1C"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C3. Repertório Cultural</w:t>
            </w:r>
          </w:p>
          <w:p w14:paraId="4757FA44"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C4. Comunicação</w:t>
            </w:r>
          </w:p>
          <w:p w14:paraId="1528D13B"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C6. Trabalho e projeto de vida</w:t>
            </w:r>
          </w:p>
          <w:p w14:paraId="59EF85B2"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C8. Autoconhecimento e autocuidado</w:t>
            </w:r>
          </w:p>
          <w:p w14:paraId="54E8DF85"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C9. Empatia e Cooperação</w:t>
            </w:r>
          </w:p>
          <w:p w14:paraId="04D3D3B4"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C10. Responsabilidade e autonomia</w:t>
            </w:r>
          </w:p>
        </w:tc>
        <w:tc>
          <w:tcPr>
            <w:tcW w:w="775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4D6D4076" w14:textId="77777777" w:rsidR="003F02C0" w:rsidRPr="0076192F" w:rsidRDefault="003F02C0" w:rsidP="003F02C0">
            <w:pPr>
              <w:pStyle w:val="PargrafodaLista"/>
              <w:spacing w:after="0" w:line="240" w:lineRule="auto"/>
              <w:ind w:hanging="720"/>
              <w:jc w:val="center"/>
              <w:rPr>
                <w:rFonts w:eastAsia="Times New Roman" w:cstheme="minorHAnsi"/>
                <w:color w:val="000000"/>
              </w:rPr>
            </w:pPr>
          </w:p>
        </w:tc>
        <w:tc>
          <w:tcPr>
            <w:tcW w:w="1726" w:type="dxa"/>
            <w:vMerge w:val="restart"/>
            <w:tcBorders>
              <w:top w:val="single" w:sz="4" w:space="0" w:color="auto"/>
              <w:left w:val="nil"/>
              <w:right w:val="single" w:sz="4" w:space="0" w:color="auto"/>
            </w:tcBorders>
            <w:shd w:val="clear" w:color="auto" w:fill="auto"/>
          </w:tcPr>
          <w:p w14:paraId="734EBED0"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Conviver</w:t>
            </w:r>
          </w:p>
          <w:p w14:paraId="2EFB2A80"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Brincar</w:t>
            </w:r>
          </w:p>
          <w:p w14:paraId="749A2A91"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Participar</w:t>
            </w:r>
          </w:p>
          <w:p w14:paraId="595FF41C"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Explorar</w:t>
            </w:r>
          </w:p>
          <w:p w14:paraId="5124C4B1"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Expressar</w:t>
            </w:r>
          </w:p>
          <w:p w14:paraId="0A9A9112"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Conhecer-se</w:t>
            </w:r>
          </w:p>
        </w:tc>
        <w:tc>
          <w:tcPr>
            <w:tcW w:w="2548" w:type="dxa"/>
            <w:vMerge w:val="restart"/>
            <w:tcBorders>
              <w:top w:val="single" w:sz="4" w:space="0" w:color="auto"/>
              <w:left w:val="nil"/>
              <w:right w:val="single" w:sz="4" w:space="0" w:color="auto"/>
            </w:tcBorders>
            <w:shd w:val="clear" w:color="auto" w:fill="auto"/>
          </w:tcPr>
          <w:p w14:paraId="66BC200D" w14:textId="77777777" w:rsidR="003F02C0" w:rsidRPr="0076192F" w:rsidRDefault="003F02C0" w:rsidP="003F02C0">
            <w:pPr>
              <w:spacing w:after="0" w:line="240" w:lineRule="auto"/>
              <w:jc w:val="center"/>
              <w:rPr>
                <w:rFonts w:eastAsia="Times New Roman" w:cstheme="minorHAnsi"/>
                <w:color w:val="000000"/>
              </w:rPr>
            </w:pPr>
          </w:p>
          <w:p w14:paraId="5A267B9F" w14:textId="77777777" w:rsidR="003F02C0" w:rsidRPr="0076192F" w:rsidRDefault="003F02C0" w:rsidP="003F02C0">
            <w:pPr>
              <w:spacing w:after="0" w:line="240" w:lineRule="auto"/>
              <w:jc w:val="center"/>
              <w:rPr>
                <w:rFonts w:eastAsia="Times New Roman" w:cstheme="minorHAnsi"/>
                <w:color w:val="000000"/>
              </w:rPr>
            </w:pPr>
            <w:r w:rsidRPr="0076192F">
              <w:rPr>
                <w:rFonts w:cstheme="minorHAnsi"/>
                <w:noProof/>
              </w:rPr>
              <w:drawing>
                <wp:inline distT="0" distB="0" distL="0" distR="0" wp14:anchorId="189786B4" wp14:editId="081763DD">
                  <wp:extent cx="906711" cy="888521"/>
                  <wp:effectExtent l="0" t="0" r="8255" b="6985"/>
                  <wp:docPr id="89" name="Imagem 89"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02C0" w:rsidRPr="0076192F" w14:paraId="0FE62335" w14:textId="77777777" w:rsidTr="003F02C0">
        <w:trPr>
          <w:trHeight w:val="269"/>
        </w:trPr>
        <w:tc>
          <w:tcPr>
            <w:tcW w:w="1836" w:type="dxa"/>
            <w:vMerge/>
            <w:tcBorders>
              <w:left w:val="single" w:sz="4" w:space="0" w:color="auto"/>
              <w:right w:val="single" w:sz="4" w:space="0" w:color="auto"/>
            </w:tcBorders>
            <w:shd w:val="clear" w:color="auto" w:fill="E2EFD9" w:themeFill="accent6" w:themeFillTint="33"/>
            <w:vAlign w:val="center"/>
          </w:tcPr>
          <w:p w14:paraId="60DF3DF5" w14:textId="77777777" w:rsidR="003F02C0" w:rsidRPr="0076192F" w:rsidRDefault="003F02C0" w:rsidP="003F02C0">
            <w:pPr>
              <w:spacing w:after="0" w:line="240" w:lineRule="auto"/>
              <w:jc w:val="center"/>
              <w:rPr>
                <w:rFonts w:eastAsia="Times New Roman" w:cstheme="minorHAnsi"/>
                <w:b/>
                <w:bCs/>
                <w:color w:val="000000"/>
              </w:rPr>
            </w:pPr>
          </w:p>
        </w:tc>
        <w:tc>
          <w:tcPr>
            <w:tcW w:w="1866" w:type="dxa"/>
            <w:vMerge/>
            <w:tcBorders>
              <w:left w:val="single" w:sz="4" w:space="0" w:color="auto"/>
              <w:right w:val="single" w:sz="4" w:space="0" w:color="auto"/>
            </w:tcBorders>
            <w:shd w:val="clear" w:color="auto" w:fill="D9E2F3" w:themeFill="accent1" w:themeFillTint="33"/>
          </w:tcPr>
          <w:p w14:paraId="6F58D32B" w14:textId="77777777" w:rsidR="003F02C0" w:rsidRPr="0076192F" w:rsidRDefault="003F02C0" w:rsidP="003F02C0">
            <w:pPr>
              <w:spacing w:after="0" w:line="240" w:lineRule="auto"/>
              <w:ind w:left="360"/>
              <w:jc w:val="center"/>
              <w:rPr>
                <w:rFonts w:eastAsia="Times New Roman" w:cstheme="minorHAnsi"/>
                <w:color w:val="000000"/>
              </w:rPr>
            </w:pPr>
          </w:p>
        </w:tc>
        <w:tc>
          <w:tcPr>
            <w:tcW w:w="7754" w:type="dxa"/>
            <w:vMerge w:val="restart"/>
            <w:tcBorders>
              <w:top w:val="single" w:sz="4" w:space="0" w:color="auto"/>
              <w:left w:val="single" w:sz="4" w:space="0" w:color="auto"/>
              <w:right w:val="single" w:sz="4" w:space="0" w:color="auto"/>
            </w:tcBorders>
            <w:shd w:val="clear" w:color="auto" w:fill="auto"/>
          </w:tcPr>
          <w:p w14:paraId="3DA9F96E" w14:textId="77777777" w:rsidR="003F02C0" w:rsidRPr="0076192F" w:rsidRDefault="003F02C0" w:rsidP="003F02C0">
            <w:pPr>
              <w:jc w:val="both"/>
              <w:rPr>
                <w:rFonts w:eastAsia="Times New Roman" w:cstheme="minorHAnsi"/>
                <w:color w:val="000000"/>
              </w:rPr>
            </w:pPr>
            <w:r w:rsidRPr="0076192F">
              <w:rPr>
                <w:rFonts w:eastAsia="Times New Roman" w:cstheme="minorHAnsi"/>
                <w:b/>
                <w:bCs/>
                <w:color w:val="000000"/>
              </w:rPr>
              <w:t xml:space="preserve">EI02ET03-3S01 – </w:t>
            </w:r>
            <w:r w:rsidRPr="0076192F">
              <w:rPr>
                <w:rFonts w:eastAsia="Times New Roman" w:cstheme="minorHAnsi"/>
                <w:color w:val="000000"/>
              </w:rPr>
              <w:t>Participar de brincadeiras, orientadas pelo professor, que explorem progressivamente noções espaciais.</w:t>
            </w:r>
          </w:p>
          <w:p w14:paraId="3CD2BE83" w14:textId="77777777" w:rsidR="003F02C0" w:rsidRPr="0076192F" w:rsidRDefault="003F02C0" w:rsidP="003F02C0">
            <w:pPr>
              <w:jc w:val="both"/>
              <w:rPr>
                <w:rFonts w:eastAsia="Times New Roman" w:cstheme="minorHAnsi"/>
                <w:color w:val="000000"/>
              </w:rPr>
            </w:pPr>
            <w:r w:rsidRPr="0076192F">
              <w:rPr>
                <w:rFonts w:eastAsia="Times New Roman" w:cstheme="minorHAnsi"/>
                <w:b/>
                <w:bCs/>
                <w:color w:val="000000"/>
              </w:rPr>
              <w:t xml:space="preserve">EI02ET03-3S02 – </w:t>
            </w:r>
            <w:r w:rsidRPr="0076192F">
              <w:rPr>
                <w:rFonts w:eastAsia="Times New Roman" w:cstheme="minorHAnsi"/>
                <w:color w:val="000000"/>
              </w:rPr>
              <w:t>Utilizar a musicalidade para explorar conceitos espaciais como dentro e fora, abaixo, acima a partir da exploração do corpo, situando-se no espaço.</w:t>
            </w:r>
          </w:p>
          <w:p w14:paraId="7BE3815A" w14:textId="77777777" w:rsidR="003F02C0" w:rsidRPr="0076192F" w:rsidRDefault="003F02C0" w:rsidP="003F02C0">
            <w:pPr>
              <w:jc w:val="both"/>
              <w:rPr>
                <w:rFonts w:eastAsia="Times New Roman" w:cstheme="minorHAnsi"/>
                <w:color w:val="000000"/>
              </w:rPr>
            </w:pPr>
            <w:r w:rsidRPr="0076192F">
              <w:rPr>
                <w:rFonts w:eastAsia="Times New Roman" w:cstheme="minorHAnsi"/>
                <w:b/>
                <w:bCs/>
                <w:color w:val="000000"/>
              </w:rPr>
              <w:t xml:space="preserve">EI02ET03-3S03 – </w:t>
            </w:r>
            <w:r w:rsidRPr="0076192F">
              <w:rPr>
                <w:rFonts w:eastAsia="Times New Roman" w:cstheme="minorHAnsi"/>
                <w:color w:val="000000"/>
              </w:rPr>
              <w:t>Apropriar-se gradativamente de conceitos espaciais: na frente, atrás, dentro, fora, mais perto, mais longe, por meio de atividades livres ou direcionadas pelo professor.</w:t>
            </w:r>
          </w:p>
          <w:p w14:paraId="61E64AC3" w14:textId="77777777" w:rsidR="003F02C0" w:rsidRPr="0076192F" w:rsidRDefault="003F02C0" w:rsidP="003F02C0">
            <w:pPr>
              <w:jc w:val="both"/>
              <w:rPr>
                <w:rStyle w:val="fontstyle11"/>
                <w:rFonts w:asciiTheme="minorHAnsi" w:hAnsiTheme="minorHAnsi" w:cstheme="minorHAnsi"/>
              </w:rPr>
            </w:pPr>
            <w:r w:rsidRPr="0076192F">
              <w:rPr>
                <w:rFonts w:eastAsia="Times New Roman" w:cstheme="minorHAnsi"/>
                <w:b/>
                <w:bCs/>
                <w:color w:val="000000"/>
              </w:rPr>
              <w:t xml:space="preserve">EI02ET03-3S04 - </w:t>
            </w:r>
            <w:r w:rsidRPr="0076192F">
              <w:rPr>
                <w:rStyle w:val="fontstyle11"/>
                <w:rFonts w:asciiTheme="minorHAnsi" w:hAnsiTheme="minorHAnsi" w:cstheme="minorHAnsi"/>
              </w:rPr>
              <w:t>Brincar utilizando sequências para compreender conceitos como antes e depois.</w:t>
            </w:r>
          </w:p>
          <w:p w14:paraId="5ACEF86D" w14:textId="77777777" w:rsidR="003F02C0" w:rsidRPr="0076192F" w:rsidRDefault="003F02C0" w:rsidP="003F02C0">
            <w:pPr>
              <w:jc w:val="both"/>
              <w:rPr>
                <w:rFonts w:eastAsia="Times New Roman" w:cstheme="minorHAnsi"/>
                <w:b/>
                <w:bCs/>
                <w:color w:val="000000"/>
              </w:rPr>
            </w:pPr>
            <w:r w:rsidRPr="0076192F">
              <w:rPr>
                <w:rFonts w:eastAsia="Times New Roman" w:cstheme="minorHAnsi"/>
                <w:b/>
                <w:bCs/>
                <w:color w:val="000000"/>
              </w:rPr>
              <w:t xml:space="preserve">EI02ET03-3S05 – </w:t>
            </w:r>
            <w:r w:rsidRPr="0076192F">
              <w:rPr>
                <w:rFonts w:eastAsia="Times New Roman" w:cstheme="minorHAnsi"/>
                <w:color w:val="000000"/>
              </w:rPr>
              <w:t>Utilizar a musicalidade para explorar conceitos temporais como antes, durante e depois a partir da exploração do corpo.</w:t>
            </w:r>
          </w:p>
          <w:p w14:paraId="511D426A" w14:textId="77777777" w:rsidR="003F02C0" w:rsidRPr="0076192F" w:rsidRDefault="003F02C0" w:rsidP="003F02C0">
            <w:pPr>
              <w:jc w:val="both"/>
              <w:rPr>
                <w:rFonts w:eastAsia="Times New Roman" w:cstheme="minorHAnsi"/>
                <w:color w:val="000000"/>
              </w:rPr>
            </w:pPr>
          </w:p>
        </w:tc>
        <w:tc>
          <w:tcPr>
            <w:tcW w:w="1726" w:type="dxa"/>
            <w:vMerge/>
            <w:tcBorders>
              <w:left w:val="nil"/>
              <w:right w:val="single" w:sz="4" w:space="0" w:color="auto"/>
            </w:tcBorders>
            <w:shd w:val="clear" w:color="auto" w:fill="auto"/>
          </w:tcPr>
          <w:p w14:paraId="6A89CE06" w14:textId="77777777" w:rsidR="003F02C0" w:rsidRPr="0076192F" w:rsidRDefault="003F02C0" w:rsidP="003F02C0">
            <w:pPr>
              <w:pStyle w:val="PargrafodaLista"/>
              <w:numPr>
                <w:ilvl w:val="0"/>
                <w:numId w:val="27"/>
              </w:numPr>
              <w:spacing w:after="0" w:line="240" w:lineRule="auto"/>
              <w:jc w:val="both"/>
              <w:rPr>
                <w:rFonts w:eastAsia="Times New Roman" w:cstheme="minorHAnsi"/>
                <w:color w:val="000000"/>
              </w:rPr>
            </w:pPr>
          </w:p>
        </w:tc>
        <w:tc>
          <w:tcPr>
            <w:tcW w:w="2548" w:type="dxa"/>
            <w:vMerge/>
            <w:tcBorders>
              <w:left w:val="nil"/>
              <w:right w:val="single" w:sz="4" w:space="0" w:color="auto"/>
            </w:tcBorders>
            <w:shd w:val="clear" w:color="auto" w:fill="auto"/>
          </w:tcPr>
          <w:p w14:paraId="43B19D23" w14:textId="77777777" w:rsidR="003F02C0" w:rsidRPr="0076192F" w:rsidRDefault="003F02C0" w:rsidP="003F02C0">
            <w:pPr>
              <w:pStyle w:val="PargrafodaLista"/>
              <w:numPr>
                <w:ilvl w:val="0"/>
                <w:numId w:val="25"/>
              </w:numPr>
              <w:spacing w:after="0" w:line="240" w:lineRule="auto"/>
              <w:ind w:left="294" w:hanging="283"/>
              <w:jc w:val="both"/>
              <w:rPr>
                <w:rFonts w:eastAsia="Times New Roman" w:cstheme="minorHAnsi"/>
                <w:color w:val="000000"/>
              </w:rPr>
            </w:pPr>
          </w:p>
        </w:tc>
      </w:tr>
      <w:tr w:rsidR="003F02C0" w:rsidRPr="0076192F" w14:paraId="60D76EA8" w14:textId="77777777" w:rsidTr="003F02C0">
        <w:trPr>
          <w:trHeight w:val="20"/>
        </w:trPr>
        <w:tc>
          <w:tcPr>
            <w:tcW w:w="1836" w:type="dxa"/>
            <w:tcBorders>
              <w:left w:val="single" w:sz="4" w:space="0" w:color="auto"/>
              <w:bottom w:val="single" w:sz="4" w:space="0" w:color="auto"/>
              <w:right w:val="single" w:sz="4" w:space="0" w:color="auto"/>
            </w:tcBorders>
            <w:shd w:val="clear" w:color="auto" w:fill="E2EFD9" w:themeFill="accent6" w:themeFillTint="33"/>
            <w:vAlign w:val="center"/>
          </w:tcPr>
          <w:p w14:paraId="0AE1536B" w14:textId="77777777" w:rsidR="003F02C0" w:rsidRPr="0076192F" w:rsidRDefault="003F02C0" w:rsidP="003F02C0">
            <w:pPr>
              <w:spacing w:after="0" w:line="240" w:lineRule="auto"/>
              <w:jc w:val="center"/>
              <w:rPr>
                <w:rFonts w:eastAsia="Times New Roman" w:cstheme="minorHAnsi"/>
                <w:b/>
                <w:bCs/>
                <w:color w:val="000000"/>
              </w:rPr>
            </w:pPr>
          </w:p>
        </w:tc>
        <w:tc>
          <w:tcPr>
            <w:tcW w:w="1866" w:type="dxa"/>
            <w:tcBorders>
              <w:left w:val="single" w:sz="4" w:space="0" w:color="auto"/>
              <w:bottom w:val="single" w:sz="4" w:space="0" w:color="auto"/>
              <w:right w:val="single" w:sz="4" w:space="0" w:color="auto"/>
            </w:tcBorders>
            <w:shd w:val="clear" w:color="auto" w:fill="D9E2F3" w:themeFill="accent1" w:themeFillTint="33"/>
          </w:tcPr>
          <w:p w14:paraId="0149D4F7" w14:textId="77777777" w:rsidR="003F02C0" w:rsidRPr="0076192F" w:rsidRDefault="003F02C0" w:rsidP="003F02C0">
            <w:pPr>
              <w:spacing w:after="0" w:line="240" w:lineRule="auto"/>
              <w:ind w:left="360"/>
              <w:jc w:val="both"/>
              <w:rPr>
                <w:rFonts w:eastAsia="Times New Roman" w:cstheme="minorHAnsi"/>
                <w:color w:val="000000"/>
              </w:rPr>
            </w:pPr>
          </w:p>
        </w:tc>
        <w:tc>
          <w:tcPr>
            <w:tcW w:w="7754" w:type="dxa"/>
            <w:vMerge/>
            <w:tcBorders>
              <w:left w:val="single" w:sz="4" w:space="0" w:color="auto"/>
              <w:bottom w:val="single" w:sz="4" w:space="0" w:color="auto"/>
              <w:right w:val="single" w:sz="4" w:space="0" w:color="auto"/>
            </w:tcBorders>
            <w:shd w:val="clear" w:color="auto" w:fill="auto"/>
            <w:vAlign w:val="center"/>
          </w:tcPr>
          <w:p w14:paraId="087BB7D7" w14:textId="77777777" w:rsidR="003F02C0" w:rsidRPr="0076192F" w:rsidRDefault="003F02C0" w:rsidP="003F02C0">
            <w:pPr>
              <w:spacing w:after="0" w:line="240" w:lineRule="auto"/>
              <w:ind w:left="70"/>
              <w:jc w:val="center"/>
              <w:rPr>
                <w:rFonts w:eastAsia="Times New Roman" w:cstheme="minorHAnsi"/>
                <w:b/>
                <w:bCs/>
                <w:color w:val="000000"/>
              </w:rPr>
            </w:pPr>
          </w:p>
        </w:tc>
        <w:tc>
          <w:tcPr>
            <w:tcW w:w="1726" w:type="dxa"/>
            <w:tcBorders>
              <w:left w:val="nil"/>
              <w:bottom w:val="single" w:sz="4" w:space="0" w:color="auto"/>
              <w:right w:val="single" w:sz="4" w:space="0" w:color="auto"/>
            </w:tcBorders>
            <w:shd w:val="clear" w:color="auto" w:fill="auto"/>
          </w:tcPr>
          <w:p w14:paraId="0D4857C0" w14:textId="77777777" w:rsidR="003F02C0" w:rsidRPr="0076192F" w:rsidRDefault="003F02C0" w:rsidP="003F02C0">
            <w:pPr>
              <w:spacing w:after="0" w:line="240" w:lineRule="auto"/>
              <w:ind w:left="360"/>
              <w:jc w:val="both"/>
              <w:rPr>
                <w:rFonts w:eastAsia="Times New Roman" w:cstheme="minorHAnsi"/>
                <w:color w:val="000000"/>
              </w:rPr>
            </w:pPr>
          </w:p>
        </w:tc>
        <w:tc>
          <w:tcPr>
            <w:tcW w:w="2548" w:type="dxa"/>
            <w:tcBorders>
              <w:left w:val="nil"/>
              <w:bottom w:val="single" w:sz="4" w:space="0" w:color="auto"/>
              <w:right w:val="single" w:sz="4" w:space="0" w:color="auto"/>
            </w:tcBorders>
            <w:shd w:val="clear" w:color="auto" w:fill="auto"/>
          </w:tcPr>
          <w:p w14:paraId="2B5B18E9" w14:textId="77777777" w:rsidR="003F02C0" w:rsidRPr="0076192F" w:rsidRDefault="003F02C0" w:rsidP="003F02C0">
            <w:pPr>
              <w:pStyle w:val="PargrafodaLista"/>
              <w:spacing w:after="0" w:line="240" w:lineRule="auto"/>
              <w:ind w:left="360"/>
              <w:jc w:val="both"/>
              <w:rPr>
                <w:rFonts w:eastAsia="Times New Roman" w:cstheme="minorHAnsi"/>
                <w:color w:val="000000"/>
              </w:rPr>
            </w:pPr>
          </w:p>
        </w:tc>
      </w:tr>
      <w:tr w:rsidR="003F02C0" w:rsidRPr="0076192F" w14:paraId="0F97EA6C" w14:textId="77777777" w:rsidTr="003F02C0">
        <w:trPr>
          <w:trHeight w:val="205"/>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4FEAC233" w14:textId="77777777" w:rsidR="003F02C0" w:rsidRPr="0076192F" w:rsidRDefault="003F02C0" w:rsidP="003F02C0">
            <w:pPr>
              <w:spacing w:after="0" w:line="240" w:lineRule="auto"/>
              <w:jc w:val="center"/>
              <w:rPr>
                <w:rFonts w:eastAsia="Times New Roman" w:cstheme="minorHAnsi"/>
                <w:b/>
                <w:bCs/>
                <w:color w:val="000000"/>
              </w:rPr>
            </w:pPr>
            <w:r w:rsidRPr="0076192F">
              <w:rPr>
                <w:rFonts w:eastAsia="Times New Roman" w:cstheme="minorHAnsi"/>
                <w:b/>
                <w:bCs/>
                <w:color w:val="000000"/>
              </w:rPr>
              <w:t>(EI02ET05) Classificar objetos, considerando determinado atributo (tamanho, peso, cor, forma etc.).</w:t>
            </w:r>
          </w:p>
          <w:p w14:paraId="7C28FC2F" w14:textId="77777777" w:rsidR="003F02C0" w:rsidRPr="0076192F" w:rsidRDefault="003F02C0" w:rsidP="003F02C0">
            <w:pPr>
              <w:spacing w:after="0" w:line="240" w:lineRule="auto"/>
              <w:jc w:val="center"/>
              <w:rPr>
                <w:rFonts w:eastAsia="Times New Roman" w:cstheme="minorHAnsi"/>
              </w:rPr>
            </w:pPr>
          </w:p>
          <w:p w14:paraId="4B5F9939" w14:textId="77777777" w:rsidR="003F02C0" w:rsidRPr="0076192F" w:rsidRDefault="003F02C0" w:rsidP="003F02C0">
            <w:pPr>
              <w:spacing w:after="0" w:line="240" w:lineRule="auto"/>
              <w:jc w:val="center"/>
              <w:rPr>
                <w:rFonts w:eastAsia="Times New Roman" w:cstheme="minorHAnsi"/>
                <w:b/>
                <w:bCs/>
                <w:color w:val="000000"/>
              </w:rPr>
            </w:pPr>
          </w:p>
        </w:tc>
        <w:tc>
          <w:tcPr>
            <w:tcW w:w="1866" w:type="dxa"/>
            <w:vMerge w:val="restart"/>
            <w:tcBorders>
              <w:top w:val="single" w:sz="4" w:space="0" w:color="auto"/>
              <w:left w:val="single" w:sz="4" w:space="0" w:color="auto"/>
              <w:right w:val="single" w:sz="4" w:space="0" w:color="auto"/>
            </w:tcBorders>
            <w:shd w:val="clear" w:color="auto" w:fill="D9E2F3" w:themeFill="accent1" w:themeFillTint="33"/>
          </w:tcPr>
          <w:p w14:paraId="2D860D2E"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C1. Conhecimento</w:t>
            </w:r>
          </w:p>
          <w:p w14:paraId="0AB45FA7"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lastRenderedPageBreak/>
              <w:t>C2. Pensamento científico, crítico e criativo</w:t>
            </w:r>
          </w:p>
          <w:p w14:paraId="44C63726"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C3. Repertório Cultural</w:t>
            </w:r>
          </w:p>
          <w:p w14:paraId="033E9077"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C4. Comunicação</w:t>
            </w:r>
          </w:p>
          <w:p w14:paraId="1238C8AD"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C6. Trabalho e projeto de vida</w:t>
            </w:r>
          </w:p>
          <w:p w14:paraId="2777451B"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C8. Autoconhecimento e autocuidado</w:t>
            </w:r>
          </w:p>
          <w:p w14:paraId="25A2E664"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C9. Empatia e Cooperação</w:t>
            </w:r>
          </w:p>
          <w:p w14:paraId="756D4C0A"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C10. Responsabilidade e autonomia</w:t>
            </w:r>
          </w:p>
        </w:tc>
        <w:tc>
          <w:tcPr>
            <w:tcW w:w="775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7D0B00EF" w14:textId="77777777" w:rsidR="003F02C0" w:rsidRPr="0076192F" w:rsidRDefault="003F02C0" w:rsidP="003F02C0">
            <w:pPr>
              <w:spacing w:after="0" w:line="240" w:lineRule="auto"/>
              <w:rPr>
                <w:rFonts w:eastAsia="Times New Roman" w:cstheme="minorHAnsi"/>
                <w:color w:val="000000"/>
              </w:rPr>
            </w:pPr>
          </w:p>
        </w:tc>
        <w:tc>
          <w:tcPr>
            <w:tcW w:w="1726" w:type="dxa"/>
            <w:vMerge w:val="restart"/>
            <w:tcBorders>
              <w:top w:val="single" w:sz="4" w:space="0" w:color="auto"/>
              <w:left w:val="nil"/>
              <w:right w:val="single" w:sz="4" w:space="0" w:color="auto"/>
            </w:tcBorders>
            <w:shd w:val="clear" w:color="auto" w:fill="auto"/>
          </w:tcPr>
          <w:p w14:paraId="2A2FC0D8"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Conviver</w:t>
            </w:r>
          </w:p>
          <w:p w14:paraId="0505E73A"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lastRenderedPageBreak/>
              <w:t>Brincar</w:t>
            </w:r>
          </w:p>
          <w:p w14:paraId="4E845DDB"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Participar</w:t>
            </w:r>
          </w:p>
          <w:p w14:paraId="471186D4"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Explorar</w:t>
            </w:r>
          </w:p>
          <w:p w14:paraId="066E5EEB"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Expressar</w:t>
            </w:r>
          </w:p>
          <w:p w14:paraId="533C0010"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Conhecer-se</w:t>
            </w:r>
          </w:p>
        </w:tc>
        <w:tc>
          <w:tcPr>
            <w:tcW w:w="2548" w:type="dxa"/>
            <w:vMerge w:val="restart"/>
            <w:tcBorders>
              <w:top w:val="single" w:sz="4" w:space="0" w:color="auto"/>
              <w:left w:val="nil"/>
              <w:right w:val="single" w:sz="4" w:space="0" w:color="auto"/>
            </w:tcBorders>
            <w:shd w:val="clear" w:color="auto" w:fill="auto"/>
          </w:tcPr>
          <w:p w14:paraId="3FDB4379" w14:textId="77777777" w:rsidR="003F02C0" w:rsidRPr="0076192F" w:rsidRDefault="003F02C0" w:rsidP="003F02C0">
            <w:pPr>
              <w:spacing w:after="0" w:line="240" w:lineRule="auto"/>
              <w:jc w:val="center"/>
              <w:rPr>
                <w:rFonts w:eastAsia="Times New Roman" w:cstheme="minorHAnsi"/>
                <w:color w:val="000000"/>
              </w:rPr>
            </w:pPr>
          </w:p>
          <w:p w14:paraId="59B854BE" w14:textId="77777777" w:rsidR="003F02C0" w:rsidRPr="0076192F" w:rsidRDefault="003F02C0" w:rsidP="003F02C0">
            <w:pPr>
              <w:spacing w:after="0" w:line="240" w:lineRule="auto"/>
              <w:jc w:val="center"/>
              <w:rPr>
                <w:rFonts w:eastAsia="Times New Roman" w:cstheme="minorHAnsi"/>
                <w:color w:val="000000"/>
              </w:rPr>
            </w:pPr>
            <w:r w:rsidRPr="0076192F">
              <w:rPr>
                <w:rFonts w:cstheme="minorHAnsi"/>
                <w:noProof/>
              </w:rPr>
              <w:lastRenderedPageBreak/>
              <w:drawing>
                <wp:inline distT="0" distB="0" distL="0" distR="0" wp14:anchorId="0B0118A8" wp14:editId="441B968F">
                  <wp:extent cx="906711" cy="888521"/>
                  <wp:effectExtent l="0" t="0" r="8255" b="6985"/>
                  <wp:docPr id="90" name="Imagem 90"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02C0" w:rsidRPr="0076192F" w14:paraId="0E67AF59"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5208EC34" w14:textId="77777777" w:rsidR="003F02C0" w:rsidRPr="0076192F" w:rsidRDefault="003F02C0" w:rsidP="003F02C0">
            <w:pPr>
              <w:spacing w:after="0" w:line="240" w:lineRule="auto"/>
              <w:jc w:val="center"/>
              <w:rPr>
                <w:rFonts w:eastAsia="Times New Roman" w:cstheme="minorHAnsi"/>
                <w:b/>
                <w:bCs/>
                <w:color w:val="000000"/>
              </w:rPr>
            </w:pPr>
          </w:p>
        </w:tc>
        <w:tc>
          <w:tcPr>
            <w:tcW w:w="1866" w:type="dxa"/>
            <w:vMerge/>
            <w:tcBorders>
              <w:left w:val="single" w:sz="4" w:space="0" w:color="auto"/>
              <w:right w:val="single" w:sz="4" w:space="0" w:color="auto"/>
            </w:tcBorders>
            <w:shd w:val="clear" w:color="auto" w:fill="D9E2F3" w:themeFill="accent1" w:themeFillTint="33"/>
          </w:tcPr>
          <w:p w14:paraId="3B5A5EDB" w14:textId="77777777" w:rsidR="003F02C0" w:rsidRPr="0076192F" w:rsidRDefault="003F02C0" w:rsidP="003F02C0">
            <w:pPr>
              <w:spacing w:after="0" w:line="240" w:lineRule="auto"/>
              <w:ind w:left="360"/>
              <w:jc w:val="center"/>
              <w:rPr>
                <w:rFonts w:eastAsia="Times New Roman" w:cstheme="minorHAnsi"/>
                <w:color w:val="00000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14F5DAD7" w14:textId="77777777" w:rsidR="003F02C0" w:rsidRPr="0076192F" w:rsidRDefault="003F02C0" w:rsidP="003F02C0">
            <w:pPr>
              <w:rPr>
                <w:rFonts w:cstheme="minorHAnsi"/>
              </w:rPr>
            </w:pPr>
            <w:r w:rsidRPr="0076192F">
              <w:rPr>
                <w:rFonts w:eastAsia="Times New Roman" w:cstheme="minorHAnsi"/>
                <w:b/>
                <w:bCs/>
                <w:color w:val="000000"/>
              </w:rPr>
              <w:t xml:space="preserve"> EI02ET05-3S01 -</w:t>
            </w:r>
            <w:r w:rsidRPr="0076192F">
              <w:rPr>
                <w:rFonts w:eastAsia="Times New Roman" w:cstheme="minorHAnsi"/>
                <w:color w:val="000000"/>
              </w:rPr>
              <w:t>S</w:t>
            </w:r>
            <w:r w:rsidRPr="0076192F">
              <w:rPr>
                <w:rFonts w:cstheme="minorHAnsi"/>
              </w:rPr>
              <w:t xml:space="preserve">eriar objetos de acordo com atributos: maior para o menos, mais grosso para o mais fino, mais pesado para o mais leve... </w:t>
            </w:r>
          </w:p>
          <w:p w14:paraId="36D9376F" w14:textId="77777777" w:rsidR="003F02C0" w:rsidRPr="0076192F" w:rsidRDefault="003F02C0" w:rsidP="003F02C0">
            <w:pPr>
              <w:rPr>
                <w:rStyle w:val="fontstyle01"/>
                <w:rFonts w:asciiTheme="minorHAnsi" w:hAnsiTheme="minorHAnsi" w:cstheme="minorHAnsi"/>
                <w:b/>
                <w:bCs/>
              </w:rPr>
            </w:pPr>
            <w:r w:rsidRPr="0076192F">
              <w:rPr>
                <w:rFonts w:eastAsia="Times New Roman" w:cstheme="minorHAnsi"/>
                <w:b/>
                <w:bCs/>
                <w:color w:val="000000"/>
              </w:rPr>
              <w:t>EI02ET05-3S02 -</w:t>
            </w:r>
            <w:r w:rsidRPr="0076192F">
              <w:rPr>
                <w:rStyle w:val="fontstyle01"/>
                <w:rFonts w:asciiTheme="minorHAnsi" w:hAnsiTheme="minorHAnsi" w:cstheme="minorHAnsi"/>
              </w:rPr>
              <w:t xml:space="preserve">Ordenar peças de blocos lógicos utilizando critério próprio. </w:t>
            </w:r>
          </w:p>
          <w:p w14:paraId="4630622F"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EI02ET05-3S03 -</w:t>
            </w:r>
            <w:r w:rsidRPr="0076192F">
              <w:rPr>
                <w:rStyle w:val="fontstyle01"/>
                <w:rFonts w:asciiTheme="minorHAnsi" w:hAnsiTheme="minorHAnsi" w:cstheme="minorHAnsi"/>
              </w:rPr>
              <w:t>Identificar e descrever as características dos objetos em seu grupo social ou em pequenos grupos.</w:t>
            </w:r>
          </w:p>
          <w:p w14:paraId="49337C24" w14:textId="77777777" w:rsidR="003F02C0" w:rsidRPr="0076192F" w:rsidRDefault="003F02C0" w:rsidP="003F02C0">
            <w:pPr>
              <w:rPr>
                <w:rStyle w:val="fontstyle01"/>
                <w:rFonts w:asciiTheme="minorHAnsi" w:hAnsiTheme="minorHAnsi" w:cstheme="minorHAnsi"/>
                <w:b/>
                <w:bCs/>
              </w:rPr>
            </w:pPr>
            <w:r w:rsidRPr="0076192F">
              <w:rPr>
                <w:rFonts w:eastAsia="Times New Roman" w:cstheme="minorHAnsi"/>
                <w:b/>
                <w:bCs/>
                <w:color w:val="000000"/>
              </w:rPr>
              <w:t>EI02ET05-3S04 -</w:t>
            </w:r>
            <w:r w:rsidRPr="0076192F">
              <w:rPr>
                <w:rStyle w:val="fontstyle01"/>
                <w:rFonts w:asciiTheme="minorHAnsi" w:hAnsiTheme="minorHAnsi" w:cstheme="minorHAnsi"/>
              </w:rPr>
              <w:t>Ordenar e sequenciar objetos segundo uma ordem direta e linear de grandeza como por exemplo maior ou menor entre outras possibilidades.</w:t>
            </w:r>
          </w:p>
          <w:p w14:paraId="572E4D77" w14:textId="77777777" w:rsidR="003F02C0" w:rsidRPr="0076192F" w:rsidRDefault="003F02C0" w:rsidP="003F02C0">
            <w:pPr>
              <w:jc w:val="both"/>
              <w:rPr>
                <w:rStyle w:val="fontstyle01"/>
                <w:rFonts w:asciiTheme="minorHAnsi" w:hAnsiTheme="minorHAnsi" w:cstheme="minorHAnsi"/>
                <w:b/>
                <w:bCs/>
              </w:rPr>
            </w:pPr>
            <w:r w:rsidRPr="0076192F">
              <w:rPr>
                <w:rFonts w:eastAsia="Times New Roman" w:cstheme="minorHAnsi"/>
                <w:b/>
                <w:bCs/>
                <w:color w:val="000000"/>
              </w:rPr>
              <w:t>EI02ET05-3S05 -</w:t>
            </w:r>
            <w:r w:rsidRPr="0076192F">
              <w:rPr>
                <w:rStyle w:val="fontstyle01"/>
                <w:rFonts w:asciiTheme="minorHAnsi" w:hAnsiTheme="minorHAnsi" w:cstheme="minorHAnsi"/>
              </w:rPr>
              <w:t>Agrupar objetos de acordo com critérios previamente estabelecidos pelo professor ou próprio.</w:t>
            </w:r>
          </w:p>
          <w:p w14:paraId="265EA6A6" w14:textId="77777777" w:rsidR="003F02C0" w:rsidRPr="0076192F" w:rsidRDefault="003F02C0" w:rsidP="003F02C0">
            <w:pPr>
              <w:rPr>
                <w:rStyle w:val="fontstyle01"/>
                <w:rFonts w:asciiTheme="minorHAnsi" w:hAnsiTheme="minorHAnsi" w:cstheme="minorHAnsi"/>
                <w:b/>
                <w:bCs/>
              </w:rPr>
            </w:pPr>
            <w:r w:rsidRPr="0076192F">
              <w:rPr>
                <w:rFonts w:eastAsia="Times New Roman" w:cstheme="minorHAnsi"/>
                <w:b/>
                <w:bCs/>
                <w:color w:val="000000"/>
              </w:rPr>
              <w:t>EI02ET05-3S06 -</w:t>
            </w:r>
            <w:r w:rsidRPr="0076192F">
              <w:rPr>
                <w:rStyle w:val="fontstyle01"/>
                <w:rFonts w:asciiTheme="minorHAnsi" w:hAnsiTheme="minorHAnsi" w:cstheme="minorHAnsi"/>
              </w:rPr>
              <w:t>Sequenciar objetos de acordo com critérios previamente estabelecido pelo professor ou próprio.</w:t>
            </w:r>
          </w:p>
          <w:p w14:paraId="182BEEAC" w14:textId="77777777" w:rsidR="003F02C0" w:rsidRPr="0076192F" w:rsidRDefault="003F02C0" w:rsidP="003F02C0">
            <w:pPr>
              <w:rPr>
                <w:rFonts w:cstheme="minorHAnsi"/>
                <w:color w:val="000000"/>
                <w:shd w:val="clear" w:color="auto" w:fill="FFFFFF"/>
              </w:rPr>
            </w:pPr>
            <w:r w:rsidRPr="0076192F">
              <w:rPr>
                <w:rFonts w:eastAsia="Times New Roman" w:cstheme="minorHAnsi"/>
                <w:b/>
                <w:bCs/>
                <w:color w:val="000000"/>
              </w:rPr>
              <w:t xml:space="preserve">EI02ET05-3S07 - </w:t>
            </w:r>
            <w:r w:rsidRPr="0076192F">
              <w:rPr>
                <w:rFonts w:eastAsia="Times New Roman" w:cstheme="minorHAnsi"/>
                <w:color w:val="000000"/>
              </w:rPr>
              <w:t>C</w:t>
            </w:r>
            <w:r w:rsidRPr="0076192F">
              <w:rPr>
                <w:rFonts w:cstheme="minorHAnsi"/>
                <w:color w:val="000000"/>
                <w:shd w:val="clear" w:color="auto" w:fill="FFFFFF"/>
              </w:rPr>
              <w:t>omparar e</w:t>
            </w:r>
            <w:r w:rsidRPr="0076192F">
              <w:rPr>
                <w:rFonts w:cstheme="minorHAnsi"/>
                <w:shd w:val="clear" w:color="auto" w:fill="FFFFFF"/>
              </w:rPr>
              <w:t xml:space="preserve">stabelecendo diversas </w:t>
            </w:r>
            <w:r w:rsidRPr="0076192F">
              <w:rPr>
                <w:rFonts w:cstheme="minorHAnsi"/>
                <w:color w:val="000000"/>
                <w:shd w:val="clear" w:color="auto" w:fill="FFFFFF"/>
              </w:rPr>
              <w:t>relações, a partir de materiais ou instrumentos não-padrões como unidade de medidas como unidade e instrumento de medidas: palmo, barbante, palitos e outros materiais que possibilitem essa construção de pensamento.</w:t>
            </w:r>
          </w:p>
          <w:p w14:paraId="686FF115" w14:textId="77777777" w:rsidR="003F02C0" w:rsidRPr="0076192F" w:rsidRDefault="003F02C0" w:rsidP="003F02C0">
            <w:pPr>
              <w:jc w:val="both"/>
              <w:rPr>
                <w:rFonts w:cstheme="minorHAnsi"/>
              </w:rPr>
            </w:pPr>
            <w:r w:rsidRPr="0076192F">
              <w:rPr>
                <w:rFonts w:eastAsia="Times New Roman" w:cstheme="minorHAnsi"/>
                <w:b/>
                <w:bCs/>
                <w:color w:val="000000"/>
              </w:rPr>
              <w:t xml:space="preserve">EI02ET05-3S08 - </w:t>
            </w:r>
            <w:r w:rsidRPr="0076192F">
              <w:rPr>
                <w:rFonts w:cstheme="minorHAnsi"/>
                <w:shd w:val="clear" w:color="auto" w:fill="FFFFFF"/>
              </w:rPr>
              <w:t>Explorar e vivenciar noção de massa, capacidade e temperatura (muito pouco, quente, frio, cheio, vazio) por meio de brincadeiras orientadas pelo professor.</w:t>
            </w:r>
          </w:p>
          <w:p w14:paraId="2980A01A" w14:textId="77777777" w:rsidR="003F02C0" w:rsidRPr="0076192F" w:rsidRDefault="003F02C0" w:rsidP="003F02C0">
            <w:pPr>
              <w:jc w:val="both"/>
              <w:rPr>
                <w:rFonts w:cstheme="minorHAnsi"/>
                <w:color w:val="000000"/>
                <w:shd w:val="clear" w:color="auto" w:fill="FFFFFF"/>
              </w:rPr>
            </w:pPr>
            <w:r w:rsidRPr="0076192F">
              <w:rPr>
                <w:rFonts w:eastAsia="Times New Roman" w:cstheme="minorHAnsi"/>
                <w:b/>
                <w:bCs/>
                <w:color w:val="000000"/>
              </w:rPr>
              <w:t xml:space="preserve">EI02ET05-3S09 – </w:t>
            </w:r>
            <w:r w:rsidRPr="0076192F">
              <w:rPr>
                <w:rFonts w:cstheme="minorHAnsi"/>
                <w:shd w:val="clear" w:color="auto" w:fill="FFFFFF"/>
              </w:rPr>
              <w:t>Diferenciar ordens de grandeza sem utilizar números, ou seja, intuitivamente.</w:t>
            </w:r>
          </w:p>
          <w:p w14:paraId="468AC762" w14:textId="77777777" w:rsidR="003F02C0" w:rsidRPr="0076192F" w:rsidRDefault="003F02C0" w:rsidP="003F02C0">
            <w:pPr>
              <w:spacing w:after="0" w:line="240" w:lineRule="auto"/>
              <w:ind w:left="34"/>
              <w:jc w:val="both"/>
              <w:rPr>
                <w:rFonts w:eastAsia="Times New Roman" w:cstheme="minorHAnsi"/>
                <w:color w:val="000000"/>
              </w:rPr>
            </w:pPr>
          </w:p>
        </w:tc>
        <w:tc>
          <w:tcPr>
            <w:tcW w:w="1726" w:type="dxa"/>
            <w:vMerge/>
            <w:tcBorders>
              <w:left w:val="nil"/>
              <w:right w:val="single" w:sz="4" w:space="0" w:color="auto"/>
            </w:tcBorders>
            <w:shd w:val="clear" w:color="auto" w:fill="auto"/>
          </w:tcPr>
          <w:p w14:paraId="550FCE72" w14:textId="77777777" w:rsidR="003F02C0" w:rsidRPr="0076192F" w:rsidRDefault="003F02C0" w:rsidP="003F02C0">
            <w:pPr>
              <w:pStyle w:val="PargrafodaLista"/>
              <w:numPr>
                <w:ilvl w:val="0"/>
                <w:numId w:val="27"/>
              </w:numPr>
              <w:spacing w:after="0" w:line="240" w:lineRule="auto"/>
              <w:jc w:val="both"/>
              <w:rPr>
                <w:rFonts w:eastAsia="Times New Roman" w:cstheme="minorHAnsi"/>
                <w:color w:val="000000"/>
              </w:rPr>
            </w:pPr>
          </w:p>
        </w:tc>
        <w:tc>
          <w:tcPr>
            <w:tcW w:w="2548" w:type="dxa"/>
            <w:vMerge/>
            <w:tcBorders>
              <w:left w:val="nil"/>
              <w:right w:val="single" w:sz="4" w:space="0" w:color="auto"/>
            </w:tcBorders>
            <w:shd w:val="clear" w:color="auto" w:fill="auto"/>
          </w:tcPr>
          <w:p w14:paraId="5A6FCF11" w14:textId="77777777" w:rsidR="003F02C0" w:rsidRPr="0076192F" w:rsidRDefault="003F02C0" w:rsidP="003F02C0">
            <w:pPr>
              <w:pStyle w:val="PargrafodaLista"/>
              <w:numPr>
                <w:ilvl w:val="0"/>
                <w:numId w:val="25"/>
              </w:numPr>
              <w:spacing w:after="0" w:line="240" w:lineRule="auto"/>
              <w:ind w:left="294" w:hanging="283"/>
              <w:jc w:val="both"/>
              <w:rPr>
                <w:rFonts w:eastAsia="Times New Roman" w:cstheme="minorHAnsi"/>
                <w:color w:val="000000"/>
              </w:rPr>
            </w:pPr>
          </w:p>
        </w:tc>
      </w:tr>
      <w:tr w:rsidR="003F02C0" w:rsidRPr="0076192F" w14:paraId="74B6A81C" w14:textId="77777777" w:rsidTr="003F02C0">
        <w:trPr>
          <w:trHeight w:val="205"/>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3ABE9996" w14:textId="77777777" w:rsidR="003F02C0" w:rsidRPr="0076192F" w:rsidRDefault="003F02C0" w:rsidP="003F02C0">
            <w:pPr>
              <w:spacing w:after="0" w:line="240" w:lineRule="auto"/>
              <w:jc w:val="center"/>
              <w:rPr>
                <w:rFonts w:eastAsia="Times New Roman" w:cstheme="minorHAnsi"/>
                <w:b/>
                <w:bCs/>
                <w:color w:val="000000"/>
              </w:rPr>
            </w:pPr>
            <w:r w:rsidRPr="0076192F">
              <w:rPr>
                <w:rFonts w:eastAsia="Times New Roman" w:cstheme="minorHAnsi"/>
                <w:b/>
                <w:bCs/>
                <w:color w:val="000000"/>
              </w:rPr>
              <w:t>(EI02ET06)</w:t>
            </w:r>
          </w:p>
          <w:p w14:paraId="3D16E86F" w14:textId="77777777" w:rsidR="003F02C0" w:rsidRPr="0076192F" w:rsidRDefault="003F02C0" w:rsidP="003F02C0">
            <w:pPr>
              <w:spacing w:after="0" w:line="240" w:lineRule="auto"/>
              <w:jc w:val="center"/>
              <w:rPr>
                <w:rFonts w:eastAsia="Times New Roman" w:cstheme="minorHAnsi"/>
                <w:b/>
                <w:bCs/>
                <w:color w:val="000000"/>
              </w:rPr>
            </w:pPr>
            <w:r w:rsidRPr="0076192F">
              <w:rPr>
                <w:rFonts w:eastAsia="Times New Roman" w:cstheme="minorHAnsi"/>
                <w:b/>
                <w:bCs/>
                <w:color w:val="000000"/>
              </w:rPr>
              <w:lastRenderedPageBreak/>
              <w:t>Utilizar conceitos básicos de tempo (agora, antes, durante, depois, ontem, hoje, amanhã, lento, rápido, depressa, devagar).</w:t>
            </w:r>
          </w:p>
        </w:tc>
        <w:tc>
          <w:tcPr>
            <w:tcW w:w="1866" w:type="dxa"/>
            <w:vMerge w:val="restart"/>
            <w:tcBorders>
              <w:top w:val="single" w:sz="4" w:space="0" w:color="auto"/>
              <w:left w:val="single" w:sz="4" w:space="0" w:color="auto"/>
              <w:right w:val="single" w:sz="4" w:space="0" w:color="auto"/>
            </w:tcBorders>
            <w:shd w:val="clear" w:color="auto" w:fill="D9E2F3" w:themeFill="accent1" w:themeFillTint="33"/>
          </w:tcPr>
          <w:p w14:paraId="32DFB51B"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lastRenderedPageBreak/>
              <w:t>C1. Conhecimento</w:t>
            </w:r>
          </w:p>
          <w:p w14:paraId="4B338AEC"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lastRenderedPageBreak/>
              <w:t>C2. Pensamento científico, crítico e criativo</w:t>
            </w:r>
          </w:p>
          <w:p w14:paraId="13656FD5"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C3. Repertório Cultural</w:t>
            </w:r>
          </w:p>
          <w:p w14:paraId="357FE7AA"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C4. Comunicação</w:t>
            </w:r>
          </w:p>
          <w:p w14:paraId="06E741D3"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C6. Trabalho e projeto de vida</w:t>
            </w:r>
          </w:p>
          <w:p w14:paraId="70D4DFB1"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C8. Autoconhecimento e autocuidado</w:t>
            </w:r>
          </w:p>
          <w:p w14:paraId="3196714D"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C9. Empatia e Cooperação</w:t>
            </w:r>
          </w:p>
          <w:p w14:paraId="7385754E"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C10. Responsabilidade e autonomia</w:t>
            </w:r>
          </w:p>
        </w:tc>
        <w:tc>
          <w:tcPr>
            <w:tcW w:w="775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61F22579" w14:textId="77777777" w:rsidR="003F02C0" w:rsidRPr="0076192F" w:rsidRDefault="003F02C0" w:rsidP="003F02C0">
            <w:pPr>
              <w:pStyle w:val="PargrafodaLista"/>
              <w:spacing w:after="0" w:line="240" w:lineRule="auto"/>
              <w:ind w:hanging="720"/>
              <w:jc w:val="center"/>
              <w:rPr>
                <w:rFonts w:eastAsia="Times New Roman" w:cstheme="minorHAnsi"/>
                <w:color w:val="000000"/>
              </w:rPr>
            </w:pPr>
          </w:p>
        </w:tc>
        <w:tc>
          <w:tcPr>
            <w:tcW w:w="1726" w:type="dxa"/>
            <w:vMerge w:val="restart"/>
            <w:tcBorders>
              <w:top w:val="single" w:sz="4" w:space="0" w:color="auto"/>
              <w:left w:val="nil"/>
              <w:right w:val="single" w:sz="4" w:space="0" w:color="auto"/>
            </w:tcBorders>
            <w:shd w:val="clear" w:color="auto" w:fill="auto"/>
          </w:tcPr>
          <w:p w14:paraId="219481C7"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Conviver</w:t>
            </w:r>
          </w:p>
          <w:p w14:paraId="59437B92"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lastRenderedPageBreak/>
              <w:t>Brincar</w:t>
            </w:r>
          </w:p>
          <w:p w14:paraId="0CE8666F"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Participar</w:t>
            </w:r>
          </w:p>
          <w:p w14:paraId="4AAE745C"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Explorar</w:t>
            </w:r>
          </w:p>
          <w:p w14:paraId="21B2C491"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Expressar</w:t>
            </w:r>
          </w:p>
          <w:p w14:paraId="622BABAA"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Conhecer-se</w:t>
            </w:r>
          </w:p>
        </w:tc>
        <w:tc>
          <w:tcPr>
            <w:tcW w:w="2548" w:type="dxa"/>
            <w:vMerge w:val="restart"/>
            <w:tcBorders>
              <w:top w:val="single" w:sz="4" w:space="0" w:color="auto"/>
              <w:left w:val="nil"/>
              <w:right w:val="single" w:sz="4" w:space="0" w:color="auto"/>
            </w:tcBorders>
            <w:shd w:val="clear" w:color="auto" w:fill="auto"/>
          </w:tcPr>
          <w:p w14:paraId="4065936A" w14:textId="77777777" w:rsidR="003F02C0" w:rsidRPr="0076192F" w:rsidRDefault="003F02C0" w:rsidP="003F02C0">
            <w:pPr>
              <w:spacing w:after="0" w:line="240" w:lineRule="auto"/>
              <w:jc w:val="center"/>
              <w:rPr>
                <w:rFonts w:eastAsia="Times New Roman" w:cstheme="minorHAnsi"/>
                <w:color w:val="000000"/>
              </w:rPr>
            </w:pPr>
          </w:p>
          <w:p w14:paraId="13D5309D" w14:textId="77777777" w:rsidR="003F02C0" w:rsidRPr="0076192F" w:rsidRDefault="003F02C0" w:rsidP="003F02C0">
            <w:pPr>
              <w:spacing w:after="0" w:line="240" w:lineRule="auto"/>
              <w:jc w:val="center"/>
              <w:rPr>
                <w:rFonts w:eastAsia="Times New Roman" w:cstheme="minorHAnsi"/>
                <w:color w:val="000000"/>
              </w:rPr>
            </w:pPr>
            <w:r w:rsidRPr="0076192F">
              <w:rPr>
                <w:rFonts w:cstheme="minorHAnsi"/>
                <w:noProof/>
              </w:rPr>
              <w:lastRenderedPageBreak/>
              <w:drawing>
                <wp:inline distT="0" distB="0" distL="0" distR="0" wp14:anchorId="716BC842" wp14:editId="4EEE83C9">
                  <wp:extent cx="906711" cy="888521"/>
                  <wp:effectExtent l="0" t="0" r="8255" b="6985"/>
                  <wp:docPr id="91" name="Imagem 91"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02C0" w:rsidRPr="0076192F" w14:paraId="3F066F2F"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1E5C3967" w14:textId="77777777" w:rsidR="003F02C0" w:rsidRPr="0076192F" w:rsidRDefault="003F02C0" w:rsidP="003F02C0">
            <w:pPr>
              <w:spacing w:after="0" w:line="240" w:lineRule="auto"/>
              <w:jc w:val="center"/>
              <w:rPr>
                <w:rFonts w:eastAsia="Times New Roman" w:cstheme="minorHAnsi"/>
                <w:b/>
                <w:bCs/>
                <w:color w:val="000000"/>
              </w:rPr>
            </w:pPr>
          </w:p>
        </w:tc>
        <w:tc>
          <w:tcPr>
            <w:tcW w:w="1866" w:type="dxa"/>
            <w:vMerge/>
            <w:tcBorders>
              <w:left w:val="single" w:sz="4" w:space="0" w:color="auto"/>
              <w:right w:val="single" w:sz="4" w:space="0" w:color="auto"/>
            </w:tcBorders>
            <w:shd w:val="clear" w:color="auto" w:fill="D9E2F3" w:themeFill="accent1" w:themeFillTint="33"/>
          </w:tcPr>
          <w:p w14:paraId="5312E861" w14:textId="77777777" w:rsidR="003F02C0" w:rsidRPr="0076192F" w:rsidRDefault="003F02C0" w:rsidP="003F02C0">
            <w:pPr>
              <w:spacing w:after="0" w:line="240" w:lineRule="auto"/>
              <w:ind w:left="360"/>
              <w:jc w:val="center"/>
              <w:rPr>
                <w:rFonts w:eastAsia="Times New Roman" w:cstheme="minorHAnsi"/>
                <w:color w:val="00000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1769A16A" w14:textId="77777777" w:rsidR="003F02C0" w:rsidRPr="0076192F" w:rsidRDefault="003F02C0" w:rsidP="003F02C0">
            <w:pPr>
              <w:jc w:val="both"/>
              <w:rPr>
                <w:rStyle w:val="fontstyle11"/>
                <w:rFonts w:asciiTheme="minorHAnsi" w:hAnsiTheme="minorHAnsi" w:cstheme="minorHAnsi"/>
              </w:rPr>
            </w:pPr>
            <w:r w:rsidRPr="0076192F">
              <w:rPr>
                <w:rFonts w:eastAsia="Times New Roman" w:cstheme="minorHAnsi"/>
                <w:b/>
                <w:bCs/>
                <w:color w:val="000000"/>
              </w:rPr>
              <w:t xml:space="preserve">EI02ET03-3S01 - </w:t>
            </w:r>
            <w:r w:rsidRPr="0076192F">
              <w:rPr>
                <w:rStyle w:val="fontstyle11"/>
                <w:rFonts w:asciiTheme="minorHAnsi" w:hAnsiTheme="minorHAnsi" w:cstheme="minorHAnsi"/>
              </w:rPr>
              <w:t>Perceber noções temporais a partir da exploração do dia e da noite, claro e escuro.</w:t>
            </w:r>
          </w:p>
          <w:p w14:paraId="4A62209F" w14:textId="77777777" w:rsidR="003F02C0" w:rsidRPr="0076192F" w:rsidRDefault="003F02C0" w:rsidP="003F02C0">
            <w:pPr>
              <w:jc w:val="both"/>
              <w:rPr>
                <w:rStyle w:val="fontstyle11"/>
                <w:rFonts w:asciiTheme="minorHAnsi" w:hAnsiTheme="minorHAnsi" w:cstheme="minorHAnsi"/>
              </w:rPr>
            </w:pPr>
            <w:r w:rsidRPr="0076192F">
              <w:rPr>
                <w:rFonts w:eastAsia="Times New Roman" w:cstheme="minorHAnsi"/>
                <w:b/>
                <w:bCs/>
                <w:color w:val="000000"/>
              </w:rPr>
              <w:t xml:space="preserve">EI02ET03-3S02 - </w:t>
            </w:r>
            <w:r w:rsidRPr="0076192F">
              <w:rPr>
                <w:rStyle w:val="fontstyle11"/>
                <w:rFonts w:asciiTheme="minorHAnsi" w:hAnsiTheme="minorHAnsi" w:cstheme="minorHAnsi"/>
              </w:rPr>
              <w:t>Estabelecer noções temporais a partir de situações cotidianas que demarcam o tempo: café da manhã, almoço, janta, acordar e dormir entre outros.</w:t>
            </w:r>
          </w:p>
          <w:p w14:paraId="318A47AF" w14:textId="77777777" w:rsidR="003F02C0" w:rsidRPr="0076192F" w:rsidRDefault="003F02C0" w:rsidP="003F02C0">
            <w:pPr>
              <w:rPr>
                <w:rStyle w:val="fontstyle11"/>
                <w:rFonts w:asciiTheme="minorHAnsi" w:hAnsiTheme="minorHAnsi" w:cstheme="minorHAnsi"/>
              </w:rPr>
            </w:pPr>
            <w:r w:rsidRPr="0076192F">
              <w:rPr>
                <w:rFonts w:eastAsia="Times New Roman" w:cstheme="minorHAnsi"/>
                <w:b/>
                <w:bCs/>
                <w:color w:val="000000"/>
              </w:rPr>
              <w:t xml:space="preserve">EI02ET03-3S03 - </w:t>
            </w:r>
            <w:r w:rsidRPr="0076192F">
              <w:rPr>
                <w:rStyle w:val="fontstyle11"/>
                <w:rFonts w:asciiTheme="minorHAnsi" w:hAnsiTheme="minorHAnsi" w:cstheme="minorHAnsi"/>
              </w:rPr>
              <w:t>Descrever histórias reais ou não, fatos, filmes considerando o tempo do cronológico.</w:t>
            </w:r>
          </w:p>
          <w:p w14:paraId="20ECC8D6" w14:textId="77777777" w:rsidR="003F02C0" w:rsidRPr="0076192F" w:rsidRDefault="003F02C0" w:rsidP="003F02C0">
            <w:pPr>
              <w:jc w:val="both"/>
              <w:rPr>
                <w:rStyle w:val="fontstyle11"/>
                <w:rFonts w:asciiTheme="minorHAnsi" w:hAnsiTheme="minorHAnsi" w:cstheme="minorHAnsi"/>
              </w:rPr>
            </w:pPr>
            <w:r w:rsidRPr="0076192F">
              <w:rPr>
                <w:rFonts w:eastAsia="Times New Roman" w:cstheme="minorHAnsi"/>
                <w:b/>
                <w:bCs/>
                <w:color w:val="000000"/>
              </w:rPr>
              <w:t xml:space="preserve">EI02ET03-3S04 - </w:t>
            </w:r>
            <w:r w:rsidRPr="0076192F">
              <w:rPr>
                <w:rStyle w:val="fontstyle11"/>
                <w:rFonts w:asciiTheme="minorHAnsi" w:hAnsiTheme="minorHAnsi" w:cstheme="minorHAnsi"/>
              </w:rPr>
              <w:t>Explorar a noção de tempo utilizando como apoio o calendário reconhecendo conceitos como ontem e amanhã.</w:t>
            </w:r>
          </w:p>
          <w:p w14:paraId="36E17F6D" w14:textId="77777777" w:rsidR="003F02C0" w:rsidRPr="0076192F" w:rsidRDefault="003F02C0" w:rsidP="003F02C0">
            <w:pPr>
              <w:jc w:val="both"/>
              <w:rPr>
                <w:rStyle w:val="fontstyle11"/>
                <w:rFonts w:asciiTheme="minorHAnsi" w:hAnsiTheme="minorHAnsi" w:cstheme="minorHAnsi"/>
              </w:rPr>
            </w:pPr>
            <w:r w:rsidRPr="0076192F">
              <w:rPr>
                <w:rFonts w:eastAsia="Times New Roman" w:cstheme="minorHAnsi"/>
                <w:b/>
                <w:bCs/>
                <w:color w:val="000000"/>
              </w:rPr>
              <w:t xml:space="preserve">EI02ET03-3S05 - </w:t>
            </w:r>
            <w:r w:rsidRPr="0076192F">
              <w:rPr>
                <w:rStyle w:val="fontstyle11"/>
                <w:rFonts w:asciiTheme="minorHAnsi" w:hAnsiTheme="minorHAnsi" w:cstheme="minorHAnsi"/>
              </w:rPr>
              <w:t>Manusear diferentes materiais como objetos antigos, fotografias antigas e telas de pintura, por exemplo para compreender o conceito de tempo.</w:t>
            </w:r>
          </w:p>
          <w:p w14:paraId="03E24F98" w14:textId="77777777" w:rsidR="003F02C0" w:rsidRPr="0076192F" w:rsidRDefault="003F02C0" w:rsidP="003F02C0">
            <w:pPr>
              <w:rPr>
                <w:rFonts w:eastAsia="Times New Roman" w:cstheme="minorHAnsi"/>
                <w:color w:val="000000"/>
              </w:rPr>
            </w:pPr>
            <w:r w:rsidRPr="0076192F">
              <w:rPr>
                <w:rFonts w:eastAsia="Times New Roman" w:cstheme="minorHAnsi"/>
                <w:b/>
                <w:bCs/>
                <w:color w:val="000000"/>
              </w:rPr>
              <w:t xml:space="preserve">EI02ET03-3S06 - </w:t>
            </w:r>
            <w:r w:rsidRPr="0076192F">
              <w:rPr>
                <w:rFonts w:eastAsia="Times New Roman" w:cstheme="minorHAnsi"/>
                <w:color w:val="000000"/>
              </w:rPr>
              <w:t>R</w:t>
            </w:r>
            <w:r w:rsidRPr="0076192F">
              <w:rPr>
                <w:rFonts w:eastAsia="Times New Roman" w:cstheme="minorHAnsi"/>
              </w:rPr>
              <w:t>elatar</w:t>
            </w:r>
            <w:r w:rsidRPr="0076192F">
              <w:rPr>
                <w:rFonts w:eastAsia="Times New Roman" w:cstheme="minorHAnsi"/>
                <w:color w:val="000000"/>
              </w:rPr>
              <w:t xml:space="preserve"> fatos de sua história desde o nascimento reconhecendo mudanças ocorridas desde que era um bebê.</w:t>
            </w:r>
          </w:p>
          <w:p w14:paraId="1C142947" w14:textId="77777777" w:rsidR="003F02C0" w:rsidRPr="0076192F" w:rsidRDefault="003F02C0" w:rsidP="003F02C0">
            <w:pPr>
              <w:jc w:val="both"/>
              <w:rPr>
                <w:rFonts w:eastAsia="Times New Roman" w:cstheme="minorHAnsi"/>
                <w:color w:val="000000"/>
              </w:rPr>
            </w:pPr>
            <w:r w:rsidRPr="0076192F">
              <w:rPr>
                <w:rFonts w:eastAsia="Times New Roman" w:cstheme="minorHAnsi"/>
                <w:b/>
                <w:bCs/>
                <w:color w:val="000000"/>
              </w:rPr>
              <w:t xml:space="preserve">EI02ET03-3S07 - </w:t>
            </w:r>
            <w:r w:rsidRPr="0076192F">
              <w:rPr>
                <w:rFonts w:eastAsia="Times New Roman" w:cstheme="minorHAnsi"/>
                <w:color w:val="000000"/>
              </w:rPr>
              <w:t>Participar de eventos e festas tradicionais, dentro e fora do espaço escolar, como aniversário para reconhecer algumas demarcações de tempo.</w:t>
            </w:r>
          </w:p>
          <w:p w14:paraId="4C803EF7" w14:textId="77777777" w:rsidR="003F02C0" w:rsidRPr="0076192F" w:rsidRDefault="003F02C0" w:rsidP="003F02C0">
            <w:pPr>
              <w:jc w:val="both"/>
              <w:rPr>
                <w:rFonts w:eastAsia="Times New Roman" w:cstheme="minorHAnsi"/>
                <w:color w:val="000000"/>
              </w:rPr>
            </w:pPr>
            <w:r w:rsidRPr="0076192F">
              <w:rPr>
                <w:rFonts w:eastAsia="Times New Roman" w:cstheme="minorHAnsi"/>
                <w:b/>
                <w:bCs/>
                <w:color w:val="000000"/>
              </w:rPr>
              <w:t xml:space="preserve">EI02ET03-3S08 - </w:t>
            </w:r>
            <w:r w:rsidRPr="0076192F">
              <w:rPr>
                <w:rFonts w:eastAsia="Times New Roman" w:cstheme="minorHAnsi"/>
                <w:color w:val="000000"/>
              </w:rPr>
              <w:t>Explorar, com orientação do professor, brincadeiras e músicas propiciem o desenvolvimento dos conceitos de rápido, lento, depressa e devagar a partir de expressões corporais.</w:t>
            </w:r>
          </w:p>
          <w:p w14:paraId="6EFC7014" w14:textId="77777777" w:rsidR="003F02C0" w:rsidRPr="0076192F" w:rsidRDefault="003F02C0" w:rsidP="003F02C0">
            <w:pPr>
              <w:spacing w:after="0" w:line="240" w:lineRule="auto"/>
              <w:ind w:left="34"/>
              <w:jc w:val="both"/>
              <w:rPr>
                <w:rFonts w:eastAsia="Times New Roman" w:cstheme="minorHAnsi"/>
                <w:color w:val="000000"/>
              </w:rPr>
            </w:pPr>
          </w:p>
        </w:tc>
        <w:tc>
          <w:tcPr>
            <w:tcW w:w="1726" w:type="dxa"/>
            <w:vMerge/>
            <w:tcBorders>
              <w:left w:val="nil"/>
              <w:right w:val="single" w:sz="4" w:space="0" w:color="auto"/>
            </w:tcBorders>
            <w:shd w:val="clear" w:color="auto" w:fill="auto"/>
          </w:tcPr>
          <w:p w14:paraId="6564B41D" w14:textId="77777777" w:rsidR="003F02C0" w:rsidRPr="0076192F" w:rsidRDefault="003F02C0" w:rsidP="003F02C0">
            <w:pPr>
              <w:pStyle w:val="PargrafodaLista"/>
              <w:numPr>
                <w:ilvl w:val="0"/>
                <w:numId w:val="27"/>
              </w:numPr>
              <w:spacing w:after="0" w:line="240" w:lineRule="auto"/>
              <w:jc w:val="both"/>
              <w:rPr>
                <w:rFonts w:eastAsia="Times New Roman" w:cstheme="minorHAnsi"/>
                <w:color w:val="000000"/>
              </w:rPr>
            </w:pPr>
          </w:p>
        </w:tc>
        <w:tc>
          <w:tcPr>
            <w:tcW w:w="2548" w:type="dxa"/>
            <w:vMerge/>
            <w:tcBorders>
              <w:left w:val="nil"/>
              <w:right w:val="single" w:sz="4" w:space="0" w:color="auto"/>
            </w:tcBorders>
            <w:shd w:val="clear" w:color="auto" w:fill="auto"/>
          </w:tcPr>
          <w:p w14:paraId="635E9852" w14:textId="77777777" w:rsidR="003F02C0" w:rsidRPr="0076192F" w:rsidRDefault="003F02C0" w:rsidP="003F02C0">
            <w:pPr>
              <w:pStyle w:val="PargrafodaLista"/>
              <w:numPr>
                <w:ilvl w:val="0"/>
                <w:numId w:val="25"/>
              </w:numPr>
              <w:spacing w:after="0" w:line="240" w:lineRule="auto"/>
              <w:ind w:left="294" w:hanging="283"/>
              <w:jc w:val="both"/>
              <w:rPr>
                <w:rFonts w:eastAsia="Times New Roman" w:cstheme="minorHAnsi"/>
                <w:color w:val="000000"/>
              </w:rPr>
            </w:pPr>
          </w:p>
        </w:tc>
      </w:tr>
      <w:tr w:rsidR="003F02C0" w:rsidRPr="0076192F" w14:paraId="0BAAB857" w14:textId="77777777" w:rsidTr="003F02C0">
        <w:trPr>
          <w:trHeight w:val="205"/>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74E43F67" w14:textId="77777777" w:rsidR="003F02C0" w:rsidRPr="0076192F" w:rsidRDefault="003F02C0" w:rsidP="003F02C0">
            <w:pPr>
              <w:autoSpaceDE w:val="0"/>
              <w:autoSpaceDN w:val="0"/>
              <w:adjustRightInd w:val="0"/>
              <w:spacing w:after="0" w:line="240" w:lineRule="auto"/>
              <w:jc w:val="center"/>
              <w:rPr>
                <w:rFonts w:eastAsia="Times New Roman" w:cstheme="minorHAnsi"/>
                <w:b/>
                <w:bCs/>
                <w:color w:val="000000"/>
              </w:rPr>
            </w:pPr>
            <w:r w:rsidRPr="0076192F">
              <w:rPr>
                <w:rFonts w:eastAsia="Times New Roman" w:cstheme="minorHAnsi"/>
                <w:b/>
                <w:bCs/>
                <w:color w:val="000000"/>
              </w:rPr>
              <w:t>(EI02ET07)</w:t>
            </w:r>
          </w:p>
          <w:p w14:paraId="736150BF" w14:textId="77777777" w:rsidR="003F02C0" w:rsidRPr="0076192F" w:rsidRDefault="003F02C0" w:rsidP="003F02C0">
            <w:pPr>
              <w:autoSpaceDE w:val="0"/>
              <w:autoSpaceDN w:val="0"/>
              <w:adjustRightInd w:val="0"/>
              <w:spacing w:after="0" w:line="240" w:lineRule="auto"/>
              <w:jc w:val="center"/>
              <w:rPr>
                <w:rFonts w:eastAsia="Times New Roman" w:cstheme="minorHAnsi"/>
                <w:b/>
                <w:bCs/>
                <w:color w:val="000000"/>
              </w:rPr>
            </w:pPr>
            <w:r w:rsidRPr="0076192F">
              <w:rPr>
                <w:rFonts w:eastAsia="Times New Roman" w:cstheme="minorHAnsi"/>
                <w:b/>
                <w:bCs/>
                <w:color w:val="000000"/>
              </w:rPr>
              <w:t>Contar oralmente objetos, pessoas, livros etc., em contextos diversos.</w:t>
            </w:r>
          </w:p>
          <w:p w14:paraId="776392D0" w14:textId="77777777" w:rsidR="003F02C0" w:rsidRPr="0076192F" w:rsidRDefault="003F02C0" w:rsidP="003F02C0">
            <w:pPr>
              <w:spacing w:after="0" w:line="240" w:lineRule="auto"/>
              <w:jc w:val="center"/>
              <w:rPr>
                <w:rFonts w:eastAsia="Times New Roman" w:cstheme="minorHAnsi"/>
                <w:b/>
                <w:bCs/>
                <w:color w:val="000000"/>
              </w:rPr>
            </w:pPr>
          </w:p>
        </w:tc>
        <w:tc>
          <w:tcPr>
            <w:tcW w:w="1866" w:type="dxa"/>
            <w:vMerge w:val="restart"/>
            <w:tcBorders>
              <w:top w:val="single" w:sz="4" w:space="0" w:color="auto"/>
              <w:left w:val="single" w:sz="4" w:space="0" w:color="auto"/>
              <w:right w:val="single" w:sz="4" w:space="0" w:color="auto"/>
            </w:tcBorders>
            <w:shd w:val="clear" w:color="auto" w:fill="D9E2F3" w:themeFill="accent1" w:themeFillTint="33"/>
          </w:tcPr>
          <w:p w14:paraId="42043743"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C1. Conhecimento</w:t>
            </w:r>
          </w:p>
          <w:p w14:paraId="36C8EF5D"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C2. Pensamento científico, crítico e criativo</w:t>
            </w:r>
          </w:p>
          <w:p w14:paraId="55939D73"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C3. Repertório Cultural</w:t>
            </w:r>
          </w:p>
          <w:p w14:paraId="1B0C1660"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C4. Comunicação</w:t>
            </w:r>
          </w:p>
          <w:p w14:paraId="39C3334C"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lastRenderedPageBreak/>
              <w:t>C6. Trabalho e projeto de vida</w:t>
            </w:r>
          </w:p>
          <w:p w14:paraId="1093BCF5"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C8. Autoconhecimento e autocuidado</w:t>
            </w:r>
          </w:p>
          <w:p w14:paraId="0EC4CE63"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C9. Empatia e Cooperação</w:t>
            </w:r>
          </w:p>
          <w:p w14:paraId="2F2E551A" w14:textId="77777777" w:rsidR="003F02C0" w:rsidRPr="0076192F" w:rsidRDefault="003F02C0" w:rsidP="003F02C0">
            <w:pPr>
              <w:spacing w:after="0" w:line="240" w:lineRule="auto"/>
              <w:jc w:val="center"/>
              <w:rPr>
                <w:rFonts w:eastAsia="Times New Roman" w:cstheme="minorHAnsi"/>
                <w:color w:val="000000"/>
              </w:rPr>
            </w:pPr>
            <w:r w:rsidRPr="0076192F">
              <w:rPr>
                <w:rFonts w:eastAsia="Times New Roman" w:cstheme="minorHAnsi"/>
                <w:color w:val="000000"/>
              </w:rPr>
              <w:t>C10. Responsabilidade e autonomia</w:t>
            </w:r>
          </w:p>
        </w:tc>
        <w:tc>
          <w:tcPr>
            <w:tcW w:w="775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1F839592" w14:textId="77777777" w:rsidR="003F02C0" w:rsidRPr="0076192F" w:rsidRDefault="003F02C0" w:rsidP="003F02C0">
            <w:pPr>
              <w:pStyle w:val="PargrafodaLista"/>
              <w:spacing w:after="0" w:line="240" w:lineRule="auto"/>
              <w:ind w:hanging="720"/>
              <w:rPr>
                <w:rFonts w:eastAsia="Times New Roman" w:cstheme="minorHAnsi"/>
                <w:color w:val="000000"/>
              </w:rPr>
            </w:pPr>
          </w:p>
        </w:tc>
        <w:tc>
          <w:tcPr>
            <w:tcW w:w="1726" w:type="dxa"/>
            <w:vMerge w:val="restart"/>
            <w:tcBorders>
              <w:top w:val="single" w:sz="4" w:space="0" w:color="auto"/>
              <w:left w:val="nil"/>
              <w:right w:val="single" w:sz="4" w:space="0" w:color="auto"/>
            </w:tcBorders>
            <w:shd w:val="clear" w:color="auto" w:fill="auto"/>
          </w:tcPr>
          <w:p w14:paraId="160DD4B0"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Conviver</w:t>
            </w:r>
          </w:p>
          <w:p w14:paraId="2BA524D4"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Brincar</w:t>
            </w:r>
          </w:p>
          <w:p w14:paraId="79829807"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Participar</w:t>
            </w:r>
          </w:p>
          <w:p w14:paraId="220F3B88"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Explorar</w:t>
            </w:r>
          </w:p>
          <w:p w14:paraId="3D6B94F7"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Expressar</w:t>
            </w:r>
          </w:p>
          <w:p w14:paraId="633EA949"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Conhecer-se</w:t>
            </w:r>
          </w:p>
        </w:tc>
        <w:tc>
          <w:tcPr>
            <w:tcW w:w="2548" w:type="dxa"/>
            <w:vMerge w:val="restart"/>
            <w:tcBorders>
              <w:top w:val="single" w:sz="4" w:space="0" w:color="auto"/>
              <w:left w:val="nil"/>
              <w:right w:val="single" w:sz="4" w:space="0" w:color="auto"/>
            </w:tcBorders>
            <w:shd w:val="clear" w:color="auto" w:fill="auto"/>
          </w:tcPr>
          <w:p w14:paraId="75F14263" w14:textId="77777777" w:rsidR="003F02C0" w:rsidRPr="0076192F" w:rsidRDefault="003F02C0" w:rsidP="003F02C0">
            <w:pPr>
              <w:spacing w:after="0" w:line="240" w:lineRule="auto"/>
              <w:jc w:val="center"/>
              <w:rPr>
                <w:rFonts w:eastAsia="Times New Roman" w:cstheme="minorHAnsi"/>
                <w:color w:val="000000"/>
              </w:rPr>
            </w:pPr>
          </w:p>
          <w:p w14:paraId="438CCD3F" w14:textId="77777777" w:rsidR="003F02C0" w:rsidRPr="0076192F" w:rsidRDefault="003F02C0" w:rsidP="003F02C0">
            <w:pPr>
              <w:spacing w:after="0" w:line="240" w:lineRule="auto"/>
              <w:jc w:val="center"/>
              <w:rPr>
                <w:rFonts w:eastAsia="Times New Roman" w:cstheme="minorHAnsi"/>
                <w:color w:val="000000"/>
              </w:rPr>
            </w:pPr>
            <w:r w:rsidRPr="0076192F">
              <w:rPr>
                <w:rFonts w:cstheme="minorHAnsi"/>
                <w:noProof/>
              </w:rPr>
              <w:drawing>
                <wp:inline distT="0" distB="0" distL="0" distR="0" wp14:anchorId="2F42A0F2" wp14:editId="2A251F1C">
                  <wp:extent cx="906711" cy="888521"/>
                  <wp:effectExtent l="0" t="0" r="8255" b="6985"/>
                  <wp:docPr id="93" name="Imagem 93"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02C0" w:rsidRPr="0076192F" w14:paraId="70739AC6" w14:textId="77777777" w:rsidTr="003F02C0">
        <w:trPr>
          <w:trHeight w:val="269"/>
        </w:trPr>
        <w:tc>
          <w:tcPr>
            <w:tcW w:w="1836" w:type="dxa"/>
            <w:vMerge/>
            <w:tcBorders>
              <w:left w:val="single" w:sz="4" w:space="0" w:color="auto"/>
              <w:right w:val="single" w:sz="4" w:space="0" w:color="auto"/>
            </w:tcBorders>
            <w:shd w:val="clear" w:color="auto" w:fill="E2EFD9" w:themeFill="accent6" w:themeFillTint="33"/>
            <w:vAlign w:val="center"/>
          </w:tcPr>
          <w:p w14:paraId="2F6E9BE7" w14:textId="77777777" w:rsidR="003F02C0" w:rsidRPr="0076192F" w:rsidRDefault="003F02C0" w:rsidP="003F02C0">
            <w:pPr>
              <w:spacing w:after="0" w:line="240" w:lineRule="auto"/>
              <w:jc w:val="center"/>
              <w:rPr>
                <w:rFonts w:eastAsia="Times New Roman" w:cstheme="minorHAnsi"/>
                <w:b/>
                <w:bCs/>
                <w:color w:val="000000"/>
              </w:rPr>
            </w:pPr>
          </w:p>
        </w:tc>
        <w:tc>
          <w:tcPr>
            <w:tcW w:w="1866" w:type="dxa"/>
            <w:vMerge/>
            <w:tcBorders>
              <w:left w:val="single" w:sz="4" w:space="0" w:color="auto"/>
              <w:right w:val="single" w:sz="4" w:space="0" w:color="auto"/>
            </w:tcBorders>
            <w:shd w:val="clear" w:color="auto" w:fill="D9E2F3" w:themeFill="accent1" w:themeFillTint="33"/>
          </w:tcPr>
          <w:p w14:paraId="415FAC88" w14:textId="77777777" w:rsidR="003F02C0" w:rsidRPr="0076192F" w:rsidRDefault="003F02C0" w:rsidP="003F02C0">
            <w:pPr>
              <w:spacing w:after="0" w:line="240" w:lineRule="auto"/>
              <w:ind w:left="360"/>
              <w:jc w:val="center"/>
              <w:rPr>
                <w:rFonts w:eastAsia="Times New Roman" w:cstheme="minorHAnsi"/>
                <w:color w:val="000000"/>
              </w:rPr>
            </w:pPr>
          </w:p>
        </w:tc>
        <w:tc>
          <w:tcPr>
            <w:tcW w:w="7754" w:type="dxa"/>
            <w:vMerge w:val="restart"/>
            <w:tcBorders>
              <w:top w:val="single" w:sz="4" w:space="0" w:color="auto"/>
              <w:left w:val="single" w:sz="4" w:space="0" w:color="auto"/>
              <w:right w:val="single" w:sz="4" w:space="0" w:color="auto"/>
            </w:tcBorders>
            <w:shd w:val="clear" w:color="auto" w:fill="auto"/>
          </w:tcPr>
          <w:p w14:paraId="0E6ABF6A" w14:textId="77777777" w:rsidR="003F02C0" w:rsidRPr="0076192F" w:rsidRDefault="003F02C0" w:rsidP="003F02C0">
            <w:pPr>
              <w:rPr>
                <w:rFonts w:cstheme="minorHAnsi"/>
                <w:shd w:val="clear" w:color="auto" w:fill="FFFFFF"/>
              </w:rPr>
            </w:pPr>
            <w:r w:rsidRPr="0076192F">
              <w:rPr>
                <w:rFonts w:eastAsia="Times New Roman" w:cstheme="minorHAnsi"/>
                <w:b/>
                <w:bCs/>
                <w:color w:val="000000"/>
              </w:rPr>
              <w:t xml:space="preserve">EI02ET07-3S01 - </w:t>
            </w:r>
            <w:r w:rsidRPr="0076192F">
              <w:rPr>
                <w:rFonts w:cstheme="minorHAnsi"/>
                <w:shd w:val="clear" w:color="auto" w:fill="FFFFFF"/>
              </w:rPr>
              <w:t>Identificar os números em diferentes contextos sociais em que se encontram.</w:t>
            </w:r>
          </w:p>
          <w:p w14:paraId="303E0F77" w14:textId="77777777" w:rsidR="003F02C0" w:rsidRPr="0076192F" w:rsidRDefault="003F02C0" w:rsidP="003F02C0">
            <w:pPr>
              <w:rPr>
                <w:rFonts w:cstheme="minorHAnsi"/>
                <w:shd w:val="clear" w:color="auto" w:fill="FFFFFF"/>
              </w:rPr>
            </w:pPr>
            <w:r w:rsidRPr="0076192F">
              <w:rPr>
                <w:rFonts w:eastAsia="Times New Roman" w:cstheme="minorHAnsi"/>
                <w:b/>
                <w:bCs/>
                <w:color w:val="000000"/>
              </w:rPr>
              <w:t xml:space="preserve">EI02ET05-3S02 - </w:t>
            </w:r>
            <w:r w:rsidRPr="0076192F">
              <w:rPr>
                <w:rFonts w:cstheme="minorHAnsi"/>
                <w:shd w:val="clear" w:color="auto" w:fill="FFFFFF"/>
              </w:rPr>
              <w:t>Enumerar espontaneamente sequências numéricas.</w:t>
            </w:r>
          </w:p>
          <w:p w14:paraId="57E4066B" w14:textId="77777777" w:rsidR="003F02C0" w:rsidRPr="0076192F" w:rsidRDefault="003F02C0" w:rsidP="003F02C0">
            <w:pPr>
              <w:rPr>
                <w:rFonts w:cstheme="minorHAnsi"/>
                <w:shd w:val="clear" w:color="auto" w:fill="FFFFFF"/>
              </w:rPr>
            </w:pPr>
            <w:r w:rsidRPr="0076192F">
              <w:rPr>
                <w:rFonts w:eastAsia="Times New Roman" w:cstheme="minorHAnsi"/>
                <w:b/>
                <w:bCs/>
                <w:color w:val="000000"/>
              </w:rPr>
              <w:lastRenderedPageBreak/>
              <w:t xml:space="preserve">EI02ET05-3S03 - </w:t>
            </w:r>
            <w:r w:rsidRPr="0076192F">
              <w:rPr>
                <w:rFonts w:cstheme="minorHAnsi"/>
                <w:shd w:val="clear" w:color="auto" w:fill="FFFFFF"/>
              </w:rPr>
              <w:t xml:space="preserve">Compreender as propriedades do sistema numérico a partir das interações com o grupo social em situações do dia a dia como contagem de crianças presentes em sala entre outras possibilidades. </w:t>
            </w:r>
          </w:p>
          <w:p w14:paraId="61D72DEE" w14:textId="77777777" w:rsidR="003F02C0" w:rsidRPr="0076192F" w:rsidRDefault="003F02C0" w:rsidP="003F02C0">
            <w:pPr>
              <w:rPr>
                <w:rFonts w:cstheme="minorHAnsi"/>
                <w:shd w:val="clear" w:color="auto" w:fill="FFFFFF"/>
              </w:rPr>
            </w:pPr>
            <w:r w:rsidRPr="0076192F">
              <w:rPr>
                <w:rFonts w:eastAsia="Times New Roman" w:cstheme="minorHAnsi"/>
                <w:b/>
                <w:bCs/>
                <w:color w:val="000000"/>
              </w:rPr>
              <w:t xml:space="preserve">EI02ET05-3S04 - </w:t>
            </w:r>
            <w:r w:rsidRPr="0076192F">
              <w:rPr>
                <w:rFonts w:cstheme="minorHAnsi"/>
                <w:shd w:val="clear" w:color="auto" w:fill="FFFFFF"/>
              </w:rPr>
              <w:t>Manuseio de materiais concretos como tampinhas, palitos de picolé entre outros para realização de contagem oral e espontânea.</w:t>
            </w:r>
          </w:p>
          <w:p w14:paraId="1709F55B" w14:textId="77777777" w:rsidR="003F02C0" w:rsidRPr="0076192F" w:rsidRDefault="003F02C0" w:rsidP="003F02C0">
            <w:pPr>
              <w:rPr>
                <w:rFonts w:cstheme="minorHAnsi"/>
                <w:shd w:val="clear" w:color="auto" w:fill="FFFFFF"/>
              </w:rPr>
            </w:pPr>
            <w:r w:rsidRPr="0076192F">
              <w:rPr>
                <w:rFonts w:eastAsia="Times New Roman" w:cstheme="minorHAnsi"/>
                <w:b/>
                <w:bCs/>
                <w:color w:val="000000"/>
              </w:rPr>
              <w:t xml:space="preserve">EI02ET05-3S05 - </w:t>
            </w:r>
            <w:r w:rsidRPr="0076192F">
              <w:rPr>
                <w:rFonts w:cstheme="minorHAnsi"/>
                <w:shd w:val="clear" w:color="auto" w:fill="FFFFFF"/>
              </w:rPr>
              <w:t>Realizar contagem um a um de quantidades, organizando-os em grupos ou conjuntos.</w:t>
            </w:r>
          </w:p>
          <w:p w14:paraId="74165B21" w14:textId="77777777" w:rsidR="003F02C0" w:rsidRPr="0076192F" w:rsidRDefault="003F02C0" w:rsidP="003F02C0">
            <w:pPr>
              <w:rPr>
                <w:rFonts w:cstheme="minorHAnsi"/>
                <w:shd w:val="clear" w:color="auto" w:fill="FFFFFF"/>
              </w:rPr>
            </w:pPr>
            <w:r w:rsidRPr="0076192F">
              <w:rPr>
                <w:rFonts w:eastAsia="Times New Roman" w:cstheme="minorHAnsi"/>
                <w:b/>
                <w:bCs/>
                <w:color w:val="000000"/>
              </w:rPr>
              <w:t xml:space="preserve">EI02ET05-3S06 - </w:t>
            </w:r>
            <w:r w:rsidRPr="0076192F">
              <w:rPr>
                <w:rFonts w:cstheme="minorHAnsi"/>
                <w:shd w:val="clear" w:color="auto" w:fill="FFFFFF"/>
              </w:rPr>
              <w:t>Realizar a correspondência entre números e quantidades em brincadeiras ou jogos simbólicos.</w:t>
            </w:r>
          </w:p>
          <w:p w14:paraId="18B2EE3D" w14:textId="77777777" w:rsidR="003F02C0" w:rsidRPr="0076192F" w:rsidRDefault="003F02C0" w:rsidP="003F02C0">
            <w:pPr>
              <w:rPr>
                <w:rFonts w:cstheme="minorHAnsi"/>
                <w:shd w:val="clear" w:color="auto" w:fill="FFFFFF"/>
              </w:rPr>
            </w:pPr>
            <w:r w:rsidRPr="0076192F">
              <w:rPr>
                <w:rFonts w:eastAsia="Times New Roman" w:cstheme="minorHAnsi"/>
                <w:b/>
                <w:bCs/>
                <w:color w:val="000000"/>
              </w:rPr>
              <w:t xml:space="preserve">EI02ET05-3S07 - </w:t>
            </w:r>
            <w:r w:rsidRPr="0076192F">
              <w:rPr>
                <w:rFonts w:cstheme="minorHAnsi"/>
                <w:shd w:val="clear" w:color="auto" w:fill="FFFFFF"/>
              </w:rPr>
              <w:t>Utilizar de noções simples de raciocínio lógico como ferramenta para resolução de problemas do cotidiano.</w:t>
            </w:r>
          </w:p>
          <w:p w14:paraId="236A4758" w14:textId="77777777" w:rsidR="003F02C0" w:rsidRPr="0076192F" w:rsidRDefault="003F02C0" w:rsidP="003F02C0">
            <w:pPr>
              <w:rPr>
                <w:rFonts w:cstheme="minorHAnsi"/>
                <w:shd w:val="clear" w:color="auto" w:fill="FFFFFF"/>
              </w:rPr>
            </w:pPr>
            <w:r w:rsidRPr="0076192F">
              <w:rPr>
                <w:rFonts w:eastAsia="Times New Roman" w:cstheme="minorHAnsi"/>
                <w:b/>
                <w:bCs/>
                <w:color w:val="000000"/>
              </w:rPr>
              <w:t xml:space="preserve">EI02ET05-3S08 – </w:t>
            </w:r>
            <w:r w:rsidRPr="0076192F">
              <w:rPr>
                <w:rFonts w:cstheme="minorHAnsi"/>
                <w:shd w:val="clear" w:color="auto" w:fill="FFFFFF"/>
              </w:rPr>
              <w:t>Manipular dinheiro de brinquedo em situações lúdicas ou jogos simbólicos estabelecendo noções básicas do sistema monetário.</w:t>
            </w:r>
          </w:p>
          <w:p w14:paraId="3F3FC2C0" w14:textId="77777777" w:rsidR="003F02C0" w:rsidRPr="0076192F" w:rsidRDefault="003F02C0" w:rsidP="003F02C0">
            <w:pPr>
              <w:spacing w:after="0" w:line="240" w:lineRule="auto"/>
              <w:ind w:left="34"/>
              <w:jc w:val="both"/>
              <w:rPr>
                <w:rFonts w:eastAsia="Times New Roman" w:cstheme="minorHAnsi"/>
                <w:color w:val="000000"/>
              </w:rPr>
            </w:pPr>
          </w:p>
        </w:tc>
        <w:tc>
          <w:tcPr>
            <w:tcW w:w="1726" w:type="dxa"/>
            <w:vMerge/>
            <w:tcBorders>
              <w:left w:val="nil"/>
              <w:right w:val="single" w:sz="4" w:space="0" w:color="auto"/>
            </w:tcBorders>
            <w:shd w:val="clear" w:color="auto" w:fill="auto"/>
          </w:tcPr>
          <w:p w14:paraId="0C1F1A0B" w14:textId="77777777" w:rsidR="003F02C0" w:rsidRPr="0076192F" w:rsidRDefault="003F02C0" w:rsidP="003F02C0">
            <w:pPr>
              <w:pStyle w:val="PargrafodaLista"/>
              <w:numPr>
                <w:ilvl w:val="0"/>
                <w:numId w:val="27"/>
              </w:numPr>
              <w:spacing w:after="0" w:line="240" w:lineRule="auto"/>
              <w:jc w:val="both"/>
              <w:rPr>
                <w:rFonts w:eastAsia="Times New Roman" w:cstheme="minorHAnsi"/>
                <w:color w:val="000000"/>
              </w:rPr>
            </w:pPr>
          </w:p>
        </w:tc>
        <w:tc>
          <w:tcPr>
            <w:tcW w:w="2548" w:type="dxa"/>
            <w:vMerge/>
            <w:tcBorders>
              <w:left w:val="nil"/>
              <w:right w:val="single" w:sz="4" w:space="0" w:color="auto"/>
            </w:tcBorders>
            <w:shd w:val="clear" w:color="auto" w:fill="auto"/>
          </w:tcPr>
          <w:p w14:paraId="2036C6C1" w14:textId="77777777" w:rsidR="003F02C0" w:rsidRPr="0076192F" w:rsidRDefault="003F02C0" w:rsidP="003F02C0">
            <w:pPr>
              <w:pStyle w:val="PargrafodaLista"/>
              <w:numPr>
                <w:ilvl w:val="0"/>
                <w:numId w:val="25"/>
              </w:numPr>
              <w:spacing w:after="0" w:line="240" w:lineRule="auto"/>
              <w:ind w:left="294" w:hanging="283"/>
              <w:jc w:val="both"/>
              <w:rPr>
                <w:rFonts w:eastAsia="Times New Roman" w:cstheme="minorHAnsi"/>
                <w:color w:val="000000"/>
              </w:rPr>
            </w:pPr>
          </w:p>
        </w:tc>
      </w:tr>
      <w:tr w:rsidR="003F02C0" w:rsidRPr="0076192F" w14:paraId="191F55EB" w14:textId="77777777" w:rsidTr="003F02C0">
        <w:trPr>
          <w:trHeight w:val="70"/>
        </w:trPr>
        <w:tc>
          <w:tcPr>
            <w:tcW w:w="1836" w:type="dxa"/>
            <w:tcBorders>
              <w:left w:val="single" w:sz="4" w:space="0" w:color="auto"/>
              <w:bottom w:val="single" w:sz="4" w:space="0" w:color="auto"/>
              <w:right w:val="single" w:sz="4" w:space="0" w:color="auto"/>
            </w:tcBorders>
            <w:shd w:val="clear" w:color="auto" w:fill="E2EFD9" w:themeFill="accent6" w:themeFillTint="33"/>
            <w:vAlign w:val="center"/>
          </w:tcPr>
          <w:p w14:paraId="1E0594C5" w14:textId="77777777" w:rsidR="003F02C0" w:rsidRPr="0076192F" w:rsidRDefault="003F02C0" w:rsidP="003F02C0">
            <w:pPr>
              <w:spacing w:after="0" w:line="240" w:lineRule="auto"/>
              <w:jc w:val="center"/>
              <w:rPr>
                <w:rFonts w:eastAsia="Times New Roman" w:cstheme="minorHAnsi"/>
                <w:b/>
                <w:bCs/>
                <w:color w:val="000000"/>
              </w:rPr>
            </w:pPr>
          </w:p>
        </w:tc>
        <w:tc>
          <w:tcPr>
            <w:tcW w:w="1866" w:type="dxa"/>
            <w:tcBorders>
              <w:left w:val="single" w:sz="4" w:space="0" w:color="auto"/>
              <w:bottom w:val="single" w:sz="4" w:space="0" w:color="auto"/>
              <w:right w:val="single" w:sz="4" w:space="0" w:color="auto"/>
            </w:tcBorders>
            <w:shd w:val="clear" w:color="auto" w:fill="D9E2F3" w:themeFill="accent1" w:themeFillTint="33"/>
          </w:tcPr>
          <w:p w14:paraId="57290057" w14:textId="77777777" w:rsidR="003F02C0" w:rsidRPr="0076192F" w:rsidRDefault="003F02C0" w:rsidP="003F02C0">
            <w:pPr>
              <w:spacing w:after="0" w:line="240" w:lineRule="auto"/>
              <w:ind w:left="360"/>
              <w:jc w:val="both"/>
              <w:rPr>
                <w:rFonts w:eastAsia="Times New Roman" w:cstheme="minorHAnsi"/>
                <w:color w:val="000000"/>
              </w:rPr>
            </w:pPr>
          </w:p>
        </w:tc>
        <w:tc>
          <w:tcPr>
            <w:tcW w:w="7754" w:type="dxa"/>
            <w:vMerge/>
            <w:tcBorders>
              <w:left w:val="single" w:sz="4" w:space="0" w:color="auto"/>
              <w:bottom w:val="single" w:sz="4" w:space="0" w:color="auto"/>
              <w:right w:val="single" w:sz="4" w:space="0" w:color="auto"/>
            </w:tcBorders>
            <w:shd w:val="clear" w:color="auto" w:fill="auto"/>
            <w:vAlign w:val="center"/>
          </w:tcPr>
          <w:p w14:paraId="5AFEDAFA" w14:textId="77777777" w:rsidR="003F02C0" w:rsidRPr="0076192F" w:rsidRDefault="003F02C0" w:rsidP="003F02C0">
            <w:pPr>
              <w:spacing w:after="0" w:line="240" w:lineRule="auto"/>
              <w:ind w:left="70"/>
              <w:jc w:val="center"/>
              <w:rPr>
                <w:rFonts w:eastAsia="Times New Roman" w:cstheme="minorHAnsi"/>
                <w:b/>
                <w:bCs/>
                <w:color w:val="000000"/>
              </w:rPr>
            </w:pPr>
          </w:p>
        </w:tc>
        <w:tc>
          <w:tcPr>
            <w:tcW w:w="1726" w:type="dxa"/>
            <w:tcBorders>
              <w:left w:val="nil"/>
              <w:bottom w:val="single" w:sz="4" w:space="0" w:color="auto"/>
              <w:right w:val="single" w:sz="4" w:space="0" w:color="auto"/>
            </w:tcBorders>
            <w:shd w:val="clear" w:color="auto" w:fill="auto"/>
          </w:tcPr>
          <w:p w14:paraId="7E238CB2" w14:textId="77777777" w:rsidR="003F02C0" w:rsidRPr="0076192F" w:rsidRDefault="003F02C0" w:rsidP="003F02C0">
            <w:pPr>
              <w:spacing w:after="0" w:line="240" w:lineRule="auto"/>
              <w:ind w:left="360"/>
              <w:jc w:val="both"/>
              <w:rPr>
                <w:rFonts w:eastAsia="Times New Roman" w:cstheme="minorHAnsi"/>
                <w:color w:val="000000"/>
              </w:rPr>
            </w:pPr>
          </w:p>
        </w:tc>
        <w:tc>
          <w:tcPr>
            <w:tcW w:w="2548" w:type="dxa"/>
            <w:tcBorders>
              <w:left w:val="nil"/>
              <w:bottom w:val="single" w:sz="4" w:space="0" w:color="auto"/>
              <w:right w:val="single" w:sz="4" w:space="0" w:color="auto"/>
            </w:tcBorders>
            <w:shd w:val="clear" w:color="auto" w:fill="auto"/>
          </w:tcPr>
          <w:p w14:paraId="34D98DBD" w14:textId="77777777" w:rsidR="003F02C0" w:rsidRPr="0076192F" w:rsidRDefault="003F02C0" w:rsidP="003F02C0">
            <w:pPr>
              <w:pStyle w:val="PargrafodaLista"/>
              <w:spacing w:after="0" w:line="240" w:lineRule="auto"/>
              <w:ind w:left="360"/>
              <w:jc w:val="both"/>
              <w:rPr>
                <w:rFonts w:eastAsia="Times New Roman" w:cstheme="minorHAnsi"/>
                <w:color w:val="000000"/>
              </w:rPr>
            </w:pPr>
          </w:p>
        </w:tc>
      </w:tr>
      <w:tr w:rsidR="003F02C0" w:rsidRPr="0076192F" w14:paraId="18106D84" w14:textId="77777777" w:rsidTr="003F02C0">
        <w:trPr>
          <w:trHeight w:val="205"/>
        </w:trPr>
        <w:tc>
          <w:tcPr>
            <w:tcW w:w="1836" w:type="dxa"/>
            <w:vMerge w:val="restart"/>
            <w:tcBorders>
              <w:top w:val="single" w:sz="4" w:space="0" w:color="auto"/>
              <w:left w:val="single" w:sz="4" w:space="0" w:color="auto"/>
              <w:right w:val="single" w:sz="4" w:space="0" w:color="auto"/>
            </w:tcBorders>
            <w:shd w:val="clear" w:color="auto" w:fill="E2EFD9" w:themeFill="accent6" w:themeFillTint="33"/>
          </w:tcPr>
          <w:p w14:paraId="622FCC12" w14:textId="77777777" w:rsidR="003F02C0" w:rsidRPr="0076192F" w:rsidRDefault="003F02C0" w:rsidP="003F02C0">
            <w:pPr>
              <w:autoSpaceDE w:val="0"/>
              <w:autoSpaceDN w:val="0"/>
              <w:adjustRightInd w:val="0"/>
              <w:spacing w:after="0" w:line="240" w:lineRule="auto"/>
              <w:jc w:val="center"/>
              <w:rPr>
                <w:rFonts w:eastAsia="Times New Roman" w:cstheme="minorHAnsi"/>
                <w:b/>
                <w:bCs/>
                <w:color w:val="000000"/>
              </w:rPr>
            </w:pPr>
          </w:p>
          <w:p w14:paraId="5EB4B51D" w14:textId="77777777" w:rsidR="003F02C0" w:rsidRPr="0076192F" w:rsidRDefault="003F02C0" w:rsidP="003F02C0">
            <w:pPr>
              <w:autoSpaceDE w:val="0"/>
              <w:autoSpaceDN w:val="0"/>
              <w:adjustRightInd w:val="0"/>
              <w:spacing w:after="0" w:line="240" w:lineRule="auto"/>
              <w:jc w:val="center"/>
              <w:rPr>
                <w:rFonts w:eastAsia="Times New Roman" w:cstheme="minorHAnsi"/>
                <w:b/>
                <w:bCs/>
                <w:color w:val="000000"/>
              </w:rPr>
            </w:pPr>
            <w:r w:rsidRPr="0076192F">
              <w:rPr>
                <w:rFonts w:eastAsia="Times New Roman" w:cstheme="minorHAnsi"/>
                <w:b/>
                <w:bCs/>
                <w:color w:val="000000"/>
              </w:rPr>
              <w:t>(EI02ET08)</w:t>
            </w:r>
          </w:p>
          <w:p w14:paraId="55950CEC" w14:textId="77777777" w:rsidR="003F02C0" w:rsidRPr="0076192F" w:rsidRDefault="003F02C0" w:rsidP="003F02C0">
            <w:pPr>
              <w:autoSpaceDE w:val="0"/>
              <w:autoSpaceDN w:val="0"/>
              <w:adjustRightInd w:val="0"/>
              <w:spacing w:after="0" w:line="240" w:lineRule="auto"/>
              <w:jc w:val="center"/>
              <w:rPr>
                <w:rFonts w:eastAsia="Times New Roman" w:cstheme="minorHAnsi"/>
                <w:b/>
                <w:bCs/>
                <w:color w:val="000000"/>
              </w:rPr>
            </w:pPr>
            <w:r w:rsidRPr="0076192F">
              <w:rPr>
                <w:rFonts w:eastAsia="Times New Roman" w:cstheme="minorHAnsi"/>
                <w:b/>
                <w:bCs/>
                <w:color w:val="000000"/>
              </w:rPr>
              <w:t xml:space="preserve"> Registrar com números a quantidade de crianças (meninas e meninos, presentes e ausentes) e a quantidade de objetos da mesma natureza </w:t>
            </w:r>
            <w:r w:rsidRPr="0076192F">
              <w:rPr>
                <w:rFonts w:eastAsia="Times New Roman" w:cstheme="minorHAnsi"/>
                <w:b/>
                <w:bCs/>
                <w:color w:val="000000"/>
              </w:rPr>
              <w:lastRenderedPageBreak/>
              <w:t>(bonecas, bolas, livros etc.).</w:t>
            </w:r>
          </w:p>
        </w:tc>
        <w:tc>
          <w:tcPr>
            <w:tcW w:w="1866" w:type="dxa"/>
            <w:vMerge w:val="restart"/>
            <w:tcBorders>
              <w:top w:val="single" w:sz="4" w:space="0" w:color="auto"/>
              <w:left w:val="single" w:sz="4" w:space="0" w:color="auto"/>
              <w:right w:val="single" w:sz="4" w:space="0" w:color="auto"/>
            </w:tcBorders>
            <w:shd w:val="clear" w:color="auto" w:fill="D9E2F3" w:themeFill="accent1" w:themeFillTint="33"/>
          </w:tcPr>
          <w:p w14:paraId="521DAF72"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lastRenderedPageBreak/>
              <w:t>C1. Conhecimento</w:t>
            </w:r>
          </w:p>
          <w:p w14:paraId="57E08FF7"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C2. Pensamento científico, crítico e criativo</w:t>
            </w:r>
          </w:p>
          <w:p w14:paraId="5CFFD19E"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C3. Repertório Cultural</w:t>
            </w:r>
          </w:p>
          <w:p w14:paraId="5D1980E6"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C4. Comunicação</w:t>
            </w:r>
          </w:p>
          <w:p w14:paraId="3672E3FA"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C6. Trabalho e projeto de vida</w:t>
            </w:r>
          </w:p>
          <w:p w14:paraId="70A0C14A"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C8. Autoconhecimento e autocuidado</w:t>
            </w:r>
          </w:p>
          <w:p w14:paraId="62241B0F"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lastRenderedPageBreak/>
              <w:t>C9. Empatia e Cooperação</w:t>
            </w:r>
          </w:p>
          <w:p w14:paraId="1E2EECF0" w14:textId="77777777" w:rsidR="003F02C0" w:rsidRPr="0076192F" w:rsidRDefault="003F02C0" w:rsidP="003F02C0">
            <w:pPr>
              <w:spacing w:after="0" w:line="240" w:lineRule="auto"/>
              <w:rPr>
                <w:rFonts w:eastAsia="Times New Roman" w:cstheme="minorHAnsi"/>
                <w:color w:val="000000"/>
              </w:rPr>
            </w:pPr>
            <w:r w:rsidRPr="0076192F">
              <w:rPr>
                <w:rFonts w:eastAsia="Times New Roman" w:cstheme="minorHAnsi"/>
                <w:color w:val="000000"/>
              </w:rPr>
              <w:t>C10. Responsabilidade e autonomia</w:t>
            </w:r>
          </w:p>
        </w:tc>
        <w:tc>
          <w:tcPr>
            <w:tcW w:w="7754"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0944688A" w14:textId="77777777" w:rsidR="003F02C0" w:rsidRPr="0076192F" w:rsidRDefault="003F02C0" w:rsidP="003F02C0">
            <w:pPr>
              <w:pStyle w:val="PargrafodaLista"/>
              <w:spacing w:after="0" w:line="240" w:lineRule="auto"/>
              <w:ind w:hanging="720"/>
              <w:jc w:val="center"/>
              <w:rPr>
                <w:rFonts w:eastAsia="Times New Roman" w:cstheme="minorHAnsi"/>
                <w:color w:val="000000"/>
              </w:rPr>
            </w:pPr>
          </w:p>
        </w:tc>
        <w:tc>
          <w:tcPr>
            <w:tcW w:w="1726" w:type="dxa"/>
            <w:vMerge w:val="restart"/>
            <w:tcBorders>
              <w:top w:val="single" w:sz="4" w:space="0" w:color="auto"/>
              <w:left w:val="nil"/>
              <w:right w:val="single" w:sz="4" w:space="0" w:color="auto"/>
            </w:tcBorders>
            <w:shd w:val="clear" w:color="auto" w:fill="auto"/>
          </w:tcPr>
          <w:p w14:paraId="206B3633"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Conviver</w:t>
            </w:r>
          </w:p>
          <w:p w14:paraId="4C0B019E"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Brincar</w:t>
            </w:r>
          </w:p>
          <w:p w14:paraId="5D49E1FD"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Participar</w:t>
            </w:r>
          </w:p>
          <w:p w14:paraId="766F8DB5"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Explorar</w:t>
            </w:r>
          </w:p>
          <w:p w14:paraId="309C610D"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Expressar</w:t>
            </w:r>
          </w:p>
          <w:p w14:paraId="7A43F2C8" w14:textId="77777777" w:rsidR="003F02C0" w:rsidRPr="0076192F" w:rsidRDefault="003F02C0" w:rsidP="003F02C0">
            <w:pPr>
              <w:pStyle w:val="PargrafodaLista"/>
              <w:spacing w:after="0" w:line="240" w:lineRule="auto"/>
              <w:ind w:left="360"/>
              <w:jc w:val="both"/>
              <w:rPr>
                <w:rFonts w:eastAsia="Times New Roman" w:cstheme="minorHAnsi"/>
                <w:color w:val="000000"/>
              </w:rPr>
            </w:pPr>
            <w:r w:rsidRPr="0076192F">
              <w:rPr>
                <w:rFonts w:eastAsia="Times New Roman" w:cstheme="minorHAnsi"/>
                <w:color w:val="000000"/>
              </w:rPr>
              <w:t>Conhecer-se</w:t>
            </w:r>
          </w:p>
        </w:tc>
        <w:tc>
          <w:tcPr>
            <w:tcW w:w="2548" w:type="dxa"/>
            <w:vMerge w:val="restart"/>
            <w:tcBorders>
              <w:top w:val="single" w:sz="4" w:space="0" w:color="auto"/>
              <w:left w:val="nil"/>
              <w:right w:val="single" w:sz="4" w:space="0" w:color="auto"/>
            </w:tcBorders>
            <w:shd w:val="clear" w:color="auto" w:fill="auto"/>
          </w:tcPr>
          <w:p w14:paraId="1BC5D24D" w14:textId="77777777" w:rsidR="003F02C0" w:rsidRPr="0076192F" w:rsidRDefault="003F02C0" w:rsidP="003F02C0">
            <w:pPr>
              <w:spacing w:after="0" w:line="240" w:lineRule="auto"/>
              <w:jc w:val="center"/>
              <w:rPr>
                <w:rFonts w:eastAsia="Times New Roman" w:cstheme="minorHAnsi"/>
                <w:color w:val="000000"/>
              </w:rPr>
            </w:pPr>
          </w:p>
          <w:p w14:paraId="0F21A054" w14:textId="77777777" w:rsidR="003F02C0" w:rsidRPr="0076192F" w:rsidRDefault="003F02C0" w:rsidP="003F02C0">
            <w:pPr>
              <w:spacing w:after="0" w:line="240" w:lineRule="auto"/>
              <w:jc w:val="center"/>
              <w:rPr>
                <w:rFonts w:eastAsia="Times New Roman" w:cstheme="minorHAnsi"/>
                <w:color w:val="000000"/>
              </w:rPr>
            </w:pPr>
            <w:r w:rsidRPr="0076192F">
              <w:rPr>
                <w:rFonts w:cstheme="minorHAnsi"/>
                <w:noProof/>
              </w:rPr>
              <w:drawing>
                <wp:inline distT="0" distB="0" distL="0" distR="0" wp14:anchorId="6D273BAD" wp14:editId="15295921">
                  <wp:extent cx="906711" cy="888521"/>
                  <wp:effectExtent l="0" t="0" r="8255" b="6985"/>
                  <wp:docPr id="94" name="Imagem 94"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02C0" w:rsidRPr="0076192F" w14:paraId="6049CDA3" w14:textId="77777777" w:rsidTr="003F02C0">
        <w:trPr>
          <w:trHeight w:val="20"/>
        </w:trPr>
        <w:tc>
          <w:tcPr>
            <w:tcW w:w="1836" w:type="dxa"/>
            <w:vMerge/>
            <w:tcBorders>
              <w:left w:val="single" w:sz="4" w:space="0" w:color="auto"/>
              <w:right w:val="single" w:sz="4" w:space="0" w:color="auto"/>
            </w:tcBorders>
            <w:shd w:val="clear" w:color="auto" w:fill="E2EFD9" w:themeFill="accent6" w:themeFillTint="33"/>
            <w:vAlign w:val="center"/>
          </w:tcPr>
          <w:p w14:paraId="494620DE" w14:textId="77777777" w:rsidR="003F02C0" w:rsidRPr="0076192F" w:rsidRDefault="003F02C0" w:rsidP="003F02C0">
            <w:pPr>
              <w:spacing w:after="0" w:line="240" w:lineRule="auto"/>
              <w:jc w:val="center"/>
              <w:rPr>
                <w:rFonts w:eastAsia="Times New Roman" w:cstheme="minorHAnsi"/>
                <w:b/>
                <w:bCs/>
                <w:color w:val="000000"/>
              </w:rPr>
            </w:pPr>
          </w:p>
        </w:tc>
        <w:tc>
          <w:tcPr>
            <w:tcW w:w="1866" w:type="dxa"/>
            <w:vMerge/>
            <w:tcBorders>
              <w:left w:val="single" w:sz="4" w:space="0" w:color="auto"/>
              <w:right w:val="single" w:sz="4" w:space="0" w:color="auto"/>
            </w:tcBorders>
            <w:shd w:val="clear" w:color="auto" w:fill="D9E2F3" w:themeFill="accent1" w:themeFillTint="33"/>
          </w:tcPr>
          <w:p w14:paraId="2267BC2B" w14:textId="77777777" w:rsidR="003F02C0" w:rsidRPr="0076192F" w:rsidRDefault="003F02C0" w:rsidP="003F02C0">
            <w:pPr>
              <w:spacing w:after="0" w:line="240" w:lineRule="auto"/>
              <w:ind w:left="360"/>
              <w:jc w:val="center"/>
              <w:rPr>
                <w:rFonts w:eastAsia="Times New Roman" w:cstheme="minorHAnsi"/>
                <w:color w:val="000000"/>
              </w:rPr>
            </w:pPr>
          </w:p>
        </w:tc>
        <w:tc>
          <w:tcPr>
            <w:tcW w:w="7754" w:type="dxa"/>
            <w:tcBorders>
              <w:top w:val="single" w:sz="4" w:space="0" w:color="auto"/>
              <w:left w:val="single" w:sz="4" w:space="0" w:color="auto"/>
              <w:bottom w:val="single" w:sz="4" w:space="0" w:color="auto"/>
              <w:right w:val="single" w:sz="4" w:space="0" w:color="auto"/>
            </w:tcBorders>
            <w:shd w:val="clear" w:color="auto" w:fill="auto"/>
          </w:tcPr>
          <w:p w14:paraId="00AA7718" w14:textId="77777777" w:rsidR="003F02C0" w:rsidRPr="0076192F" w:rsidRDefault="003F02C0" w:rsidP="003F02C0">
            <w:pPr>
              <w:rPr>
                <w:rFonts w:cstheme="minorHAnsi"/>
              </w:rPr>
            </w:pPr>
            <w:r w:rsidRPr="0076192F">
              <w:rPr>
                <w:rFonts w:eastAsia="Times New Roman" w:cstheme="minorHAnsi"/>
                <w:b/>
                <w:bCs/>
                <w:color w:val="000000"/>
              </w:rPr>
              <w:t xml:space="preserve">EI02ET08-3S01 </w:t>
            </w:r>
            <w:r w:rsidRPr="0076192F">
              <w:rPr>
                <w:rFonts w:cstheme="minorHAnsi"/>
                <w:b/>
                <w:bCs/>
              </w:rPr>
              <w:t xml:space="preserve">- </w:t>
            </w:r>
            <w:r w:rsidRPr="0076192F">
              <w:rPr>
                <w:rFonts w:cstheme="minorHAnsi"/>
              </w:rPr>
              <w:t>Fazer contagem espontânea, em seu grupo social, contando objetos e pessoas à sua volta.</w:t>
            </w:r>
          </w:p>
          <w:p w14:paraId="26A79369" w14:textId="77777777" w:rsidR="003F02C0" w:rsidRPr="0076192F" w:rsidRDefault="003F02C0" w:rsidP="003F02C0">
            <w:pPr>
              <w:rPr>
                <w:rFonts w:cstheme="minorHAnsi"/>
              </w:rPr>
            </w:pPr>
            <w:r w:rsidRPr="0076192F">
              <w:rPr>
                <w:rFonts w:eastAsia="Times New Roman" w:cstheme="minorHAnsi"/>
                <w:b/>
                <w:bCs/>
                <w:color w:val="000000"/>
              </w:rPr>
              <w:t xml:space="preserve">EI02ET08-3S02 - </w:t>
            </w:r>
            <w:r w:rsidRPr="0076192F">
              <w:rPr>
                <w:rFonts w:cstheme="minorHAnsi"/>
              </w:rPr>
              <w:t>Investigar e tentar representar os números buscando associá-los à sua quantidade.</w:t>
            </w:r>
          </w:p>
          <w:p w14:paraId="05CEE5C3" w14:textId="77777777" w:rsidR="003F02C0" w:rsidRPr="0076192F" w:rsidRDefault="003F02C0" w:rsidP="003F02C0">
            <w:pPr>
              <w:jc w:val="both"/>
              <w:rPr>
                <w:rFonts w:cstheme="minorHAnsi"/>
              </w:rPr>
            </w:pPr>
            <w:r w:rsidRPr="0076192F">
              <w:rPr>
                <w:rFonts w:eastAsia="Times New Roman" w:cstheme="minorHAnsi"/>
                <w:b/>
                <w:bCs/>
                <w:color w:val="000000"/>
              </w:rPr>
              <w:t xml:space="preserve">EI02ET08-3S03 - </w:t>
            </w:r>
            <w:r w:rsidRPr="0076192F">
              <w:rPr>
                <w:rFonts w:cstheme="minorHAnsi"/>
              </w:rPr>
              <w:t>Participar de brincadeiras que oportunizem a contagem espontânea e a exploração de sequências numéricas.</w:t>
            </w:r>
          </w:p>
          <w:p w14:paraId="6D5114CF" w14:textId="77777777" w:rsidR="003F02C0" w:rsidRPr="0076192F" w:rsidRDefault="003F02C0" w:rsidP="003F02C0">
            <w:pPr>
              <w:jc w:val="both"/>
              <w:rPr>
                <w:rFonts w:cstheme="minorHAnsi"/>
              </w:rPr>
            </w:pPr>
            <w:r w:rsidRPr="0076192F">
              <w:rPr>
                <w:rFonts w:eastAsia="Times New Roman" w:cstheme="minorHAnsi"/>
                <w:b/>
                <w:bCs/>
                <w:color w:val="000000"/>
              </w:rPr>
              <w:t xml:space="preserve">EI02ET08-3S04 - </w:t>
            </w:r>
            <w:r w:rsidRPr="0076192F">
              <w:rPr>
                <w:rFonts w:cstheme="minorHAnsi"/>
              </w:rPr>
              <w:t>Construir uma coleção com objetos trazidos de casa, como por exemplo tampinhas ou figurinhas.</w:t>
            </w:r>
          </w:p>
          <w:p w14:paraId="5A983CC6" w14:textId="77777777" w:rsidR="003F02C0" w:rsidRPr="0076192F" w:rsidRDefault="003F02C0" w:rsidP="003F02C0">
            <w:pPr>
              <w:jc w:val="both"/>
              <w:rPr>
                <w:rFonts w:cstheme="minorHAnsi"/>
              </w:rPr>
            </w:pPr>
            <w:r w:rsidRPr="0076192F">
              <w:rPr>
                <w:rFonts w:eastAsia="Times New Roman" w:cstheme="minorHAnsi"/>
                <w:b/>
                <w:bCs/>
                <w:color w:val="000000"/>
              </w:rPr>
              <w:lastRenderedPageBreak/>
              <w:t xml:space="preserve">EI02ET08-3S05 - </w:t>
            </w:r>
            <w:r w:rsidRPr="0076192F">
              <w:rPr>
                <w:rFonts w:cstheme="minorHAnsi"/>
              </w:rPr>
              <w:t>Estabelecer, com o auxílio do professor, estratégias para classificar a coleção.</w:t>
            </w:r>
          </w:p>
          <w:p w14:paraId="1D606BFF" w14:textId="77777777" w:rsidR="003F02C0" w:rsidRPr="0076192F" w:rsidRDefault="003F02C0" w:rsidP="003F02C0">
            <w:pPr>
              <w:jc w:val="both"/>
              <w:rPr>
                <w:rFonts w:cstheme="minorHAnsi"/>
              </w:rPr>
            </w:pPr>
            <w:r w:rsidRPr="0076192F">
              <w:rPr>
                <w:rFonts w:eastAsia="Times New Roman" w:cstheme="minorHAnsi"/>
                <w:b/>
                <w:bCs/>
                <w:color w:val="000000"/>
              </w:rPr>
              <w:t xml:space="preserve">EI02ET08-3S06 - </w:t>
            </w:r>
            <w:r w:rsidRPr="0076192F">
              <w:rPr>
                <w:rFonts w:cstheme="minorHAnsi"/>
              </w:rPr>
              <w:t>Realizar a contagem e o registro com números a partir de coleções.</w:t>
            </w:r>
          </w:p>
          <w:p w14:paraId="171BD6FA" w14:textId="77777777" w:rsidR="003F02C0" w:rsidRPr="0076192F" w:rsidRDefault="003F02C0" w:rsidP="003F02C0">
            <w:pPr>
              <w:jc w:val="both"/>
              <w:rPr>
                <w:rFonts w:cstheme="minorHAnsi"/>
              </w:rPr>
            </w:pPr>
            <w:r w:rsidRPr="0076192F">
              <w:rPr>
                <w:rFonts w:eastAsia="Times New Roman" w:cstheme="minorHAnsi"/>
                <w:b/>
                <w:bCs/>
                <w:color w:val="000000"/>
              </w:rPr>
              <w:t xml:space="preserve">EI02ET08-3S07 - </w:t>
            </w:r>
            <w:r w:rsidRPr="0076192F">
              <w:rPr>
                <w:rFonts w:cstheme="minorHAnsi"/>
              </w:rPr>
              <w:t>Participar de jogos que envolvam os números, como por exemplo o jogo de boliche entre outros estabelecendo o conceito de número.</w:t>
            </w:r>
          </w:p>
          <w:p w14:paraId="2212F749" w14:textId="77777777" w:rsidR="003F02C0" w:rsidRPr="0076192F" w:rsidRDefault="003F02C0" w:rsidP="003F02C0">
            <w:pPr>
              <w:spacing w:after="0" w:line="240" w:lineRule="auto"/>
              <w:ind w:left="34"/>
              <w:jc w:val="both"/>
              <w:rPr>
                <w:rFonts w:eastAsia="Times New Roman" w:cstheme="minorHAnsi"/>
                <w:color w:val="000000"/>
              </w:rPr>
            </w:pPr>
          </w:p>
        </w:tc>
        <w:tc>
          <w:tcPr>
            <w:tcW w:w="1726" w:type="dxa"/>
            <w:vMerge/>
            <w:tcBorders>
              <w:left w:val="nil"/>
              <w:right w:val="single" w:sz="4" w:space="0" w:color="auto"/>
            </w:tcBorders>
            <w:shd w:val="clear" w:color="auto" w:fill="auto"/>
          </w:tcPr>
          <w:p w14:paraId="4CA5636A" w14:textId="77777777" w:rsidR="003F02C0" w:rsidRPr="0076192F" w:rsidRDefault="003F02C0" w:rsidP="003F02C0">
            <w:pPr>
              <w:pStyle w:val="PargrafodaLista"/>
              <w:numPr>
                <w:ilvl w:val="0"/>
                <w:numId w:val="27"/>
              </w:numPr>
              <w:spacing w:after="0" w:line="240" w:lineRule="auto"/>
              <w:jc w:val="both"/>
              <w:rPr>
                <w:rFonts w:eastAsia="Times New Roman" w:cstheme="minorHAnsi"/>
                <w:color w:val="000000"/>
              </w:rPr>
            </w:pPr>
          </w:p>
        </w:tc>
        <w:tc>
          <w:tcPr>
            <w:tcW w:w="2548" w:type="dxa"/>
            <w:vMerge/>
            <w:tcBorders>
              <w:left w:val="nil"/>
              <w:right w:val="single" w:sz="4" w:space="0" w:color="auto"/>
            </w:tcBorders>
            <w:shd w:val="clear" w:color="auto" w:fill="auto"/>
          </w:tcPr>
          <w:p w14:paraId="7FE3C6AD" w14:textId="77777777" w:rsidR="003F02C0" w:rsidRPr="0076192F" w:rsidRDefault="003F02C0" w:rsidP="003F02C0">
            <w:pPr>
              <w:pStyle w:val="PargrafodaLista"/>
              <w:numPr>
                <w:ilvl w:val="0"/>
                <w:numId w:val="25"/>
              </w:numPr>
              <w:spacing w:after="0" w:line="240" w:lineRule="auto"/>
              <w:ind w:left="294" w:hanging="283"/>
              <w:jc w:val="both"/>
              <w:rPr>
                <w:rFonts w:eastAsia="Times New Roman" w:cstheme="minorHAnsi"/>
                <w:color w:val="000000"/>
              </w:rPr>
            </w:pPr>
          </w:p>
        </w:tc>
      </w:tr>
    </w:tbl>
    <w:p w14:paraId="0A62CA8C" w14:textId="77777777" w:rsidR="003F02C0" w:rsidRPr="0076192F" w:rsidRDefault="003F02C0" w:rsidP="003F02C0">
      <w:pPr>
        <w:rPr>
          <w:rFonts w:cstheme="minorHAnsi"/>
        </w:rPr>
      </w:pPr>
    </w:p>
    <w:p w14:paraId="4993CB7E" w14:textId="7B45100F" w:rsidR="00BC329B" w:rsidRDefault="00BC329B" w:rsidP="490D8E04">
      <w:pPr>
        <w:shd w:val="clear" w:color="auto" w:fill="FFFFFF" w:themeFill="background1"/>
        <w:spacing w:before="300" w:after="300" w:line="360" w:lineRule="auto"/>
        <w:jc w:val="both"/>
        <w:rPr>
          <w:rFonts w:ascii="Arial" w:hAnsi="Arial" w:cs="Arial"/>
          <w:sz w:val="24"/>
          <w:szCs w:val="24"/>
        </w:rPr>
      </w:pPr>
    </w:p>
    <w:p w14:paraId="23860623" w14:textId="67A63BC3" w:rsidR="00BC329B" w:rsidRDefault="00BC329B" w:rsidP="490D8E04">
      <w:pPr>
        <w:shd w:val="clear" w:color="auto" w:fill="FFFFFF" w:themeFill="background1"/>
        <w:spacing w:before="300" w:after="300" w:line="360" w:lineRule="auto"/>
        <w:jc w:val="both"/>
        <w:rPr>
          <w:rFonts w:ascii="Arial" w:hAnsi="Arial" w:cs="Arial"/>
          <w:sz w:val="24"/>
          <w:szCs w:val="24"/>
        </w:rPr>
      </w:pPr>
    </w:p>
    <w:p w14:paraId="6F4F99E1" w14:textId="53C0C55D" w:rsidR="00BC329B" w:rsidRDefault="00BC329B" w:rsidP="490D8E04">
      <w:pPr>
        <w:shd w:val="clear" w:color="auto" w:fill="FFFFFF" w:themeFill="background1"/>
        <w:spacing w:before="300" w:after="300" w:line="360" w:lineRule="auto"/>
        <w:jc w:val="both"/>
        <w:rPr>
          <w:rFonts w:ascii="Arial" w:hAnsi="Arial" w:cs="Arial"/>
          <w:sz w:val="24"/>
          <w:szCs w:val="24"/>
        </w:rPr>
      </w:pPr>
    </w:p>
    <w:p w14:paraId="256055D5" w14:textId="77777777" w:rsidR="00BC329B" w:rsidRDefault="00BC329B" w:rsidP="490D8E04">
      <w:pPr>
        <w:shd w:val="clear" w:color="auto" w:fill="FFFFFF" w:themeFill="background1"/>
        <w:spacing w:before="300" w:after="300" w:line="360" w:lineRule="auto"/>
        <w:jc w:val="both"/>
        <w:rPr>
          <w:rFonts w:ascii="Arial" w:hAnsi="Arial" w:cs="Arial"/>
          <w:sz w:val="24"/>
          <w:szCs w:val="24"/>
        </w:rPr>
      </w:pPr>
    </w:p>
    <w:tbl>
      <w:tblPr>
        <w:tblpPr w:leftFromText="141" w:rightFromText="141" w:vertAnchor="page" w:horzAnchor="margin" w:tblpY="1186"/>
        <w:tblW w:w="14879" w:type="dxa"/>
        <w:tblCellMar>
          <w:left w:w="70" w:type="dxa"/>
          <w:right w:w="70" w:type="dxa"/>
        </w:tblCellMar>
        <w:tblLook w:val="04A0" w:firstRow="1" w:lastRow="0" w:firstColumn="1" w:lastColumn="0" w:noHBand="0" w:noVBand="1"/>
      </w:tblPr>
      <w:tblGrid>
        <w:gridCol w:w="1836"/>
        <w:gridCol w:w="1853"/>
        <w:gridCol w:w="3664"/>
        <w:gridCol w:w="3972"/>
        <w:gridCol w:w="1718"/>
        <w:gridCol w:w="1836"/>
      </w:tblGrid>
      <w:tr w:rsidR="00A07499" w:rsidRPr="00A07499" w14:paraId="6ACE29A1" w14:textId="77777777" w:rsidTr="00CD6ADF">
        <w:trPr>
          <w:trHeight w:val="510"/>
        </w:trPr>
        <w:tc>
          <w:tcPr>
            <w:tcW w:w="14879"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3568F8F" w14:textId="77777777" w:rsidR="00A07499" w:rsidRPr="00A07499" w:rsidRDefault="00A07499" w:rsidP="00A07499">
            <w:pPr>
              <w:spacing w:after="0" w:line="240" w:lineRule="auto"/>
              <w:jc w:val="center"/>
              <w:rPr>
                <w:rFonts w:eastAsia="Times New Roman"/>
                <w:b/>
                <w:bCs/>
                <w:color w:val="8EAADB" w:themeColor="accent1" w:themeTint="99"/>
                <w:sz w:val="44"/>
                <w:szCs w:val="44"/>
              </w:rPr>
            </w:pPr>
            <w:bookmarkStart w:id="44" w:name="_Hlk49979411"/>
            <w:r w:rsidRPr="00A07499">
              <w:rPr>
                <w:rFonts w:eastAsia="Times New Roman"/>
                <w:b/>
                <w:bCs/>
                <w:color w:val="8EAADB" w:themeColor="accent1" w:themeTint="99"/>
                <w:sz w:val="44"/>
                <w:szCs w:val="44"/>
              </w:rPr>
              <w:lastRenderedPageBreak/>
              <w:t>SESI – Educação Infantil</w:t>
            </w:r>
          </w:p>
        </w:tc>
      </w:tr>
      <w:tr w:rsidR="00A07499" w:rsidRPr="00A07499" w14:paraId="7AFF6D01" w14:textId="77777777" w:rsidTr="00CD6ADF">
        <w:trPr>
          <w:trHeight w:val="170"/>
        </w:trPr>
        <w:tc>
          <w:tcPr>
            <w:tcW w:w="14879"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021FE6AD" w14:textId="77777777" w:rsidR="00A07499" w:rsidRPr="00A07499" w:rsidRDefault="00A07499" w:rsidP="00A07499">
            <w:pPr>
              <w:spacing w:after="0" w:line="240" w:lineRule="auto"/>
              <w:jc w:val="center"/>
              <w:rPr>
                <w:rFonts w:eastAsia="Times New Roman"/>
                <w:b/>
                <w:bCs/>
                <w:sz w:val="20"/>
                <w:szCs w:val="20"/>
              </w:rPr>
            </w:pPr>
          </w:p>
          <w:p w14:paraId="1CE11E97" w14:textId="77777777" w:rsidR="00A07499" w:rsidRPr="00A07499" w:rsidRDefault="00A07499" w:rsidP="00CD6ADF">
            <w:pPr>
              <w:spacing w:after="0" w:line="240" w:lineRule="auto"/>
              <w:ind w:right="352"/>
              <w:jc w:val="center"/>
              <w:rPr>
                <w:rFonts w:eastAsia="Times New Roman"/>
                <w:b/>
                <w:bCs/>
                <w:color w:val="2F5496" w:themeColor="accent1" w:themeShade="BF"/>
                <w:sz w:val="28"/>
                <w:szCs w:val="28"/>
              </w:rPr>
            </w:pPr>
            <w:r w:rsidRPr="00A07499">
              <w:rPr>
                <w:rFonts w:eastAsia="Times New Roman"/>
                <w:b/>
                <w:bCs/>
                <w:color w:val="2F5496" w:themeColor="accent1" w:themeShade="BF"/>
                <w:sz w:val="28"/>
                <w:szCs w:val="28"/>
              </w:rPr>
              <w:t>CAMPO DE EXPERIÊNCIAS: O EU, O OUTRO E O NÓS</w:t>
            </w:r>
          </w:p>
          <w:p w14:paraId="035F52FD" w14:textId="77777777" w:rsidR="00A07499" w:rsidRPr="00A07499" w:rsidRDefault="00A07499" w:rsidP="00A07499">
            <w:pPr>
              <w:spacing w:after="0" w:line="240" w:lineRule="auto"/>
              <w:jc w:val="center"/>
              <w:rPr>
                <w:rFonts w:eastAsia="Times New Roman"/>
                <w:b/>
                <w:bCs/>
                <w:sz w:val="20"/>
                <w:szCs w:val="20"/>
              </w:rPr>
            </w:pPr>
          </w:p>
        </w:tc>
      </w:tr>
      <w:tr w:rsidR="00A07499" w:rsidRPr="00A07499" w14:paraId="144921BE" w14:textId="77777777" w:rsidTr="00CD6ADF">
        <w:trPr>
          <w:trHeight w:val="477"/>
        </w:trPr>
        <w:tc>
          <w:tcPr>
            <w:tcW w:w="183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3405A8F0" w14:textId="77777777" w:rsidR="00A07499" w:rsidRPr="00A07499" w:rsidRDefault="00A07499" w:rsidP="00A07499">
            <w:pPr>
              <w:spacing w:after="0" w:line="240" w:lineRule="auto"/>
              <w:jc w:val="center"/>
              <w:rPr>
                <w:rFonts w:eastAsia="Times New Roman"/>
                <w:b/>
                <w:bCs/>
                <w:sz w:val="18"/>
                <w:szCs w:val="18"/>
              </w:rPr>
            </w:pPr>
            <w:r w:rsidRPr="00A07499">
              <w:rPr>
                <w:rFonts w:eastAsia="Times New Roman"/>
                <w:b/>
                <w:bCs/>
                <w:sz w:val="20"/>
                <w:szCs w:val="20"/>
              </w:rPr>
              <w:t>OBJETIVOS DE APRENDIZAGEM E DESENVOLVIMENTO BNCC</w:t>
            </w:r>
          </w:p>
        </w:tc>
        <w:tc>
          <w:tcPr>
            <w:tcW w:w="1866"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582ED67A" w14:textId="77777777" w:rsidR="00A07499" w:rsidRPr="00A07499" w:rsidRDefault="00A07499" w:rsidP="00A07499">
            <w:pPr>
              <w:spacing w:after="0" w:line="240" w:lineRule="auto"/>
              <w:jc w:val="center"/>
              <w:rPr>
                <w:rFonts w:eastAsia="Times New Roman"/>
                <w:b/>
                <w:bCs/>
                <w:sz w:val="18"/>
                <w:szCs w:val="18"/>
              </w:rPr>
            </w:pPr>
            <w:r w:rsidRPr="00A07499">
              <w:rPr>
                <w:rFonts w:eastAsia="Times New Roman"/>
                <w:b/>
                <w:bCs/>
                <w:sz w:val="20"/>
                <w:szCs w:val="20"/>
              </w:rPr>
              <w:t>COMPETÊNCIAS GERAIS DA BNCC</w:t>
            </w:r>
          </w:p>
        </w:tc>
        <w:tc>
          <w:tcPr>
            <w:tcW w:w="3717" w:type="dxa"/>
            <w:tcBorders>
              <w:top w:val="single" w:sz="4" w:space="0" w:color="auto"/>
              <w:left w:val="nil"/>
              <w:bottom w:val="single" w:sz="4" w:space="0" w:color="auto"/>
              <w:right w:val="single" w:sz="4" w:space="0" w:color="auto"/>
            </w:tcBorders>
            <w:shd w:val="clear" w:color="auto" w:fill="auto"/>
            <w:vAlign w:val="center"/>
          </w:tcPr>
          <w:p w14:paraId="17E6F79D" w14:textId="77777777" w:rsidR="00A07499" w:rsidRPr="00A07499" w:rsidRDefault="00A07499" w:rsidP="00A07499">
            <w:pPr>
              <w:spacing w:after="0" w:line="240" w:lineRule="auto"/>
              <w:jc w:val="center"/>
              <w:rPr>
                <w:rFonts w:eastAsia="Times New Roman"/>
                <w:b/>
                <w:bCs/>
                <w:sz w:val="18"/>
                <w:szCs w:val="18"/>
              </w:rPr>
            </w:pPr>
            <w:r w:rsidRPr="00A07499">
              <w:rPr>
                <w:rFonts w:eastAsia="Times New Roman"/>
                <w:b/>
                <w:bCs/>
                <w:sz w:val="20"/>
                <w:szCs w:val="20"/>
              </w:rPr>
              <w:t>OBJETIVOS DE APRENDIZAGEM E DESENVOLVIMENTO SESI 4 ANOS</w:t>
            </w:r>
          </w:p>
        </w:tc>
        <w:tc>
          <w:tcPr>
            <w:tcW w:w="4037" w:type="dxa"/>
            <w:tcBorders>
              <w:top w:val="single" w:sz="4" w:space="0" w:color="auto"/>
              <w:left w:val="nil"/>
              <w:bottom w:val="single" w:sz="4" w:space="0" w:color="auto"/>
              <w:right w:val="single" w:sz="4" w:space="0" w:color="auto"/>
            </w:tcBorders>
            <w:shd w:val="clear" w:color="auto" w:fill="auto"/>
            <w:vAlign w:val="center"/>
            <w:hideMark/>
          </w:tcPr>
          <w:p w14:paraId="12B60E17" w14:textId="77777777" w:rsidR="00A07499" w:rsidRPr="00A07499" w:rsidRDefault="00A07499" w:rsidP="00A07499">
            <w:pPr>
              <w:spacing w:after="0" w:line="240" w:lineRule="auto"/>
              <w:jc w:val="center"/>
              <w:rPr>
                <w:rFonts w:eastAsia="Times New Roman"/>
                <w:b/>
                <w:bCs/>
                <w:sz w:val="18"/>
                <w:szCs w:val="18"/>
              </w:rPr>
            </w:pPr>
            <w:r w:rsidRPr="00A07499">
              <w:rPr>
                <w:rFonts w:eastAsia="Times New Roman"/>
                <w:b/>
                <w:bCs/>
                <w:sz w:val="20"/>
                <w:szCs w:val="20"/>
              </w:rPr>
              <w:t>OBJETIVOS DE APRENDIZAGEM E DESENVOLVIMENTO SESI 5 ANOS</w:t>
            </w:r>
          </w:p>
        </w:tc>
        <w:tc>
          <w:tcPr>
            <w:tcW w:w="1726" w:type="dxa"/>
            <w:tcBorders>
              <w:top w:val="single" w:sz="4" w:space="0" w:color="auto"/>
              <w:left w:val="nil"/>
              <w:bottom w:val="single" w:sz="4" w:space="0" w:color="auto"/>
              <w:right w:val="single" w:sz="4" w:space="0" w:color="auto"/>
            </w:tcBorders>
            <w:shd w:val="clear" w:color="auto" w:fill="auto"/>
            <w:vAlign w:val="center"/>
          </w:tcPr>
          <w:p w14:paraId="6D4749D7" w14:textId="77777777" w:rsidR="00A07499" w:rsidRPr="00A07499" w:rsidRDefault="00A07499" w:rsidP="00A07499">
            <w:pPr>
              <w:spacing w:after="0" w:line="240" w:lineRule="auto"/>
              <w:jc w:val="center"/>
              <w:rPr>
                <w:rFonts w:eastAsia="Times New Roman"/>
                <w:b/>
                <w:bCs/>
                <w:sz w:val="20"/>
                <w:szCs w:val="20"/>
              </w:rPr>
            </w:pPr>
            <w:r w:rsidRPr="00A07499">
              <w:rPr>
                <w:rFonts w:eastAsia="Times New Roman"/>
                <w:b/>
                <w:bCs/>
                <w:sz w:val="20"/>
                <w:szCs w:val="20"/>
              </w:rPr>
              <w:t>DIREITOS DE APRENDIZAGEM</w:t>
            </w:r>
          </w:p>
        </w:tc>
        <w:tc>
          <w:tcPr>
            <w:tcW w:w="1697" w:type="dxa"/>
            <w:tcBorders>
              <w:top w:val="single" w:sz="4" w:space="0" w:color="auto"/>
              <w:left w:val="nil"/>
              <w:bottom w:val="single" w:sz="4" w:space="0" w:color="auto"/>
              <w:right w:val="single" w:sz="4" w:space="0" w:color="auto"/>
            </w:tcBorders>
            <w:shd w:val="clear" w:color="auto" w:fill="auto"/>
            <w:vAlign w:val="center"/>
          </w:tcPr>
          <w:p w14:paraId="62E8B3DD" w14:textId="77777777" w:rsidR="00A07499" w:rsidRPr="00A07499" w:rsidRDefault="00A07499" w:rsidP="00A07499">
            <w:pPr>
              <w:spacing w:after="0" w:line="240" w:lineRule="auto"/>
              <w:jc w:val="center"/>
              <w:rPr>
                <w:rFonts w:eastAsia="Times New Roman"/>
                <w:b/>
                <w:bCs/>
                <w:sz w:val="20"/>
                <w:szCs w:val="20"/>
              </w:rPr>
            </w:pPr>
            <w:r w:rsidRPr="00A07499">
              <w:rPr>
                <w:rFonts w:eastAsia="Times New Roman"/>
                <w:b/>
                <w:bCs/>
                <w:sz w:val="20"/>
                <w:szCs w:val="20"/>
              </w:rPr>
              <w:t>OBJETIVOS DE DESENVOLVIMENTO SUSTENTÁVEL</w:t>
            </w:r>
          </w:p>
        </w:tc>
      </w:tr>
      <w:tr w:rsidR="00A07499" w:rsidRPr="00A07499" w14:paraId="76CB7EAC" w14:textId="77777777" w:rsidTr="00CD6ADF">
        <w:trPr>
          <w:trHeight w:val="205"/>
        </w:trPr>
        <w:tc>
          <w:tcPr>
            <w:tcW w:w="1836"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4A0448C" w14:textId="77777777" w:rsidR="00A07499" w:rsidRPr="00A07499" w:rsidRDefault="00A07499" w:rsidP="00A07499">
            <w:pPr>
              <w:spacing w:after="0" w:line="240" w:lineRule="auto"/>
              <w:jc w:val="center"/>
              <w:rPr>
                <w:rFonts w:eastAsia="Times New Roman"/>
                <w:b/>
                <w:bCs/>
                <w:color w:val="000000"/>
                <w:sz w:val="20"/>
                <w:szCs w:val="20"/>
              </w:rPr>
            </w:pPr>
            <w:r w:rsidRPr="00A07499">
              <w:rPr>
                <w:rFonts w:eastAsia="Times New Roman"/>
                <w:b/>
                <w:bCs/>
                <w:color w:val="000000"/>
                <w:sz w:val="20"/>
                <w:szCs w:val="20"/>
              </w:rPr>
              <w:t xml:space="preserve">(EI03EO01) </w:t>
            </w:r>
            <w:r w:rsidRPr="00A07499">
              <w:rPr>
                <w:rFonts w:eastAsia="Times New Roman"/>
                <w:b/>
                <w:bCs/>
                <w:color w:val="000000"/>
                <w:sz w:val="20"/>
                <w:szCs w:val="20"/>
              </w:rPr>
              <w:br/>
              <w:t>Demonstrar empatia pelos outros, percebendo que as pessoas têm diferentes sentimentos, necessidades e maneiras de pensar e agir.</w:t>
            </w:r>
          </w:p>
          <w:p w14:paraId="2372967D" w14:textId="77777777" w:rsidR="00A07499" w:rsidRPr="00A07499" w:rsidRDefault="00A07499" w:rsidP="00A07499">
            <w:pPr>
              <w:spacing w:after="0" w:line="240" w:lineRule="auto"/>
              <w:jc w:val="center"/>
              <w:rPr>
                <w:rFonts w:eastAsia="Times New Roman"/>
                <w:b/>
                <w:bCs/>
                <w:color w:val="000000"/>
                <w:sz w:val="20"/>
                <w:szCs w:val="20"/>
              </w:rPr>
            </w:pPr>
          </w:p>
          <w:p w14:paraId="7E03F4E6" w14:textId="77777777" w:rsidR="00A07499" w:rsidRPr="00A07499" w:rsidRDefault="00A07499" w:rsidP="00A07499">
            <w:pPr>
              <w:spacing w:after="0" w:line="240" w:lineRule="auto"/>
              <w:jc w:val="center"/>
              <w:rPr>
                <w:rFonts w:eastAsia="Times New Roman"/>
                <w:b/>
                <w:bCs/>
                <w:color w:val="000000"/>
                <w:sz w:val="20"/>
                <w:szCs w:val="20"/>
              </w:rPr>
            </w:pPr>
          </w:p>
          <w:p w14:paraId="78D7244C" w14:textId="77777777" w:rsidR="00A07499" w:rsidRPr="00A07499" w:rsidRDefault="00A07499" w:rsidP="00A07499">
            <w:pPr>
              <w:spacing w:after="0" w:line="240" w:lineRule="auto"/>
              <w:jc w:val="center"/>
              <w:rPr>
                <w:rFonts w:eastAsia="Times New Roman"/>
                <w:b/>
                <w:bCs/>
                <w:color w:val="000000"/>
                <w:sz w:val="20"/>
                <w:szCs w:val="20"/>
              </w:rPr>
            </w:pPr>
          </w:p>
          <w:p w14:paraId="7098647A" w14:textId="77777777" w:rsidR="00A07499" w:rsidRPr="00A07499" w:rsidRDefault="00A07499" w:rsidP="00A07499">
            <w:pPr>
              <w:jc w:val="center"/>
              <w:rPr>
                <w:rFonts w:eastAsia="Times New Roman"/>
                <w:b/>
                <w:bCs/>
                <w:color w:val="000000"/>
                <w:sz w:val="20"/>
                <w:szCs w:val="20"/>
              </w:rPr>
            </w:pPr>
          </w:p>
          <w:p w14:paraId="215399AD" w14:textId="77777777" w:rsidR="00A07499" w:rsidRPr="00A07499" w:rsidRDefault="00A07499" w:rsidP="00A07499">
            <w:pPr>
              <w:rPr>
                <w:rFonts w:eastAsia="Times New Roman"/>
                <w:sz w:val="20"/>
                <w:szCs w:val="20"/>
              </w:rPr>
            </w:pPr>
          </w:p>
        </w:tc>
        <w:tc>
          <w:tcPr>
            <w:tcW w:w="1866"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F3B5758"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C1. Conhecimento</w:t>
            </w:r>
          </w:p>
          <w:p w14:paraId="4292881C"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C4. Comunicação</w:t>
            </w:r>
          </w:p>
          <w:p w14:paraId="0A7C7C68"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C7. Argumentação</w:t>
            </w:r>
          </w:p>
          <w:p w14:paraId="64BD5A46"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C8. Autoconhecimento</w:t>
            </w:r>
          </w:p>
          <w:p w14:paraId="4F3D2DFC" w14:textId="77777777" w:rsidR="00A07499" w:rsidRPr="00A07499" w:rsidRDefault="00A07499" w:rsidP="00A07499">
            <w:pPr>
              <w:spacing w:after="0" w:line="240" w:lineRule="auto"/>
              <w:rPr>
                <w:rFonts w:eastAsia="Times New Roman"/>
                <w:color w:val="000000"/>
                <w:sz w:val="18"/>
                <w:szCs w:val="18"/>
              </w:rPr>
            </w:pPr>
            <w:r w:rsidRPr="00A07499">
              <w:rPr>
                <w:rFonts w:eastAsia="Times New Roman"/>
                <w:color w:val="000000"/>
                <w:sz w:val="18"/>
                <w:szCs w:val="18"/>
              </w:rPr>
              <w:t>C9. Empatia e cooperação</w:t>
            </w:r>
          </w:p>
          <w:p w14:paraId="7919EE5E"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C10. Responsabilidade e cidadania</w:t>
            </w:r>
          </w:p>
          <w:p w14:paraId="72DA7379" w14:textId="77777777" w:rsidR="00A07499" w:rsidRPr="00A07499" w:rsidRDefault="00A07499" w:rsidP="00A07499">
            <w:pPr>
              <w:spacing w:after="0" w:line="240" w:lineRule="auto"/>
              <w:jc w:val="both"/>
              <w:rPr>
                <w:rFonts w:eastAsia="Times New Roman"/>
                <w:color w:val="000000"/>
                <w:sz w:val="18"/>
                <w:szCs w:val="18"/>
              </w:rPr>
            </w:pPr>
          </w:p>
          <w:p w14:paraId="418CD561" w14:textId="77777777" w:rsidR="00A07499" w:rsidRPr="00A07499" w:rsidRDefault="00A07499" w:rsidP="00A07499">
            <w:pPr>
              <w:spacing w:after="0" w:line="240" w:lineRule="auto"/>
              <w:jc w:val="both"/>
              <w:rPr>
                <w:rFonts w:eastAsia="Times New Roman"/>
                <w:color w:val="000000"/>
                <w:sz w:val="18"/>
                <w:szCs w:val="18"/>
              </w:rPr>
            </w:pPr>
          </w:p>
          <w:p w14:paraId="52E2BDC8" w14:textId="77777777" w:rsidR="00A07499" w:rsidRPr="00A07499" w:rsidRDefault="00A07499" w:rsidP="00A07499">
            <w:pPr>
              <w:spacing w:after="0" w:line="240" w:lineRule="auto"/>
              <w:jc w:val="both"/>
              <w:rPr>
                <w:rFonts w:eastAsia="Times New Roman"/>
                <w:color w:val="000000"/>
                <w:sz w:val="20"/>
                <w:szCs w:val="20"/>
              </w:rPr>
            </w:pPr>
          </w:p>
        </w:tc>
        <w:tc>
          <w:tcPr>
            <w:tcW w:w="7754"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5F978FCD" w14:textId="77777777" w:rsidR="00A07499" w:rsidRPr="00A07499" w:rsidRDefault="00A07499" w:rsidP="00A07499">
            <w:pPr>
              <w:spacing w:after="0" w:line="240" w:lineRule="auto"/>
              <w:contextualSpacing/>
              <w:jc w:val="center"/>
              <w:rPr>
                <w:rFonts w:eastAsia="Times New Roman"/>
                <w:color w:val="000000"/>
                <w:sz w:val="20"/>
                <w:szCs w:val="20"/>
              </w:rPr>
            </w:pPr>
          </w:p>
        </w:tc>
        <w:tc>
          <w:tcPr>
            <w:tcW w:w="1726" w:type="dxa"/>
            <w:vMerge w:val="restart"/>
            <w:tcBorders>
              <w:top w:val="single" w:sz="4" w:space="0" w:color="auto"/>
              <w:left w:val="nil"/>
              <w:bottom w:val="single" w:sz="4" w:space="0" w:color="auto"/>
              <w:right w:val="single" w:sz="4" w:space="0" w:color="auto"/>
            </w:tcBorders>
            <w:shd w:val="clear" w:color="auto" w:fill="auto"/>
          </w:tcPr>
          <w:p w14:paraId="547485C3"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Conviver</w:t>
            </w:r>
          </w:p>
          <w:p w14:paraId="153C5EF6"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Brincar</w:t>
            </w:r>
          </w:p>
          <w:p w14:paraId="4813C408"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Participar</w:t>
            </w:r>
          </w:p>
          <w:p w14:paraId="39543761"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Explorar</w:t>
            </w:r>
          </w:p>
          <w:p w14:paraId="6EDD6139"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Expressar</w:t>
            </w:r>
          </w:p>
          <w:p w14:paraId="3DE7B182"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Conhecer-se</w:t>
            </w:r>
          </w:p>
        </w:tc>
        <w:tc>
          <w:tcPr>
            <w:tcW w:w="1697" w:type="dxa"/>
            <w:vMerge w:val="restart"/>
            <w:tcBorders>
              <w:top w:val="single" w:sz="4" w:space="0" w:color="auto"/>
              <w:left w:val="nil"/>
              <w:bottom w:val="single" w:sz="4" w:space="0" w:color="auto"/>
              <w:right w:val="single" w:sz="4" w:space="0" w:color="auto"/>
            </w:tcBorders>
            <w:shd w:val="clear" w:color="auto" w:fill="auto"/>
          </w:tcPr>
          <w:p w14:paraId="7C918DFB" w14:textId="77777777" w:rsidR="00A07499" w:rsidRPr="00A07499" w:rsidRDefault="00A07499" w:rsidP="00A07499">
            <w:pPr>
              <w:spacing w:after="0" w:line="240" w:lineRule="auto"/>
              <w:jc w:val="center"/>
              <w:rPr>
                <w:rFonts w:eastAsia="Times New Roman"/>
                <w:color w:val="000000"/>
                <w:sz w:val="20"/>
                <w:szCs w:val="20"/>
              </w:rPr>
            </w:pPr>
          </w:p>
          <w:p w14:paraId="7700DA81" w14:textId="77777777" w:rsidR="00A07499" w:rsidRPr="00A07499" w:rsidRDefault="00A07499" w:rsidP="00A07499">
            <w:pPr>
              <w:spacing w:after="0" w:line="240" w:lineRule="auto"/>
              <w:jc w:val="center"/>
              <w:rPr>
                <w:rFonts w:eastAsia="Times New Roman"/>
                <w:color w:val="000000"/>
                <w:sz w:val="20"/>
                <w:szCs w:val="20"/>
              </w:rPr>
            </w:pPr>
            <w:r w:rsidRPr="00A07499">
              <w:rPr>
                <w:rFonts w:asciiTheme="minorHAnsi" w:eastAsiaTheme="minorHAnsi" w:hAnsiTheme="minorHAnsi" w:cstheme="minorBidi"/>
                <w:noProof/>
              </w:rPr>
              <w:drawing>
                <wp:inline distT="0" distB="0" distL="0" distR="0" wp14:anchorId="411F88E3" wp14:editId="71D34819">
                  <wp:extent cx="906711" cy="888521"/>
                  <wp:effectExtent l="0" t="0" r="8255" b="6985"/>
                  <wp:docPr id="40" name="Imagem 40"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r w:rsidRPr="00A07499">
              <w:rPr>
                <w:rFonts w:asciiTheme="minorHAnsi" w:eastAsiaTheme="minorHAnsi" w:hAnsiTheme="minorHAnsi" w:cstheme="minorBidi"/>
                <w:noProof/>
              </w:rPr>
              <w:drawing>
                <wp:inline distT="0" distB="0" distL="0" distR="0" wp14:anchorId="5181ECE7" wp14:editId="006A43A5">
                  <wp:extent cx="897147" cy="922655"/>
                  <wp:effectExtent l="0" t="0" r="0" b="0"/>
                  <wp:docPr id="79" name="Imagem 79"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49972" t="43359" r="33401" b="27994"/>
                          <a:stretch/>
                        </pic:blipFill>
                        <pic:spPr bwMode="auto">
                          <a:xfrm>
                            <a:off x="0" y="0"/>
                            <a:ext cx="897841" cy="9233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07499" w:rsidRPr="00A07499" w14:paraId="1C10B3D8" w14:textId="77777777" w:rsidTr="00CD6ADF">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7C77767" w14:textId="77777777" w:rsidR="00A07499" w:rsidRPr="00A07499" w:rsidRDefault="00A07499" w:rsidP="00A07499">
            <w:pPr>
              <w:spacing w:after="0" w:line="240" w:lineRule="auto"/>
              <w:jc w:val="center"/>
              <w:rPr>
                <w:rFonts w:eastAsia="Times New Roman"/>
                <w:b/>
                <w:bCs/>
                <w:color w:val="000000"/>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A3CB26A" w14:textId="77777777" w:rsidR="00A07499" w:rsidRPr="00A07499" w:rsidRDefault="00A07499" w:rsidP="00A07499">
            <w:pPr>
              <w:spacing w:after="0" w:line="240" w:lineRule="auto"/>
              <w:jc w:val="both"/>
              <w:rPr>
                <w:rFonts w:eastAsia="Times New Roman"/>
                <w:color w:val="000000"/>
                <w:sz w:val="20"/>
                <w:szCs w:val="20"/>
              </w:rPr>
            </w:pPr>
          </w:p>
        </w:tc>
        <w:tc>
          <w:tcPr>
            <w:tcW w:w="3717" w:type="dxa"/>
            <w:tcBorders>
              <w:top w:val="single" w:sz="4" w:space="0" w:color="auto"/>
              <w:left w:val="single" w:sz="4" w:space="0" w:color="auto"/>
              <w:bottom w:val="single" w:sz="4" w:space="0" w:color="auto"/>
              <w:right w:val="single" w:sz="4" w:space="0" w:color="auto"/>
            </w:tcBorders>
            <w:shd w:val="clear" w:color="auto" w:fill="auto"/>
          </w:tcPr>
          <w:p w14:paraId="45955A0F" w14:textId="025D2D71"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(EI03EO01-4S01) </w:t>
            </w:r>
            <w:r w:rsidRPr="00A07499">
              <w:rPr>
                <w:rFonts w:eastAsia="Times New Roman"/>
                <w:color w:val="000000"/>
                <w:sz w:val="20"/>
                <w:szCs w:val="20"/>
              </w:rPr>
              <w:t>Reconhecer e respeitar progressivamente em seus grupos sociais as diferentes formas de comunicação, expressão, atitude e comportamento.</w:t>
            </w:r>
            <w:r w:rsidR="00F23E51">
              <w:rPr>
                <w:rFonts w:eastAsia="Times New Roman"/>
                <w:color w:val="000000"/>
                <w:sz w:val="20"/>
                <w:szCs w:val="20"/>
              </w:rPr>
              <w:t xml:space="preserve"> </w:t>
            </w:r>
          </w:p>
        </w:tc>
        <w:tc>
          <w:tcPr>
            <w:tcW w:w="4037" w:type="dxa"/>
            <w:tcBorders>
              <w:top w:val="single" w:sz="4" w:space="0" w:color="auto"/>
              <w:left w:val="nil"/>
              <w:bottom w:val="single" w:sz="4" w:space="0" w:color="auto"/>
              <w:right w:val="single" w:sz="4" w:space="0" w:color="auto"/>
            </w:tcBorders>
            <w:shd w:val="clear" w:color="auto" w:fill="auto"/>
          </w:tcPr>
          <w:p w14:paraId="0DACCB37"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(EI03EO01-5S01) </w:t>
            </w:r>
            <w:r w:rsidRPr="00A07499">
              <w:rPr>
                <w:rFonts w:eastAsia="Times New Roman"/>
                <w:color w:val="000000"/>
                <w:sz w:val="20"/>
                <w:szCs w:val="20"/>
              </w:rPr>
              <w:t>Reconhecer e respeitar em seus grupos sociais as diferentes formas de comunicação, expressão, atitude e comportamento.</w:t>
            </w:r>
          </w:p>
        </w:tc>
        <w:tc>
          <w:tcPr>
            <w:tcW w:w="1726" w:type="dxa"/>
            <w:vMerge/>
            <w:tcBorders>
              <w:top w:val="single" w:sz="4" w:space="0" w:color="auto"/>
              <w:left w:val="nil"/>
              <w:bottom w:val="single" w:sz="4" w:space="0" w:color="auto"/>
              <w:right w:val="single" w:sz="4" w:space="0" w:color="auto"/>
            </w:tcBorders>
            <w:shd w:val="clear" w:color="auto" w:fill="auto"/>
          </w:tcPr>
          <w:p w14:paraId="38FCC7AF" w14:textId="77777777" w:rsidR="00A07499" w:rsidRPr="00A07499" w:rsidRDefault="00A07499" w:rsidP="00DC5FA0">
            <w:pPr>
              <w:numPr>
                <w:ilvl w:val="0"/>
                <w:numId w:val="27"/>
              </w:numPr>
              <w:spacing w:after="0" w:line="240" w:lineRule="auto"/>
              <w:contextualSpacing/>
              <w:jc w:val="both"/>
              <w:rPr>
                <w:rFonts w:eastAsia="Times New Roman"/>
                <w:color w:val="000000"/>
                <w:sz w:val="20"/>
                <w:szCs w:val="20"/>
              </w:rPr>
            </w:pPr>
          </w:p>
        </w:tc>
        <w:tc>
          <w:tcPr>
            <w:tcW w:w="1697" w:type="dxa"/>
            <w:vMerge/>
            <w:tcBorders>
              <w:top w:val="single" w:sz="4" w:space="0" w:color="auto"/>
              <w:left w:val="nil"/>
              <w:bottom w:val="single" w:sz="4" w:space="0" w:color="auto"/>
              <w:right w:val="single" w:sz="4" w:space="0" w:color="auto"/>
            </w:tcBorders>
            <w:shd w:val="clear" w:color="auto" w:fill="auto"/>
          </w:tcPr>
          <w:p w14:paraId="54856215" w14:textId="77777777" w:rsidR="00A07499" w:rsidRPr="00A07499" w:rsidRDefault="00A07499" w:rsidP="00DC5FA0">
            <w:pPr>
              <w:numPr>
                <w:ilvl w:val="0"/>
                <w:numId w:val="25"/>
              </w:numPr>
              <w:spacing w:after="0" w:line="240" w:lineRule="auto"/>
              <w:ind w:left="294" w:hanging="283"/>
              <w:contextualSpacing/>
              <w:jc w:val="both"/>
              <w:rPr>
                <w:rFonts w:eastAsia="Times New Roman"/>
                <w:color w:val="000000"/>
                <w:sz w:val="20"/>
                <w:szCs w:val="20"/>
              </w:rPr>
            </w:pPr>
          </w:p>
        </w:tc>
      </w:tr>
      <w:tr w:rsidR="00A07499" w:rsidRPr="00A07499" w14:paraId="71F13D43" w14:textId="77777777" w:rsidTr="00CD6ADF">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7D034BE" w14:textId="77777777" w:rsidR="00A07499" w:rsidRPr="00A07499" w:rsidRDefault="00A07499" w:rsidP="00A07499">
            <w:pPr>
              <w:spacing w:after="0" w:line="240" w:lineRule="auto"/>
              <w:jc w:val="center"/>
              <w:rPr>
                <w:rFonts w:eastAsia="Times New Roman"/>
                <w:b/>
                <w:bCs/>
                <w:color w:val="000000"/>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9843D9C" w14:textId="77777777" w:rsidR="00A07499" w:rsidRPr="00A07499" w:rsidRDefault="00A07499" w:rsidP="00A07499">
            <w:pPr>
              <w:spacing w:after="0" w:line="240" w:lineRule="auto"/>
              <w:jc w:val="both"/>
              <w:rPr>
                <w:rFonts w:eastAsia="Times New Roman"/>
                <w:color w:val="000000"/>
                <w:sz w:val="20"/>
                <w:szCs w:val="20"/>
              </w:rPr>
            </w:pPr>
          </w:p>
        </w:tc>
        <w:tc>
          <w:tcPr>
            <w:tcW w:w="3717" w:type="dxa"/>
            <w:tcBorders>
              <w:top w:val="single" w:sz="4" w:space="0" w:color="auto"/>
              <w:left w:val="single" w:sz="4" w:space="0" w:color="auto"/>
              <w:bottom w:val="single" w:sz="4" w:space="0" w:color="auto"/>
              <w:right w:val="single" w:sz="4" w:space="0" w:color="auto"/>
            </w:tcBorders>
            <w:shd w:val="clear" w:color="auto" w:fill="auto"/>
          </w:tcPr>
          <w:p w14:paraId="013C4252"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(EI03EO01-4S02) </w:t>
            </w:r>
            <w:r w:rsidRPr="00A07499">
              <w:rPr>
                <w:rFonts w:eastAsia="Times New Roman"/>
                <w:color w:val="000000"/>
                <w:sz w:val="20"/>
                <w:szCs w:val="20"/>
              </w:rPr>
              <w:t>Reconhecer progressivamente pistas verbais, físicas ou situacionais que indicam sentimentos do outro.</w:t>
            </w:r>
          </w:p>
        </w:tc>
        <w:tc>
          <w:tcPr>
            <w:tcW w:w="4037" w:type="dxa"/>
            <w:tcBorders>
              <w:top w:val="single" w:sz="4" w:space="0" w:color="auto"/>
              <w:left w:val="nil"/>
              <w:bottom w:val="single" w:sz="4" w:space="0" w:color="auto"/>
              <w:right w:val="single" w:sz="4" w:space="0" w:color="auto"/>
            </w:tcBorders>
            <w:shd w:val="clear" w:color="auto" w:fill="auto"/>
          </w:tcPr>
          <w:p w14:paraId="7FC9038D"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(EI03EO01-5S02) </w:t>
            </w:r>
            <w:r w:rsidRPr="00A07499">
              <w:rPr>
                <w:rFonts w:eastAsia="Times New Roman"/>
                <w:color w:val="000000"/>
                <w:sz w:val="20"/>
                <w:szCs w:val="20"/>
              </w:rPr>
              <w:t>Reconhecer progressivamente pistas verbais, físicas ou situacionais que indicam sentimentos do outro.</w:t>
            </w:r>
          </w:p>
        </w:tc>
        <w:tc>
          <w:tcPr>
            <w:tcW w:w="1726" w:type="dxa"/>
            <w:vMerge/>
            <w:tcBorders>
              <w:top w:val="single" w:sz="4" w:space="0" w:color="auto"/>
              <w:left w:val="nil"/>
              <w:bottom w:val="single" w:sz="4" w:space="0" w:color="auto"/>
              <w:right w:val="single" w:sz="4" w:space="0" w:color="auto"/>
            </w:tcBorders>
            <w:shd w:val="clear" w:color="auto" w:fill="auto"/>
          </w:tcPr>
          <w:p w14:paraId="5D9A282A" w14:textId="77777777" w:rsidR="00A07499" w:rsidRPr="00A07499" w:rsidRDefault="00A07499" w:rsidP="00DC5FA0">
            <w:pPr>
              <w:numPr>
                <w:ilvl w:val="0"/>
                <w:numId w:val="27"/>
              </w:numPr>
              <w:spacing w:after="0" w:line="240" w:lineRule="auto"/>
              <w:contextualSpacing/>
              <w:jc w:val="both"/>
              <w:rPr>
                <w:rFonts w:eastAsia="Times New Roman"/>
                <w:color w:val="000000"/>
                <w:sz w:val="20"/>
                <w:szCs w:val="20"/>
              </w:rPr>
            </w:pPr>
          </w:p>
        </w:tc>
        <w:tc>
          <w:tcPr>
            <w:tcW w:w="1697" w:type="dxa"/>
            <w:vMerge/>
            <w:tcBorders>
              <w:top w:val="single" w:sz="4" w:space="0" w:color="auto"/>
              <w:left w:val="nil"/>
              <w:bottom w:val="single" w:sz="4" w:space="0" w:color="auto"/>
              <w:right w:val="single" w:sz="4" w:space="0" w:color="auto"/>
            </w:tcBorders>
            <w:shd w:val="clear" w:color="auto" w:fill="auto"/>
          </w:tcPr>
          <w:p w14:paraId="7E03C6DE" w14:textId="77777777" w:rsidR="00A07499" w:rsidRPr="00A07499" w:rsidRDefault="00A07499" w:rsidP="00DC5FA0">
            <w:pPr>
              <w:numPr>
                <w:ilvl w:val="0"/>
                <w:numId w:val="25"/>
              </w:numPr>
              <w:spacing w:after="0" w:line="240" w:lineRule="auto"/>
              <w:ind w:left="294" w:hanging="283"/>
              <w:contextualSpacing/>
              <w:jc w:val="both"/>
              <w:rPr>
                <w:rFonts w:eastAsia="Times New Roman"/>
                <w:color w:val="000000"/>
                <w:sz w:val="20"/>
                <w:szCs w:val="20"/>
              </w:rPr>
            </w:pPr>
          </w:p>
        </w:tc>
      </w:tr>
      <w:tr w:rsidR="00A07499" w:rsidRPr="00A07499" w14:paraId="7F1BA6F5" w14:textId="77777777" w:rsidTr="00CD6ADF">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EC8350A" w14:textId="77777777" w:rsidR="00A07499" w:rsidRPr="00A07499" w:rsidRDefault="00A07499" w:rsidP="00A07499">
            <w:pPr>
              <w:spacing w:after="0" w:line="240" w:lineRule="auto"/>
              <w:jc w:val="center"/>
              <w:rPr>
                <w:rFonts w:eastAsia="Times New Roman"/>
                <w:b/>
                <w:bCs/>
                <w:color w:val="000000"/>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1A7AAA7" w14:textId="77777777" w:rsidR="00A07499" w:rsidRPr="00A07499" w:rsidRDefault="00A07499" w:rsidP="00A07499">
            <w:pPr>
              <w:spacing w:after="0" w:line="240" w:lineRule="auto"/>
              <w:jc w:val="both"/>
              <w:rPr>
                <w:rFonts w:eastAsia="Times New Roman"/>
                <w:color w:val="000000"/>
                <w:sz w:val="20"/>
                <w:szCs w:val="20"/>
              </w:rPr>
            </w:pPr>
          </w:p>
        </w:tc>
        <w:tc>
          <w:tcPr>
            <w:tcW w:w="3717" w:type="dxa"/>
            <w:tcBorders>
              <w:top w:val="single" w:sz="4" w:space="0" w:color="auto"/>
              <w:left w:val="single" w:sz="4" w:space="0" w:color="auto"/>
              <w:bottom w:val="single" w:sz="4" w:space="0" w:color="auto"/>
              <w:right w:val="single" w:sz="4" w:space="0" w:color="auto"/>
            </w:tcBorders>
            <w:shd w:val="clear" w:color="auto" w:fill="auto"/>
          </w:tcPr>
          <w:p w14:paraId="484AC9B2"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(EI03EO01-4S03) </w:t>
            </w:r>
            <w:r w:rsidRPr="00A07499">
              <w:rPr>
                <w:rFonts w:eastAsia="Times New Roman"/>
                <w:color w:val="000000"/>
                <w:sz w:val="20"/>
                <w:szCs w:val="20"/>
              </w:rPr>
              <w:t>Reconhecer progressivamente diferentes formas de vivenciar as mesmas situações.</w:t>
            </w:r>
          </w:p>
        </w:tc>
        <w:tc>
          <w:tcPr>
            <w:tcW w:w="4037" w:type="dxa"/>
            <w:tcBorders>
              <w:top w:val="single" w:sz="4" w:space="0" w:color="auto"/>
              <w:left w:val="nil"/>
              <w:bottom w:val="single" w:sz="4" w:space="0" w:color="auto"/>
              <w:right w:val="single" w:sz="4" w:space="0" w:color="auto"/>
            </w:tcBorders>
            <w:shd w:val="clear" w:color="auto" w:fill="auto"/>
          </w:tcPr>
          <w:p w14:paraId="78288368"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(EI03EO01-5S03) </w:t>
            </w:r>
            <w:r w:rsidRPr="00A07499">
              <w:rPr>
                <w:rFonts w:eastAsia="Times New Roman"/>
                <w:color w:val="000000"/>
                <w:sz w:val="20"/>
                <w:szCs w:val="20"/>
              </w:rPr>
              <w:t>Reconhecer progressivamente diferentes formas de vivenciar as mesmas situações explorando o convívio diário e a resolução de problemas.</w:t>
            </w:r>
          </w:p>
        </w:tc>
        <w:tc>
          <w:tcPr>
            <w:tcW w:w="1726" w:type="dxa"/>
            <w:vMerge/>
            <w:tcBorders>
              <w:top w:val="single" w:sz="4" w:space="0" w:color="auto"/>
              <w:left w:val="nil"/>
              <w:bottom w:val="single" w:sz="4" w:space="0" w:color="auto"/>
              <w:right w:val="single" w:sz="4" w:space="0" w:color="auto"/>
            </w:tcBorders>
            <w:shd w:val="clear" w:color="auto" w:fill="auto"/>
          </w:tcPr>
          <w:p w14:paraId="45463381" w14:textId="77777777" w:rsidR="00A07499" w:rsidRPr="00A07499" w:rsidRDefault="00A07499" w:rsidP="00DC5FA0">
            <w:pPr>
              <w:numPr>
                <w:ilvl w:val="0"/>
                <w:numId w:val="27"/>
              </w:numPr>
              <w:spacing w:after="0" w:line="240" w:lineRule="auto"/>
              <w:contextualSpacing/>
              <w:jc w:val="both"/>
              <w:rPr>
                <w:rFonts w:eastAsia="Times New Roman"/>
                <w:color w:val="000000"/>
                <w:sz w:val="20"/>
                <w:szCs w:val="20"/>
              </w:rPr>
            </w:pPr>
          </w:p>
        </w:tc>
        <w:tc>
          <w:tcPr>
            <w:tcW w:w="1697" w:type="dxa"/>
            <w:vMerge/>
            <w:tcBorders>
              <w:top w:val="single" w:sz="4" w:space="0" w:color="auto"/>
              <w:left w:val="nil"/>
              <w:bottom w:val="single" w:sz="4" w:space="0" w:color="auto"/>
              <w:right w:val="single" w:sz="4" w:space="0" w:color="auto"/>
            </w:tcBorders>
            <w:shd w:val="clear" w:color="auto" w:fill="auto"/>
          </w:tcPr>
          <w:p w14:paraId="3132A61E" w14:textId="77777777" w:rsidR="00A07499" w:rsidRPr="00A07499" w:rsidRDefault="00A07499" w:rsidP="00DC5FA0">
            <w:pPr>
              <w:numPr>
                <w:ilvl w:val="0"/>
                <w:numId w:val="25"/>
              </w:numPr>
              <w:spacing w:after="0" w:line="240" w:lineRule="auto"/>
              <w:ind w:left="294" w:hanging="283"/>
              <w:contextualSpacing/>
              <w:jc w:val="both"/>
              <w:rPr>
                <w:rFonts w:eastAsia="Times New Roman"/>
                <w:color w:val="000000"/>
                <w:sz w:val="20"/>
                <w:szCs w:val="20"/>
              </w:rPr>
            </w:pPr>
          </w:p>
        </w:tc>
      </w:tr>
      <w:tr w:rsidR="00A07499" w:rsidRPr="00A07499" w14:paraId="1CC43754" w14:textId="77777777" w:rsidTr="00CD6ADF">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2E111F1" w14:textId="77777777" w:rsidR="00A07499" w:rsidRPr="00A07499" w:rsidRDefault="00A07499" w:rsidP="00A07499">
            <w:pPr>
              <w:spacing w:after="0" w:line="240" w:lineRule="auto"/>
              <w:jc w:val="center"/>
              <w:rPr>
                <w:rFonts w:eastAsia="Times New Roman"/>
                <w:b/>
                <w:bCs/>
                <w:color w:val="000000"/>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F7A3E03" w14:textId="77777777" w:rsidR="00A07499" w:rsidRPr="00A07499" w:rsidRDefault="00A07499" w:rsidP="00A07499">
            <w:pPr>
              <w:spacing w:after="0" w:line="240" w:lineRule="auto"/>
              <w:jc w:val="both"/>
              <w:rPr>
                <w:rFonts w:eastAsia="Times New Roman"/>
                <w:color w:val="000000"/>
                <w:sz w:val="20"/>
                <w:szCs w:val="20"/>
              </w:rPr>
            </w:pPr>
          </w:p>
        </w:tc>
        <w:tc>
          <w:tcPr>
            <w:tcW w:w="3717" w:type="dxa"/>
            <w:tcBorders>
              <w:top w:val="single" w:sz="4" w:space="0" w:color="auto"/>
              <w:left w:val="single" w:sz="4" w:space="0" w:color="auto"/>
              <w:bottom w:val="single" w:sz="4" w:space="0" w:color="auto"/>
              <w:right w:val="single" w:sz="4" w:space="0" w:color="auto"/>
            </w:tcBorders>
            <w:shd w:val="clear" w:color="auto" w:fill="auto"/>
          </w:tcPr>
          <w:p w14:paraId="3FA9F5C5"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(EI03EO01-4S04) </w:t>
            </w:r>
            <w:r w:rsidRPr="00A07499">
              <w:rPr>
                <w:rFonts w:eastAsia="Times New Roman"/>
                <w:color w:val="000000"/>
                <w:sz w:val="20"/>
                <w:szCs w:val="20"/>
              </w:rPr>
              <w:t>Conhecer com o auxílio do professor as diferenças entre as pessoas, principalmente aquelas relacionadas as deficiências, transtornos globais de desenvolvimento e altas habilidades/superdotação.</w:t>
            </w:r>
          </w:p>
        </w:tc>
        <w:tc>
          <w:tcPr>
            <w:tcW w:w="4037" w:type="dxa"/>
            <w:tcBorders>
              <w:top w:val="single" w:sz="4" w:space="0" w:color="auto"/>
              <w:left w:val="nil"/>
              <w:bottom w:val="single" w:sz="4" w:space="0" w:color="auto"/>
              <w:right w:val="single" w:sz="4" w:space="0" w:color="auto"/>
            </w:tcBorders>
            <w:shd w:val="clear" w:color="auto" w:fill="auto"/>
          </w:tcPr>
          <w:p w14:paraId="764669FE"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(EI03EO01-5S04) </w:t>
            </w:r>
            <w:r w:rsidRPr="00A07499">
              <w:rPr>
                <w:rFonts w:eastAsia="Times New Roman"/>
                <w:color w:val="000000"/>
                <w:sz w:val="20"/>
                <w:szCs w:val="20"/>
              </w:rPr>
              <w:t>Conhecer com o auxílio do professor as diferenças entre as pessoas, principalmente aquelas relacionadas as deficiências, transtornos globais de desenvolvimento e altas habilidades/superdotação.</w:t>
            </w:r>
          </w:p>
        </w:tc>
        <w:tc>
          <w:tcPr>
            <w:tcW w:w="1726" w:type="dxa"/>
            <w:vMerge/>
            <w:tcBorders>
              <w:top w:val="single" w:sz="4" w:space="0" w:color="auto"/>
              <w:left w:val="nil"/>
              <w:bottom w:val="single" w:sz="4" w:space="0" w:color="auto"/>
              <w:right w:val="single" w:sz="4" w:space="0" w:color="auto"/>
            </w:tcBorders>
            <w:shd w:val="clear" w:color="auto" w:fill="auto"/>
          </w:tcPr>
          <w:p w14:paraId="065D36E7" w14:textId="77777777" w:rsidR="00A07499" w:rsidRPr="00A07499" w:rsidRDefault="00A07499" w:rsidP="00DC5FA0">
            <w:pPr>
              <w:numPr>
                <w:ilvl w:val="0"/>
                <w:numId w:val="27"/>
              </w:numPr>
              <w:spacing w:after="0" w:line="240" w:lineRule="auto"/>
              <w:contextualSpacing/>
              <w:jc w:val="both"/>
              <w:rPr>
                <w:rFonts w:eastAsia="Times New Roman"/>
                <w:color w:val="000000"/>
                <w:sz w:val="20"/>
                <w:szCs w:val="20"/>
              </w:rPr>
            </w:pPr>
          </w:p>
        </w:tc>
        <w:tc>
          <w:tcPr>
            <w:tcW w:w="1697" w:type="dxa"/>
            <w:vMerge/>
            <w:tcBorders>
              <w:top w:val="single" w:sz="4" w:space="0" w:color="auto"/>
              <w:left w:val="nil"/>
              <w:bottom w:val="single" w:sz="4" w:space="0" w:color="auto"/>
              <w:right w:val="single" w:sz="4" w:space="0" w:color="auto"/>
            </w:tcBorders>
            <w:shd w:val="clear" w:color="auto" w:fill="auto"/>
          </w:tcPr>
          <w:p w14:paraId="410FF8AF" w14:textId="77777777" w:rsidR="00A07499" w:rsidRPr="00A07499" w:rsidRDefault="00A07499" w:rsidP="00DC5FA0">
            <w:pPr>
              <w:numPr>
                <w:ilvl w:val="0"/>
                <w:numId w:val="25"/>
              </w:numPr>
              <w:spacing w:after="0" w:line="240" w:lineRule="auto"/>
              <w:ind w:left="294" w:hanging="283"/>
              <w:contextualSpacing/>
              <w:jc w:val="both"/>
              <w:rPr>
                <w:rFonts w:eastAsia="Times New Roman"/>
                <w:color w:val="000000"/>
                <w:sz w:val="20"/>
                <w:szCs w:val="20"/>
              </w:rPr>
            </w:pPr>
          </w:p>
        </w:tc>
      </w:tr>
      <w:tr w:rsidR="00A07499" w:rsidRPr="00A07499" w14:paraId="69B6ADCE" w14:textId="77777777" w:rsidTr="00CD6ADF">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E8B5E9E" w14:textId="77777777" w:rsidR="00A07499" w:rsidRPr="00A07499" w:rsidRDefault="00A07499" w:rsidP="00A07499">
            <w:pPr>
              <w:spacing w:after="0" w:line="240" w:lineRule="auto"/>
              <w:jc w:val="center"/>
              <w:rPr>
                <w:rFonts w:eastAsia="Times New Roman"/>
                <w:b/>
                <w:bCs/>
                <w:color w:val="000000"/>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3B9A9B8" w14:textId="77777777" w:rsidR="00A07499" w:rsidRPr="00A07499" w:rsidRDefault="00A07499" w:rsidP="00A07499">
            <w:pPr>
              <w:spacing w:after="0" w:line="240" w:lineRule="auto"/>
              <w:jc w:val="both"/>
              <w:rPr>
                <w:rFonts w:eastAsia="Times New Roman"/>
                <w:color w:val="000000"/>
                <w:sz w:val="20"/>
                <w:szCs w:val="20"/>
              </w:rPr>
            </w:pPr>
          </w:p>
        </w:tc>
        <w:tc>
          <w:tcPr>
            <w:tcW w:w="3717" w:type="dxa"/>
            <w:tcBorders>
              <w:top w:val="single" w:sz="4" w:space="0" w:color="auto"/>
              <w:left w:val="single" w:sz="4" w:space="0" w:color="auto"/>
              <w:bottom w:val="single" w:sz="4" w:space="0" w:color="auto"/>
              <w:right w:val="single" w:sz="4" w:space="0" w:color="auto"/>
            </w:tcBorders>
            <w:shd w:val="clear" w:color="auto" w:fill="auto"/>
          </w:tcPr>
          <w:p w14:paraId="74B0B4E8"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(EI03EO01-4S05) </w:t>
            </w:r>
            <w:r w:rsidRPr="00A07499">
              <w:rPr>
                <w:rFonts w:eastAsia="Times New Roman"/>
                <w:color w:val="000000"/>
                <w:sz w:val="20"/>
                <w:szCs w:val="20"/>
              </w:rPr>
              <w:t>Interagir progressivamente entre diferentes grupos sociais aprendendo a expressar suas sensações, percepções, emoções e pensamentos.</w:t>
            </w:r>
          </w:p>
        </w:tc>
        <w:tc>
          <w:tcPr>
            <w:tcW w:w="4037" w:type="dxa"/>
            <w:tcBorders>
              <w:top w:val="single" w:sz="4" w:space="0" w:color="auto"/>
              <w:left w:val="nil"/>
              <w:bottom w:val="single" w:sz="4" w:space="0" w:color="auto"/>
              <w:right w:val="single" w:sz="4" w:space="0" w:color="auto"/>
            </w:tcBorders>
            <w:shd w:val="clear" w:color="auto" w:fill="auto"/>
          </w:tcPr>
          <w:p w14:paraId="3A1929E8"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color w:val="000000"/>
                <w:sz w:val="20"/>
                <w:szCs w:val="20"/>
              </w:rPr>
              <w:t xml:space="preserve"> </w:t>
            </w:r>
            <w:r w:rsidRPr="00A07499">
              <w:rPr>
                <w:rFonts w:eastAsia="Times New Roman"/>
                <w:b/>
                <w:bCs/>
                <w:color w:val="000000"/>
                <w:sz w:val="20"/>
                <w:szCs w:val="20"/>
              </w:rPr>
              <w:t xml:space="preserve">(EI03EO01-5S05) </w:t>
            </w:r>
            <w:r w:rsidRPr="00A07499">
              <w:rPr>
                <w:rFonts w:eastAsia="Times New Roman"/>
                <w:color w:val="000000"/>
                <w:sz w:val="20"/>
                <w:szCs w:val="20"/>
              </w:rPr>
              <w:t>Compreender a partir da interação nos grupos sociais modos de expressar suas sensações, percepções, emoções e pensamentos compreendendo o efeito de suas ações sobre eles.</w:t>
            </w:r>
          </w:p>
        </w:tc>
        <w:tc>
          <w:tcPr>
            <w:tcW w:w="1726" w:type="dxa"/>
            <w:vMerge/>
            <w:tcBorders>
              <w:top w:val="single" w:sz="4" w:space="0" w:color="auto"/>
              <w:left w:val="nil"/>
              <w:bottom w:val="single" w:sz="4" w:space="0" w:color="auto"/>
              <w:right w:val="single" w:sz="4" w:space="0" w:color="auto"/>
            </w:tcBorders>
            <w:shd w:val="clear" w:color="auto" w:fill="auto"/>
          </w:tcPr>
          <w:p w14:paraId="72698C69" w14:textId="77777777" w:rsidR="00A07499" w:rsidRPr="00A07499" w:rsidRDefault="00A07499" w:rsidP="00DC5FA0">
            <w:pPr>
              <w:numPr>
                <w:ilvl w:val="0"/>
                <w:numId w:val="27"/>
              </w:numPr>
              <w:spacing w:after="0" w:line="240" w:lineRule="auto"/>
              <w:contextualSpacing/>
              <w:jc w:val="both"/>
              <w:rPr>
                <w:rFonts w:eastAsia="Times New Roman"/>
                <w:color w:val="000000"/>
                <w:sz w:val="20"/>
                <w:szCs w:val="20"/>
              </w:rPr>
            </w:pPr>
          </w:p>
        </w:tc>
        <w:tc>
          <w:tcPr>
            <w:tcW w:w="1697" w:type="dxa"/>
            <w:vMerge/>
            <w:tcBorders>
              <w:top w:val="single" w:sz="4" w:space="0" w:color="auto"/>
              <w:left w:val="nil"/>
              <w:bottom w:val="single" w:sz="4" w:space="0" w:color="auto"/>
              <w:right w:val="single" w:sz="4" w:space="0" w:color="auto"/>
            </w:tcBorders>
            <w:shd w:val="clear" w:color="auto" w:fill="auto"/>
          </w:tcPr>
          <w:p w14:paraId="563C7DE5" w14:textId="77777777" w:rsidR="00A07499" w:rsidRPr="00A07499" w:rsidRDefault="00A07499" w:rsidP="00DC5FA0">
            <w:pPr>
              <w:numPr>
                <w:ilvl w:val="0"/>
                <w:numId w:val="25"/>
              </w:numPr>
              <w:spacing w:after="0" w:line="240" w:lineRule="auto"/>
              <w:ind w:left="294" w:hanging="283"/>
              <w:contextualSpacing/>
              <w:jc w:val="both"/>
              <w:rPr>
                <w:rFonts w:eastAsia="Times New Roman"/>
                <w:color w:val="000000"/>
                <w:sz w:val="20"/>
                <w:szCs w:val="20"/>
              </w:rPr>
            </w:pPr>
          </w:p>
        </w:tc>
      </w:tr>
      <w:tr w:rsidR="00A07499" w:rsidRPr="00A07499" w14:paraId="06A9279D" w14:textId="77777777" w:rsidTr="00CD6ADF">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0369C18" w14:textId="77777777" w:rsidR="00A07499" w:rsidRPr="00A07499" w:rsidRDefault="00A07499" w:rsidP="00A07499">
            <w:pPr>
              <w:spacing w:after="0" w:line="240" w:lineRule="auto"/>
              <w:jc w:val="center"/>
              <w:rPr>
                <w:rFonts w:eastAsia="Times New Roman"/>
                <w:b/>
                <w:bCs/>
                <w:color w:val="000000"/>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A0EF98A" w14:textId="77777777" w:rsidR="00A07499" w:rsidRPr="00A07499" w:rsidRDefault="00A07499" w:rsidP="00A07499">
            <w:pPr>
              <w:spacing w:after="0" w:line="240" w:lineRule="auto"/>
              <w:jc w:val="both"/>
              <w:rPr>
                <w:rFonts w:eastAsia="Times New Roman"/>
                <w:color w:val="000000"/>
                <w:sz w:val="20"/>
                <w:szCs w:val="20"/>
              </w:rPr>
            </w:pPr>
          </w:p>
        </w:tc>
        <w:tc>
          <w:tcPr>
            <w:tcW w:w="3717" w:type="dxa"/>
            <w:tcBorders>
              <w:top w:val="single" w:sz="4" w:space="0" w:color="auto"/>
              <w:left w:val="single" w:sz="4" w:space="0" w:color="auto"/>
              <w:bottom w:val="single" w:sz="4" w:space="0" w:color="auto"/>
              <w:right w:val="single" w:sz="4" w:space="0" w:color="auto"/>
            </w:tcBorders>
            <w:shd w:val="clear" w:color="auto" w:fill="auto"/>
          </w:tcPr>
          <w:p w14:paraId="5B882582"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(EI03EO01-4S06) </w:t>
            </w:r>
            <w:r w:rsidRPr="00A07499">
              <w:rPr>
                <w:rFonts w:eastAsia="Times New Roman"/>
                <w:color w:val="000000"/>
                <w:sz w:val="20"/>
                <w:szCs w:val="20"/>
              </w:rPr>
              <w:t>Demonstrar e valorizar progressivamente o respeito por opiniões diferentes das suas.</w:t>
            </w:r>
          </w:p>
        </w:tc>
        <w:tc>
          <w:tcPr>
            <w:tcW w:w="4037" w:type="dxa"/>
            <w:tcBorders>
              <w:top w:val="single" w:sz="4" w:space="0" w:color="auto"/>
              <w:left w:val="nil"/>
              <w:bottom w:val="single" w:sz="4" w:space="0" w:color="auto"/>
              <w:right w:val="single" w:sz="4" w:space="0" w:color="auto"/>
            </w:tcBorders>
            <w:shd w:val="clear" w:color="auto" w:fill="auto"/>
          </w:tcPr>
          <w:p w14:paraId="1113C82B"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(EI03EO01-5S06) </w:t>
            </w:r>
            <w:r w:rsidRPr="00A07499">
              <w:rPr>
                <w:rFonts w:eastAsia="Times New Roman"/>
                <w:color w:val="000000"/>
                <w:sz w:val="20"/>
                <w:szCs w:val="20"/>
              </w:rPr>
              <w:t>Demonstrar e valorizar progressivamente o respeito por opiniões diferentes das suas, ampliando a comunicação e a escuta sensível.</w:t>
            </w:r>
          </w:p>
        </w:tc>
        <w:tc>
          <w:tcPr>
            <w:tcW w:w="1726" w:type="dxa"/>
            <w:vMerge/>
            <w:tcBorders>
              <w:top w:val="single" w:sz="4" w:space="0" w:color="auto"/>
              <w:left w:val="nil"/>
              <w:bottom w:val="single" w:sz="4" w:space="0" w:color="auto"/>
              <w:right w:val="single" w:sz="4" w:space="0" w:color="auto"/>
            </w:tcBorders>
            <w:shd w:val="clear" w:color="auto" w:fill="auto"/>
          </w:tcPr>
          <w:p w14:paraId="3EF2C83A" w14:textId="77777777" w:rsidR="00A07499" w:rsidRPr="00A07499" w:rsidRDefault="00A07499" w:rsidP="00A07499">
            <w:pPr>
              <w:spacing w:after="0" w:line="240" w:lineRule="auto"/>
              <w:jc w:val="both"/>
              <w:rPr>
                <w:rFonts w:eastAsia="Times New Roman"/>
                <w:color w:val="000000"/>
                <w:sz w:val="20"/>
                <w:szCs w:val="20"/>
              </w:rPr>
            </w:pPr>
          </w:p>
        </w:tc>
        <w:tc>
          <w:tcPr>
            <w:tcW w:w="1697" w:type="dxa"/>
            <w:vMerge/>
            <w:tcBorders>
              <w:top w:val="single" w:sz="4" w:space="0" w:color="auto"/>
              <w:left w:val="nil"/>
              <w:bottom w:val="single" w:sz="4" w:space="0" w:color="auto"/>
              <w:right w:val="single" w:sz="4" w:space="0" w:color="auto"/>
            </w:tcBorders>
            <w:shd w:val="clear" w:color="auto" w:fill="auto"/>
          </w:tcPr>
          <w:p w14:paraId="02F8322A" w14:textId="77777777" w:rsidR="00A07499" w:rsidRPr="00A07499" w:rsidRDefault="00A07499" w:rsidP="00DC5FA0">
            <w:pPr>
              <w:numPr>
                <w:ilvl w:val="0"/>
                <w:numId w:val="26"/>
              </w:numPr>
              <w:spacing w:after="0" w:line="240" w:lineRule="auto"/>
              <w:contextualSpacing/>
              <w:jc w:val="both"/>
              <w:rPr>
                <w:rFonts w:eastAsia="Times New Roman"/>
                <w:color w:val="000000"/>
                <w:sz w:val="20"/>
                <w:szCs w:val="20"/>
              </w:rPr>
            </w:pPr>
          </w:p>
        </w:tc>
      </w:tr>
      <w:tr w:rsidR="00A07499" w:rsidRPr="00A07499" w14:paraId="00BDD7E1" w14:textId="77777777" w:rsidTr="00CD6ADF">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26167EA" w14:textId="77777777" w:rsidR="00A07499" w:rsidRPr="00A07499" w:rsidRDefault="00A07499" w:rsidP="00A07499">
            <w:pPr>
              <w:spacing w:after="0" w:line="240" w:lineRule="auto"/>
              <w:jc w:val="center"/>
              <w:rPr>
                <w:rFonts w:eastAsia="Times New Roman"/>
                <w:b/>
                <w:bCs/>
                <w:color w:val="000000"/>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DDC371F" w14:textId="77777777" w:rsidR="00A07499" w:rsidRPr="00A07499" w:rsidRDefault="00A07499" w:rsidP="00A07499">
            <w:pPr>
              <w:spacing w:after="0" w:line="240" w:lineRule="auto"/>
              <w:jc w:val="both"/>
              <w:rPr>
                <w:rFonts w:eastAsia="Times New Roman"/>
                <w:color w:val="000000"/>
                <w:sz w:val="20"/>
                <w:szCs w:val="20"/>
              </w:rPr>
            </w:pPr>
          </w:p>
        </w:tc>
        <w:tc>
          <w:tcPr>
            <w:tcW w:w="3717" w:type="dxa"/>
            <w:tcBorders>
              <w:top w:val="single" w:sz="4" w:space="0" w:color="auto"/>
              <w:left w:val="single" w:sz="4" w:space="0" w:color="auto"/>
              <w:bottom w:val="single" w:sz="4" w:space="0" w:color="auto"/>
              <w:right w:val="single" w:sz="4" w:space="0" w:color="auto"/>
            </w:tcBorders>
            <w:shd w:val="clear" w:color="auto" w:fill="FFFFFF" w:themeFill="background1"/>
          </w:tcPr>
          <w:p w14:paraId="543B508D"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(EI03EO01-4S07)</w:t>
            </w:r>
            <w:r w:rsidRPr="00A07499">
              <w:rPr>
                <w:rFonts w:eastAsia="Times New Roman"/>
                <w:color w:val="000000"/>
                <w:sz w:val="20"/>
                <w:szCs w:val="20"/>
              </w:rPr>
              <w:t xml:space="preserve"> Construir com o auxílio do professor, por meio de diferentes registros planejamentos com as etapas para se alcançar ou para construir algo.</w:t>
            </w:r>
          </w:p>
        </w:tc>
        <w:tc>
          <w:tcPr>
            <w:tcW w:w="4037" w:type="dxa"/>
            <w:tcBorders>
              <w:top w:val="single" w:sz="4" w:space="0" w:color="auto"/>
              <w:left w:val="nil"/>
              <w:bottom w:val="single" w:sz="4" w:space="0" w:color="auto"/>
              <w:right w:val="single" w:sz="4" w:space="0" w:color="auto"/>
            </w:tcBorders>
            <w:shd w:val="clear" w:color="auto" w:fill="FFFFFF" w:themeFill="background1"/>
          </w:tcPr>
          <w:p w14:paraId="028E20D5" w14:textId="4BA4EF76"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(EI03EO01-5S07)</w:t>
            </w:r>
            <w:r w:rsidRPr="00A07499">
              <w:rPr>
                <w:rFonts w:eastAsia="Times New Roman"/>
                <w:color w:val="000000"/>
                <w:sz w:val="20"/>
                <w:szCs w:val="20"/>
              </w:rPr>
              <w:t xml:space="preserve"> Construir com o auxílio do professor, através de colagens ou desenhos a organização de objetivos para identificar os sonhos pessoais de cada aluno.</w:t>
            </w:r>
            <w:r w:rsidR="00F23E51">
              <w:rPr>
                <w:rFonts w:eastAsia="Times New Roman"/>
                <w:color w:val="000000"/>
                <w:sz w:val="20"/>
                <w:szCs w:val="20"/>
              </w:rPr>
              <w:t xml:space="preserve"> </w:t>
            </w:r>
          </w:p>
        </w:tc>
        <w:tc>
          <w:tcPr>
            <w:tcW w:w="1726" w:type="dxa"/>
            <w:vMerge/>
            <w:tcBorders>
              <w:top w:val="single" w:sz="4" w:space="0" w:color="auto"/>
              <w:left w:val="nil"/>
              <w:bottom w:val="single" w:sz="4" w:space="0" w:color="auto"/>
              <w:right w:val="single" w:sz="4" w:space="0" w:color="auto"/>
            </w:tcBorders>
            <w:shd w:val="clear" w:color="auto" w:fill="auto"/>
          </w:tcPr>
          <w:p w14:paraId="218E40E1" w14:textId="77777777" w:rsidR="00A07499" w:rsidRPr="00A07499" w:rsidRDefault="00A07499" w:rsidP="00A07499">
            <w:pPr>
              <w:spacing w:after="0" w:line="240" w:lineRule="auto"/>
              <w:jc w:val="both"/>
              <w:rPr>
                <w:rFonts w:eastAsia="Times New Roman"/>
                <w:color w:val="000000"/>
                <w:sz w:val="20"/>
                <w:szCs w:val="20"/>
              </w:rPr>
            </w:pPr>
          </w:p>
        </w:tc>
        <w:tc>
          <w:tcPr>
            <w:tcW w:w="1697" w:type="dxa"/>
            <w:vMerge/>
            <w:tcBorders>
              <w:top w:val="single" w:sz="4" w:space="0" w:color="auto"/>
              <w:left w:val="nil"/>
              <w:bottom w:val="single" w:sz="4" w:space="0" w:color="auto"/>
              <w:right w:val="single" w:sz="4" w:space="0" w:color="auto"/>
            </w:tcBorders>
            <w:shd w:val="clear" w:color="auto" w:fill="auto"/>
          </w:tcPr>
          <w:p w14:paraId="695BC5BD" w14:textId="77777777" w:rsidR="00A07499" w:rsidRPr="00A07499" w:rsidRDefault="00A07499" w:rsidP="00DC5FA0">
            <w:pPr>
              <w:numPr>
                <w:ilvl w:val="0"/>
                <w:numId w:val="26"/>
              </w:numPr>
              <w:spacing w:after="0" w:line="240" w:lineRule="auto"/>
              <w:contextualSpacing/>
              <w:jc w:val="both"/>
              <w:rPr>
                <w:rFonts w:eastAsia="Times New Roman"/>
                <w:color w:val="000000"/>
                <w:sz w:val="20"/>
                <w:szCs w:val="20"/>
              </w:rPr>
            </w:pPr>
          </w:p>
        </w:tc>
      </w:tr>
      <w:tr w:rsidR="00A07499" w:rsidRPr="00A07499" w14:paraId="6D47E877" w14:textId="77777777" w:rsidTr="00CD6ADF">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E0F7BA7" w14:textId="77777777" w:rsidR="00A07499" w:rsidRPr="00A07499" w:rsidRDefault="00A07499" w:rsidP="00A07499">
            <w:pPr>
              <w:spacing w:after="0" w:line="240" w:lineRule="auto"/>
              <w:jc w:val="center"/>
              <w:rPr>
                <w:rFonts w:eastAsia="Times New Roman"/>
                <w:b/>
                <w:bCs/>
                <w:color w:val="000000"/>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3076FE4" w14:textId="77777777" w:rsidR="00A07499" w:rsidRPr="00A07499" w:rsidRDefault="00A07499" w:rsidP="00A07499">
            <w:pPr>
              <w:spacing w:after="0" w:line="240" w:lineRule="auto"/>
              <w:jc w:val="both"/>
              <w:rPr>
                <w:rFonts w:eastAsia="Times New Roman"/>
                <w:color w:val="000000"/>
                <w:sz w:val="20"/>
                <w:szCs w:val="20"/>
              </w:rPr>
            </w:pPr>
          </w:p>
        </w:tc>
        <w:tc>
          <w:tcPr>
            <w:tcW w:w="3717" w:type="dxa"/>
            <w:tcBorders>
              <w:top w:val="single" w:sz="4" w:space="0" w:color="auto"/>
              <w:left w:val="single" w:sz="4" w:space="0" w:color="auto"/>
              <w:bottom w:val="single" w:sz="4" w:space="0" w:color="auto"/>
              <w:right w:val="single" w:sz="4" w:space="0" w:color="auto"/>
            </w:tcBorders>
            <w:shd w:val="clear" w:color="auto" w:fill="auto"/>
          </w:tcPr>
          <w:p w14:paraId="4F5C41FA"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(EI03EO01-4S08) </w:t>
            </w:r>
            <w:r w:rsidRPr="00A07499">
              <w:rPr>
                <w:rFonts w:eastAsia="Times New Roman"/>
                <w:color w:val="000000"/>
                <w:sz w:val="20"/>
                <w:szCs w:val="20"/>
              </w:rPr>
              <w:t>Demonstrar progressivamente atitudes de cortesia, nas brincadeiras, nas interações, nas rodas de conversas, no parquinho, nos jogos e nas atividades de socialização de objetos escolares.</w:t>
            </w:r>
          </w:p>
        </w:tc>
        <w:tc>
          <w:tcPr>
            <w:tcW w:w="4037" w:type="dxa"/>
            <w:tcBorders>
              <w:top w:val="single" w:sz="4" w:space="0" w:color="auto"/>
              <w:left w:val="nil"/>
              <w:bottom w:val="single" w:sz="4" w:space="0" w:color="auto"/>
              <w:right w:val="single" w:sz="4" w:space="0" w:color="auto"/>
            </w:tcBorders>
            <w:shd w:val="clear" w:color="auto" w:fill="auto"/>
          </w:tcPr>
          <w:p w14:paraId="215BE23D"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(EI03EO01-5S08) </w:t>
            </w:r>
            <w:r w:rsidRPr="00A07499">
              <w:rPr>
                <w:rFonts w:eastAsia="Times New Roman"/>
                <w:color w:val="000000"/>
                <w:sz w:val="20"/>
                <w:szCs w:val="20"/>
              </w:rPr>
              <w:t>Demonstrar progressivamente atitudes de cortesia, nas brincadeiras, nas interações, nas rodas de conversas, no parquinho, nos jogos e nas atividades de socialização de objetos escolares.</w:t>
            </w:r>
          </w:p>
        </w:tc>
        <w:tc>
          <w:tcPr>
            <w:tcW w:w="1726" w:type="dxa"/>
            <w:vMerge/>
            <w:tcBorders>
              <w:top w:val="single" w:sz="4" w:space="0" w:color="auto"/>
              <w:left w:val="nil"/>
              <w:bottom w:val="single" w:sz="4" w:space="0" w:color="auto"/>
              <w:right w:val="single" w:sz="4" w:space="0" w:color="auto"/>
            </w:tcBorders>
            <w:shd w:val="clear" w:color="auto" w:fill="auto"/>
          </w:tcPr>
          <w:p w14:paraId="5D02F8C1" w14:textId="77777777" w:rsidR="00A07499" w:rsidRPr="00A07499" w:rsidRDefault="00A07499" w:rsidP="00A07499">
            <w:pPr>
              <w:spacing w:after="0" w:line="240" w:lineRule="auto"/>
              <w:jc w:val="both"/>
              <w:rPr>
                <w:rFonts w:eastAsia="Times New Roman"/>
                <w:color w:val="000000"/>
                <w:sz w:val="20"/>
                <w:szCs w:val="20"/>
              </w:rPr>
            </w:pPr>
          </w:p>
        </w:tc>
        <w:tc>
          <w:tcPr>
            <w:tcW w:w="1697" w:type="dxa"/>
            <w:vMerge/>
            <w:tcBorders>
              <w:top w:val="single" w:sz="4" w:space="0" w:color="auto"/>
              <w:left w:val="nil"/>
              <w:bottom w:val="single" w:sz="4" w:space="0" w:color="auto"/>
              <w:right w:val="single" w:sz="4" w:space="0" w:color="auto"/>
            </w:tcBorders>
            <w:shd w:val="clear" w:color="auto" w:fill="auto"/>
          </w:tcPr>
          <w:p w14:paraId="560DDF9A" w14:textId="77777777" w:rsidR="00A07499" w:rsidRPr="00A07499" w:rsidRDefault="00A07499" w:rsidP="00DC5FA0">
            <w:pPr>
              <w:numPr>
                <w:ilvl w:val="0"/>
                <w:numId w:val="26"/>
              </w:numPr>
              <w:spacing w:after="0" w:line="240" w:lineRule="auto"/>
              <w:contextualSpacing/>
              <w:jc w:val="both"/>
              <w:rPr>
                <w:rFonts w:eastAsia="Times New Roman"/>
                <w:color w:val="000000"/>
                <w:sz w:val="20"/>
                <w:szCs w:val="20"/>
              </w:rPr>
            </w:pPr>
          </w:p>
        </w:tc>
      </w:tr>
      <w:tr w:rsidR="00A07499" w:rsidRPr="00A07499" w14:paraId="1B511124" w14:textId="77777777" w:rsidTr="00CD6ADF">
        <w:trPr>
          <w:trHeight w:val="20"/>
        </w:trPr>
        <w:tc>
          <w:tcPr>
            <w:tcW w:w="183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AAE0F0B" w14:textId="77777777" w:rsidR="00A07499" w:rsidRPr="00A07499" w:rsidRDefault="00A07499" w:rsidP="00A07499">
            <w:pPr>
              <w:spacing w:after="0" w:line="240" w:lineRule="auto"/>
              <w:jc w:val="center"/>
              <w:rPr>
                <w:rFonts w:eastAsia="Times New Roman"/>
                <w:b/>
                <w:bCs/>
                <w:color w:val="000000"/>
                <w:sz w:val="20"/>
                <w:szCs w:val="20"/>
              </w:rPr>
            </w:pPr>
          </w:p>
        </w:tc>
        <w:tc>
          <w:tcPr>
            <w:tcW w:w="1866"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28415E8" w14:textId="77777777" w:rsidR="00A07499" w:rsidRPr="00A07499" w:rsidRDefault="00A07499" w:rsidP="00A07499">
            <w:pPr>
              <w:spacing w:after="0" w:line="240" w:lineRule="auto"/>
              <w:jc w:val="both"/>
              <w:rPr>
                <w:rFonts w:eastAsia="Times New Roman"/>
                <w:color w:val="000000"/>
                <w:sz w:val="20"/>
                <w:szCs w:val="20"/>
              </w:rPr>
            </w:pPr>
          </w:p>
        </w:tc>
        <w:tc>
          <w:tcPr>
            <w:tcW w:w="3717" w:type="dxa"/>
            <w:tcBorders>
              <w:top w:val="single" w:sz="4" w:space="0" w:color="auto"/>
              <w:left w:val="single" w:sz="4" w:space="0" w:color="auto"/>
              <w:bottom w:val="single" w:sz="4" w:space="0" w:color="auto"/>
              <w:right w:val="single" w:sz="4" w:space="0" w:color="auto"/>
            </w:tcBorders>
            <w:shd w:val="clear" w:color="auto" w:fill="auto"/>
          </w:tcPr>
          <w:p w14:paraId="204910F7"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(EI03EO01-4S09) </w:t>
            </w:r>
            <w:r w:rsidRPr="00A07499">
              <w:rPr>
                <w:rFonts w:eastAsia="Times New Roman"/>
                <w:color w:val="000000"/>
                <w:sz w:val="20"/>
                <w:szCs w:val="20"/>
              </w:rPr>
              <w:t>Compreender-se progressivamente como integrante do ambiente, explorando e descobrindo os espaços, as paisagens, o lugar, a escola, a comunidade, a cidade e o mundo que estão inseridos.</w:t>
            </w:r>
          </w:p>
        </w:tc>
        <w:tc>
          <w:tcPr>
            <w:tcW w:w="4037" w:type="dxa"/>
            <w:tcBorders>
              <w:top w:val="single" w:sz="4" w:space="0" w:color="auto"/>
              <w:left w:val="nil"/>
              <w:bottom w:val="single" w:sz="4" w:space="0" w:color="auto"/>
              <w:right w:val="single" w:sz="4" w:space="0" w:color="auto"/>
            </w:tcBorders>
            <w:shd w:val="clear" w:color="auto" w:fill="auto"/>
          </w:tcPr>
          <w:p w14:paraId="2E1CA99A"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(EI03EO01-5S09) </w:t>
            </w:r>
            <w:r w:rsidRPr="00A07499">
              <w:rPr>
                <w:rFonts w:eastAsia="Times New Roman"/>
                <w:color w:val="000000"/>
                <w:sz w:val="20"/>
                <w:szCs w:val="20"/>
              </w:rPr>
              <w:t>Compreender-se progressivamente como integrante do ambiente, explorando e descobrindo os espaços, as paisagens, o lugar, a escola, a comunidade, a cidade e o mundo que estão inseridos.</w:t>
            </w:r>
          </w:p>
        </w:tc>
        <w:tc>
          <w:tcPr>
            <w:tcW w:w="1726" w:type="dxa"/>
            <w:vMerge/>
            <w:tcBorders>
              <w:top w:val="single" w:sz="4" w:space="0" w:color="auto"/>
              <w:left w:val="nil"/>
              <w:bottom w:val="single" w:sz="4" w:space="0" w:color="auto"/>
              <w:right w:val="single" w:sz="4" w:space="0" w:color="auto"/>
            </w:tcBorders>
            <w:shd w:val="clear" w:color="auto" w:fill="auto"/>
          </w:tcPr>
          <w:p w14:paraId="1CA34992" w14:textId="77777777" w:rsidR="00A07499" w:rsidRPr="00A07499" w:rsidRDefault="00A07499" w:rsidP="00A07499">
            <w:pPr>
              <w:spacing w:after="0" w:line="240" w:lineRule="auto"/>
              <w:jc w:val="both"/>
              <w:rPr>
                <w:rFonts w:eastAsia="Times New Roman"/>
                <w:color w:val="000000"/>
                <w:sz w:val="20"/>
                <w:szCs w:val="20"/>
              </w:rPr>
            </w:pPr>
          </w:p>
        </w:tc>
        <w:tc>
          <w:tcPr>
            <w:tcW w:w="1697" w:type="dxa"/>
            <w:vMerge/>
            <w:tcBorders>
              <w:top w:val="single" w:sz="4" w:space="0" w:color="auto"/>
              <w:left w:val="nil"/>
              <w:bottom w:val="single" w:sz="4" w:space="0" w:color="auto"/>
              <w:right w:val="single" w:sz="4" w:space="0" w:color="auto"/>
            </w:tcBorders>
            <w:shd w:val="clear" w:color="auto" w:fill="auto"/>
          </w:tcPr>
          <w:p w14:paraId="3F4A2A99" w14:textId="77777777" w:rsidR="00A07499" w:rsidRPr="00A07499" w:rsidRDefault="00A07499" w:rsidP="00DC5FA0">
            <w:pPr>
              <w:numPr>
                <w:ilvl w:val="0"/>
                <w:numId w:val="26"/>
              </w:numPr>
              <w:spacing w:after="0" w:line="240" w:lineRule="auto"/>
              <w:contextualSpacing/>
              <w:jc w:val="both"/>
              <w:rPr>
                <w:rFonts w:eastAsia="Times New Roman"/>
                <w:color w:val="000000"/>
                <w:sz w:val="20"/>
                <w:szCs w:val="20"/>
              </w:rPr>
            </w:pPr>
          </w:p>
        </w:tc>
      </w:tr>
      <w:tr w:rsidR="00A07499" w:rsidRPr="00A07499" w14:paraId="4ECCDA58" w14:textId="77777777" w:rsidTr="00CD6ADF">
        <w:trPr>
          <w:trHeight w:val="964"/>
        </w:trPr>
        <w:tc>
          <w:tcPr>
            <w:tcW w:w="183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00B5897" w14:textId="77777777" w:rsidR="00A07499" w:rsidRPr="00A07499" w:rsidRDefault="00A07499" w:rsidP="00A07499">
            <w:pPr>
              <w:spacing w:after="0" w:line="240" w:lineRule="auto"/>
              <w:jc w:val="center"/>
              <w:rPr>
                <w:rFonts w:eastAsia="Times New Roman"/>
                <w:b/>
                <w:bCs/>
                <w:color w:val="000000"/>
                <w:sz w:val="20"/>
                <w:szCs w:val="20"/>
              </w:rPr>
            </w:pPr>
          </w:p>
        </w:tc>
        <w:tc>
          <w:tcPr>
            <w:tcW w:w="1866" w:type="dxa"/>
            <w:tcBorders>
              <w:top w:val="single" w:sz="4" w:space="0" w:color="auto"/>
              <w:left w:val="nil"/>
              <w:bottom w:val="single" w:sz="4" w:space="0" w:color="auto"/>
              <w:right w:val="single" w:sz="4" w:space="0" w:color="auto"/>
            </w:tcBorders>
            <w:shd w:val="clear" w:color="auto" w:fill="D9E2F3" w:themeFill="accent1" w:themeFillTint="33"/>
          </w:tcPr>
          <w:p w14:paraId="1E524969" w14:textId="77777777" w:rsidR="00A07499" w:rsidRPr="00A07499" w:rsidRDefault="00A07499" w:rsidP="00A07499">
            <w:pPr>
              <w:spacing w:after="0" w:line="240" w:lineRule="auto"/>
              <w:jc w:val="both"/>
              <w:rPr>
                <w:rFonts w:eastAsia="Times New Roman"/>
                <w:color w:val="000000"/>
                <w:sz w:val="20"/>
                <w:szCs w:val="20"/>
              </w:rPr>
            </w:pPr>
          </w:p>
        </w:tc>
        <w:tc>
          <w:tcPr>
            <w:tcW w:w="3717" w:type="dxa"/>
            <w:tcBorders>
              <w:top w:val="single" w:sz="4" w:space="0" w:color="auto"/>
              <w:left w:val="nil"/>
              <w:bottom w:val="single" w:sz="4" w:space="0" w:color="auto"/>
              <w:right w:val="single" w:sz="4" w:space="0" w:color="auto"/>
            </w:tcBorders>
            <w:shd w:val="clear" w:color="auto" w:fill="auto"/>
          </w:tcPr>
          <w:p w14:paraId="55D70F98"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(EI03EO01-4S10) </w:t>
            </w:r>
            <w:r w:rsidRPr="00A07499">
              <w:rPr>
                <w:rFonts w:eastAsia="Times New Roman"/>
                <w:color w:val="000000"/>
                <w:sz w:val="20"/>
                <w:szCs w:val="20"/>
              </w:rPr>
              <w:t>Demonstrar empatia, pelas outras crianças, percebendo pelo autorretrato que as pessoas possuem semelhanças e diferentes.</w:t>
            </w:r>
          </w:p>
        </w:tc>
        <w:tc>
          <w:tcPr>
            <w:tcW w:w="4037" w:type="dxa"/>
            <w:tcBorders>
              <w:top w:val="single" w:sz="4" w:space="0" w:color="auto"/>
              <w:left w:val="nil"/>
              <w:bottom w:val="single" w:sz="4" w:space="0" w:color="auto"/>
              <w:right w:val="single" w:sz="4" w:space="0" w:color="auto"/>
            </w:tcBorders>
            <w:shd w:val="clear" w:color="auto" w:fill="auto"/>
          </w:tcPr>
          <w:p w14:paraId="367E1AE1"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(EI03EO01-5S10) </w:t>
            </w:r>
            <w:r w:rsidRPr="00A07499">
              <w:rPr>
                <w:rFonts w:eastAsia="Times New Roman"/>
                <w:color w:val="000000"/>
                <w:sz w:val="20"/>
                <w:szCs w:val="20"/>
              </w:rPr>
              <w:t>Demonstrar empatia, pelas outras crianças, percebendo pelo autorretrato que as pessoas possuem semelhanças e diferentes.</w:t>
            </w:r>
          </w:p>
        </w:tc>
        <w:tc>
          <w:tcPr>
            <w:tcW w:w="1726" w:type="dxa"/>
            <w:tcBorders>
              <w:top w:val="single" w:sz="4" w:space="0" w:color="auto"/>
              <w:left w:val="nil"/>
              <w:bottom w:val="single" w:sz="4" w:space="0" w:color="auto"/>
              <w:right w:val="single" w:sz="4" w:space="0" w:color="auto"/>
            </w:tcBorders>
            <w:shd w:val="clear" w:color="auto" w:fill="auto"/>
          </w:tcPr>
          <w:p w14:paraId="1ED9E95B" w14:textId="77777777" w:rsidR="00A07499" w:rsidRPr="00A07499" w:rsidRDefault="00A07499" w:rsidP="00A07499">
            <w:pPr>
              <w:spacing w:after="0" w:line="240" w:lineRule="auto"/>
              <w:jc w:val="both"/>
              <w:rPr>
                <w:rFonts w:eastAsia="Times New Roman"/>
                <w:color w:val="000000"/>
                <w:sz w:val="20"/>
                <w:szCs w:val="20"/>
              </w:rPr>
            </w:pPr>
          </w:p>
        </w:tc>
        <w:tc>
          <w:tcPr>
            <w:tcW w:w="1697" w:type="dxa"/>
            <w:tcBorders>
              <w:top w:val="single" w:sz="4" w:space="0" w:color="auto"/>
              <w:left w:val="nil"/>
              <w:bottom w:val="single" w:sz="4" w:space="0" w:color="auto"/>
              <w:right w:val="single" w:sz="4" w:space="0" w:color="auto"/>
            </w:tcBorders>
            <w:shd w:val="clear" w:color="auto" w:fill="auto"/>
          </w:tcPr>
          <w:p w14:paraId="28DA03B4" w14:textId="77777777" w:rsidR="00A07499" w:rsidRPr="00A07499" w:rsidRDefault="00A07499" w:rsidP="00A07499">
            <w:pPr>
              <w:spacing w:after="0" w:line="240" w:lineRule="auto"/>
              <w:jc w:val="both"/>
              <w:rPr>
                <w:rFonts w:eastAsia="Times New Roman"/>
                <w:color w:val="000000"/>
                <w:sz w:val="20"/>
                <w:szCs w:val="20"/>
              </w:rPr>
            </w:pPr>
          </w:p>
        </w:tc>
      </w:tr>
    </w:tbl>
    <w:tbl>
      <w:tblPr>
        <w:tblW w:w="15730" w:type="dxa"/>
        <w:tblInd w:w="-5" w:type="dxa"/>
        <w:tblCellMar>
          <w:left w:w="70" w:type="dxa"/>
          <w:right w:w="70" w:type="dxa"/>
        </w:tblCellMar>
        <w:tblLook w:val="04A0" w:firstRow="1" w:lastRow="0" w:firstColumn="1" w:lastColumn="0" w:noHBand="0" w:noVBand="1"/>
      </w:tblPr>
      <w:tblGrid>
        <w:gridCol w:w="1813"/>
        <w:gridCol w:w="1873"/>
        <w:gridCol w:w="3719"/>
        <w:gridCol w:w="3935"/>
        <w:gridCol w:w="1701"/>
        <w:gridCol w:w="2689"/>
      </w:tblGrid>
      <w:tr w:rsidR="00A07499" w:rsidRPr="00A07499" w14:paraId="748C658B" w14:textId="77777777" w:rsidTr="00BC329B">
        <w:trPr>
          <w:trHeight w:val="1191"/>
        </w:trPr>
        <w:tc>
          <w:tcPr>
            <w:tcW w:w="1813" w:type="dxa"/>
            <w:vMerge w:val="restart"/>
            <w:tcBorders>
              <w:left w:val="single" w:sz="4" w:space="0" w:color="auto"/>
              <w:right w:val="single" w:sz="4" w:space="0" w:color="auto"/>
            </w:tcBorders>
            <w:shd w:val="clear" w:color="auto" w:fill="E2EFD9" w:themeFill="accent6" w:themeFillTint="33"/>
            <w:vAlign w:val="center"/>
          </w:tcPr>
          <w:p w14:paraId="388C701A" w14:textId="77777777" w:rsidR="00A07499" w:rsidRDefault="00A07499" w:rsidP="00A07499">
            <w:pPr>
              <w:spacing w:after="0" w:line="240" w:lineRule="auto"/>
              <w:jc w:val="center"/>
              <w:rPr>
                <w:rFonts w:eastAsia="Times New Roman"/>
                <w:b/>
                <w:bCs/>
                <w:color w:val="000000"/>
                <w:sz w:val="20"/>
                <w:szCs w:val="20"/>
              </w:rPr>
            </w:pPr>
          </w:p>
          <w:p w14:paraId="23E14686" w14:textId="19143D9D" w:rsidR="00BC329B" w:rsidRPr="00A07499" w:rsidRDefault="00BC329B" w:rsidP="00A07499">
            <w:pPr>
              <w:spacing w:after="0" w:line="240" w:lineRule="auto"/>
              <w:jc w:val="center"/>
              <w:rPr>
                <w:rFonts w:eastAsia="Times New Roman"/>
                <w:b/>
                <w:bCs/>
                <w:color w:val="000000"/>
                <w:sz w:val="20"/>
                <w:szCs w:val="20"/>
              </w:rPr>
            </w:pPr>
          </w:p>
        </w:tc>
        <w:tc>
          <w:tcPr>
            <w:tcW w:w="1873" w:type="dxa"/>
            <w:vMerge w:val="restart"/>
            <w:tcBorders>
              <w:left w:val="nil"/>
              <w:right w:val="single" w:sz="4" w:space="0" w:color="auto"/>
            </w:tcBorders>
            <w:shd w:val="clear" w:color="auto" w:fill="D9E2F3" w:themeFill="accent1" w:themeFillTint="33"/>
          </w:tcPr>
          <w:p w14:paraId="145B5361"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0E9A7BC5" w14:textId="1183708B"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(EI03EO01-4S12) </w:t>
            </w:r>
            <w:r w:rsidRPr="00A07499">
              <w:rPr>
                <w:rFonts w:eastAsia="Times New Roman"/>
                <w:color w:val="000000"/>
                <w:sz w:val="20"/>
                <w:szCs w:val="20"/>
              </w:rPr>
              <w:t>Respeitar as diferenças em seus grupos sociais, com auxílio das rodas de conversas para construir progressivamente vínculos afetivos e escutas sensíveis, principalmente as que dizem respeito as deficiências, transtornos globais de desenvolvimento e altas habilidades/superdotação.</w:t>
            </w:r>
            <w:r w:rsidR="00F23E51">
              <w:rPr>
                <w:rFonts w:eastAsia="Times New Roman"/>
                <w:color w:val="000000"/>
                <w:sz w:val="20"/>
                <w:szCs w:val="20"/>
              </w:rPr>
              <w:t xml:space="preserve"> </w:t>
            </w:r>
          </w:p>
        </w:tc>
        <w:tc>
          <w:tcPr>
            <w:tcW w:w="3935" w:type="dxa"/>
            <w:tcBorders>
              <w:top w:val="single" w:sz="4" w:space="0" w:color="auto"/>
              <w:left w:val="nil"/>
              <w:bottom w:val="single" w:sz="4" w:space="0" w:color="auto"/>
              <w:right w:val="single" w:sz="4" w:space="0" w:color="auto"/>
            </w:tcBorders>
            <w:shd w:val="clear" w:color="auto" w:fill="auto"/>
          </w:tcPr>
          <w:p w14:paraId="578AEBA3" w14:textId="7A813379"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(EI03EO01-5S12)</w:t>
            </w:r>
            <w:r w:rsidRPr="00A07499">
              <w:rPr>
                <w:rFonts w:eastAsia="Times New Roman"/>
                <w:color w:val="000000"/>
                <w:sz w:val="20"/>
                <w:szCs w:val="20"/>
              </w:rPr>
              <w:t xml:space="preserve"> Respeitar as diferenças em seus grupos sociais, com auxílio das rodas de conversas para construir vínculos afetivos e escutas sensíveis ampliando os princípios de convivência, principalmente as que dizem respeito as deficiências, transtornos globais de desenvolvimento e altas habilidades/superdotação.</w:t>
            </w:r>
            <w:r w:rsidR="00F23E51">
              <w:rPr>
                <w:rFonts w:eastAsia="Times New Roman"/>
                <w:color w:val="000000"/>
                <w:sz w:val="20"/>
                <w:szCs w:val="20"/>
              </w:rPr>
              <w:t xml:space="preserve"> </w:t>
            </w:r>
          </w:p>
        </w:tc>
        <w:tc>
          <w:tcPr>
            <w:tcW w:w="1701" w:type="dxa"/>
            <w:vMerge w:val="restart"/>
            <w:tcBorders>
              <w:left w:val="nil"/>
              <w:right w:val="single" w:sz="4" w:space="0" w:color="auto"/>
            </w:tcBorders>
            <w:shd w:val="clear" w:color="auto" w:fill="auto"/>
          </w:tcPr>
          <w:p w14:paraId="077EB977" w14:textId="77777777" w:rsidR="00A07499" w:rsidRPr="00A07499" w:rsidRDefault="00A07499" w:rsidP="00A07499">
            <w:pPr>
              <w:spacing w:after="0" w:line="240" w:lineRule="auto"/>
              <w:jc w:val="center"/>
              <w:rPr>
                <w:rFonts w:eastAsia="Times New Roman"/>
                <w:color w:val="000000"/>
                <w:sz w:val="20"/>
                <w:szCs w:val="20"/>
              </w:rPr>
            </w:pPr>
          </w:p>
        </w:tc>
        <w:tc>
          <w:tcPr>
            <w:tcW w:w="2689" w:type="dxa"/>
            <w:vMerge w:val="restart"/>
            <w:tcBorders>
              <w:left w:val="nil"/>
              <w:right w:val="single" w:sz="4" w:space="0" w:color="auto"/>
            </w:tcBorders>
            <w:shd w:val="clear" w:color="auto" w:fill="auto"/>
          </w:tcPr>
          <w:p w14:paraId="239DB744" w14:textId="77777777" w:rsidR="00A07499" w:rsidRPr="00A07499" w:rsidRDefault="00A07499" w:rsidP="00A07499">
            <w:pPr>
              <w:spacing w:after="0" w:line="240" w:lineRule="auto"/>
              <w:jc w:val="center"/>
              <w:rPr>
                <w:rFonts w:eastAsia="Times New Roman"/>
                <w:color w:val="000000"/>
                <w:sz w:val="20"/>
                <w:szCs w:val="20"/>
              </w:rPr>
            </w:pPr>
          </w:p>
        </w:tc>
      </w:tr>
      <w:tr w:rsidR="00A07499" w:rsidRPr="00A07499" w14:paraId="290FF89B" w14:textId="77777777" w:rsidTr="00BC329B">
        <w:trPr>
          <w:trHeight w:val="20"/>
        </w:trPr>
        <w:tc>
          <w:tcPr>
            <w:tcW w:w="1813" w:type="dxa"/>
            <w:vMerge/>
            <w:tcBorders>
              <w:left w:val="single" w:sz="4" w:space="0" w:color="auto"/>
              <w:right w:val="single" w:sz="4" w:space="0" w:color="auto"/>
            </w:tcBorders>
            <w:shd w:val="clear" w:color="auto" w:fill="E2EFD9" w:themeFill="accent6" w:themeFillTint="33"/>
            <w:vAlign w:val="center"/>
          </w:tcPr>
          <w:p w14:paraId="49208E64"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left w:val="nil"/>
              <w:right w:val="single" w:sz="4" w:space="0" w:color="auto"/>
            </w:tcBorders>
            <w:shd w:val="clear" w:color="auto" w:fill="D9E2F3" w:themeFill="accent1" w:themeFillTint="33"/>
          </w:tcPr>
          <w:p w14:paraId="010366C7"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7A8A889A"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(EI03EO01-4S13) </w:t>
            </w:r>
            <w:r w:rsidRPr="00A07499">
              <w:rPr>
                <w:rFonts w:eastAsia="Times New Roman"/>
                <w:sz w:val="20"/>
                <w:szCs w:val="20"/>
              </w:rPr>
              <w:t xml:space="preserve">Criar laços afetivos, aprendendo progressivamente a ouvir, </w:t>
            </w:r>
            <w:r w:rsidRPr="00A07499">
              <w:rPr>
                <w:rFonts w:eastAsia="Times New Roman"/>
                <w:sz w:val="20"/>
                <w:szCs w:val="20"/>
              </w:rPr>
              <w:lastRenderedPageBreak/>
              <w:t>conversar, negociar com argumentos e metas, lidar com conflitos, brincar e participar coletivamente das decisões demonstrando empatia nas situações vivenciadas.</w:t>
            </w:r>
          </w:p>
        </w:tc>
        <w:tc>
          <w:tcPr>
            <w:tcW w:w="3935" w:type="dxa"/>
            <w:tcBorders>
              <w:top w:val="single" w:sz="4" w:space="0" w:color="auto"/>
              <w:left w:val="nil"/>
              <w:bottom w:val="single" w:sz="4" w:space="0" w:color="auto"/>
              <w:right w:val="single" w:sz="4" w:space="0" w:color="auto"/>
            </w:tcBorders>
            <w:shd w:val="clear" w:color="auto" w:fill="auto"/>
          </w:tcPr>
          <w:p w14:paraId="2FA77183" w14:textId="49A0A4E3"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lastRenderedPageBreak/>
              <w:t xml:space="preserve">(EI03EO01-5S13) </w:t>
            </w:r>
            <w:r w:rsidRPr="00A07499">
              <w:rPr>
                <w:rFonts w:eastAsia="Times New Roman"/>
                <w:sz w:val="20"/>
                <w:szCs w:val="20"/>
              </w:rPr>
              <w:t xml:space="preserve">Criar laços afetivos, aprendendo a ouvir, conversar, negociar com </w:t>
            </w:r>
            <w:r w:rsidRPr="00A07499">
              <w:rPr>
                <w:rFonts w:eastAsia="Times New Roman"/>
                <w:sz w:val="20"/>
                <w:szCs w:val="20"/>
              </w:rPr>
              <w:lastRenderedPageBreak/>
              <w:t>argumentos e metas, lidar com conflitos, brincar e participar coletivamente das decisões demonstrando empatia nas situações vivenciadas e ampliando as formas de valorização dos sujeitos.</w:t>
            </w:r>
            <w:r w:rsidR="00F23E51">
              <w:rPr>
                <w:rFonts w:eastAsia="Times New Roman"/>
                <w:sz w:val="20"/>
                <w:szCs w:val="20"/>
              </w:rPr>
              <w:t xml:space="preserve"> </w:t>
            </w:r>
          </w:p>
        </w:tc>
        <w:tc>
          <w:tcPr>
            <w:tcW w:w="1701" w:type="dxa"/>
            <w:vMerge/>
            <w:tcBorders>
              <w:left w:val="nil"/>
              <w:right w:val="single" w:sz="4" w:space="0" w:color="auto"/>
            </w:tcBorders>
            <w:shd w:val="clear" w:color="auto" w:fill="auto"/>
          </w:tcPr>
          <w:p w14:paraId="45BA6D74"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left w:val="nil"/>
              <w:right w:val="single" w:sz="4" w:space="0" w:color="auto"/>
            </w:tcBorders>
            <w:shd w:val="clear" w:color="auto" w:fill="auto"/>
          </w:tcPr>
          <w:p w14:paraId="1C05E431"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3B56B73D" w14:textId="77777777" w:rsidTr="00BC329B">
        <w:trPr>
          <w:trHeight w:val="20"/>
        </w:trPr>
        <w:tc>
          <w:tcPr>
            <w:tcW w:w="1813" w:type="dxa"/>
            <w:vMerge/>
            <w:tcBorders>
              <w:left w:val="single" w:sz="4" w:space="0" w:color="auto"/>
              <w:bottom w:val="single" w:sz="4" w:space="0" w:color="auto"/>
              <w:right w:val="single" w:sz="4" w:space="0" w:color="auto"/>
            </w:tcBorders>
            <w:shd w:val="clear" w:color="auto" w:fill="E2EFD9" w:themeFill="accent6" w:themeFillTint="33"/>
            <w:vAlign w:val="center"/>
          </w:tcPr>
          <w:p w14:paraId="64C10CC0"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left w:val="nil"/>
              <w:bottom w:val="single" w:sz="4" w:space="0" w:color="auto"/>
              <w:right w:val="single" w:sz="4" w:space="0" w:color="auto"/>
            </w:tcBorders>
            <w:shd w:val="clear" w:color="auto" w:fill="D9E2F3" w:themeFill="accent1" w:themeFillTint="33"/>
          </w:tcPr>
          <w:p w14:paraId="5D1315AA"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4032F486"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(EI03EO01-4S14) </w:t>
            </w:r>
            <w:r w:rsidRPr="00A07499">
              <w:rPr>
                <w:rFonts w:eastAsia="Times New Roman"/>
                <w:color w:val="000000"/>
                <w:sz w:val="20"/>
                <w:szCs w:val="20"/>
              </w:rPr>
              <w:t>Demonstrar os vínculos afetivos em diferentes grupos sociais, principalmente os familiares e os escolares.</w:t>
            </w:r>
          </w:p>
        </w:tc>
        <w:tc>
          <w:tcPr>
            <w:tcW w:w="3935" w:type="dxa"/>
            <w:tcBorders>
              <w:top w:val="single" w:sz="4" w:space="0" w:color="auto"/>
              <w:left w:val="nil"/>
              <w:bottom w:val="single" w:sz="4" w:space="0" w:color="auto"/>
              <w:right w:val="single" w:sz="4" w:space="0" w:color="auto"/>
            </w:tcBorders>
            <w:shd w:val="clear" w:color="auto" w:fill="auto"/>
          </w:tcPr>
          <w:p w14:paraId="7DDB8361" w14:textId="7EF6948A"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(EI03EO01-5S14) </w:t>
            </w:r>
            <w:r w:rsidRPr="00A07499">
              <w:rPr>
                <w:rFonts w:eastAsia="Times New Roman"/>
                <w:color w:val="000000"/>
                <w:sz w:val="20"/>
                <w:szCs w:val="20"/>
              </w:rPr>
              <w:t>Demonstrar os vínculos afetivos em diferentes grupos sociais, principalmente os familiares e os escolares.</w:t>
            </w:r>
            <w:r w:rsidR="00F23E51">
              <w:rPr>
                <w:rFonts w:eastAsia="Times New Roman"/>
                <w:sz w:val="20"/>
                <w:szCs w:val="20"/>
              </w:rPr>
              <w:t xml:space="preserve">    </w:t>
            </w:r>
          </w:p>
        </w:tc>
        <w:tc>
          <w:tcPr>
            <w:tcW w:w="1701" w:type="dxa"/>
            <w:vMerge/>
            <w:tcBorders>
              <w:left w:val="nil"/>
              <w:bottom w:val="single" w:sz="4" w:space="0" w:color="auto"/>
              <w:right w:val="single" w:sz="4" w:space="0" w:color="auto"/>
            </w:tcBorders>
            <w:shd w:val="clear" w:color="auto" w:fill="auto"/>
          </w:tcPr>
          <w:p w14:paraId="694C241C"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left w:val="nil"/>
              <w:bottom w:val="single" w:sz="4" w:space="0" w:color="auto"/>
              <w:right w:val="single" w:sz="4" w:space="0" w:color="auto"/>
            </w:tcBorders>
            <w:shd w:val="clear" w:color="auto" w:fill="auto"/>
          </w:tcPr>
          <w:p w14:paraId="29123A63"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0C09B5BC" w14:textId="77777777" w:rsidTr="00BC329B">
        <w:trPr>
          <w:trHeight w:val="163"/>
        </w:trPr>
        <w:tc>
          <w:tcPr>
            <w:tcW w:w="1813"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08C07FBF" w14:textId="77777777" w:rsidR="00A07499" w:rsidRPr="00A07499" w:rsidRDefault="00A07499" w:rsidP="00A07499">
            <w:pPr>
              <w:spacing w:after="0" w:line="240" w:lineRule="auto"/>
              <w:jc w:val="center"/>
              <w:rPr>
                <w:rFonts w:eastAsia="Times New Roman"/>
                <w:b/>
                <w:bCs/>
                <w:color w:val="000000"/>
                <w:sz w:val="20"/>
                <w:szCs w:val="20"/>
              </w:rPr>
            </w:pPr>
            <w:r w:rsidRPr="00A07499">
              <w:rPr>
                <w:rFonts w:eastAsia="Times New Roman"/>
                <w:b/>
                <w:bCs/>
                <w:color w:val="000000"/>
                <w:sz w:val="20"/>
                <w:szCs w:val="20"/>
              </w:rPr>
              <w:t xml:space="preserve">(EI03EO02) </w:t>
            </w:r>
            <w:r w:rsidRPr="00A07499">
              <w:rPr>
                <w:rFonts w:eastAsia="Times New Roman"/>
                <w:b/>
                <w:bCs/>
                <w:color w:val="000000"/>
                <w:sz w:val="20"/>
                <w:szCs w:val="20"/>
              </w:rPr>
              <w:br/>
              <w:t>Agir de maneira independente, com confiança em suas capacidades, reconhecendo suas conquistas e limitações.</w:t>
            </w:r>
          </w:p>
        </w:tc>
        <w:tc>
          <w:tcPr>
            <w:tcW w:w="1873" w:type="dxa"/>
            <w:vMerge w:val="restart"/>
            <w:tcBorders>
              <w:top w:val="single" w:sz="4" w:space="0" w:color="auto"/>
              <w:left w:val="nil"/>
              <w:bottom w:val="single" w:sz="4" w:space="0" w:color="auto"/>
              <w:right w:val="single" w:sz="4" w:space="0" w:color="auto"/>
            </w:tcBorders>
            <w:shd w:val="clear" w:color="auto" w:fill="D9E2F3" w:themeFill="accent1" w:themeFillTint="33"/>
          </w:tcPr>
          <w:p w14:paraId="5BF17B08"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C1. Conhecimento</w:t>
            </w:r>
          </w:p>
          <w:p w14:paraId="5A09C808"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C2. Pensamento, científico, crítico e criativo</w:t>
            </w:r>
          </w:p>
          <w:p w14:paraId="444BCAD9"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C3. Comunicação</w:t>
            </w:r>
          </w:p>
          <w:p w14:paraId="2AB1CEE9"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C7. Argumentação</w:t>
            </w:r>
          </w:p>
          <w:p w14:paraId="025B7F97"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C8. Autoconhecimento e autocuidado</w:t>
            </w:r>
          </w:p>
          <w:p w14:paraId="0B3A6726"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C9. Empatia e cooperação</w:t>
            </w:r>
          </w:p>
          <w:p w14:paraId="5A93E57C" w14:textId="77777777" w:rsidR="00A07499" w:rsidRPr="00A07499" w:rsidRDefault="00A07499" w:rsidP="00A07499">
            <w:pPr>
              <w:spacing w:after="0" w:line="240" w:lineRule="auto"/>
              <w:jc w:val="both"/>
              <w:rPr>
                <w:rFonts w:eastAsia="Times New Roman"/>
                <w:color w:val="000000"/>
                <w:sz w:val="18"/>
                <w:szCs w:val="18"/>
              </w:rPr>
            </w:pPr>
          </w:p>
          <w:p w14:paraId="76D7BE38" w14:textId="77777777" w:rsidR="00A07499" w:rsidRPr="00A07499" w:rsidRDefault="00A07499" w:rsidP="00A07499">
            <w:pPr>
              <w:spacing w:after="0" w:line="240" w:lineRule="auto"/>
              <w:jc w:val="both"/>
              <w:rPr>
                <w:rFonts w:eastAsia="Times New Roman"/>
                <w:color w:val="000000"/>
                <w:sz w:val="18"/>
                <w:szCs w:val="18"/>
              </w:rPr>
            </w:pPr>
          </w:p>
          <w:p w14:paraId="4DA968BF" w14:textId="77777777" w:rsidR="00A07499" w:rsidRPr="00A07499" w:rsidRDefault="00A07499" w:rsidP="00A07499">
            <w:pPr>
              <w:spacing w:after="0" w:line="240" w:lineRule="auto"/>
              <w:jc w:val="both"/>
              <w:rPr>
                <w:rFonts w:eastAsia="Times New Roman"/>
                <w:color w:val="000000"/>
                <w:sz w:val="20"/>
                <w:szCs w:val="20"/>
              </w:rPr>
            </w:pPr>
          </w:p>
        </w:tc>
        <w:tc>
          <w:tcPr>
            <w:tcW w:w="7654" w:type="dxa"/>
            <w:gridSpan w:val="2"/>
            <w:tcBorders>
              <w:top w:val="single" w:sz="24" w:space="0" w:color="auto"/>
              <w:left w:val="single" w:sz="4" w:space="0" w:color="auto"/>
              <w:bottom w:val="single" w:sz="4" w:space="0" w:color="auto"/>
              <w:right w:val="single" w:sz="4" w:space="0" w:color="auto"/>
            </w:tcBorders>
            <w:shd w:val="clear" w:color="auto" w:fill="A8D08D" w:themeFill="accent6" w:themeFillTint="99"/>
          </w:tcPr>
          <w:p w14:paraId="772451B5" w14:textId="77777777" w:rsidR="00A07499" w:rsidRPr="00A07499" w:rsidRDefault="00A07499" w:rsidP="00A07499">
            <w:pPr>
              <w:spacing w:after="0" w:line="240" w:lineRule="auto"/>
              <w:contextualSpacing/>
              <w:jc w:val="center"/>
              <w:rPr>
                <w:rFonts w:eastAsia="Times New Roman"/>
                <w:color w:val="000000"/>
                <w:sz w:val="20"/>
                <w:szCs w:val="20"/>
              </w:rPr>
            </w:pPr>
          </w:p>
        </w:tc>
        <w:tc>
          <w:tcPr>
            <w:tcW w:w="1701" w:type="dxa"/>
            <w:vMerge w:val="restart"/>
            <w:tcBorders>
              <w:top w:val="single" w:sz="4" w:space="0" w:color="auto"/>
              <w:left w:val="nil"/>
              <w:bottom w:val="single" w:sz="4" w:space="0" w:color="auto"/>
              <w:right w:val="single" w:sz="4" w:space="0" w:color="auto"/>
            </w:tcBorders>
            <w:shd w:val="clear" w:color="auto" w:fill="auto"/>
          </w:tcPr>
          <w:p w14:paraId="475F834A"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Conviver</w:t>
            </w:r>
          </w:p>
          <w:p w14:paraId="363C9582"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Brincar</w:t>
            </w:r>
          </w:p>
          <w:p w14:paraId="4D407E15"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Participar</w:t>
            </w:r>
          </w:p>
          <w:p w14:paraId="3E31CE03"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Explorar</w:t>
            </w:r>
          </w:p>
          <w:p w14:paraId="17B90F86"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Expressar</w:t>
            </w:r>
          </w:p>
          <w:p w14:paraId="319557A1"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Conhecer-se</w:t>
            </w:r>
          </w:p>
        </w:tc>
        <w:tc>
          <w:tcPr>
            <w:tcW w:w="2689" w:type="dxa"/>
            <w:vMerge w:val="restart"/>
            <w:tcBorders>
              <w:top w:val="single" w:sz="4" w:space="0" w:color="auto"/>
              <w:left w:val="nil"/>
              <w:bottom w:val="single" w:sz="4" w:space="0" w:color="auto"/>
              <w:right w:val="single" w:sz="4" w:space="0" w:color="auto"/>
            </w:tcBorders>
            <w:shd w:val="clear" w:color="auto" w:fill="auto"/>
          </w:tcPr>
          <w:p w14:paraId="494F8E0F" w14:textId="77777777" w:rsidR="00A07499" w:rsidRPr="00A07499" w:rsidRDefault="00A07499" w:rsidP="00A07499">
            <w:pPr>
              <w:spacing w:after="0" w:line="240" w:lineRule="auto"/>
              <w:jc w:val="center"/>
              <w:rPr>
                <w:rFonts w:eastAsia="Times New Roman"/>
                <w:color w:val="000000"/>
                <w:sz w:val="20"/>
                <w:szCs w:val="20"/>
              </w:rPr>
            </w:pPr>
            <w:r w:rsidRPr="00A07499">
              <w:rPr>
                <w:rFonts w:asciiTheme="minorHAnsi" w:eastAsiaTheme="minorHAnsi" w:hAnsiTheme="minorHAnsi" w:cstheme="minorBidi"/>
                <w:noProof/>
              </w:rPr>
              <w:drawing>
                <wp:inline distT="0" distB="0" distL="0" distR="0" wp14:anchorId="07B1CFBC" wp14:editId="4B7B1B04">
                  <wp:extent cx="906711" cy="888521"/>
                  <wp:effectExtent l="0" t="0" r="8255" b="6985"/>
                  <wp:docPr id="2" name="Imagem 2"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07499" w:rsidRPr="00A07499" w14:paraId="10B8533C" w14:textId="77777777" w:rsidTr="00BC329B">
        <w:trPr>
          <w:trHeight w:val="1474"/>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B8DB06E"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35B66293"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single" w:sz="4" w:space="0" w:color="auto"/>
              <w:bottom w:val="single" w:sz="4" w:space="0" w:color="auto"/>
              <w:right w:val="single" w:sz="4" w:space="0" w:color="auto"/>
            </w:tcBorders>
            <w:shd w:val="clear" w:color="auto" w:fill="auto"/>
          </w:tcPr>
          <w:p w14:paraId="30F0698F"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(EI03EO02-4S01) </w:t>
            </w:r>
            <w:r w:rsidRPr="00A07499">
              <w:rPr>
                <w:rFonts w:eastAsia="Times New Roman"/>
                <w:color w:val="000000"/>
                <w:sz w:val="20"/>
                <w:szCs w:val="20"/>
              </w:rPr>
              <w:t>Identificar progressivamente com auxílio do professor, as necessidades e desejos pessoais, competências e comportamentos que estão relacionadas as suas características individuais.</w:t>
            </w:r>
          </w:p>
        </w:tc>
        <w:tc>
          <w:tcPr>
            <w:tcW w:w="3935" w:type="dxa"/>
            <w:tcBorders>
              <w:top w:val="single" w:sz="4" w:space="0" w:color="auto"/>
              <w:left w:val="nil"/>
              <w:bottom w:val="single" w:sz="4" w:space="0" w:color="auto"/>
              <w:right w:val="single" w:sz="4" w:space="0" w:color="auto"/>
            </w:tcBorders>
            <w:shd w:val="clear" w:color="auto" w:fill="auto"/>
          </w:tcPr>
          <w:p w14:paraId="120E69B8"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(EI03EO02-5S01) </w:t>
            </w:r>
            <w:r w:rsidRPr="00A07499">
              <w:rPr>
                <w:rFonts w:eastAsia="Times New Roman"/>
                <w:color w:val="000000"/>
                <w:sz w:val="20"/>
                <w:szCs w:val="20"/>
              </w:rPr>
              <w:t>Identificar com auxílio do professor, as necessidades e desejos pessoais, competências e comportamentos que estão relacionadas as suas características individuais ampliando as observações para os seus grupos sociais.</w:t>
            </w:r>
          </w:p>
        </w:tc>
        <w:tc>
          <w:tcPr>
            <w:tcW w:w="1701" w:type="dxa"/>
            <w:vMerge/>
            <w:tcBorders>
              <w:top w:val="single" w:sz="4" w:space="0" w:color="auto"/>
              <w:left w:val="nil"/>
              <w:bottom w:val="single" w:sz="4" w:space="0" w:color="auto"/>
              <w:right w:val="single" w:sz="4" w:space="0" w:color="auto"/>
            </w:tcBorders>
            <w:shd w:val="clear" w:color="auto" w:fill="auto"/>
          </w:tcPr>
          <w:p w14:paraId="4DFA785B" w14:textId="77777777" w:rsidR="00A07499" w:rsidRPr="00A07499" w:rsidRDefault="00A07499" w:rsidP="00DC5FA0">
            <w:pPr>
              <w:numPr>
                <w:ilvl w:val="0"/>
                <w:numId w:val="31"/>
              </w:num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1CE823F6" w14:textId="77777777" w:rsidR="00A07499" w:rsidRPr="00A07499" w:rsidRDefault="00A07499" w:rsidP="00DC5FA0">
            <w:pPr>
              <w:numPr>
                <w:ilvl w:val="0"/>
                <w:numId w:val="30"/>
              </w:numPr>
              <w:spacing w:after="0" w:line="240" w:lineRule="auto"/>
              <w:contextualSpacing/>
              <w:jc w:val="both"/>
              <w:rPr>
                <w:rFonts w:eastAsia="Times New Roman"/>
                <w:color w:val="000000"/>
                <w:sz w:val="20"/>
                <w:szCs w:val="20"/>
              </w:rPr>
            </w:pPr>
          </w:p>
        </w:tc>
      </w:tr>
      <w:tr w:rsidR="00A07499" w:rsidRPr="00A07499" w14:paraId="1ACEE755" w14:textId="77777777" w:rsidTr="00BC329B">
        <w:trPr>
          <w:trHeight w:val="1474"/>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A5DE77D"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4F864CD9"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single" w:sz="4" w:space="0" w:color="auto"/>
              <w:bottom w:val="single" w:sz="4" w:space="0" w:color="auto"/>
              <w:right w:val="single" w:sz="4" w:space="0" w:color="auto"/>
            </w:tcBorders>
            <w:shd w:val="clear" w:color="auto" w:fill="auto"/>
          </w:tcPr>
          <w:p w14:paraId="6E3F01A3"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(EI03EO02-4S02) </w:t>
            </w:r>
            <w:r w:rsidRPr="00A07499">
              <w:rPr>
                <w:rFonts w:eastAsia="Times New Roman"/>
                <w:sz w:val="20"/>
                <w:szCs w:val="20"/>
              </w:rPr>
              <w:t>Expressar progressivamente através da comunicação, com o auxílio das rodas de conversas suas emoções, sentimentos, desejos e necessidades para fortalecer sua identidade, autonomia, sua autoestima e o seu autoconhecimento.</w:t>
            </w:r>
          </w:p>
        </w:tc>
        <w:tc>
          <w:tcPr>
            <w:tcW w:w="3935" w:type="dxa"/>
            <w:tcBorders>
              <w:top w:val="single" w:sz="4" w:space="0" w:color="auto"/>
              <w:left w:val="nil"/>
              <w:bottom w:val="single" w:sz="4" w:space="0" w:color="auto"/>
              <w:right w:val="single" w:sz="4" w:space="0" w:color="auto"/>
            </w:tcBorders>
            <w:shd w:val="clear" w:color="auto" w:fill="auto"/>
          </w:tcPr>
          <w:p w14:paraId="022EBE22"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(EI03EO02-5S02) </w:t>
            </w:r>
            <w:r w:rsidRPr="00A07499">
              <w:rPr>
                <w:rFonts w:eastAsia="Times New Roman"/>
                <w:sz w:val="20"/>
                <w:szCs w:val="20"/>
              </w:rPr>
              <w:t>Expressar progressivamente através da comunicação, com o auxílio das rodas de conversas suas emoções, sentimentos, desejos e necessidades para fortalecer sua identidade, sua autonomia, sua autoestima e o seu autoconhecimento.</w:t>
            </w:r>
          </w:p>
        </w:tc>
        <w:tc>
          <w:tcPr>
            <w:tcW w:w="1701" w:type="dxa"/>
            <w:vMerge/>
            <w:tcBorders>
              <w:top w:val="single" w:sz="4" w:space="0" w:color="auto"/>
              <w:left w:val="nil"/>
              <w:bottom w:val="single" w:sz="4" w:space="0" w:color="auto"/>
              <w:right w:val="single" w:sz="4" w:space="0" w:color="auto"/>
            </w:tcBorders>
            <w:shd w:val="clear" w:color="auto" w:fill="auto"/>
          </w:tcPr>
          <w:p w14:paraId="5640D1D4"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0FBE83B1" w14:textId="77777777" w:rsidR="00A07499" w:rsidRPr="00A07499" w:rsidRDefault="00A07499" w:rsidP="00DC5FA0">
            <w:pPr>
              <w:numPr>
                <w:ilvl w:val="0"/>
                <w:numId w:val="30"/>
              </w:numPr>
              <w:spacing w:after="0" w:line="240" w:lineRule="auto"/>
              <w:contextualSpacing/>
              <w:jc w:val="both"/>
              <w:rPr>
                <w:rFonts w:eastAsia="Times New Roman"/>
                <w:color w:val="000000"/>
                <w:sz w:val="20"/>
                <w:szCs w:val="20"/>
              </w:rPr>
            </w:pPr>
          </w:p>
        </w:tc>
      </w:tr>
      <w:tr w:rsidR="00A07499" w:rsidRPr="00A07499" w14:paraId="63430895"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E8D6D0B"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629CE535"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38121485"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(EI03EO02-4S03) </w:t>
            </w:r>
            <w:r w:rsidRPr="00A07499">
              <w:rPr>
                <w:rFonts w:eastAsia="Times New Roman"/>
                <w:color w:val="000000"/>
                <w:sz w:val="20"/>
                <w:szCs w:val="20"/>
              </w:rPr>
              <w:t>Realizar progressivamente ações e atitudes independentes e colaborativas (cuidar dos seus pertences, organizar a sala, organizar sua mochila, organizar as suas atividades...) fazendo escolhas responsáveis para ultrapassar desafios e obstáculos valorizando suas habilidades pessoais e emocionais.</w:t>
            </w:r>
          </w:p>
        </w:tc>
        <w:tc>
          <w:tcPr>
            <w:tcW w:w="3935" w:type="dxa"/>
            <w:tcBorders>
              <w:top w:val="single" w:sz="4" w:space="0" w:color="auto"/>
              <w:left w:val="single" w:sz="4" w:space="0" w:color="auto"/>
              <w:bottom w:val="single" w:sz="4" w:space="0" w:color="auto"/>
              <w:right w:val="single" w:sz="4" w:space="0" w:color="auto"/>
            </w:tcBorders>
            <w:shd w:val="clear" w:color="auto" w:fill="auto"/>
          </w:tcPr>
          <w:p w14:paraId="28AA0C3B"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(EI03EO02-5S03) </w:t>
            </w:r>
            <w:r w:rsidRPr="00A07499">
              <w:rPr>
                <w:rFonts w:eastAsia="Times New Roman"/>
                <w:color w:val="000000"/>
                <w:sz w:val="20"/>
                <w:szCs w:val="20"/>
              </w:rPr>
              <w:t>Realizar ações e atitudes independentes e colaborativas (cuidar dos seus pertences, organizar a sala, organizar sua mochila, organizar as suas atividades...) fazendo escolhas responsáveis para ultrapassar desafios e obstáculos valorizando suas habilidades pessoais e emocionais.</w:t>
            </w:r>
          </w:p>
        </w:tc>
        <w:tc>
          <w:tcPr>
            <w:tcW w:w="1701" w:type="dxa"/>
            <w:vMerge/>
            <w:tcBorders>
              <w:top w:val="single" w:sz="4" w:space="0" w:color="auto"/>
              <w:left w:val="nil"/>
              <w:bottom w:val="single" w:sz="4" w:space="0" w:color="auto"/>
              <w:right w:val="single" w:sz="4" w:space="0" w:color="auto"/>
            </w:tcBorders>
            <w:shd w:val="clear" w:color="auto" w:fill="auto"/>
          </w:tcPr>
          <w:p w14:paraId="1EA40C13"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16700A2C"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5928E202"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DAD2ABA"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174CD8F2"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7A2B784E"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(EI03EO02-4S04) </w:t>
            </w:r>
            <w:r w:rsidRPr="00A07499">
              <w:rPr>
                <w:rFonts w:eastAsia="Times New Roman"/>
                <w:color w:val="000000"/>
                <w:sz w:val="20"/>
                <w:szCs w:val="20"/>
              </w:rPr>
              <w:t xml:space="preserve">Demonstrar progressivamente confiança em suas conquistas e conhecimento das suas limitações, observando seus pontos fortes e </w:t>
            </w:r>
            <w:r w:rsidRPr="00A07499">
              <w:rPr>
                <w:rFonts w:eastAsia="Times New Roman"/>
                <w:color w:val="000000"/>
                <w:sz w:val="20"/>
                <w:szCs w:val="20"/>
              </w:rPr>
              <w:lastRenderedPageBreak/>
              <w:t>fracos e os desafios que serão utilizados para enfrentar as situações diversas.</w:t>
            </w:r>
          </w:p>
        </w:tc>
        <w:tc>
          <w:tcPr>
            <w:tcW w:w="3935" w:type="dxa"/>
            <w:tcBorders>
              <w:top w:val="single" w:sz="4" w:space="0" w:color="auto"/>
              <w:left w:val="single" w:sz="4" w:space="0" w:color="auto"/>
              <w:bottom w:val="single" w:sz="4" w:space="0" w:color="auto"/>
              <w:right w:val="single" w:sz="4" w:space="0" w:color="auto"/>
            </w:tcBorders>
            <w:shd w:val="clear" w:color="auto" w:fill="auto"/>
          </w:tcPr>
          <w:p w14:paraId="70B3319C"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lastRenderedPageBreak/>
              <w:t xml:space="preserve">(EI03EO02-5S04) </w:t>
            </w:r>
            <w:r w:rsidRPr="00A07499">
              <w:rPr>
                <w:rFonts w:eastAsia="Times New Roman"/>
                <w:color w:val="000000"/>
                <w:sz w:val="20"/>
                <w:szCs w:val="20"/>
              </w:rPr>
              <w:t xml:space="preserve">Demonstrar progressivamente confiança em suas conquistas e conhecimento das suas limitações, observando seus pontos fortes e </w:t>
            </w:r>
            <w:r w:rsidRPr="00A07499">
              <w:rPr>
                <w:rFonts w:eastAsia="Times New Roman"/>
                <w:color w:val="000000"/>
                <w:sz w:val="20"/>
                <w:szCs w:val="20"/>
              </w:rPr>
              <w:lastRenderedPageBreak/>
              <w:t>fracos e os desafios que serão utilizados para enfrentar as situações diversas.</w:t>
            </w:r>
          </w:p>
        </w:tc>
        <w:tc>
          <w:tcPr>
            <w:tcW w:w="1701" w:type="dxa"/>
            <w:vMerge/>
            <w:tcBorders>
              <w:top w:val="single" w:sz="4" w:space="0" w:color="auto"/>
              <w:left w:val="nil"/>
              <w:bottom w:val="single" w:sz="4" w:space="0" w:color="auto"/>
              <w:right w:val="single" w:sz="4" w:space="0" w:color="auto"/>
            </w:tcBorders>
            <w:shd w:val="clear" w:color="auto" w:fill="auto"/>
          </w:tcPr>
          <w:p w14:paraId="25830F75"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2FF4B0A1"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5CCF57D5"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073588C"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3418A2F7"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3030A8BC"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(EI03EO02-4S05) </w:t>
            </w:r>
            <w:r w:rsidRPr="00A07499">
              <w:rPr>
                <w:rFonts w:eastAsia="Times New Roman"/>
                <w:sz w:val="20"/>
                <w:szCs w:val="20"/>
              </w:rPr>
              <w:t>Construir progressivamente, com o auxílio do professor a capacidade de fazer escolhas, tomar decisões e assumir responsabilidades em diferentes ocasiões, principalmente as que estão relacionadas ao autoconhecimento e a autonomia.</w:t>
            </w:r>
          </w:p>
        </w:tc>
        <w:tc>
          <w:tcPr>
            <w:tcW w:w="3935" w:type="dxa"/>
            <w:tcBorders>
              <w:top w:val="single" w:sz="4" w:space="0" w:color="auto"/>
              <w:left w:val="single" w:sz="4" w:space="0" w:color="auto"/>
              <w:bottom w:val="single" w:sz="4" w:space="0" w:color="auto"/>
              <w:right w:val="single" w:sz="4" w:space="0" w:color="auto"/>
            </w:tcBorders>
            <w:shd w:val="clear" w:color="auto" w:fill="auto"/>
          </w:tcPr>
          <w:p w14:paraId="55C60751"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(EI03EO02-5S05) </w:t>
            </w:r>
            <w:r w:rsidRPr="00A07499">
              <w:rPr>
                <w:rFonts w:eastAsia="Times New Roman"/>
                <w:sz w:val="20"/>
                <w:szCs w:val="20"/>
              </w:rPr>
              <w:t>Construir progressivamente, com o auxílio do professor a capacidade de fazer escolhas, tomar decisões e assumir responsabilidades em diferentes ocasiões, principalmente as que estão relacionadas ao autoconhecimento e a autonomia.</w:t>
            </w:r>
          </w:p>
        </w:tc>
        <w:tc>
          <w:tcPr>
            <w:tcW w:w="1701" w:type="dxa"/>
            <w:vMerge/>
            <w:tcBorders>
              <w:top w:val="single" w:sz="4" w:space="0" w:color="auto"/>
              <w:left w:val="nil"/>
              <w:bottom w:val="single" w:sz="4" w:space="0" w:color="auto"/>
              <w:right w:val="single" w:sz="4" w:space="0" w:color="auto"/>
            </w:tcBorders>
            <w:shd w:val="clear" w:color="auto" w:fill="auto"/>
          </w:tcPr>
          <w:p w14:paraId="29139228"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6EDAD94D"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4FFB6581" w14:textId="77777777" w:rsidTr="00BC329B">
        <w:trPr>
          <w:trHeight w:val="1247"/>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9695FC5"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7A8BD6CA"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61BBF57F"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(EI03EO02-4S06) </w:t>
            </w:r>
            <w:r w:rsidRPr="00A07499">
              <w:rPr>
                <w:rFonts w:eastAsia="Times New Roman"/>
                <w:color w:val="000000"/>
                <w:sz w:val="20"/>
                <w:szCs w:val="20"/>
              </w:rPr>
              <w:t>Construir progressivamente em seus grupos sociais um ambiente colaborativo, responsável e tolerante através do respeito pelas diferenças e opiniões.</w:t>
            </w:r>
          </w:p>
          <w:p w14:paraId="02C5FB8E" w14:textId="77777777" w:rsidR="00A07499" w:rsidRPr="00A07499" w:rsidRDefault="00A07499" w:rsidP="00A07499">
            <w:pPr>
              <w:spacing w:after="0" w:line="240" w:lineRule="auto"/>
              <w:jc w:val="both"/>
              <w:rPr>
                <w:rFonts w:eastAsia="Times New Roman"/>
                <w:b/>
                <w:bCs/>
                <w:color w:val="000000"/>
                <w:sz w:val="20"/>
                <w:szCs w:val="20"/>
              </w:rPr>
            </w:pPr>
          </w:p>
        </w:tc>
        <w:tc>
          <w:tcPr>
            <w:tcW w:w="3935" w:type="dxa"/>
            <w:tcBorders>
              <w:top w:val="single" w:sz="4" w:space="0" w:color="auto"/>
              <w:left w:val="nil"/>
              <w:bottom w:val="single" w:sz="4" w:space="0" w:color="auto"/>
              <w:right w:val="single" w:sz="4" w:space="0" w:color="auto"/>
            </w:tcBorders>
            <w:shd w:val="clear" w:color="auto" w:fill="auto"/>
          </w:tcPr>
          <w:p w14:paraId="00503814"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(EI03EO02-5S06) </w:t>
            </w:r>
            <w:r w:rsidRPr="00A07499">
              <w:rPr>
                <w:rFonts w:eastAsia="Times New Roman"/>
                <w:color w:val="000000"/>
                <w:sz w:val="20"/>
                <w:szCs w:val="20"/>
              </w:rPr>
              <w:t>Construir progressivamente em seus grupos sociais um ambiente colaborativo, responsável e tolerante através do respeito pelas diferenças e opiniões ampliando decisões e tomadas de atitudes coletivas nas rodas de conversa.</w:t>
            </w:r>
          </w:p>
        </w:tc>
        <w:tc>
          <w:tcPr>
            <w:tcW w:w="1701" w:type="dxa"/>
            <w:vMerge/>
            <w:tcBorders>
              <w:top w:val="single" w:sz="4" w:space="0" w:color="auto"/>
              <w:left w:val="nil"/>
              <w:bottom w:val="single" w:sz="4" w:space="0" w:color="auto"/>
              <w:right w:val="single" w:sz="4" w:space="0" w:color="auto"/>
            </w:tcBorders>
            <w:shd w:val="clear" w:color="auto" w:fill="auto"/>
          </w:tcPr>
          <w:p w14:paraId="2084014E"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0332D3FE"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6392AA8B" w14:textId="77777777" w:rsidTr="00BC329B">
        <w:trPr>
          <w:trHeight w:val="220"/>
        </w:trPr>
        <w:tc>
          <w:tcPr>
            <w:tcW w:w="1813"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7A71E279" w14:textId="77777777" w:rsidR="00A07499" w:rsidRPr="00A07499" w:rsidRDefault="00A07499" w:rsidP="00A07499">
            <w:pPr>
              <w:spacing w:after="0" w:line="240" w:lineRule="auto"/>
              <w:jc w:val="center"/>
              <w:rPr>
                <w:rFonts w:eastAsia="Times New Roman"/>
                <w:color w:val="000000"/>
                <w:sz w:val="20"/>
                <w:szCs w:val="20"/>
              </w:rPr>
            </w:pPr>
            <w:r w:rsidRPr="00A07499">
              <w:rPr>
                <w:rFonts w:eastAsia="Times New Roman"/>
                <w:b/>
                <w:bCs/>
                <w:color w:val="000000"/>
                <w:sz w:val="20"/>
                <w:szCs w:val="20"/>
              </w:rPr>
              <w:t xml:space="preserve">(EI03EO03) </w:t>
            </w:r>
            <w:r w:rsidRPr="00A07499">
              <w:rPr>
                <w:rFonts w:eastAsia="Times New Roman"/>
                <w:b/>
                <w:bCs/>
                <w:color w:val="000000"/>
                <w:sz w:val="20"/>
                <w:szCs w:val="20"/>
              </w:rPr>
              <w:br/>
              <w:t>Ampliar as relações interpessoais, desenvolvendo atitudes de participação e cooperação</w:t>
            </w:r>
            <w:r w:rsidRPr="00A07499">
              <w:rPr>
                <w:rFonts w:eastAsia="Times New Roman"/>
                <w:color w:val="000000"/>
                <w:sz w:val="20"/>
                <w:szCs w:val="20"/>
              </w:rPr>
              <w:t>.</w:t>
            </w:r>
          </w:p>
        </w:tc>
        <w:tc>
          <w:tcPr>
            <w:tcW w:w="1873" w:type="dxa"/>
            <w:vMerge w:val="restart"/>
            <w:tcBorders>
              <w:top w:val="single" w:sz="4" w:space="0" w:color="auto"/>
              <w:left w:val="nil"/>
              <w:bottom w:val="single" w:sz="4" w:space="0" w:color="auto"/>
              <w:right w:val="single" w:sz="4" w:space="0" w:color="auto"/>
            </w:tcBorders>
            <w:shd w:val="clear" w:color="auto" w:fill="D9E2F3" w:themeFill="accent1" w:themeFillTint="33"/>
          </w:tcPr>
          <w:p w14:paraId="7E0A4047"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C1. Conhecimento</w:t>
            </w:r>
          </w:p>
          <w:p w14:paraId="6A50DB9A"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C4. Comunicação</w:t>
            </w:r>
          </w:p>
          <w:p w14:paraId="3B058DDE"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C6. Trabalho e projeto de vida</w:t>
            </w:r>
          </w:p>
          <w:p w14:paraId="5F205F34"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C7. Argumentação</w:t>
            </w:r>
          </w:p>
          <w:p w14:paraId="77F13AC2"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C8. Autoconhecimento e autocuidado</w:t>
            </w:r>
          </w:p>
          <w:p w14:paraId="7C6821C1"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C9. Empatia e cooperação</w:t>
            </w:r>
          </w:p>
          <w:p w14:paraId="41E3DDED"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C10. Responsabilidade e cidadania</w:t>
            </w:r>
          </w:p>
        </w:tc>
        <w:tc>
          <w:tcPr>
            <w:tcW w:w="7654" w:type="dxa"/>
            <w:gridSpan w:val="2"/>
            <w:tcBorders>
              <w:top w:val="single" w:sz="24" w:space="0" w:color="auto"/>
              <w:left w:val="nil"/>
              <w:bottom w:val="single" w:sz="4" w:space="0" w:color="auto"/>
              <w:right w:val="single" w:sz="4" w:space="0" w:color="auto"/>
            </w:tcBorders>
            <w:shd w:val="clear" w:color="auto" w:fill="A8D08D" w:themeFill="accent6" w:themeFillTint="99"/>
            <w:vAlign w:val="center"/>
          </w:tcPr>
          <w:p w14:paraId="5DC5ADD4" w14:textId="77777777" w:rsidR="00A07499" w:rsidRPr="00A07499" w:rsidRDefault="00A07499" w:rsidP="00A07499">
            <w:pPr>
              <w:spacing w:after="0" w:line="240" w:lineRule="auto"/>
              <w:jc w:val="center"/>
              <w:rPr>
                <w:rFonts w:eastAsia="Times New Roman"/>
                <w:b/>
                <w:bCs/>
                <w:color w:val="000000"/>
                <w:sz w:val="20"/>
                <w:szCs w:val="20"/>
              </w:rPr>
            </w:pPr>
          </w:p>
        </w:tc>
        <w:tc>
          <w:tcPr>
            <w:tcW w:w="1701" w:type="dxa"/>
            <w:vMerge w:val="restart"/>
            <w:tcBorders>
              <w:top w:val="single" w:sz="4" w:space="0" w:color="auto"/>
              <w:left w:val="nil"/>
              <w:bottom w:val="single" w:sz="4" w:space="0" w:color="auto"/>
              <w:right w:val="single" w:sz="4" w:space="0" w:color="auto"/>
            </w:tcBorders>
            <w:shd w:val="clear" w:color="auto" w:fill="auto"/>
          </w:tcPr>
          <w:p w14:paraId="03AA8AF7"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Conviver</w:t>
            </w:r>
          </w:p>
          <w:p w14:paraId="40A1DD41"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Brincar</w:t>
            </w:r>
          </w:p>
          <w:p w14:paraId="1CB1D0F2"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Participar</w:t>
            </w:r>
          </w:p>
          <w:p w14:paraId="6CA98E95"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Explorar</w:t>
            </w:r>
          </w:p>
          <w:p w14:paraId="3FCFCC96"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Expressar</w:t>
            </w:r>
          </w:p>
          <w:p w14:paraId="21E8640C"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Conhecer-se</w:t>
            </w:r>
          </w:p>
        </w:tc>
        <w:tc>
          <w:tcPr>
            <w:tcW w:w="2689" w:type="dxa"/>
            <w:vMerge w:val="restart"/>
            <w:tcBorders>
              <w:top w:val="single" w:sz="4" w:space="0" w:color="auto"/>
              <w:left w:val="nil"/>
              <w:bottom w:val="single" w:sz="4" w:space="0" w:color="auto"/>
              <w:right w:val="single" w:sz="4" w:space="0" w:color="auto"/>
            </w:tcBorders>
            <w:shd w:val="clear" w:color="auto" w:fill="auto"/>
          </w:tcPr>
          <w:p w14:paraId="6B52D3C2" w14:textId="77777777" w:rsidR="00A07499" w:rsidRPr="00A07499" w:rsidRDefault="00A07499" w:rsidP="00A07499">
            <w:pPr>
              <w:spacing w:after="0" w:line="240" w:lineRule="auto"/>
              <w:contextualSpacing/>
              <w:jc w:val="both"/>
              <w:rPr>
                <w:rFonts w:eastAsia="Times New Roman"/>
                <w:color w:val="000000"/>
                <w:sz w:val="20"/>
                <w:szCs w:val="20"/>
              </w:rPr>
            </w:pPr>
            <w:r w:rsidRPr="00A07499">
              <w:rPr>
                <w:rFonts w:asciiTheme="minorHAnsi" w:eastAsiaTheme="minorHAnsi" w:hAnsiTheme="minorHAnsi" w:cstheme="minorBidi"/>
                <w:noProof/>
              </w:rPr>
              <w:drawing>
                <wp:inline distT="0" distB="0" distL="0" distR="0" wp14:anchorId="4CC844E0" wp14:editId="3A07346B">
                  <wp:extent cx="906711" cy="888521"/>
                  <wp:effectExtent l="0" t="0" r="8255" b="6985"/>
                  <wp:docPr id="80" name="Imagem 80"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07499" w:rsidRPr="00A07499" w14:paraId="1E893C27"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CA57416"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42631E73"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6F93ECEE"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(EI03EO03-4S01) </w:t>
            </w:r>
            <w:r w:rsidRPr="00A07499">
              <w:rPr>
                <w:rFonts w:eastAsia="Times New Roman"/>
                <w:color w:val="000000"/>
                <w:sz w:val="20"/>
                <w:szCs w:val="20"/>
              </w:rPr>
              <w:t>Reconhecer progressivamente utilizando as rodas de conversas e com o auxílio do professor, hábitos saudáveis de convivência harmoniosa com diferentes grupos sociais, tendo como o princípio o diálogo.</w:t>
            </w:r>
          </w:p>
        </w:tc>
        <w:tc>
          <w:tcPr>
            <w:tcW w:w="3935" w:type="dxa"/>
            <w:tcBorders>
              <w:top w:val="single" w:sz="4" w:space="0" w:color="auto"/>
              <w:left w:val="nil"/>
              <w:bottom w:val="single" w:sz="4" w:space="0" w:color="auto"/>
              <w:right w:val="single" w:sz="4" w:space="0" w:color="auto"/>
            </w:tcBorders>
            <w:shd w:val="clear" w:color="auto" w:fill="auto"/>
          </w:tcPr>
          <w:p w14:paraId="18F5476C"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(EI03EO03-5S01) </w:t>
            </w:r>
            <w:r w:rsidRPr="00A07499">
              <w:rPr>
                <w:rFonts w:eastAsia="Times New Roman"/>
                <w:color w:val="000000"/>
                <w:sz w:val="20"/>
                <w:szCs w:val="20"/>
              </w:rPr>
              <w:t>Reconhecer progressivamente utilizando as rodas de conversas e com o auxílio do professor, hábitos saudáveis de convivência harmoniosa em diferentes grupos sociais, tendo como o princípio o diálogo.</w:t>
            </w:r>
          </w:p>
        </w:tc>
        <w:tc>
          <w:tcPr>
            <w:tcW w:w="1701" w:type="dxa"/>
            <w:vMerge/>
            <w:tcBorders>
              <w:top w:val="single" w:sz="4" w:space="0" w:color="auto"/>
              <w:left w:val="nil"/>
              <w:bottom w:val="single" w:sz="4" w:space="0" w:color="auto"/>
              <w:right w:val="single" w:sz="4" w:space="0" w:color="auto"/>
            </w:tcBorders>
            <w:shd w:val="clear" w:color="auto" w:fill="auto"/>
          </w:tcPr>
          <w:p w14:paraId="14C1AF83" w14:textId="77777777" w:rsidR="00A07499" w:rsidRPr="00A07499" w:rsidRDefault="00A07499" w:rsidP="00DC5FA0">
            <w:pPr>
              <w:numPr>
                <w:ilvl w:val="0"/>
                <w:numId w:val="32"/>
              </w:num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6576EDAF" w14:textId="77777777" w:rsidR="00A07499" w:rsidRPr="00A07499" w:rsidRDefault="00A07499" w:rsidP="00DC5FA0">
            <w:pPr>
              <w:numPr>
                <w:ilvl w:val="0"/>
                <w:numId w:val="35"/>
              </w:numPr>
              <w:spacing w:after="0" w:line="240" w:lineRule="auto"/>
              <w:contextualSpacing/>
              <w:jc w:val="both"/>
              <w:rPr>
                <w:rFonts w:eastAsia="Times New Roman"/>
                <w:color w:val="000000"/>
                <w:sz w:val="20"/>
                <w:szCs w:val="20"/>
              </w:rPr>
            </w:pPr>
          </w:p>
        </w:tc>
      </w:tr>
      <w:tr w:rsidR="00A07499" w:rsidRPr="00A07499" w14:paraId="71C161F3"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1D55506"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402B8B24"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6185B440"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(EI03EO03-4S02) </w:t>
            </w:r>
            <w:r w:rsidRPr="00A07499">
              <w:rPr>
                <w:rFonts w:eastAsia="Times New Roman"/>
                <w:color w:val="000000"/>
                <w:sz w:val="20"/>
                <w:szCs w:val="20"/>
              </w:rPr>
              <w:t xml:space="preserve">Identificar formas de construir e manter progressivamente relacionamentos positivos em diferentes grupos sociais. </w:t>
            </w:r>
          </w:p>
        </w:tc>
        <w:tc>
          <w:tcPr>
            <w:tcW w:w="3935" w:type="dxa"/>
            <w:tcBorders>
              <w:top w:val="single" w:sz="4" w:space="0" w:color="auto"/>
              <w:left w:val="nil"/>
              <w:bottom w:val="single" w:sz="4" w:space="0" w:color="auto"/>
              <w:right w:val="single" w:sz="4" w:space="0" w:color="auto"/>
            </w:tcBorders>
            <w:shd w:val="clear" w:color="auto" w:fill="auto"/>
          </w:tcPr>
          <w:p w14:paraId="6160E2B9"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(EI03EO03-5S02) </w:t>
            </w:r>
            <w:r w:rsidRPr="00A07499">
              <w:rPr>
                <w:rFonts w:eastAsia="Times New Roman"/>
                <w:color w:val="000000"/>
                <w:sz w:val="20"/>
                <w:szCs w:val="20"/>
              </w:rPr>
              <w:t>Identificar formas de construir e manter progressivamente relacionamentos positivos em diferentes grupos sociais ampliando suas reflexões com o auxílio do professor.</w:t>
            </w:r>
          </w:p>
        </w:tc>
        <w:tc>
          <w:tcPr>
            <w:tcW w:w="1701" w:type="dxa"/>
            <w:vMerge/>
            <w:tcBorders>
              <w:top w:val="single" w:sz="4" w:space="0" w:color="auto"/>
              <w:left w:val="nil"/>
              <w:bottom w:val="single" w:sz="4" w:space="0" w:color="auto"/>
              <w:right w:val="single" w:sz="4" w:space="0" w:color="auto"/>
            </w:tcBorders>
            <w:shd w:val="clear" w:color="auto" w:fill="auto"/>
          </w:tcPr>
          <w:p w14:paraId="5CE6CD7D" w14:textId="77777777" w:rsidR="00A07499" w:rsidRPr="00A07499" w:rsidRDefault="00A07499" w:rsidP="00DC5FA0">
            <w:pPr>
              <w:numPr>
                <w:ilvl w:val="0"/>
                <w:numId w:val="32"/>
              </w:num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1D661F09" w14:textId="77777777" w:rsidR="00A07499" w:rsidRPr="00A07499" w:rsidRDefault="00A07499" w:rsidP="00DC5FA0">
            <w:pPr>
              <w:numPr>
                <w:ilvl w:val="0"/>
                <w:numId w:val="35"/>
              </w:numPr>
              <w:spacing w:after="0" w:line="240" w:lineRule="auto"/>
              <w:contextualSpacing/>
              <w:jc w:val="both"/>
              <w:rPr>
                <w:rFonts w:eastAsia="Times New Roman"/>
                <w:color w:val="000000"/>
                <w:sz w:val="20"/>
                <w:szCs w:val="20"/>
              </w:rPr>
            </w:pPr>
          </w:p>
        </w:tc>
      </w:tr>
      <w:tr w:rsidR="00A07499" w:rsidRPr="00A07499" w14:paraId="552F104B"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2D7A4A2"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45D3B058"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65210379"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(EI03EO03-4S03) </w:t>
            </w:r>
            <w:r w:rsidRPr="00A07499">
              <w:rPr>
                <w:rFonts w:eastAsia="Times New Roman"/>
                <w:color w:val="000000"/>
                <w:sz w:val="20"/>
                <w:szCs w:val="20"/>
              </w:rPr>
              <w:t>Reconhecer progressivamente que a forma como nos comunicamos podem afetar positiva ou negativamente nossas relações, de todos que fazem parte dos nossos grupos sociais.</w:t>
            </w:r>
          </w:p>
        </w:tc>
        <w:tc>
          <w:tcPr>
            <w:tcW w:w="3935" w:type="dxa"/>
            <w:tcBorders>
              <w:top w:val="single" w:sz="4" w:space="0" w:color="auto"/>
              <w:left w:val="nil"/>
              <w:bottom w:val="single" w:sz="4" w:space="0" w:color="auto"/>
              <w:right w:val="single" w:sz="4" w:space="0" w:color="auto"/>
            </w:tcBorders>
            <w:shd w:val="clear" w:color="auto" w:fill="auto"/>
          </w:tcPr>
          <w:p w14:paraId="3E8F1B30"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(EI03EO03-5S03) </w:t>
            </w:r>
            <w:r w:rsidRPr="00A07499">
              <w:rPr>
                <w:rFonts w:eastAsia="Times New Roman"/>
                <w:color w:val="000000"/>
                <w:sz w:val="20"/>
                <w:szCs w:val="20"/>
              </w:rPr>
              <w:t>Reconhecer progressivamente que a forma como nos comunicamos podem afetar positiva ou negativamente nossas relações, de todos que fazem parte dos nossos grupos sociais</w:t>
            </w:r>
          </w:p>
        </w:tc>
        <w:tc>
          <w:tcPr>
            <w:tcW w:w="1701" w:type="dxa"/>
            <w:vMerge/>
            <w:tcBorders>
              <w:top w:val="single" w:sz="4" w:space="0" w:color="auto"/>
              <w:left w:val="nil"/>
              <w:bottom w:val="single" w:sz="4" w:space="0" w:color="auto"/>
              <w:right w:val="single" w:sz="4" w:space="0" w:color="auto"/>
            </w:tcBorders>
            <w:shd w:val="clear" w:color="auto" w:fill="auto"/>
          </w:tcPr>
          <w:p w14:paraId="1312DF4D" w14:textId="77777777" w:rsidR="00A07499" w:rsidRPr="00A07499" w:rsidRDefault="00A07499" w:rsidP="00DC5FA0">
            <w:pPr>
              <w:numPr>
                <w:ilvl w:val="0"/>
                <w:numId w:val="32"/>
              </w:num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560D3ECD" w14:textId="77777777" w:rsidR="00A07499" w:rsidRPr="00A07499" w:rsidRDefault="00A07499" w:rsidP="00DC5FA0">
            <w:pPr>
              <w:numPr>
                <w:ilvl w:val="0"/>
                <w:numId w:val="35"/>
              </w:numPr>
              <w:spacing w:after="0" w:line="240" w:lineRule="auto"/>
              <w:contextualSpacing/>
              <w:jc w:val="both"/>
              <w:rPr>
                <w:rFonts w:eastAsia="Times New Roman"/>
                <w:color w:val="000000"/>
                <w:sz w:val="20"/>
                <w:szCs w:val="20"/>
              </w:rPr>
            </w:pPr>
          </w:p>
        </w:tc>
      </w:tr>
      <w:tr w:rsidR="00A07499" w:rsidRPr="00A07499" w14:paraId="77C09531"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990F493"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19037163"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3421AF78"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(EI03EO03-4S04) </w:t>
            </w:r>
            <w:r w:rsidRPr="00A07499">
              <w:rPr>
                <w:rFonts w:eastAsia="Times New Roman"/>
                <w:color w:val="000000"/>
                <w:sz w:val="20"/>
                <w:szCs w:val="20"/>
              </w:rPr>
              <w:t>Demonstrar práticas de cooperação e solidariedade com diferentes pessoas e em diversas ocasiões.</w:t>
            </w:r>
          </w:p>
        </w:tc>
        <w:tc>
          <w:tcPr>
            <w:tcW w:w="3935" w:type="dxa"/>
            <w:tcBorders>
              <w:top w:val="single" w:sz="4" w:space="0" w:color="auto"/>
              <w:left w:val="nil"/>
              <w:bottom w:val="single" w:sz="4" w:space="0" w:color="auto"/>
              <w:right w:val="single" w:sz="4" w:space="0" w:color="auto"/>
            </w:tcBorders>
            <w:shd w:val="clear" w:color="auto" w:fill="auto"/>
          </w:tcPr>
          <w:p w14:paraId="0B555388"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(EI03EO03-5S04) </w:t>
            </w:r>
            <w:r w:rsidRPr="00A07499">
              <w:rPr>
                <w:rFonts w:eastAsia="Times New Roman"/>
                <w:color w:val="000000"/>
                <w:sz w:val="20"/>
                <w:szCs w:val="20"/>
              </w:rPr>
              <w:t>Demonstrar práticas de cooperação e solidariedade com diferentes pessoas e em diversas ocasiões ampliando a aprendizagem e o trabalho cooperativo.</w:t>
            </w:r>
          </w:p>
        </w:tc>
        <w:tc>
          <w:tcPr>
            <w:tcW w:w="1701" w:type="dxa"/>
            <w:vMerge/>
            <w:tcBorders>
              <w:top w:val="single" w:sz="4" w:space="0" w:color="auto"/>
              <w:left w:val="nil"/>
              <w:bottom w:val="single" w:sz="4" w:space="0" w:color="auto"/>
              <w:right w:val="single" w:sz="4" w:space="0" w:color="auto"/>
            </w:tcBorders>
            <w:shd w:val="clear" w:color="auto" w:fill="auto"/>
          </w:tcPr>
          <w:p w14:paraId="63724013"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31111788"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36BE7CA7"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228825F"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571E3CDE"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3E11FFFE"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(EI03EO03-4S05) </w:t>
            </w:r>
            <w:r w:rsidRPr="00A07499">
              <w:rPr>
                <w:rFonts w:eastAsia="Times New Roman"/>
                <w:color w:val="000000"/>
                <w:sz w:val="20"/>
                <w:szCs w:val="20"/>
              </w:rPr>
              <w:t>Demonstrar progressivamente diferentes formas de comunicação, com clareza, objetividade, coerência com diferentes pessoas e diferentes contextos.</w:t>
            </w:r>
          </w:p>
        </w:tc>
        <w:tc>
          <w:tcPr>
            <w:tcW w:w="3935" w:type="dxa"/>
            <w:tcBorders>
              <w:top w:val="single" w:sz="4" w:space="0" w:color="auto"/>
              <w:left w:val="nil"/>
              <w:bottom w:val="single" w:sz="4" w:space="0" w:color="auto"/>
              <w:right w:val="single" w:sz="4" w:space="0" w:color="auto"/>
            </w:tcBorders>
            <w:shd w:val="clear" w:color="auto" w:fill="auto"/>
          </w:tcPr>
          <w:p w14:paraId="539689F7"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(EI03EO03-5S05) </w:t>
            </w:r>
            <w:r w:rsidRPr="00A07499">
              <w:rPr>
                <w:rFonts w:eastAsia="Times New Roman"/>
                <w:color w:val="000000"/>
                <w:sz w:val="20"/>
                <w:szCs w:val="20"/>
              </w:rPr>
              <w:t>Demonstrar progressivamente diferentes formas de comunicação, com clareza, objetividade, coerência com diferentes pessoas e diferentes contextos.</w:t>
            </w:r>
          </w:p>
        </w:tc>
        <w:tc>
          <w:tcPr>
            <w:tcW w:w="1701" w:type="dxa"/>
            <w:vMerge/>
            <w:tcBorders>
              <w:top w:val="single" w:sz="4" w:space="0" w:color="auto"/>
              <w:left w:val="nil"/>
              <w:bottom w:val="single" w:sz="4" w:space="0" w:color="auto"/>
              <w:right w:val="single" w:sz="4" w:space="0" w:color="auto"/>
            </w:tcBorders>
            <w:shd w:val="clear" w:color="auto" w:fill="auto"/>
          </w:tcPr>
          <w:p w14:paraId="5137A8A3"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5F4D623C"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2321187A"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4C0D8E0"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354CEAC8"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62D7D997"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(EI03EO03-4S06) </w:t>
            </w:r>
            <w:r w:rsidRPr="00A07499">
              <w:rPr>
                <w:rFonts w:eastAsia="Times New Roman"/>
                <w:color w:val="000000"/>
                <w:sz w:val="20"/>
                <w:szCs w:val="20"/>
              </w:rPr>
              <w:t>Demonstrar progressiva autonomia nas brincadeiras coletivas, nas atividades relacionadas a rotina escolar, nos ajudantes do dia e demais atividades.</w:t>
            </w:r>
          </w:p>
        </w:tc>
        <w:tc>
          <w:tcPr>
            <w:tcW w:w="3935" w:type="dxa"/>
            <w:tcBorders>
              <w:top w:val="single" w:sz="4" w:space="0" w:color="auto"/>
              <w:left w:val="nil"/>
              <w:bottom w:val="single" w:sz="4" w:space="0" w:color="auto"/>
              <w:right w:val="single" w:sz="4" w:space="0" w:color="auto"/>
            </w:tcBorders>
            <w:shd w:val="clear" w:color="auto" w:fill="auto"/>
          </w:tcPr>
          <w:p w14:paraId="0DC35505"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(EI03EO03-5S06) </w:t>
            </w:r>
            <w:r w:rsidRPr="00A07499">
              <w:rPr>
                <w:rFonts w:eastAsia="Times New Roman"/>
                <w:color w:val="000000"/>
                <w:sz w:val="20"/>
                <w:szCs w:val="20"/>
              </w:rPr>
              <w:t>Demonstrar progressiva autonomia nas brincadeiras coletivas, nas atividades relacionadas a rotina escolar, nos ajudantes do dia e demais atividades, ampliando sua forma de disponibilidade.</w:t>
            </w:r>
          </w:p>
        </w:tc>
        <w:tc>
          <w:tcPr>
            <w:tcW w:w="1701" w:type="dxa"/>
            <w:vMerge/>
            <w:tcBorders>
              <w:top w:val="single" w:sz="4" w:space="0" w:color="auto"/>
              <w:left w:val="nil"/>
              <w:bottom w:val="single" w:sz="4" w:space="0" w:color="auto"/>
              <w:right w:val="single" w:sz="4" w:space="0" w:color="auto"/>
            </w:tcBorders>
            <w:shd w:val="clear" w:color="auto" w:fill="auto"/>
          </w:tcPr>
          <w:p w14:paraId="19A14828"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5B59E7DE"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55586005"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7B4B837"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7B0C0326"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16E1BB99"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(EI03EO03-4S07) </w:t>
            </w:r>
            <w:r w:rsidRPr="00A07499">
              <w:rPr>
                <w:rFonts w:eastAsia="Times New Roman"/>
                <w:color w:val="000000"/>
                <w:sz w:val="20"/>
                <w:szCs w:val="20"/>
              </w:rPr>
              <w:t>Demonstrar progressiva autonomia para as atividades de organização do ambiente escolar, tais como: guardar os brinquedos, organizar seus pertences, entre outros.</w:t>
            </w:r>
          </w:p>
        </w:tc>
        <w:tc>
          <w:tcPr>
            <w:tcW w:w="3935" w:type="dxa"/>
            <w:tcBorders>
              <w:top w:val="single" w:sz="4" w:space="0" w:color="auto"/>
              <w:left w:val="nil"/>
              <w:bottom w:val="single" w:sz="4" w:space="0" w:color="auto"/>
              <w:right w:val="single" w:sz="4" w:space="0" w:color="auto"/>
            </w:tcBorders>
            <w:shd w:val="clear" w:color="auto" w:fill="auto"/>
          </w:tcPr>
          <w:p w14:paraId="6CE69A8C"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(EI03EO03-5S07) </w:t>
            </w:r>
            <w:r w:rsidRPr="00A07499">
              <w:rPr>
                <w:rFonts w:eastAsia="Times New Roman"/>
                <w:color w:val="000000"/>
                <w:sz w:val="20"/>
                <w:szCs w:val="20"/>
              </w:rPr>
              <w:t>Demonstrar progressiva autonomia para as atividades de organização do ambiente escolar, tais como: guardar os brinquedos, organizar seus pertences, entre outros.</w:t>
            </w:r>
          </w:p>
        </w:tc>
        <w:tc>
          <w:tcPr>
            <w:tcW w:w="1701" w:type="dxa"/>
            <w:vMerge/>
            <w:tcBorders>
              <w:top w:val="single" w:sz="4" w:space="0" w:color="auto"/>
              <w:left w:val="nil"/>
              <w:bottom w:val="single" w:sz="4" w:space="0" w:color="auto"/>
              <w:right w:val="single" w:sz="4" w:space="0" w:color="auto"/>
            </w:tcBorders>
            <w:shd w:val="clear" w:color="auto" w:fill="auto"/>
          </w:tcPr>
          <w:p w14:paraId="65C3CF03"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23E9A47F"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44ABF651"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A688F63"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58518E33"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auto"/>
          </w:tcPr>
          <w:p w14:paraId="4BC90E12"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(EI03EO03-4S08) </w:t>
            </w:r>
            <w:r w:rsidRPr="00A07499">
              <w:rPr>
                <w:rFonts w:eastAsia="Times New Roman"/>
                <w:color w:val="000000"/>
                <w:sz w:val="20"/>
                <w:szCs w:val="20"/>
              </w:rPr>
              <w:t>Desenvolver progressivamente em diferentes grupos sociais hábitos saudáveis de convivência harmoniosa tendo como o princípio o diálogo bem como o respeito pelas escolhas individuais e coletivas, e, as regras de convivências.</w:t>
            </w:r>
          </w:p>
        </w:tc>
        <w:tc>
          <w:tcPr>
            <w:tcW w:w="3935" w:type="dxa"/>
            <w:tcBorders>
              <w:top w:val="single" w:sz="4" w:space="0" w:color="auto"/>
              <w:left w:val="nil"/>
              <w:right w:val="single" w:sz="4" w:space="0" w:color="auto"/>
            </w:tcBorders>
            <w:shd w:val="clear" w:color="auto" w:fill="auto"/>
          </w:tcPr>
          <w:p w14:paraId="7B2DB6AE"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(EI03EO03-5S08) </w:t>
            </w:r>
            <w:r w:rsidRPr="00A07499">
              <w:rPr>
                <w:rFonts w:eastAsia="Times New Roman"/>
                <w:color w:val="000000"/>
                <w:sz w:val="20"/>
                <w:szCs w:val="20"/>
              </w:rPr>
              <w:t>Desenvolver amplamente em diferentes grupos sociais hábitos saudáveis de convivência harmoniosa tendo como o princípio o diálogo bem como o respeito pelas escolhas individuais e coletivas, e, as regras de convivências.</w:t>
            </w:r>
          </w:p>
        </w:tc>
        <w:tc>
          <w:tcPr>
            <w:tcW w:w="1701" w:type="dxa"/>
            <w:vMerge/>
            <w:tcBorders>
              <w:top w:val="single" w:sz="4" w:space="0" w:color="auto"/>
              <w:left w:val="nil"/>
              <w:bottom w:val="single" w:sz="4" w:space="0" w:color="auto"/>
              <w:right w:val="single" w:sz="4" w:space="0" w:color="auto"/>
            </w:tcBorders>
            <w:shd w:val="clear" w:color="auto" w:fill="auto"/>
          </w:tcPr>
          <w:p w14:paraId="23C631DD"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0573C07C"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0BCD218D"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4154DC8"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1055A8A8"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auto"/>
          </w:tcPr>
          <w:p w14:paraId="4133F4F2"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(EI03EO03-4S09) </w:t>
            </w:r>
            <w:r w:rsidRPr="00A07499">
              <w:rPr>
                <w:rFonts w:eastAsia="Times New Roman"/>
                <w:color w:val="000000"/>
                <w:sz w:val="20"/>
                <w:szCs w:val="20"/>
              </w:rPr>
              <w:t>Conviver positivamente com diferentes grupos sociais fortalecendo progressivamente os vínculos afetivos, as interações e uma comunicação clara.</w:t>
            </w:r>
          </w:p>
        </w:tc>
        <w:tc>
          <w:tcPr>
            <w:tcW w:w="3935" w:type="dxa"/>
            <w:tcBorders>
              <w:top w:val="single" w:sz="4" w:space="0" w:color="auto"/>
              <w:left w:val="nil"/>
              <w:right w:val="single" w:sz="4" w:space="0" w:color="auto"/>
            </w:tcBorders>
            <w:shd w:val="clear" w:color="auto" w:fill="auto"/>
          </w:tcPr>
          <w:p w14:paraId="0148BF6F"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(EI03EO03-5S09) </w:t>
            </w:r>
            <w:r w:rsidRPr="00A07499">
              <w:rPr>
                <w:rFonts w:eastAsia="Times New Roman"/>
                <w:color w:val="000000"/>
                <w:sz w:val="20"/>
                <w:szCs w:val="20"/>
              </w:rPr>
              <w:t>Conviver positivamente</w:t>
            </w:r>
            <w:r w:rsidRPr="00A07499" w:rsidDel="004E1C6F">
              <w:rPr>
                <w:rFonts w:eastAsia="Times New Roman"/>
                <w:color w:val="000000"/>
                <w:sz w:val="20"/>
                <w:szCs w:val="20"/>
              </w:rPr>
              <w:t xml:space="preserve"> </w:t>
            </w:r>
            <w:r w:rsidRPr="00A07499">
              <w:rPr>
                <w:rFonts w:eastAsia="Times New Roman"/>
                <w:color w:val="000000"/>
                <w:sz w:val="20"/>
                <w:szCs w:val="20"/>
              </w:rPr>
              <w:t>com diferentes grupos sociais fortalecendo progressivamente os vínculos afetivos, as interações e uma comunicação clara e objetiva</w:t>
            </w:r>
          </w:p>
        </w:tc>
        <w:tc>
          <w:tcPr>
            <w:tcW w:w="1701" w:type="dxa"/>
            <w:vMerge/>
            <w:tcBorders>
              <w:top w:val="single" w:sz="4" w:space="0" w:color="auto"/>
              <w:left w:val="nil"/>
              <w:bottom w:val="single" w:sz="4" w:space="0" w:color="auto"/>
              <w:right w:val="single" w:sz="4" w:space="0" w:color="auto"/>
            </w:tcBorders>
            <w:shd w:val="clear" w:color="auto" w:fill="auto"/>
          </w:tcPr>
          <w:p w14:paraId="5EE4BECB"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087857CE"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6EB05BD2"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78CDC0A"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51E23FDA"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auto"/>
          </w:tcPr>
          <w:p w14:paraId="6FB86E53"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(EI03EO03-4S10) </w:t>
            </w:r>
            <w:r w:rsidRPr="00A07499">
              <w:rPr>
                <w:rFonts w:eastAsia="Times New Roman"/>
                <w:color w:val="000000"/>
                <w:sz w:val="20"/>
                <w:szCs w:val="20"/>
              </w:rPr>
              <w:t>Desenvolver positivamente</w:t>
            </w:r>
            <w:r w:rsidRPr="00A07499" w:rsidDel="004E1C6F">
              <w:rPr>
                <w:rFonts w:eastAsia="Times New Roman"/>
                <w:color w:val="000000"/>
                <w:sz w:val="20"/>
                <w:szCs w:val="20"/>
              </w:rPr>
              <w:t xml:space="preserve"> </w:t>
            </w:r>
            <w:r w:rsidRPr="00A07499">
              <w:rPr>
                <w:rFonts w:eastAsia="Times New Roman"/>
                <w:color w:val="000000"/>
                <w:sz w:val="20"/>
                <w:szCs w:val="20"/>
              </w:rPr>
              <w:t xml:space="preserve">o convívio diário proporcionando diferentes situações que </w:t>
            </w:r>
            <w:r w:rsidRPr="00A07499">
              <w:rPr>
                <w:rFonts w:eastAsia="Times New Roman"/>
                <w:color w:val="000000"/>
                <w:sz w:val="20"/>
                <w:szCs w:val="20"/>
              </w:rPr>
              <w:lastRenderedPageBreak/>
              <w:t>colaborem para a construção de relações harmoniosas, cooperativas e participativas.</w:t>
            </w:r>
          </w:p>
        </w:tc>
        <w:tc>
          <w:tcPr>
            <w:tcW w:w="3935" w:type="dxa"/>
            <w:tcBorders>
              <w:top w:val="single" w:sz="4" w:space="0" w:color="auto"/>
              <w:left w:val="nil"/>
              <w:right w:val="single" w:sz="4" w:space="0" w:color="auto"/>
            </w:tcBorders>
            <w:shd w:val="clear" w:color="auto" w:fill="auto"/>
          </w:tcPr>
          <w:p w14:paraId="116D6815"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lastRenderedPageBreak/>
              <w:t xml:space="preserve">(EI03EO03-5S10) </w:t>
            </w:r>
            <w:r w:rsidRPr="00A07499">
              <w:rPr>
                <w:rFonts w:eastAsia="Times New Roman"/>
                <w:color w:val="000000"/>
                <w:sz w:val="20"/>
                <w:szCs w:val="20"/>
              </w:rPr>
              <w:t>Desenvolver positivamente</w:t>
            </w:r>
            <w:r w:rsidRPr="00A07499" w:rsidDel="004E1C6F">
              <w:rPr>
                <w:rFonts w:eastAsia="Times New Roman"/>
                <w:color w:val="000000"/>
                <w:sz w:val="20"/>
                <w:szCs w:val="20"/>
              </w:rPr>
              <w:t xml:space="preserve"> </w:t>
            </w:r>
            <w:r w:rsidRPr="00A07499">
              <w:rPr>
                <w:rFonts w:eastAsia="Times New Roman"/>
                <w:color w:val="000000"/>
                <w:sz w:val="20"/>
                <w:szCs w:val="20"/>
              </w:rPr>
              <w:t xml:space="preserve">o convívio diário proporcionando diferentes situações que colaborem para a construção de </w:t>
            </w:r>
            <w:r w:rsidRPr="00A07499">
              <w:rPr>
                <w:rFonts w:eastAsia="Times New Roman"/>
                <w:color w:val="000000"/>
                <w:sz w:val="20"/>
                <w:szCs w:val="20"/>
              </w:rPr>
              <w:lastRenderedPageBreak/>
              <w:t>relações harmoniosas, cooperativas e participativas.</w:t>
            </w:r>
          </w:p>
        </w:tc>
        <w:tc>
          <w:tcPr>
            <w:tcW w:w="1701" w:type="dxa"/>
            <w:vMerge/>
            <w:tcBorders>
              <w:top w:val="single" w:sz="4" w:space="0" w:color="auto"/>
              <w:left w:val="nil"/>
              <w:bottom w:val="single" w:sz="4" w:space="0" w:color="auto"/>
              <w:right w:val="single" w:sz="4" w:space="0" w:color="auto"/>
            </w:tcBorders>
            <w:shd w:val="clear" w:color="auto" w:fill="auto"/>
          </w:tcPr>
          <w:p w14:paraId="2D3E9FE8"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56895C8C"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01AAF67F"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EBF75E1"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121A3CD7"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139CC093"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(EI03EO03-4S11) </w:t>
            </w:r>
            <w:r w:rsidRPr="00A07499">
              <w:rPr>
                <w:rFonts w:eastAsia="Times New Roman"/>
                <w:color w:val="000000"/>
                <w:sz w:val="20"/>
                <w:szCs w:val="20"/>
              </w:rPr>
              <w:t xml:space="preserve">Vivenciar diversas situações que proporcionem interação com a preservação do meio ambiente, manipulação de diversos objetos, construção de brinquedos utilizando sucatas, brincadeiras de faz de conta, aulas culinárias, de robótica, pinturas individuais e coletivas, construção de regras e estratégias. </w:t>
            </w:r>
          </w:p>
        </w:tc>
        <w:tc>
          <w:tcPr>
            <w:tcW w:w="3935" w:type="dxa"/>
            <w:tcBorders>
              <w:top w:val="single" w:sz="4" w:space="0" w:color="auto"/>
              <w:left w:val="nil"/>
              <w:bottom w:val="single" w:sz="4" w:space="0" w:color="auto"/>
              <w:right w:val="single" w:sz="4" w:space="0" w:color="auto"/>
            </w:tcBorders>
            <w:shd w:val="clear" w:color="auto" w:fill="auto"/>
          </w:tcPr>
          <w:p w14:paraId="7F949147"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(EI03EO03-5S11) </w:t>
            </w:r>
            <w:r w:rsidRPr="00A07499">
              <w:rPr>
                <w:rFonts w:eastAsia="Times New Roman"/>
                <w:color w:val="000000"/>
                <w:sz w:val="20"/>
                <w:szCs w:val="20"/>
              </w:rPr>
              <w:t>Vivenciar diversas situações que proporcionem interação com a preservação do meio ambiente, manipulação de diversos objetos, construção de brinquedos utilizando sucatas, brincadeiras de faz de conta, aulas culinárias, de robótica, pinturas individuais e coletivas, construção de regras e estratégias.</w:t>
            </w:r>
          </w:p>
        </w:tc>
        <w:tc>
          <w:tcPr>
            <w:tcW w:w="1701" w:type="dxa"/>
            <w:vMerge/>
            <w:tcBorders>
              <w:top w:val="single" w:sz="4" w:space="0" w:color="auto"/>
              <w:left w:val="nil"/>
              <w:bottom w:val="single" w:sz="4" w:space="0" w:color="auto"/>
              <w:right w:val="single" w:sz="4" w:space="0" w:color="auto"/>
            </w:tcBorders>
            <w:shd w:val="clear" w:color="auto" w:fill="auto"/>
          </w:tcPr>
          <w:p w14:paraId="019654BF"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7F3DD1EA"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4C78FCD3" w14:textId="77777777" w:rsidTr="00BC329B">
        <w:trPr>
          <w:trHeight w:val="194"/>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6BF2827"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3E74149F"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0647E7F0"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(EI03EO03-4S12) </w:t>
            </w:r>
            <w:r w:rsidRPr="00A07499">
              <w:rPr>
                <w:rFonts w:eastAsia="Times New Roman"/>
                <w:color w:val="000000"/>
                <w:sz w:val="20"/>
                <w:szCs w:val="20"/>
              </w:rPr>
              <w:t>Compartilhar diferentes materiais utilizados coletivamente possibilitando o sentimento de cooperação, colaboração e negociação.</w:t>
            </w:r>
          </w:p>
        </w:tc>
        <w:tc>
          <w:tcPr>
            <w:tcW w:w="3935" w:type="dxa"/>
            <w:tcBorders>
              <w:top w:val="single" w:sz="4" w:space="0" w:color="auto"/>
              <w:left w:val="nil"/>
              <w:bottom w:val="single" w:sz="4" w:space="0" w:color="auto"/>
              <w:right w:val="single" w:sz="4" w:space="0" w:color="auto"/>
            </w:tcBorders>
            <w:shd w:val="clear" w:color="auto" w:fill="auto"/>
          </w:tcPr>
          <w:p w14:paraId="0F99A34E"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(EI03EO03-5S12) </w:t>
            </w:r>
            <w:r w:rsidRPr="00A07499">
              <w:rPr>
                <w:rFonts w:eastAsia="Times New Roman"/>
                <w:color w:val="000000"/>
                <w:sz w:val="20"/>
                <w:szCs w:val="20"/>
              </w:rPr>
              <w:t>Compartilhar diferentes materiais utilizados coletivamente possibilitando o sentimento de cooperação, colaboração e negociação.</w:t>
            </w:r>
          </w:p>
        </w:tc>
        <w:tc>
          <w:tcPr>
            <w:tcW w:w="1701" w:type="dxa"/>
            <w:vMerge/>
            <w:tcBorders>
              <w:top w:val="single" w:sz="4" w:space="0" w:color="auto"/>
              <w:left w:val="nil"/>
              <w:bottom w:val="single" w:sz="4" w:space="0" w:color="auto"/>
              <w:right w:val="single" w:sz="4" w:space="0" w:color="auto"/>
            </w:tcBorders>
            <w:shd w:val="clear" w:color="auto" w:fill="auto"/>
          </w:tcPr>
          <w:p w14:paraId="141A94E5"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5ACED973"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507562A0" w14:textId="77777777" w:rsidTr="00BC329B">
        <w:trPr>
          <w:trHeight w:val="5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88801A5"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74B3EC5B"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357F61F6"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(EI03EO03-4S13) </w:t>
            </w:r>
            <w:r w:rsidRPr="00A07499">
              <w:rPr>
                <w:rFonts w:eastAsia="Times New Roman"/>
                <w:color w:val="000000"/>
                <w:sz w:val="20"/>
                <w:szCs w:val="20"/>
              </w:rPr>
              <w:t>Vivenciar as rotinas de sala desenvolvendo a percepção da organização dos tempos, espaços e materiais, constituindo de forma progressiva sua autorregulação e a autonomia.</w:t>
            </w:r>
          </w:p>
        </w:tc>
        <w:tc>
          <w:tcPr>
            <w:tcW w:w="3935" w:type="dxa"/>
            <w:tcBorders>
              <w:top w:val="single" w:sz="4" w:space="0" w:color="auto"/>
              <w:left w:val="nil"/>
              <w:bottom w:val="single" w:sz="4" w:space="0" w:color="auto"/>
              <w:right w:val="single" w:sz="4" w:space="0" w:color="auto"/>
            </w:tcBorders>
            <w:shd w:val="clear" w:color="auto" w:fill="auto"/>
          </w:tcPr>
          <w:p w14:paraId="72DDDA6E"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(EI03EO03-5S13) </w:t>
            </w:r>
            <w:r w:rsidRPr="00A07499">
              <w:rPr>
                <w:rFonts w:eastAsia="Times New Roman"/>
                <w:color w:val="000000"/>
                <w:sz w:val="20"/>
                <w:szCs w:val="20"/>
              </w:rPr>
              <w:t>Vivenciar as rotinas de sala desenvolvendo a percepção da organização dos tempos, espaços e materiais, constituindo de forma progressiva sua autorregulação e a autonomia.</w:t>
            </w:r>
          </w:p>
        </w:tc>
        <w:tc>
          <w:tcPr>
            <w:tcW w:w="1701" w:type="dxa"/>
            <w:vMerge/>
            <w:tcBorders>
              <w:top w:val="single" w:sz="4" w:space="0" w:color="auto"/>
              <w:left w:val="nil"/>
              <w:bottom w:val="single" w:sz="4" w:space="0" w:color="auto"/>
              <w:right w:val="single" w:sz="4" w:space="0" w:color="auto"/>
            </w:tcBorders>
            <w:shd w:val="clear" w:color="auto" w:fill="auto"/>
          </w:tcPr>
          <w:p w14:paraId="4411936A"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7151213F"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04D6755F" w14:textId="77777777" w:rsidTr="00BC329B">
        <w:trPr>
          <w:trHeight w:val="194"/>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2556DF7"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62686E67"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5B603ECE"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(EI03EO03-4S14) </w:t>
            </w:r>
            <w:r w:rsidRPr="00A07499">
              <w:rPr>
                <w:rFonts w:eastAsia="Times New Roman"/>
                <w:color w:val="000000"/>
                <w:sz w:val="20"/>
                <w:szCs w:val="20"/>
              </w:rPr>
              <w:t>Desenvolver o protagonismo infantil em suas produções propondo a autonomia nas experiências individuais e coletivas como organização dos espaços e ambientes da escola.</w:t>
            </w:r>
          </w:p>
        </w:tc>
        <w:tc>
          <w:tcPr>
            <w:tcW w:w="3935" w:type="dxa"/>
            <w:tcBorders>
              <w:top w:val="single" w:sz="4" w:space="0" w:color="auto"/>
              <w:left w:val="nil"/>
              <w:bottom w:val="single" w:sz="4" w:space="0" w:color="auto"/>
              <w:right w:val="single" w:sz="4" w:space="0" w:color="auto"/>
            </w:tcBorders>
            <w:shd w:val="clear" w:color="auto" w:fill="auto"/>
          </w:tcPr>
          <w:p w14:paraId="1656596D"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(EI03EO03-5S14) </w:t>
            </w:r>
            <w:r w:rsidRPr="00A07499">
              <w:rPr>
                <w:rFonts w:eastAsia="Times New Roman"/>
                <w:color w:val="000000"/>
                <w:sz w:val="20"/>
                <w:szCs w:val="20"/>
              </w:rPr>
              <w:t>Desenvolver o protagonismo infantil em suas produções propondo a autonomia nas experiências individuais e coletivas como organização dos espaços e ambientes da escola.</w:t>
            </w:r>
          </w:p>
        </w:tc>
        <w:tc>
          <w:tcPr>
            <w:tcW w:w="1701" w:type="dxa"/>
            <w:vMerge/>
            <w:tcBorders>
              <w:top w:val="single" w:sz="4" w:space="0" w:color="auto"/>
              <w:left w:val="nil"/>
              <w:bottom w:val="single" w:sz="4" w:space="0" w:color="auto"/>
              <w:right w:val="single" w:sz="4" w:space="0" w:color="auto"/>
            </w:tcBorders>
            <w:shd w:val="clear" w:color="auto" w:fill="auto"/>
          </w:tcPr>
          <w:p w14:paraId="09B1765B"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781626AB"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49595A89" w14:textId="77777777" w:rsidTr="00BC329B">
        <w:trPr>
          <w:trHeight w:val="161"/>
        </w:trPr>
        <w:tc>
          <w:tcPr>
            <w:tcW w:w="1813"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32616BBE" w14:textId="77777777" w:rsidR="00A07499" w:rsidRPr="00A07499" w:rsidRDefault="00A07499" w:rsidP="00A07499">
            <w:pPr>
              <w:spacing w:after="0" w:line="240" w:lineRule="auto"/>
              <w:jc w:val="center"/>
              <w:rPr>
                <w:rFonts w:eastAsia="Times New Roman"/>
                <w:b/>
                <w:bCs/>
                <w:color w:val="000000"/>
                <w:sz w:val="20"/>
                <w:szCs w:val="20"/>
              </w:rPr>
            </w:pPr>
            <w:r w:rsidRPr="00A07499">
              <w:rPr>
                <w:rFonts w:eastAsia="Times New Roman"/>
                <w:b/>
                <w:bCs/>
                <w:color w:val="000000"/>
                <w:sz w:val="20"/>
                <w:szCs w:val="20"/>
              </w:rPr>
              <w:t xml:space="preserve">(EI03EO04) </w:t>
            </w:r>
            <w:r w:rsidRPr="00A07499">
              <w:rPr>
                <w:rFonts w:eastAsia="Times New Roman"/>
                <w:b/>
                <w:bCs/>
                <w:color w:val="000000"/>
                <w:sz w:val="20"/>
                <w:szCs w:val="20"/>
              </w:rPr>
              <w:br/>
              <w:t>Comunicar suas ideias e sentimentos a pessoas e grupos diversos.</w:t>
            </w:r>
          </w:p>
        </w:tc>
        <w:tc>
          <w:tcPr>
            <w:tcW w:w="1873" w:type="dxa"/>
            <w:vMerge w:val="restart"/>
            <w:tcBorders>
              <w:top w:val="single" w:sz="4" w:space="0" w:color="auto"/>
              <w:left w:val="nil"/>
              <w:bottom w:val="single" w:sz="4" w:space="0" w:color="auto"/>
              <w:right w:val="single" w:sz="4" w:space="0" w:color="auto"/>
            </w:tcBorders>
            <w:shd w:val="clear" w:color="auto" w:fill="DEEAF6" w:themeFill="accent5" w:themeFillTint="33"/>
          </w:tcPr>
          <w:p w14:paraId="5E6F34A2"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C1. Conhecimento</w:t>
            </w:r>
          </w:p>
          <w:p w14:paraId="6B43182B"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C4. Comunicação</w:t>
            </w:r>
          </w:p>
          <w:p w14:paraId="08032A5A"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C6. Trabalho e projeto de vida</w:t>
            </w:r>
          </w:p>
          <w:p w14:paraId="7C7C7491"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C7. Argumentação</w:t>
            </w:r>
          </w:p>
          <w:p w14:paraId="4D90CF84"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C8. Autoconhecimento e autocuidado</w:t>
            </w:r>
          </w:p>
          <w:p w14:paraId="4775EA12"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C9. Empatia e cooperação</w:t>
            </w:r>
          </w:p>
          <w:p w14:paraId="11A19CB1" w14:textId="77777777" w:rsidR="00A07499" w:rsidRPr="00A07499" w:rsidRDefault="00A07499" w:rsidP="00A07499">
            <w:pPr>
              <w:spacing w:after="0" w:line="240" w:lineRule="auto"/>
              <w:jc w:val="both"/>
              <w:rPr>
                <w:rFonts w:eastAsia="Times New Roman"/>
                <w:color w:val="000000"/>
                <w:sz w:val="18"/>
                <w:szCs w:val="18"/>
              </w:rPr>
            </w:pPr>
          </w:p>
        </w:tc>
        <w:tc>
          <w:tcPr>
            <w:tcW w:w="7654" w:type="dxa"/>
            <w:gridSpan w:val="2"/>
            <w:tcBorders>
              <w:top w:val="single" w:sz="24" w:space="0" w:color="auto"/>
              <w:left w:val="nil"/>
              <w:bottom w:val="single" w:sz="4" w:space="0" w:color="auto"/>
              <w:right w:val="single" w:sz="4" w:space="0" w:color="auto"/>
            </w:tcBorders>
            <w:shd w:val="clear" w:color="auto" w:fill="C5E0B3" w:themeFill="accent6" w:themeFillTint="66"/>
            <w:vAlign w:val="center"/>
          </w:tcPr>
          <w:p w14:paraId="0004F837" w14:textId="77777777" w:rsidR="00A07499" w:rsidRPr="00A07499" w:rsidRDefault="00A07499" w:rsidP="00A07499">
            <w:pPr>
              <w:spacing w:after="0" w:line="240" w:lineRule="auto"/>
              <w:jc w:val="center"/>
              <w:rPr>
                <w:rFonts w:eastAsia="Times New Roman"/>
                <w:b/>
                <w:bCs/>
                <w:color w:val="000000"/>
                <w:sz w:val="20"/>
                <w:szCs w:val="20"/>
              </w:rPr>
            </w:pPr>
          </w:p>
        </w:tc>
        <w:tc>
          <w:tcPr>
            <w:tcW w:w="1701" w:type="dxa"/>
            <w:vMerge w:val="restart"/>
            <w:tcBorders>
              <w:top w:val="single" w:sz="4" w:space="0" w:color="auto"/>
              <w:left w:val="nil"/>
              <w:bottom w:val="single" w:sz="4" w:space="0" w:color="auto"/>
              <w:right w:val="single" w:sz="4" w:space="0" w:color="auto"/>
            </w:tcBorders>
            <w:shd w:val="clear" w:color="auto" w:fill="auto"/>
          </w:tcPr>
          <w:p w14:paraId="59B2F526"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Conviver</w:t>
            </w:r>
          </w:p>
          <w:p w14:paraId="4173A23A"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Brincar</w:t>
            </w:r>
          </w:p>
          <w:p w14:paraId="0C23503C"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Participar</w:t>
            </w:r>
          </w:p>
          <w:p w14:paraId="41C9B403"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Explorar</w:t>
            </w:r>
          </w:p>
          <w:p w14:paraId="720BA2FD"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Expressar</w:t>
            </w:r>
          </w:p>
          <w:p w14:paraId="4378C430"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Conhecer-se</w:t>
            </w:r>
          </w:p>
        </w:tc>
        <w:tc>
          <w:tcPr>
            <w:tcW w:w="2689" w:type="dxa"/>
            <w:vMerge w:val="restart"/>
            <w:tcBorders>
              <w:top w:val="single" w:sz="4" w:space="0" w:color="auto"/>
              <w:left w:val="nil"/>
              <w:bottom w:val="single" w:sz="4" w:space="0" w:color="auto"/>
              <w:right w:val="single" w:sz="4" w:space="0" w:color="auto"/>
            </w:tcBorders>
            <w:shd w:val="clear" w:color="auto" w:fill="auto"/>
          </w:tcPr>
          <w:p w14:paraId="0B0B3E15" w14:textId="77777777" w:rsidR="00A07499" w:rsidRPr="00A07499" w:rsidRDefault="00A07499" w:rsidP="00A07499">
            <w:pPr>
              <w:spacing w:after="0" w:line="240" w:lineRule="auto"/>
              <w:jc w:val="center"/>
              <w:rPr>
                <w:rFonts w:eastAsia="Times New Roman"/>
                <w:color w:val="000000"/>
                <w:sz w:val="20"/>
                <w:szCs w:val="20"/>
              </w:rPr>
            </w:pPr>
            <w:r w:rsidRPr="00A07499">
              <w:rPr>
                <w:rFonts w:asciiTheme="minorHAnsi" w:eastAsiaTheme="minorHAnsi" w:hAnsiTheme="minorHAnsi" w:cstheme="minorBidi"/>
                <w:noProof/>
              </w:rPr>
              <w:drawing>
                <wp:inline distT="0" distB="0" distL="0" distR="0" wp14:anchorId="4172CE0E" wp14:editId="6C57B91D">
                  <wp:extent cx="906711" cy="888521"/>
                  <wp:effectExtent l="0" t="0" r="8255" b="6985"/>
                  <wp:docPr id="81" name="Imagem 81"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07499" w:rsidRPr="00A07499" w14:paraId="05573B26" w14:textId="77777777" w:rsidTr="00BC329B">
        <w:trPr>
          <w:trHeight w:val="17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3F30860"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EEAF6" w:themeFill="accent5" w:themeFillTint="33"/>
          </w:tcPr>
          <w:p w14:paraId="1D94ECBF"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vAlign w:val="center"/>
          </w:tcPr>
          <w:p w14:paraId="754B12C1"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(EI03EO04-4S01) </w:t>
            </w:r>
            <w:r w:rsidRPr="00A07499">
              <w:rPr>
                <w:rFonts w:eastAsia="Times New Roman"/>
                <w:color w:val="000000"/>
                <w:sz w:val="20"/>
                <w:szCs w:val="20"/>
              </w:rPr>
              <w:t>Manifestar progressivamente seu repertório linguístico incentivando a comunicação clara e independente para promover o entendimento mútuo.</w:t>
            </w:r>
          </w:p>
          <w:p w14:paraId="5C1B7F3B" w14:textId="77777777" w:rsidR="00A07499" w:rsidRPr="00A07499" w:rsidRDefault="00A07499" w:rsidP="00A07499">
            <w:pPr>
              <w:spacing w:after="0" w:line="240" w:lineRule="auto"/>
              <w:jc w:val="center"/>
              <w:rPr>
                <w:rFonts w:eastAsia="Times New Roman"/>
                <w:b/>
                <w:bCs/>
                <w:color w:val="000000"/>
                <w:sz w:val="20"/>
                <w:szCs w:val="20"/>
              </w:rPr>
            </w:pPr>
          </w:p>
        </w:tc>
        <w:tc>
          <w:tcPr>
            <w:tcW w:w="3935" w:type="dxa"/>
            <w:tcBorders>
              <w:top w:val="single" w:sz="4" w:space="0" w:color="auto"/>
              <w:left w:val="nil"/>
              <w:right w:val="single" w:sz="4" w:space="0" w:color="auto"/>
            </w:tcBorders>
            <w:shd w:val="clear" w:color="auto" w:fill="FFFFFF" w:themeFill="background1"/>
            <w:vAlign w:val="center"/>
          </w:tcPr>
          <w:p w14:paraId="25ECE3DC"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(EI03EO04-5S01) </w:t>
            </w:r>
            <w:r w:rsidRPr="00A07499">
              <w:rPr>
                <w:rFonts w:eastAsia="Times New Roman"/>
                <w:color w:val="000000"/>
                <w:sz w:val="20"/>
                <w:szCs w:val="20"/>
              </w:rPr>
              <w:t>Manifestar progressivamente seu repertório linguístico incentivando a comunicação clara, independente e objetiva para promover o entendimento mútuo em diferentes contextos e grupos sociais.</w:t>
            </w:r>
          </w:p>
        </w:tc>
        <w:tc>
          <w:tcPr>
            <w:tcW w:w="1701" w:type="dxa"/>
            <w:vMerge/>
            <w:tcBorders>
              <w:top w:val="single" w:sz="4" w:space="0" w:color="auto"/>
              <w:left w:val="nil"/>
              <w:bottom w:val="single" w:sz="4" w:space="0" w:color="auto"/>
              <w:right w:val="single" w:sz="4" w:space="0" w:color="auto"/>
            </w:tcBorders>
            <w:shd w:val="clear" w:color="auto" w:fill="auto"/>
          </w:tcPr>
          <w:p w14:paraId="0BEE3835" w14:textId="77777777" w:rsidR="00A07499" w:rsidRPr="00A07499" w:rsidRDefault="00A07499" w:rsidP="00DC5FA0">
            <w:pPr>
              <w:numPr>
                <w:ilvl w:val="0"/>
                <w:numId w:val="33"/>
              </w:num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4CEEEF18" w14:textId="77777777" w:rsidR="00A07499" w:rsidRPr="00A07499" w:rsidRDefault="00A07499" w:rsidP="00DC5FA0">
            <w:pPr>
              <w:numPr>
                <w:ilvl w:val="0"/>
                <w:numId w:val="40"/>
              </w:numPr>
              <w:spacing w:after="0" w:line="240" w:lineRule="auto"/>
              <w:contextualSpacing/>
              <w:jc w:val="both"/>
              <w:rPr>
                <w:rFonts w:eastAsia="Times New Roman"/>
                <w:color w:val="000000"/>
                <w:sz w:val="20"/>
                <w:szCs w:val="20"/>
              </w:rPr>
            </w:pPr>
          </w:p>
        </w:tc>
      </w:tr>
      <w:tr w:rsidR="00A07499" w:rsidRPr="00A07499" w14:paraId="42B0EB46" w14:textId="77777777" w:rsidTr="00BC329B">
        <w:trPr>
          <w:trHeight w:val="17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E84C298"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EEAF6" w:themeFill="accent5" w:themeFillTint="33"/>
          </w:tcPr>
          <w:p w14:paraId="462A3E59"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vAlign w:val="center"/>
          </w:tcPr>
          <w:p w14:paraId="5DA6C35B" w14:textId="77777777" w:rsidR="00A07499" w:rsidRPr="00A07499" w:rsidRDefault="00A07499" w:rsidP="00A07499">
            <w:pPr>
              <w:tabs>
                <w:tab w:val="left" w:pos="3445"/>
              </w:tabs>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(EI03EO04-4S02) </w:t>
            </w:r>
            <w:r w:rsidRPr="00A07499">
              <w:rPr>
                <w:rFonts w:eastAsia="Times New Roman"/>
                <w:color w:val="000000"/>
                <w:sz w:val="20"/>
                <w:szCs w:val="20"/>
              </w:rPr>
              <w:t xml:space="preserve">Reconhecer progressivamente suas emoções primárias </w:t>
            </w:r>
            <w:r w:rsidRPr="00A07499">
              <w:rPr>
                <w:rFonts w:eastAsia="Times New Roman"/>
                <w:color w:val="000000"/>
                <w:sz w:val="20"/>
                <w:szCs w:val="20"/>
              </w:rPr>
              <w:lastRenderedPageBreak/>
              <w:t>tais como: alegria, tristeza, medo, surpresa, repulsa, raiva.... identificando-as em si mesmo e em diferentes grupos sociais.</w:t>
            </w:r>
          </w:p>
          <w:p w14:paraId="61A170E5" w14:textId="77777777" w:rsidR="00A07499" w:rsidRPr="00A07499" w:rsidRDefault="00A07499" w:rsidP="00A07499">
            <w:pPr>
              <w:spacing w:after="0" w:line="240" w:lineRule="auto"/>
              <w:jc w:val="center"/>
              <w:rPr>
                <w:rFonts w:eastAsia="Times New Roman"/>
                <w:b/>
                <w:bCs/>
                <w:color w:val="000000"/>
                <w:sz w:val="20"/>
                <w:szCs w:val="20"/>
              </w:rPr>
            </w:pPr>
          </w:p>
        </w:tc>
        <w:tc>
          <w:tcPr>
            <w:tcW w:w="3935" w:type="dxa"/>
            <w:tcBorders>
              <w:top w:val="single" w:sz="4" w:space="0" w:color="auto"/>
              <w:left w:val="nil"/>
              <w:right w:val="single" w:sz="4" w:space="0" w:color="auto"/>
            </w:tcBorders>
            <w:shd w:val="clear" w:color="auto" w:fill="FFFFFF" w:themeFill="background1"/>
            <w:vAlign w:val="center"/>
          </w:tcPr>
          <w:p w14:paraId="0974DE2E"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lastRenderedPageBreak/>
              <w:t xml:space="preserve">(EI03EO04-5S02) </w:t>
            </w:r>
            <w:r w:rsidRPr="00A07499">
              <w:rPr>
                <w:rFonts w:eastAsia="Times New Roman"/>
                <w:color w:val="000000"/>
                <w:sz w:val="20"/>
                <w:szCs w:val="20"/>
              </w:rPr>
              <w:t xml:space="preserve">Diferenciar progressivamente suas emoções primárias tais </w:t>
            </w:r>
            <w:r w:rsidRPr="00A07499">
              <w:rPr>
                <w:rFonts w:eastAsia="Times New Roman"/>
                <w:color w:val="000000"/>
                <w:sz w:val="20"/>
                <w:szCs w:val="20"/>
              </w:rPr>
              <w:lastRenderedPageBreak/>
              <w:t>como: alegria, tristeza, medo, surpresa, repulsa, raiva.... identificando-as em si mesmo e nos outros ampliando a comunicação dessas emoções para diferentes grupos.</w:t>
            </w:r>
          </w:p>
        </w:tc>
        <w:tc>
          <w:tcPr>
            <w:tcW w:w="1701" w:type="dxa"/>
            <w:vMerge/>
            <w:tcBorders>
              <w:top w:val="single" w:sz="4" w:space="0" w:color="auto"/>
              <w:left w:val="nil"/>
              <w:bottom w:val="single" w:sz="4" w:space="0" w:color="auto"/>
              <w:right w:val="single" w:sz="4" w:space="0" w:color="auto"/>
            </w:tcBorders>
            <w:shd w:val="clear" w:color="auto" w:fill="auto"/>
          </w:tcPr>
          <w:p w14:paraId="637C4E25" w14:textId="77777777" w:rsidR="00A07499" w:rsidRPr="00A07499" w:rsidRDefault="00A07499" w:rsidP="00DC5FA0">
            <w:pPr>
              <w:numPr>
                <w:ilvl w:val="0"/>
                <w:numId w:val="33"/>
              </w:num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32CECD90" w14:textId="77777777" w:rsidR="00A07499" w:rsidRPr="00A07499" w:rsidRDefault="00A07499" w:rsidP="00DC5FA0">
            <w:pPr>
              <w:numPr>
                <w:ilvl w:val="0"/>
                <w:numId w:val="40"/>
              </w:numPr>
              <w:spacing w:after="0" w:line="240" w:lineRule="auto"/>
              <w:contextualSpacing/>
              <w:jc w:val="both"/>
              <w:rPr>
                <w:rFonts w:eastAsia="Times New Roman"/>
                <w:color w:val="000000"/>
                <w:sz w:val="20"/>
                <w:szCs w:val="20"/>
              </w:rPr>
            </w:pPr>
          </w:p>
        </w:tc>
      </w:tr>
      <w:tr w:rsidR="00A07499" w:rsidRPr="00A07499" w14:paraId="5CA65360" w14:textId="77777777" w:rsidTr="00BC329B">
        <w:trPr>
          <w:trHeight w:val="17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83EADBB"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EEAF6" w:themeFill="accent5" w:themeFillTint="33"/>
          </w:tcPr>
          <w:p w14:paraId="379B957B"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vAlign w:val="center"/>
          </w:tcPr>
          <w:p w14:paraId="66C27283"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(EI03EO04-4S03) </w:t>
            </w:r>
            <w:r w:rsidRPr="00A07499">
              <w:rPr>
                <w:rFonts w:eastAsia="Times New Roman"/>
                <w:color w:val="000000"/>
                <w:sz w:val="20"/>
                <w:szCs w:val="20"/>
              </w:rPr>
              <w:t>Reconhecer diferentes formas de vivenciar as mesmas situações ampliando sua comunicação por meio das rodas de conversas.</w:t>
            </w:r>
          </w:p>
        </w:tc>
        <w:tc>
          <w:tcPr>
            <w:tcW w:w="3935" w:type="dxa"/>
            <w:tcBorders>
              <w:top w:val="single" w:sz="4" w:space="0" w:color="auto"/>
              <w:left w:val="nil"/>
              <w:right w:val="single" w:sz="4" w:space="0" w:color="auto"/>
            </w:tcBorders>
            <w:shd w:val="clear" w:color="auto" w:fill="FFFFFF" w:themeFill="background1"/>
          </w:tcPr>
          <w:p w14:paraId="4CAFFBD5"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(EI03EO04-5S03) </w:t>
            </w:r>
            <w:r w:rsidRPr="00A07499">
              <w:rPr>
                <w:rFonts w:eastAsia="Times New Roman"/>
                <w:color w:val="000000"/>
                <w:sz w:val="20"/>
                <w:szCs w:val="20"/>
              </w:rPr>
              <w:t>Reconhecer diferentes formas de vivenciar as mesmas situações ampliando sua comunicação por meio das rodas de conversas.</w:t>
            </w:r>
          </w:p>
        </w:tc>
        <w:tc>
          <w:tcPr>
            <w:tcW w:w="1701" w:type="dxa"/>
            <w:vMerge/>
            <w:tcBorders>
              <w:top w:val="single" w:sz="4" w:space="0" w:color="auto"/>
              <w:left w:val="nil"/>
              <w:bottom w:val="single" w:sz="4" w:space="0" w:color="auto"/>
              <w:right w:val="single" w:sz="4" w:space="0" w:color="auto"/>
            </w:tcBorders>
            <w:shd w:val="clear" w:color="auto" w:fill="auto"/>
          </w:tcPr>
          <w:p w14:paraId="165CF7F8" w14:textId="77777777" w:rsidR="00A07499" w:rsidRPr="00A07499" w:rsidRDefault="00A07499" w:rsidP="00DC5FA0">
            <w:pPr>
              <w:numPr>
                <w:ilvl w:val="0"/>
                <w:numId w:val="33"/>
              </w:num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07A1938E" w14:textId="77777777" w:rsidR="00A07499" w:rsidRPr="00A07499" w:rsidRDefault="00A07499" w:rsidP="00DC5FA0">
            <w:pPr>
              <w:numPr>
                <w:ilvl w:val="0"/>
                <w:numId w:val="40"/>
              </w:numPr>
              <w:spacing w:after="0" w:line="240" w:lineRule="auto"/>
              <w:contextualSpacing/>
              <w:jc w:val="both"/>
              <w:rPr>
                <w:rFonts w:eastAsia="Times New Roman"/>
                <w:color w:val="000000"/>
                <w:sz w:val="20"/>
                <w:szCs w:val="20"/>
              </w:rPr>
            </w:pPr>
          </w:p>
        </w:tc>
      </w:tr>
      <w:tr w:rsidR="00A07499" w:rsidRPr="00A07499" w14:paraId="75C5EB5C" w14:textId="77777777" w:rsidTr="00BC329B">
        <w:trPr>
          <w:trHeight w:val="1076"/>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3D96AD4"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EEAF6" w:themeFill="accent5" w:themeFillTint="33"/>
          </w:tcPr>
          <w:p w14:paraId="76E448DD"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vAlign w:val="center"/>
          </w:tcPr>
          <w:p w14:paraId="2ECC3E3F" w14:textId="77777777" w:rsidR="00A07499" w:rsidRPr="00A07499" w:rsidRDefault="00A07499" w:rsidP="00A07499">
            <w:pPr>
              <w:jc w:val="both"/>
              <w:rPr>
                <w:rFonts w:asciiTheme="minorHAnsi" w:eastAsiaTheme="minorHAnsi" w:hAnsiTheme="minorHAnsi" w:cstheme="minorBidi"/>
                <w:sz w:val="20"/>
                <w:szCs w:val="20"/>
              </w:rPr>
            </w:pPr>
            <w:r w:rsidRPr="00A07499">
              <w:rPr>
                <w:rFonts w:eastAsia="Times New Roman"/>
                <w:b/>
                <w:bCs/>
                <w:color w:val="000000"/>
                <w:sz w:val="20"/>
                <w:szCs w:val="20"/>
              </w:rPr>
              <w:t xml:space="preserve">(EI03EO04-4S04) </w:t>
            </w:r>
            <w:r w:rsidRPr="00A07499">
              <w:rPr>
                <w:rFonts w:asciiTheme="minorHAnsi" w:eastAsiaTheme="minorHAnsi" w:hAnsiTheme="minorHAnsi" w:cstheme="minorBidi"/>
                <w:sz w:val="20"/>
                <w:szCs w:val="20"/>
              </w:rPr>
              <w:t>Experimentar diferentes formas de expressão que levem ao entendimento e a persistência das suas ações e as interações necessárias para a compreensão do outro e do trabalho coletivo.</w:t>
            </w:r>
          </w:p>
        </w:tc>
        <w:tc>
          <w:tcPr>
            <w:tcW w:w="3935" w:type="dxa"/>
            <w:tcBorders>
              <w:top w:val="single" w:sz="4" w:space="0" w:color="auto"/>
              <w:left w:val="nil"/>
              <w:right w:val="single" w:sz="4" w:space="0" w:color="auto"/>
            </w:tcBorders>
            <w:shd w:val="clear" w:color="auto" w:fill="FFFFFF" w:themeFill="background1"/>
          </w:tcPr>
          <w:p w14:paraId="6C7CC961" w14:textId="77777777" w:rsidR="00A07499" w:rsidRPr="00A07499" w:rsidRDefault="00A07499" w:rsidP="00A07499">
            <w:pPr>
              <w:jc w:val="both"/>
              <w:rPr>
                <w:rFonts w:asciiTheme="minorHAnsi" w:eastAsiaTheme="minorHAnsi" w:hAnsiTheme="minorHAnsi" w:cstheme="minorBidi"/>
                <w:sz w:val="20"/>
                <w:szCs w:val="20"/>
              </w:rPr>
            </w:pPr>
            <w:r w:rsidRPr="00A07499">
              <w:rPr>
                <w:rFonts w:eastAsia="Times New Roman"/>
                <w:b/>
                <w:bCs/>
                <w:color w:val="000000"/>
                <w:sz w:val="20"/>
                <w:szCs w:val="20"/>
              </w:rPr>
              <w:t xml:space="preserve">(EI03EO04-5S04) </w:t>
            </w:r>
            <w:r w:rsidRPr="00A07499">
              <w:rPr>
                <w:rFonts w:asciiTheme="minorHAnsi" w:eastAsiaTheme="minorHAnsi" w:hAnsiTheme="minorHAnsi" w:cstheme="minorBidi"/>
                <w:sz w:val="20"/>
                <w:szCs w:val="20"/>
              </w:rPr>
              <w:t>Experimentar diferentes formas de expressão que levem ao entendimento e a persistência das suas ações e as interações necessárias para a compreensão do outro e do trabalho coletivo.</w:t>
            </w:r>
          </w:p>
        </w:tc>
        <w:tc>
          <w:tcPr>
            <w:tcW w:w="1701" w:type="dxa"/>
            <w:vMerge/>
            <w:tcBorders>
              <w:top w:val="single" w:sz="4" w:space="0" w:color="auto"/>
              <w:left w:val="nil"/>
              <w:bottom w:val="single" w:sz="4" w:space="0" w:color="auto"/>
              <w:right w:val="single" w:sz="4" w:space="0" w:color="auto"/>
            </w:tcBorders>
            <w:shd w:val="clear" w:color="auto" w:fill="auto"/>
          </w:tcPr>
          <w:p w14:paraId="0A468DEB" w14:textId="77777777" w:rsidR="00A07499" w:rsidRPr="00A07499" w:rsidRDefault="00A07499" w:rsidP="00DC5FA0">
            <w:pPr>
              <w:numPr>
                <w:ilvl w:val="0"/>
                <w:numId w:val="33"/>
              </w:num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4FBF37A1" w14:textId="77777777" w:rsidR="00A07499" w:rsidRPr="00A07499" w:rsidRDefault="00A07499" w:rsidP="00DC5FA0">
            <w:pPr>
              <w:numPr>
                <w:ilvl w:val="0"/>
                <w:numId w:val="40"/>
              </w:numPr>
              <w:spacing w:after="0" w:line="240" w:lineRule="auto"/>
              <w:contextualSpacing/>
              <w:jc w:val="both"/>
              <w:rPr>
                <w:rFonts w:eastAsia="Times New Roman"/>
                <w:color w:val="000000"/>
                <w:sz w:val="20"/>
                <w:szCs w:val="20"/>
              </w:rPr>
            </w:pPr>
          </w:p>
        </w:tc>
      </w:tr>
      <w:tr w:rsidR="00A07499" w:rsidRPr="00A07499" w14:paraId="0123A56F"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4E31A63"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EEAF6" w:themeFill="accent5" w:themeFillTint="33"/>
          </w:tcPr>
          <w:p w14:paraId="57782C71"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vAlign w:val="center"/>
          </w:tcPr>
          <w:p w14:paraId="384DDB25" w14:textId="77777777" w:rsidR="00A07499" w:rsidRPr="00A07499" w:rsidRDefault="00A07499" w:rsidP="00A07499">
            <w:pPr>
              <w:jc w:val="both"/>
              <w:rPr>
                <w:rFonts w:asciiTheme="minorHAnsi" w:eastAsiaTheme="minorHAnsi" w:hAnsiTheme="minorHAnsi" w:cstheme="minorBidi"/>
                <w:b/>
                <w:bCs/>
                <w:sz w:val="20"/>
                <w:szCs w:val="20"/>
              </w:rPr>
            </w:pPr>
            <w:r w:rsidRPr="00A07499">
              <w:rPr>
                <w:rFonts w:eastAsia="Times New Roman"/>
                <w:b/>
                <w:bCs/>
                <w:color w:val="000000"/>
                <w:sz w:val="20"/>
                <w:szCs w:val="20"/>
              </w:rPr>
              <w:t xml:space="preserve">(EI03EO04-4S05) </w:t>
            </w:r>
            <w:r w:rsidRPr="00A07499">
              <w:rPr>
                <w:rFonts w:asciiTheme="minorHAnsi" w:eastAsiaTheme="minorHAnsi" w:hAnsiTheme="minorHAnsi" w:cstheme="minorBidi"/>
                <w:sz w:val="20"/>
                <w:szCs w:val="20"/>
              </w:rPr>
              <w:t>Descrever com o auxílio do professor, nas rodas de conversas, seus gostos pessoais utilizando novas formas de comunicação, sejam pelos gestos, pela música, pela narrativa, pela arte ou pela linguagem verbal.</w:t>
            </w:r>
          </w:p>
        </w:tc>
        <w:tc>
          <w:tcPr>
            <w:tcW w:w="3935" w:type="dxa"/>
            <w:tcBorders>
              <w:top w:val="single" w:sz="4" w:space="0" w:color="auto"/>
              <w:left w:val="nil"/>
              <w:right w:val="single" w:sz="4" w:space="0" w:color="auto"/>
            </w:tcBorders>
            <w:shd w:val="clear" w:color="auto" w:fill="FFFFFF" w:themeFill="background1"/>
          </w:tcPr>
          <w:p w14:paraId="1DDCEA18" w14:textId="77777777" w:rsidR="00A07499" w:rsidRPr="00A07499" w:rsidRDefault="00A07499" w:rsidP="00A07499">
            <w:pPr>
              <w:jc w:val="both"/>
              <w:rPr>
                <w:rFonts w:asciiTheme="minorHAnsi" w:eastAsiaTheme="minorHAnsi" w:hAnsiTheme="minorHAnsi" w:cstheme="minorBidi"/>
                <w:b/>
                <w:bCs/>
                <w:sz w:val="20"/>
                <w:szCs w:val="20"/>
              </w:rPr>
            </w:pPr>
            <w:r w:rsidRPr="00A07499">
              <w:rPr>
                <w:rFonts w:eastAsia="Times New Roman"/>
                <w:b/>
                <w:bCs/>
                <w:color w:val="000000"/>
                <w:sz w:val="20"/>
                <w:szCs w:val="20"/>
              </w:rPr>
              <w:t xml:space="preserve">(EI03EO04-5S05) </w:t>
            </w:r>
            <w:r w:rsidRPr="00A07499">
              <w:rPr>
                <w:rFonts w:asciiTheme="minorHAnsi" w:eastAsiaTheme="minorHAnsi" w:hAnsiTheme="minorHAnsi" w:cstheme="minorBidi"/>
                <w:sz w:val="20"/>
                <w:szCs w:val="20"/>
              </w:rPr>
              <w:t>Descrever com o auxílio do professor, nas rodas de conversas, seus gostos pessoais utilizando novas formas de comunicação, sejam pelos gestos, pela música, pela narrativa, pela arte ou pela linguagem verbal.</w:t>
            </w:r>
          </w:p>
        </w:tc>
        <w:tc>
          <w:tcPr>
            <w:tcW w:w="1701" w:type="dxa"/>
            <w:vMerge/>
            <w:tcBorders>
              <w:top w:val="single" w:sz="4" w:space="0" w:color="auto"/>
              <w:left w:val="nil"/>
              <w:bottom w:val="single" w:sz="4" w:space="0" w:color="auto"/>
              <w:right w:val="single" w:sz="4" w:space="0" w:color="auto"/>
            </w:tcBorders>
            <w:shd w:val="clear" w:color="auto" w:fill="auto"/>
          </w:tcPr>
          <w:p w14:paraId="3F0D516B" w14:textId="77777777" w:rsidR="00A07499" w:rsidRPr="00A07499" w:rsidRDefault="00A07499" w:rsidP="00DC5FA0">
            <w:pPr>
              <w:numPr>
                <w:ilvl w:val="0"/>
                <w:numId w:val="33"/>
              </w:num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7CF94046" w14:textId="77777777" w:rsidR="00A07499" w:rsidRPr="00A07499" w:rsidRDefault="00A07499" w:rsidP="00DC5FA0">
            <w:pPr>
              <w:numPr>
                <w:ilvl w:val="0"/>
                <w:numId w:val="40"/>
              </w:numPr>
              <w:spacing w:after="0" w:line="240" w:lineRule="auto"/>
              <w:contextualSpacing/>
              <w:jc w:val="both"/>
              <w:rPr>
                <w:rFonts w:eastAsia="Times New Roman"/>
                <w:color w:val="000000"/>
                <w:sz w:val="20"/>
                <w:szCs w:val="20"/>
              </w:rPr>
            </w:pPr>
          </w:p>
        </w:tc>
      </w:tr>
      <w:tr w:rsidR="00A07499" w:rsidRPr="00A07499" w14:paraId="012FBB4A" w14:textId="77777777" w:rsidTr="00BC329B">
        <w:trPr>
          <w:trHeight w:val="1254"/>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F8E4B4C"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EEAF6" w:themeFill="accent5" w:themeFillTint="33"/>
          </w:tcPr>
          <w:p w14:paraId="20EB7063"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034359BD"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(EI03EO04-4S06) </w:t>
            </w:r>
            <w:r w:rsidRPr="00A07499">
              <w:rPr>
                <w:rFonts w:eastAsia="Times New Roman"/>
                <w:color w:val="000000"/>
                <w:sz w:val="20"/>
                <w:szCs w:val="20"/>
              </w:rPr>
              <w:t>Construir progressivamente habilidades emocionais através das conversas diárias nas rodas de conversas expressando a diferentes grupos sociais suas necessidades, emoções, sentimentos, dúvidas, hipóteses, descobertas, opiniões e oposições.</w:t>
            </w:r>
          </w:p>
        </w:tc>
        <w:tc>
          <w:tcPr>
            <w:tcW w:w="3935" w:type="dxa"/>
            <w:tcBorders>
              <w:top w:val="single" w:sz="4" w:space="0" w:color="auto"/>
              <w:left w:val="nil"/>
              <w:bottom w:val="single" w:sz="4" w:space="0" w:color="auto"/>
              <w:right w:val="single" w:sz="4" w:space="0" w:color="auto"/>
            </w:tcBorders>
            <w:shd w:val="clear" w:color="auto" w:fill="auto"/>
          </w:tcPr>
          <w:p w14:paraId="49D65DFC"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(EI03EO04-5S06) </w:t>
            </w:r>
            <w:r w:rsidRPr="00A07499">
              <w:rPr>
                <w:rFonts w:eastAsia="Times New Roman"/>
                <w:color w:val="000000"/>
                <w:sz w:val="20"/>
                <w:szCs w:val="20"/>
              </w:rPr>
              <w:t>Construir progressivamente habilidades emocionais através das conversas diárias expressando a diferentes grupos sociais suas necessidades, emoções, sentimentos, dúvidas, hipóteses, descobertas, opiniões e oposições.</w:t>
            </w:r>
          </w:p>
        </w:tc>
        <w:tc>
          <w:tcPr>
            <w:tcW w:w="1701" w:type="dxa"/>
            <w:vMerge/>
            <w:tcBorders>
              <w:top w:val="single" w:sz="4" w:space="0" w:color="auto"/>
              <w:left w:val="nil"/>
              <w:bottom w:val="single" w:sz="4" w:space="0" w:color="auto"/>
              <w:right w:val="single" w:sz="4" w:space="0" w:color="auto"/>
            </w:tcBorders>
            <w:shd w:val="clear" w:color="auto" w:fill="auto"/>
          </w:tcPr>
          <w:p w14:paraId="3FE05A7A" w14:textId="77777777" w:rsidR="00A07499" w:rsidRPr="00A07499" w:rsidRDefault="00A07499" w:rsidP="00A07499">
            <w:p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1CFBC134" w14:textId="77777777" w:rsidR="00A07499" w:rsidRPr="00A07499" w:rsidRDefault="00A07499" w:rsidP="00A07499">
            <w:pPr>
              <w:spacing w:after="0" w:line="240" w:lineRule="auto"/>
              <w:contextualSpacing/>
              <w:jc w:val="both"/>
              <w:rPr>
                <w:rFonts w:eastAsia="Times New Roman"/>
                <w:color w:val="000000"/>
                <w:sz w:val="20"/>
                <w:szCs w:val="20"/>
              </w:rPr>
            </w:pPr>
          </w:p>
        </w:tc>
      </w:tr>
      <w:tr w:rsidR="00A07499" w:rsidRPr="00A07499" w14:paraId="440A0EA6" w14:textId="77777777" w:rsidTr="00BC329B">
        <w:trPr>
          <w:trHeight w:val="248"/>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F30BFBB"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EEAF6" w:themeFill="accent5" w:themeFillTint="33"/>
          </w:tcPr>
          <w:p w14:paraId="2C38251B"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FFFFFF" w:themeFill="background1"/>
          </w:tcPr>
          <w:p w14:paraId="00F43652"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(EI03EO04-4S07) </w:t>
            </w:r>
            <w:r w:rsidRPr="00A07499">
              <w:rPr>
                <w:rFonts w:eastAsia="Times New Roman"/>
                <w:color w:val="000000"/>
                <w:sz w:val="20"/>
                <w:szCs w:val="20"/>
              </w:rPr>
              <w:t xml:space="preserve">Utilizar progressivamente as múltiplas linguagens, tais como: comunicação corporal, musical, artística, matemática, Libras, tecnológica e digital para uma convivência afetiva e cooperativa. </w:t>
            </w:r>
          </w:p>
        </w:tc>
        <w:tc>
          <w:tcPr>
            <w:tcW w:w="3935" w:type="dxa"/>
            <w:tcBorders>
              <w:top w:val="single" w:sz="4" w:space="0" w:color="auto"/>
              <w:left w:val="nil"/>
              <w:bottom w:val="single" w:sz="4" w:space="0" w:color="auto"/>
              <w:right w:val="single" w:sz="4" w:space="0" w:color="auto"/>
            </w:tcBorders>
            <w:shd w:val="clear" w:color="auto" w:fill="FFFFFF" w:themeFill="background1"/>
          </w:tcPr>
          <w:p w14:paraId="33D497C8"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(EI03EO04-5S07) </w:t>
            </w:r>
            <w:r w:rsidRPr="00A07499">
              <w:rPr>
                <w:rFonts w:eastAsia="Times New Roman"/>
                <w:color w:val="000000"/>
                <w:sz w:val="20"/>
                <w:szCs w:val="20"/>
              </w:rPr>
              <w:t xml:space="preserve">Utilizar progressivamente as múltiplas linguagens, tais como: comunicação corporal, musical, artística, matemática, Libras, tecnológica e digital para uma convivência afetiva e cooperativa. </w:t>
            </w:r>
          </w:p>
        </w:tc>
        <w:tc>
          <w:tcPr>
            <w:tcW w:w="1701" w:type="dxa"/>
            <w:vMerge/>
            <w:tcBorders>
              <w:top w:val="single" w:sz="4" w:space="0" w:color="auto"/>
              <w:left w:val="nil"/>
              <w:bottom w:val="single" w:sz="4" w:space="0" w:color="auto"/>
              <w:right w:val="single" w:sz="4" w:space="0" w:color="auto"/>
            </w:tcBorders>
            <w:shd w:val="clear" w:color="auto" w:fill="auto"/>
          </w:tcPr>
          <w:p w14:paraId="7DCFA763" w14:textId="77777777" w:rsidR="00A07499" w:rsidRPr="00A07499" w:rsidRDefault="00A07499" w:rsidP="00A07499">
            <w:p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225578DA" w14:textId="77777777" w:rsidR="00A07499" w:rsidRPr="00A07499" w:rsidRDefault="00A07499" w:rsidP="00A07499">
            <w:pPr>
              <w:spacing w:after="0" w:line="240" w:lineRule="auto"/>
              <w:contextualSpacing/>
              <w:jc w:val="both"/>
              <w:rPr>
                <w:rFonts w:eastAsia="Times New Roman"/>
                <w:color w:val="000000"/>
                <w:sz w:val="20"/>
                <w:szCs w:val="20"/>
              </w:rPr>
            </w:pPr>
          </w:p>
        </w:tc>
      </w:tr>
      <w:tr w:rsidR="00A07499" w:rsidRPr="00A07499" w14:paraId="25BF0ECD" w14:textId="77777777" w:rsidTr="00BC329B">
        <w:trPr>
          <w:trHeight w:val="247"/>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0E0CCC5"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EEAF6" w:themeFill="accent5" w:themeFillTint="33"/>
          </w:tcPr>
          <w:p w14:paraId="5B1C92EE"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FFFFFF" w:themeFill="background1"/>
          </w:tcPr>
          <w:p w14:paraId="723DADD8"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(EI03EO04-4S08) </w:t>
            </w:r>
            <w:r w:rsidRPr="00A07499">
              <w:rPr>
                <w:rFonts w:eastAsia="Times New Roman"/>
                <w:color w:val="000000"/>
                <w:sz w:val="20"/>
                <w:szCs w:val="20"/>
              </w:rPr>
              <w:t>Valorizar progressivamente o papel da comunicação na construção de relações interpessoais positivas distinguindo atitudes positivas e negativas em uma conversa.</w:t>
            </w:r>
          </w:p>
        </w:tc>
        <w:tc>
          <w:tcPr>
            <w:tcW w:w="3935" w:type="dxa"/>
            <w:tcBorders>
              <w:top w:val="single" w:sz="4" w:space="0" w:color="auto"/>
              <w:left w:val="nil"/>
              <w:bottom w:val="single" w:sz="4" w:space="0" w:color="auto"/>
              <w:right w:val="single" w:sz="4" w:space="0" w:color="auto"/>
            </w:tcBorders>
            <w:shd w:val="clear" w:color="auto" w:fill="FFFFFF" w:themeFill="background1"/>
          </w:tcPr>
          <w:p w14:paraId="43431B33"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(EI03EO04-5S08) </w:t>
            </w:r>
            <w:r w:rsidRPr="00A07499">
              <w:rPr>
                <w:rFonts w:eastAsia="Times New Roman"/>
                <w:color w:val="000000"/>
                <w:sz w:val="20"/>
                <w:szCs w:val="20"/>
              </w:rPr>
              <w:t>Valorizar progressivamente o papel da comunicação na construção de relações interpessoais positivas distinguindo atitudes positivas e/ou negativas em uma conversa, ampliando maneiras de concordar ou discordar com o seu grupo social praticando a autorregulação emocional.</w:t>
            </w:r>
          </w:p>
        </w:tc>
        <w:tc>
          <w:tcPr>
            <w:tcW w:w="1701" w:type="dxa"/>
            <w:vMerge/>
            <w:tcBorders>
              <w:top w:val="single" w:sz="4" w:space="0" w:color="auto"/>
              <w:left w:val="nil"/>
              <w:bottom w:val="single" w:sz="4" w:space="0" w:color="auto"/>
              <w:right w:val="single" w:sz="4" w:space="0" w:color="auto"/>
            </w:tcBorders>
            <w:shd w:val="clear" w:color="auto" w:fill="auto"/>
          </w:tcPr>
          <w:p w14:paraId="00774461" w14:textId="77777777" w:rsidR="00A07499" w:rsidRPr="00A07499" w:rsidRDefault="00A07499" w:rsidP="00A07499">
            <w:p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7A86F056" w14:textId="77777777" w:rsidR="00A07499" w:rsidRPr="00A07499" w:rsidRDefault="00A07499" w:rsidP="00A07499">
            <w:pPr>
              <w:spacing w:after="0" w:line="240" w:lineRule="auto"/>
              <w:contextualSpacing/>
              <w:jc w:val="both"/>
              <w:rPr>
                <w:rFonts w:eastAsia="Times New Roman"/>
                <w:color w:val="000000"/>
                <w:sz w:val="20"/>
                <w:szCs w:val="20"/>
              </w:rPr>
            </w:pPr>
          </w:p>
        </w:tc>
      </w:tr>
      <w:tr w:rsidR="00A07499" w:rsidRPr="00A07499" w14:paraId="3C616A77" w14:textId="77777777" w:rsidTr="00BC329B">
        <w:trPr>
          <w:trHeight w:val="247"/>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DA7A1B8"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EEAF6" w:themeFill="accent5" w:themeFillTint="33"/>
          </w:tcPr>
          <w:p w14:paraId="12F3E21E" w14:textId="77777777" w:rsidR="00A07499" w:rsidRPr="00A07499" w:rsidRDefault="00A07499" w:rsidP="00A07499">
            <w:pPr>
              <w:spacing w:after="0" w:line="240" w:lineRule="auto"/>
              <w:contextualSpacing/>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FFFFFF" w:themeFill="background1"/>
          </w:tcPr>
          <w:p w14:paraId="31365D4F"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(EI03EO04-4S09) </w:t>
            </w:r>
            <w:r w:rsidRPr="00A07499">
              <w:rPr>
                <w:rFonts w:eastAsia="Times New Roman"/>
                <w:color w:val="000000"/>
                <w:sz w:val="20"/>
                <w:szCs w:val="20"/>
              </w:rPr>
              <w:t>Desenvolver de forma progressiva o senso de resiliência, tais como: saber perder, saber ganhar, aceitar a opinião das outras pessoas, reconsiderar suas opiniões e pontos de vista.</w:t>
            </w:r>
          </w:p>
        </w:tc>
        <w:tc>
          <w:tcPr>
            <w:tcW w:w="3935" w:type="dxa"/>
            <w:tcBorders>
              <w:top w:val="single" w:sz="4" w:space="0" w:color="auto"/>
              <w:left w:val="nil"/>
              <w:bottom w:val="single" w:sz="4" w:space="0" w:color="auto"/>
              <w:right w:val="single" w:sz="4" w:space="0" w:color="auto"/>
            </w:tcBorders>
            <w:shd w:val="clear" w:color="auto" w:fill="FFFFFF" w:themeFill="background1"/>
          </w:tcPr>
          <w:p w14:paraId="0DA67353"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(EI03EO04-5S09) </w:t>
            </w:r>
            <w:r w:rsidRPr="00A07499">
              <w:rPr>
                <w:rFonts w:eastAsia="Times New Roman"/>
                <w:color w:val="000000"/>
                <w:sz w:val="20"/>
                <w:szCs w:val="20"/>
              </w:rPr>
              <w:t>Desenvolver de forma progressiva o senso de resiliência, tais como: saber perder, saber ganhar, aceitar a opinião das outras pessoas, reconsiderar suas opiniões e pontos de vista.</w:t>
            </w:r>
          </w:p>
        </w:tc>
        <w:tc>
          <w:tcPr>
            <w:tcW w:w="1701" w:type="dxa"/>
            <w:vMerge/>
            <w:tcBorders>
              <w:top w:val="single" w:sz="4" w:space="0" w:color="auto"/>
              <w:left w:val="nil"/>
              <w:bottom w:val="single" w:sz="4" w:space="0" w:color="auto"/>
              <w:right w:val="single" w:sz="4" w:space="0" w:color="auto"/>
            </w:tcBorders>
            <w:shd w:val="clear" w:color="auto" w:fill="auto"/>
          </w:tcPr>
          <w:p w14:paraId="45A2DF8A" w14:textId="77777777" w:rsidR="00A07499" w:rsidRPr="00A07499" w:rsidRDefault="00A07499" w:rsidP="00A07499">
            <w:p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1466874E" w14:textId="77777777" w:rsidR="00A07499" w:rsidRPr="00A07499" w:rsidRDefault="00A07499" w:rsidP="00A07499">
            <w:pPr>
              <w:spacing w:after="0" w:line="240" w:lineRule="auto"/>
              <w:contextualSpacing/>
              <w:jc w:val="both"/>
              <w:rPr>
                <w:rFonts w:eastAsia="Times New Roman"/>
                <w:color w:val="000000"/>
                <w:sz w:val="20"/>
                <w:szCs w:val="20"/>
              </w:rPr>
            </w:pPr>
          </w:p>
        </w:tc>
      </w:tr>
      <w:tr w:rsidR="00A07499" w:rsidRPr="00A07499" w14:paraId="22ED257E" w14:textId="77777777" w:rsidTr="00BC329B">
        <w:trPr>
          <w:trHeight w:val="215"/>
        </w:trPr>
        <w:tc>
          <w:tcPr>
            <w:tcW w:w="1813"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003E3ABD" w14:textId="77777777" w:rsidR="00A07499" w:rsidRPr="00A07499" w:rsidRDefault="00A07499" w:rsidP="00A07499">
            <w:pPr>
              <w:spacing w:after="0" w:line="240" w:lineRule="auto"/>
              <w:jc w:val="center"/>
              <w:rPr>
                <w:rFonts w:eastAsia="Times New Roman"/>
                <w:b/>
                <w:bCs/>
                <w:color w:val="000000"/>
                <w:sz w:val="20"/>
                <w:szCs w:val="20"/>
              </w:rPr>
            </w:pPr>
            <w:r w:rsidRPr="00A07499">
              <w:rPr>
                <w:rFonts w:eastAsia="Times New Roman"/>
                <w:b/>
                <w:bCs/>
                <w:color w:val="000000"/>
                <w:sz w:val="20"/>
                <w:szCs w:val="20"/>
              </w:rPr>
              <w:t xml:space="preserve">(EI03EO05) </w:t>
            </w:r>
            <w:r w:rsidRPr="00A07499">
              <w:rPr>
                <w:rFonts w:eastAsia="Times New Roman"/>
                <w:b/>
                <w:bCs/>
                <w:color w:val="000000"/>
                <w:sz w:val="20"/>
                <w:szCs w:val="20"/>
              </w:rPr>
              <w:br/>
              <w:t>Demonstrar valorização das características de seu corpo e respeitar as características dos outros (crianças e adultos) com os quais convive.</w:t>
            </w:r>
          </w:p>
        </w:tc>
        <w:tc>
          <w:tcPr>
            <w:tcW w:w="1873" w:type="dxa"/>
            <w:vMerge w:val="restart"/>
            <w:tcBorders>
              <w:top w:val="single" w:sz="4" w:space="0" w:color="auto"/>
              <w:left w:val="nil"/>
              <w:bottom w:val="single" w:sz="4" w:space="0" w:color="auto"/>
              <w:right w:val="single" w:sz="4" w:space="0" w:color="auto"/>
            </w:tcBorders>
            <w:shd w:val="clear" w:color="auto" w:fill="D9E2F3" w:themeFill="accent1" w:themeFillTint="33"/>
          </w:tcPr>
          <w:p w14:paraId="6E602086"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C1. Conhecimento</w:t>
            </w:r>
          </w:p>
          <w:p w14:paraId="78CCB9E7"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C3. Repertório cultural</w:t>
            </w:r>
          </w:p>
          <w:p w14:paraId="6104B97E"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C4. Comunicação</w:t>
            </w:r>
          </w:p>
          <w:p w14:paraId="0D4D0A3E"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C6. Trabalho e projeto de vida</w:t>
            </w:r>
          </w:p>
          <w:p w14:paraId="5F8E9C7A"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C7. Argumentação</w:t>
            </w:r>
          </w:p>
          <w:p w14:paraId="7D15D7BF"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C8. Autoconhecimento e autocuidado</w:t>
            </w:r>
          </w:p>
          <w:p w14:paraId="4A02BC03"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C9. Empatia e cooperação</w:t>
            </w:r>
          </w:p>
          <w:p w14:paraId="65F3A238"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C10. Responsabilidade e cidadania</w:t>
            </w:r>
          </w:p>
          <w:p w14:paraId="4EA32419" w14:textId="77777777" w:rsidR="00A07499" w:rsidRPr="00A07499" w:rsidRDefault="00A07499" w:rsidP="00A07499">
            <w:pPr>
              <w:spacing w:after="0" w:line="240" w:lineRule="auto"/>
              <w:jc w:val="both"/>
              <w:rPr>
                <w:rFonts w:eastAsia="Times New Roman"/>
                <w:color w:val="000000"/>
                <w:sz w:val="20"/>
                <w:szCs w:val="20"/>
              </w:rPr>
            </w:pPr>
          </w:p>
        </w:tc>
        <w:tc>
          <w:tcPr>
            <w:tcW w:w="7654" w:type="dxa"/>
            <w:gridSpan w:val="2"/>
            <w:tcBorders>
              <w:top w:val="single" w:sz="24" w:space="0" w:color="auto"/>
              <w:left w:val="nil"/>
              <w:bottom w:val="single" w:sz="4" w:space="0" w:color="auto"/>
              <w:right w:val="single" w:sz="4" w:space="0" w:color="auto"/>
            </w:tcBorders>
            <w:shd w:val="clear" w:color="auto" w:fill="A8D08D" w:themeFill="accent6" w:themeFillTint="99"/>
            <w:vAlign w:val="center"/>
          </w:tcPr>
          <w:p w14:paraId="63ACA02E" w14:textId="77777777" w:rsidR="00A07499" w:rsidRPr="00A07499" w:rsidRDefault="00A07499" w:rsidP="00A07499">
            <w:pPr>
              <w:spacing w:after="0" w:line="240" w:lineRule="auto"/>
              <w:jc w:val="center"/>
              <w:rPr>
                <w:rFonts w:eastAsia="Times New Roman"/>
                <w:b/>
                <w:bCs/>
                <w:color w:val="000000"/>
                <w:sz w:val="20"/>
                <w:szCs w:val="20"/>
              </w:rPr>
            </w:pPr>
          </w:p>
        </w:tc>
        <w:tc>
          <w:tcPr>
            <w:tcW w:w="1701" w:type="dxa"/>
            <w:vMerge w:val="restart"/>
            <w:tcBorders>
              <w:top w:val="single" w:sz="4" w:space="0" w:color="auto"/>
              <w:left w:val="nil"/>
              <w:bottom w:val="single" w:sz="4" w:space="0" w:color="auto"/>
              <w:right w:val="single" w:sz="4" w:space="0" w:color="auto"/>
            </w:tcBorders>
            <w:shd w:val="clear" w:color="auto" w:fill="auto"/>
          </w:tcPr>
          <w:p w14:paraId="708A0164"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Conviver</w:t>
            </w:r>
          </w:p>
          <w:p w14:paraId="79643CC1"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Brincar</w:t>
            </w:r>
          </w:p>
          <w:p w14:paraId="157BB9D1"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Participar</w:t>
            </w:r>
          </w:p>
          <w:p w14:paraId="46944A96"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Explorar</w:t>
            </w:r>
          </w:p>
          <w:p w14:paraId="41FE3728"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Expressar</w:t>
            </w:r>
          </w:p>
          <w:p w14:paraId="5096CB21"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Conhecer-se</w:t>
            </w:r>
          </w:p>
        </w:tc>
        <w:tc>
          <w:tcPr>
            <w:tcW w:w="2689" w:type="dxa"/>
            <w:vMerge w:val="restart"/>
            <w:tcBorders>
              <w:top w:val="single" w:sz="4" w:space="0" w:color="auto"/>
              <w:left w:val="nil"/>
              <w:bottom w:val="single" w:sz="4" w:space="0" w:color="auto"/>
              <w:right w:val="single" w:sz="4" w:space="0" w:color="auto"/>
            </w:tcBorders>
            <w:shd w:val="clear" w:color="auto" w:fill="auto"/>
          </w:tcPr>
          <w:p w14:paraId="43FB8369" w14:textId="77777777" w:rsidR="00A07499" w:rsidRPr="00A07499" w:rsidRDefault="00A07499" w:rsidP="00A07499">
            <w:pPr>
              <w:spacing w:after="0" w:line="240" w:lineRule="auto"/>
              <w:contextualSpacing/>
              <w:jc w:val="both"/>
              <w:rPr>
                <w:rFonts w:eastAsia="Times New Roman"/>
                <w:color w:val="000000"/>
                <w:sz w:val="20"/>
                <w:szCs w:val="20"/>
              </w:rPr>
            </w:pPr>
            <w:r w:rsidRPr="00A07499">
              <w:rPr>
                <w:rFonts w:asciiTheme="minorHAnsi" w:eastAsiaTheme="minorHAnsi" w:hAnsiTheme="minorHAnsi" w:cstheme="minorBidi"/>
                <w:noProof/>
              </w:rPr>
              <w:drawing>
                <wp:inline distT="0" distB="0" distL="0" distR="0" wp14:anchorId="7C65790E" wp14:editId="5BE20119">
                  <wp:extent cx="906711" cy="888521"/>
                  <wp:effectExtent l="0" t="0" r="8255" b="6985"/>
                  <wp:docPr id="82" name="Imagem 82"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r w:rsidRPr="00A07499">
              <w:rPr>
                <w:rFonts w:asciiTheme="minorHAnsi" w:eastAsiaTheme="minorHAnsi" w:hAnsiTheme="minorHAnsi" w:cstheme="minorBidi"/>
                <w:noProof/>
              </w:rPr>
              <w:drawing>
                <wp:inline distT="0" distB="0" distL="0" distR="0" wp14:anchorId="08511565" wp14:editId="29AE7A17">
                  <wp:extent cx="897147" cy="922655"/>
                  <wp:effectExtent l="0" t="0" r="0" b="0"/>
                  <wp:docPr id="83" name="Imagem 83"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49972" t="43359" r="33401" b="27994"/>
                          <a:stretch/>
                        </pic:blipFill>
                        <pic:spPr bwMode="auto">
                          <a:xfrm>
                            <a:off x="0" y="0"/>
                            <a:ext cx="897841" cy="9233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07499" w:rsidRPr="00A07499" w14:paraId="76C7ED22"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EC41E26"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44C58DAB"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tcPr>
          <w:p w14:paraId="69D8A851"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(EI03EO05-4S01) </w:t>
            </w:r>
            <w:r w:rsidRPr="00A07499">
              <w:rPr>
                <w:rFonts w:eastAsia="Times New Roman"/>
                <w:color w:val="000000"/>
                <w:sz w:val="20"/>
                <w:szCs w:val="20"/>
              </w:rPr>
              <w:t>Identificar progressivamente as funções do seu corpo estabelecendo relações de movimentos individuais e coletivos, descobrindo seus gostos e preferências e respeitando as escolhas feitas pelos seus grupos sociais.</w:t>
            </w:r>
          </w:p>
        </w:tc>
        <w:tc>
          <w:tcPr>
            <w:tcW w:w="3935" w:type="dxa"/>
            <w:tcBorders>
              <w:top w:val="single" w:sz="4" w:space="0" w:color="auto"/>
              <w:left w:val="nil"/>
              <w:right w:val="single" w:sz="4" w:space="0" w:color="auto"/>
            </w:tcBorders>
            <w:shd w:val="clear" w:color="auto" w:fill="FFFFFF" w:themeFill="background1"/>
          </w:tcPr>
          <w:p w14:paraId="37BE2B67"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(EI03EO05-5S01) </w:t>
            </w:r>
            <w:r w:rsidRPr="00A07499">
              <w:rPr>
                <w:rFonts w:eastAsia="Times New Roman"/>
                <w:color w:val="000000"/>
                <w:sz w:val="20"/>
                <w:szCs w:val="20"/>
              </w:rPr>
              <w:t>Identificar progressivamente as funções do seu corpo estabelecendo relações de movimentos individuais e coletivos, descobrindo seus gostos e preferências e respeitando as escolhas feitas pelos seus grupos sociais.</w:t>
            </w:r>
          </w:p>
        </w:tc>
        <w:tc>
          <w:tcPr>
            <w:tcW w:w="1701" w:type="dxa"/>
            <w:vMerge/>
            <w:tcBorders>
              <w:top w:val="single" w:sz="4" w:space="0" w:color="auto"/>
              <w:left w:val="nil"/>
              <w:bottom w:val="single" w:sz="4" w:space="0" w:color="auto"/>
              <w:right w:val="single" w:sz="4" w:space="0" w:color="auto"/>
            </w:tcBorders>
            <w:shd w:val="clear" w:color="auto" w:fill="auto"/>
          </w:tcPr>
          <w:p w14:paraId="1593F18D" w14:textId="77777777" w:rsidR="00A07499" w:rsidRPr="00A07499" w:rsidRDefault="00A07499" w:rsidP="00DC5FA0">
            <w:pPr>
              <w:numPr>
                <w:ilvl w:val="0"/>
                <w:numId w:val="34"/>
              </w:num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67A66D9C" w14:textId="77777777" w:rsidR="00A07499" w:rsidRPr="00A07499" w:rsidRDefault="00A07499" w:rsidP="00DC5FA0">
            <w:pPr>
              <w:numPr>
                <w:ilvl w:val="0"/>
                <w:numId w:val="39"/>
              </w:numPr>
              <w:spacing w:after="0" w:line="240" w:lineRule="auto"/>
              <w:contextualSpacing/>
              <w:jc w:val="both"/>
              <w:rPr>
                <w:rFonts w:eastAsia="Times New Roman"/>
                <w:color w:val="000000"/>
                <w:sz w:val="20"/>
                <w:szCs w:val="20"/>
              </w:rPr>
            </w:pPr>
          </w:p>
        </w:tc>
      </w:tr>
      <w:tr w:rsidR="00A07499" w:rsidRPr="00A07499" w14:paraId="4CABCF39"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EE12E08"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4FAFCC56"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tcPr>
          <w:p w14:paraId="263EDA95"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(EI03EO05-4S02) </w:t>
            </w:r>
            <w:r w:rsidRPr="00A07499">
              <w:rPr>
                <w:rFonts w:eastAsia="Times New Roman"/>
                <w:color w:val="000000"/>
                <w:sz w:val="20"/>
                <w:szCs w:val="20"/>
              </w:rPr>
              <w:t>Nomear as diferentes partes do seu corpo e suas expressões respeitando as diferenças entre as pessoas e apoiando aqueles com deficiências, transtornos globais de desenvolvimento e altas habilidades/superdotação.</w:t>
            </w:r>
          </w:p>
        </w:tc>
        <w:tc>
          <w:tcPr>
            <w:tcW w:w="3935" w:type="dxa"/>
            <w:tcBorders>
              <w:top w:val="single" w:sz="4" w:space="0" w:color="auto"/>
              <w:left w:val="nil"/>
              <w:right w:val="single" w:sz="4" w:space="0" w:color="auto"/>
            </w:tcBorders>
            <w:shd w:val="clear" w:color="auto" w:fill="FFFFFF" w:themeFill="background1"/>
          </w:tcPr>
          <w:p w14:paraId="545449B7"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(EI03EO05-5S02) </w:t>
            </w:r>
            <w:r w:rsidRPr="00A07499">
              <w:rPr>
                <w:rFonts w:eastAsia="Times New Roman"/>
                <w:color w:val="000000"/>
                <w:sz w:val="20"/>
                <w:szCs w:val="20"/>
              </w:rPr>
              <w:t>Nomear as diferentes partes do seu corpo e suas expressões respeitando as diferenças entre as pessoas e apoiando aqueles com deficiências, transtornos globais de desenvolvimento e altas habilidades/superdotação.</w:t>
            </w:r>
          </w:p>
        </w:tc>
        <w:tc>
          <w:tcPr>
            <w:tcW w:w="1701" w:type="dxa"/>
            <w:vMerge/>
            <w:tcBorders>
              <w:top w:val="single" w:sz="4" w:space="0" w:color="auto"/>
              <w:left w:val="nil"/>
              <w:bottom w:val="single" w:sz="4" w:space="0" w:color="auto"/>
              <w:right w:val="single" w:sz="4" w:space="0" w:color="auto"/>
            </w:tcBorders>
            <w:shd w:val="clear" w:color="auto" w:fill="auto"/>
          </w:tcPr>
          <w:p w14:paraId="409CC52D" w14:textId="77777777" w:rsidR="00A07499" w:rsidRPr="00A07499" w:rsidRDefault="00A07499" w:rsidP="00DC5FA0">
            <w:pPr>
              <w:numPr>
                <w:ilvl w:val="0"/>
                <w:numId w:val="34"/>
              </w:num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59452510" w14:textId="77777777" w:rsidR="00A07499" w:rsidRPr="00A07499" w:rsidRDefault="00A07499" w:rsidP="00DC5FA0">
            <w:pPr>
              <w:numPr>
                <w:ilvl w:val="0"/>
                <w:numId w:val="39"/>
              </w:numPr>
              <w:spacing w:after="0" w:line="240" w:lineRule="auto"/>
              <w:contextualSpacing/>
              <w:jc w:val="both"/>
              <w:rPr>
                <w:rFonts w:eastAsia="Times New Roman"/>
                <w:color w:val="000000"/>
                <w:sz w:val="20"/>
                <w:szCs w:val="20"/>
              </w:rPr>
            </w:pPr>
          </w:p>
        </w:tc>
      </w:tr>
      <w:tr w:rsidR="00A07499" w:rsidRPr="00A07499" w14:paraId="59A883F8"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6399392"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19DF4E63"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tcPr>
          <w:p w14:paraId="26CEF9AB"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(EI03EO05-4S03) </w:t>
            </w:r>
            <w:r w:rsidRPr="00A07499">
              <w:rPr>
                <w:rFonts w:eastAsia="Times New Roman"/>
                <w:color w:val="000000"/>
                <w:sz w:val="20"/>
                <w:szCs w:val="20"/>
              </w:rPr>
              <w:t>Reconhecer-se como membro de sua família, observando suas características físicas e sua importância dentro do seu grupo social.</w:t>
            </w:r>
          </w:p>
        </w:tc>
        <w:tc>
          <w:tcPr>
            <w:tcW w:w="3935" w:type="dxa"/>
            <w:tcBorders>
              <w:top w:val="single" w:sz="4" w:space="0" w:color="auto"/>
              <w:left w:val="nil"/>
              <w:right w:val="single" w:sz="4" w:space="0" w:color="auto"/>
            </w:tcBorders>
            <w:shd w:val="clear" w:color="auto" w:fill="FFFFFF" w:themeFill="background1"/>
          </w:tcPr>
          <w:p w14:paraId="6D4CD675"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(EI03EO05-5S03) </w:t>
            </w:r>
            <w:r w:rsidRPr="00A07499">
              <w:rPr>
                <w:rFonts w:eastAsia="Times New Roman"/>
                <w:color w:val="000000"/>
                <w:sz w:val="20"/>
                <w:szCs w:val="20"/>
              </w:rPr>
              <w:t>Reconhecer-se como membro de sua família, observando suas características físicas e sua importância dentro do seu grupo social.</w:t>
            </w:r>
          </w:p>
        </w:tc>
        <w:tc>
          <w:tcPr>
            <w:tcW w:w="1701" w:type="dxa"/>
            <w:vMerge/>
            <w:tcBorders>
              <w:top w:val="single" w:sz="4" w:space="0" w:color="auto"/>
              <w:left w:val="nil"/>
              <w:bottom w:val="single" w:sz="4" w:space="0" w:color="auto"/>
              <w:right w:val="single" w:sz="4" w:space="0" w:color="auto"/>
            </w:tcBorders>
            <w:shd w:val="clear" w:color="auto" w:fill="auto"/>
          </w:tcPr>
          <w:p w14:paraId="37CC2F54" w14:textId="77777777" w:rsidR="00A07499" w:rsidRPr="00A07499" w:rsidRDefault="00A07499" w:rsidP="00DC5FA0">
            <w:pPr>
              <w:numPr>
                <w:ilvl w:val="0"/>
                <w:numId w:val="34"/>
              </w:num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2F4087DA" w14:textId="77777777" w:rsidR="00A07499" w:rsidRPr="00A07499" w:rsidRDefault="00A07499" w:rsidP="00DC5FA0">
            <w:pPr>
              <w:numPr>
                <w:ilvl w:val="0"/>
                <w:numId w:val="39"/>
              </w:numPr>
              <w:spacing w:after="0" w:line="240" w:lineRule="auto"/>
              <w:contextualSpacing/>
              <w:jc w:val="both"/>
              <w:rPr>
                <w:rFonts w:eastAsia="Times New Roman"/>
                <w:color w:val="000000"/>
                <w:sz w:val="20"/>
                <w:szCs w:val="20"/>
              </w:rPr>
            </w:pPr>
          </w:p>
        </w:tc>
      </w:tr>
      <w:tr w:rsidR="00A07499" w:rsidRPr="00A07499" w14:paraId="7D2754B9"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0DBAFC4"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76F2B08A"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tcPr>
          <w:p w14:paraId="576BA321"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(EI03EO05-4S04) </w:t>
            </w:r>
            <w:r w:rsidRPr="00A07499">
              <w:rPr>
                <w:rFonts w:eastAsia="Times New Roman"/>
                <w:color w:val="000000"/>
                <w:sz w:val="20"/>
                <w:szCs w:val="20"/>
              </w:rPr>
              <w:t xml:space="preserve">Participar de atividades cooperativas, de autoconhecimento e autocuidado, executando progressivamente ações simples relacionadas à higiene, hábitos alimentares, organização individual </w:t>
            </w:r>
            <w:r w:rsidRPr="00A07499">
              <w:rPr>
                <w:rFonts w:eastAsia="Times New Roman"/>
                <w:color w:val="000000"/>
                <w:sz w:val="20"/>
                <w:szCs w:val="20"/>
              </w:rPr>
              <w:lastRenderedPageBreak/>
              <w:t>e coletiva dos espaços e prevenção de acidentes.</w:t>
            </w:r>
          </w:p>
        </w:tc>
        <w:tc>
          <w:tcPr>
            <w:tcW w:w="3935" w:type="dxa"/>
            <w:tcBorders>
              <w:top w:val="single" w:sz="4" w:space="0" w:color="auto"/>
              <w:left w:val="nil"/>
              <w:right w:val="single" w:sz="4" w:space="0" w:color="auto"/>
            </w:tcBorders>
            <w:shd w:val="clear" w:color="auto" w:fill="FFFFFF" w:themeFill="background1"/>
            <w:vAlign w:val="center"/>
          </w:tcPr>
          <w:p w14:paraId="575E12B6"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lastRenderedPageBreak/>
              <w:t xml:space="preserve">(EI03EO05-5S04) </w:t>
            </w:r>
            <w:r w:rsidRPr="00A07499">
              <w:rPr>
                <w:rFonts w:eastAsia="Times New Roman"/>
                <w:color w:val="000000"/>
                <w:sz w:val="20"/>
                <w:szCs w:val="20"/>
              </w:rPr>
              <w:t xml:space="preserve">Participar de atividades cooperativas, de autoconhecimento e autocuidado, executando progressivamente ações simples relacionadas à higiene, hábitos alimentares, organização individual e coletiva </w:t>
            </w:r>
            <w:r w:rsidRPr="00A07499">
              <w:rPr>
                <w:rFonts w:eastAsia="Times New Roman"/>
                <w:color w:val="000000"/>
                <w:sz w:val="20"/>
                <w:szCs w:val="20"/>
              </w:rPr>
              <w:lastRenderedPageBreak/>
              <w:t>dos espaços e prevenção de acidentes ampliando as responsabilidades e desenvolvendo a autonomia</w:t>
            </w:r>
          </w:p>
        </w:tc>
        <w:tc>
          <w:tcPr>
            <w:tcW w:w="1701" w:type="dxa"/>
            <w:vMerge/>
            <w:tcBorders>
              <w:top w:val="single" w:sz="4" w:space="0" w:color="auto"/>
              <w:left w:val="nil"/>
              <w:bottom w:val="single" w:sz="4" w:space="0" w:color="auto"/>
              <w:right w:val="single" w:sz="4" w:space="0" w:color="auto"/>
            </w:tcBorders>
            <w:shd w:val="clear" w:color="auto" w:fill="auto"/>
          </w:tcPr>
          <w:p w14:paraId="4F00B545" w14:textId="77777777" w:rsidR="00A07499" w:rsidRPr="00A07499" w:rsidRDefault="00A07499" w:rsidP="00DC5FA0">
            <w:pPr>
              <w:numPr>
                <w:ilvl w:val="0"/>
                <w:numId w:val="34"/>
              </w:num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6936FA25" w14:textId="77777777" w:rsidR="00A07499" w:rsidRPr="00A07499" w:rsidRDefault="00A07499" w:rsidP="00DC5FA0">
            <w:pPr>
              <w:numPr>
                <w:ilvl w:val="0"/>
                <w:numId w:val="39"/>
              </w:numPr>
              <w:spacing w:after="0" w:line="240" w:lineRule="auto"/>
              <w:contextualSpacing/>
              <w:jc w:val="both"/>
              <w:rPr>
                <w:rFonts w:eastAsia="Times New Roman"/>
                <w:color w:val="000000"/>
                <w:sz w:val="20"/>
                <w:szCs w:val="20"/>
              </w:rPr>
            </w:pPr>
          </w:p>
        </w:tc>
      </w:tr>
      <w:tr w:rsidR="00A07499" w:rsidRPr="00A07499" w14:paraId="5C8F922A"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8EA4400"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7E3FAB82"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6BA38F90"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(EI03EO05-4S05) </w:t>
            </w:r>
            <w:r w:rsidRPr="00A07499">
              <w:rPr>
                <w:rFonts w:eastAsia="Times New Roman"/>
                <w:color w:val="000000"/>
                <w:sz w:val="20"/>
                <w:szCs w:val="20"/>
              </w:rPr>
              <w:t>Demonstrar progressivamente confiança em suas possibilidades e nas dos colegas portadores de deficiências, transtornos globais de desenvolvimento e altas habilidades/superdotação estimulando-os diante das dificuldades, com respeito e harmonia.</w:t>
            </w:r>
          </w:p>
        </w:tc>
        <w:tc>
          <w:tcPr>
            <w:tcW w:w="3935" w:type="dxa"/>
            <w:tcBorders>
              <w:top w:val="single" w:sz="4" w:space="0" w:color="auto"/>
              <w:left w:val="nil"/>
              <w:bottom w:val="single" w:sz="4" w:space="0" w:color="auto"/>
              <w:right w:val="single" w:sz="4" w:space="0" w:color="auto"/>
            </w:tcBorders>
            <w:shd w:val="clear" w:color="auto" w:fill="auto"/>
          </w:tcPr>
          <w:p w14:paraId="7CC77288"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(EI03EO05-5S05) </w:t>
            </w:r>
            <w:r w:rsidRPr="00A07499">
              <w:rPr>
                <w:rFonts w:eastAsia="Times New Roman"/>
                <w:color w:val="000000"/>
                <w:sz w:val="20"/>
                <w:szCs w:val="20"/>
              </w:rPr>
              <w:t>Demonstrar progressivamente confiança em suas possibilidades e nas dos colegas portadores de deficiências, transtornos globais de desenvolvimento e altas habilidades/superdotação estimulando-os diante das dificuldades, com respeito e harmonia.</w:t>
            </w:r>
          </w:p>
        </w:tc>
        <w:tc>
          <w:tcPr>
            <w:tcW w:w="1701" w:type="dxa"/>
            <w:vMerge/>
            <w:tcBorders>
              <w:top w:val="single" w:sz="4" w:space="0" w:color="auto"/>
              <w:left w:val="nil"/>
              <w:bottom w:val="single" w:sz="4" w:space="0" w:color="auto"/>
              <w:right w:val="single" w:sz="4" w:space="0" w:color="auto"/>
            </w:tcBorders>
            <w:shd w:val="clear" w:color="auto" w:fill="auto"/>
          </w:tcPr>
          <w:p w14:paraId="0A81C8EA"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30057613"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1E8B8488"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AE7383E"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636553F9"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4153732A"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(EI03EO05-4S06) </w:t>
            </w:r>
            <w:r w:rsidRPr="00A07499">
              <w:rPr>
                <w:rFonts w:eastAsia="Times New Roman"/>
                <w:color w:val="000000"/>
                <w:sz w:val="20"/>
                <w:szCs w:val="20"/>
              </w:rPr>
              <w:t>Demonstrar maior autonomia nas ações de escovar os dentes, colocar os sapatos ou agasalho, pentear os cabelos, servir-se sozinho nas refeições, utilizar talheres adequados, lavar as mãos antes de comer e depois de usar tintas ou brincar de areia.</w:t>
            </w:r>
          </w:p>
        </w:tc>
        <w:tc>
          <w:tcPr>
            <w:tcW w:w="3935" w:type="dxa"/>
            <w:tcBorders>
              <w:top w:val="single" w:sz="4" w:space="0" w:color="auto"/>
              <w:left w:val="nil"/>
              <w:bottom w:val="single" w:sz="4" w:space="0" w:color="auto"/>
              <w:right w:val="single" w:sz="4" w:space="0" w:color="auto"/>
            </w:tcBorders>
            <w:shd w:val="clear" w:color="auto" w:fill="auto"/>
          </w:tcPr>
          <w:p w14:paraId="3975E7D4"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(EI03EO05-5S06) </w:t>
            </w:r>
            <w:r w:rsidRPr="00A07499">
              <w:rPr>
                <w:rFonts w:eastAsia="Times New Roman"/>
                <w:color w:val="000000"/>
                <w:sz w:val="20"/>
                <w:szCs w:val="20"/>
              </w:rPr>
              <w:t>Demonstrar maior autonomia nas ações</w:t>
            </w:r>
            <w:r w:rsidRPr="00A07499" w:rsidDel="00711DC8">
              <w:rPr>
                <w:rFonts w:eastAsia="Times New Roman"/>
                <w:color w:val="000000"/>
                <w:sz w:val="20"/>
                <w:szCs w:val="20"/>
              </w:rPr>
              <w:t xml:space="preserve"> </w:t>
            </w:r>
            <w:r w:rsidRPr="00A07499">
              <w:rPr>
                <w:rFonts w:eastAsia="Times New Roman"/>
                <w:color w:val="000000"/>
                <w:sz w:val="20"/>
                <w:szCs w:val="20"/>
              </w:rPr>
              <w:t>de escovar os dentes, colocar os sapatos ou agasalho, pentear os cabelos, servir-se sozinho nas refeições, utilizar talheres adequados, lavar as mãos antes de comer e depois de usar tintas ou brincar de areia.</w:t>
            </w:r>
          </w:p>
        </w:tc>
        <w:tc>
          <w:tcPr>
            <w:tcW w:w="1701" w:type="dxa"/>
            <w:vMerge/>
            <w:tcBorders>
              <w:top w:val="single" w:sz="4" w:space="0" w:color="auto"/>
              <w:left w:val="nil"/>
              <w:bottom w:val="single" w:sz="4" w:space="0" w:color="auto"/>
              <w:right w:val="single" w:sz="4" w:space="0" w:color="auto"/>
            </w:tcBorders>
            <w:shd w:val="clear" w:color="auto" w:fill="auto"/>
          </w:tcPr>
          <w:p w14:paraId="7B4B741F"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18B2CDBD"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30860ABE"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9682A13"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5C22FE7B"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45899DE2"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(EI03EO05-4S07) </w:t>
            </w:r>
            <w:r w:rsidRPr="00A07499">
              <w:rPr>
                <w:rFonts w:eastAsia="Times New Roman"/>
                <w:color w:val="000000"/>
                <w:sz w:val="20"/>
                <w:szCs w:val="20"/>
              </w:rPr>
              <w:t>Utilizar o espelho para observar suas características físicas, pontuando se existem semelhanças ou diferenças.</w:t>
            </w:r>
          </w:p>
        </w:tc>
        <w:tc>
          <w:tcPr>
            <w:tcW w:w="3935" w:type="dxa"/>
            <w:tcBorders>
              <w:top w:val="single" w:sz="4" w:space="0" w:color="auto"/>
              <w:left w:val="nil"/>
              <w:bottom w:val="single" w:sz="4" w:space="0" w:color="auto"/>
              <w:right w:val="single" w:sz="4" w:space="0" w:color="auto"/>
            </w:tcBorders>
            <w:shd w:val="clear" w:color="auto" w:fill="auto"/>
          </w:tcPr>
          <w:p w14:paraId="4B7AC1D7"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(EI03EO05-5S07) </w:t>
            </w:r>
            <w:r w:rsidRPr="00A07499">
              <w:rPr>
                <w:rFonts w:eastAsia="Times New Roman"/>
                <w:color w:val="000000"/>
                <w:sz w:val="20"/>
                <w:szCs w:val="20"/>
              </w:rPr>
              <w:t>Utilizar o espelho para observar suas características físicas, pontuando se existem semelhanças ou diferenças.</w:t>
            </w:r>
          </w:p>
        </w:tc>
        <w:tc>
          <w:tcPr>
            <w:tcW w:w="1701" w:type="dxa"/>
            <w:vMerge/>
            <w:tcBorders>
              <w:top w:val="single" w:sz="4" w:space="0" w:color="auto"/>
              <w:left w:val="nil"/>
              <w:bottom w:val="single" w:sz="4" w:space="0" w:color="auto"/>
              <w:right w:val="single" w:sz="4" w:space="0" w:color="auto"/>
            </w:tcBorders>
            <w:shd w:val="clear" w:color="auto" w:fill="auto"/>
          </w:tcPr>
          <w:p w14:paraId="3F6B2DAC"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0DC3EDCA"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03A173C4"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156E2E2"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1D4AB2FF"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tcPr>
          <w:p w14:paraId="55C1B1A2"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(EI03EO05-4S08) </w:t>
            </w:r>
            <w:r w:rsidRPr="00A07499">
              <w:rPr>
                <w:rFonts w:eastAsia="Times New Roman"/>
                <w:color w:val="000000"/>
                <w:sz w:val="20"/>
                <w:szCs w:val="20"/>
              </w:rPr>
              <w:t>Participar de rodas de conversas estabelecendo diálogo entre os demais, para valorizar as características físicas de cada sujeito.</w:t>
            </w:r>
          </w:p>
        </w:tc>
        <w:tc>
          <w:tcPr>
            <w:tcW w:w="3935" w:type="dxa"/>
            <w:tcBorders>
              <w:top w:val="single" w:sz="4" w:space="0" w:color="auto"/>
              <w:left w:val="nil"/>
              <w:bottom w:val="single" w:sz="4" w:space="0" w:color="auto"/>
              <w:right w:val="single" w:sz="4" w:space="0" w:color="auto"/>
            </w:tcBorders>
            <w:shd w:val="clear" w:color="auto" w:fill="auto"/>
          </w:tcPr>
          <w:p w14:paraId="02C87B42"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(EI03EO05-5S08) </w:t>
            </w:r>
            <w:r w:rsidRPr="00A07499">
              <w:rPr>
                <w:rFonts w:eastAsia="Times New Roman"/>
                <w:color w:val="000000"/>
                <w:sz w:val="20"/>
                <w:szCs w:val="20"/>
              </w:rPr>
              <w:t>Participar de rodas de conversas estabelecendo diálogo entre os demais, para valorizar as características físicas de cada sujeito.</w:t>
            </w:r>
          </w:p>
        </w:tc>
        <w:tc>
          <w:tcPr>
            <w:tcW w:w="1701" w:type="dxa"/>
            <w:vMerge/>
            <w:tcBorders>
              <w:top w:val="single" w:sz="4" w:space="0" w:color="auto"/>
              <w:left w:val="nil"/>
              <w:bottom w:val="single" w:sz="4" w:space="0" w:color="auto"/>
              <w:right w:val="single" w:sz="4" w:space="0" w:color="auto"/>
            </w:tcBorders>
            <w:shd w:val="clear" w:color="auto" w:fill="auto"/>
          </w:tcPr>
          <w:p w14:paraId="602D3990"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4206380F"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242998F1" w14:textId="77777777" w:rsidTr="00BC329B">
        <w:trPr>
          <w:trHeight w:val="283"/>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3E2D149"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0F83C85F"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auto"/>
            <w:vAlign w:val="center"/>
          </w:tcPr>
          <w:p w14:paraId="4DAA98BC"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(EI03EO05-4S09) </w:t>
            </w:r>
            <w:r w:rsidRPr="00A07499">
              <w:rPr>
                <w:rFonts w:eastAsia="Times New Roman"/>
                <w:color w:val="000000"/>
                <w:sz w:val="20"/>
                <w:szCs w:val="20"/>
              </w:rPr>
              <w:t>Comparar de forma progressiva os conhecimentos sobre si e sobre o outro, a partir de características biológicas e culturais, reconhecendo-se como único do grupo, percebendo semelhanças e diferenças quanto ao gênero e a etnia.</w:t>
            </w:r>
          </w:p>
        </w:tc>
        <w:tc>
          <w:tcPr>
            <w:tcW w:w="3935" w:type="dxa"/>
            <w:tcBorders>
              <w:top w:val="single" w:sz="4" w:space="0" w:color="auto"/>
              <w:left w:val="nil"/>
              <w:bottom w:val="single" w:sz="4" w:space="0" w:color="auto"/>
              <w:right w:val="single" w:sz="4" w:space="0" w:color="auto"/>
            </w:tcBorders>
            <w:shd w:val="clear" w:color="auto" w:fill="auto"/>
            <w:vAlign w:val="center"/>
          </w:tcPr>
          <w:p w14:paraId="24B2554A"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(EI03EO05-5S09) </w:t>
            </w:r>
            <w:r w:rsidRPr="00A07499">
              <w:rPr>
                <w:rFonts w:eastAsia="Times New Roman"/>
                <w:color w:val="000000"/>
                <w:sz w:val="20"/>
                <w:szCs w:val="20"/>
              </w:rPr>
              <w:t>Comparar de forma progressiva os conhecimentos sobre si e sobre o outro, a partir de características biológicas e culturais, reconhecendo-se como único do grupo, percebendo semelhanças e diferenças quanto ao gênero e a etnia.</w:t>
            </w:r>
          </w:p>
        </w:tc>
        <w:tc>
          <w:tcPr>
            <w:tcW w:w="1701" w:type="dxa"/>
            <w:vMerge/>
            <w:tcBorders>
              <w:top w:val="single" w:sz="4" w:space="0" w:color="auto"/>
              <w:left w:val="nil"/>
              <w:bottom w:val="single" w:sz="4" w:space="0" w:color="auto"/>
              <w:right w:val="single" w:sz="4" w:space="0" w:color="auto"/>
            </w:tcBorders>
            <w:shd w:val="clear" w:color="auto" w:fill="auto"/>
          </w:tcPr>
          <w:p w14:paraId="687ECE6C"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63C1FD91"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5C1D4675" w14:textId="77777777" w:rsidTr="00BC329B">
        <w:trPr>
          <w:trHeight w:val="283"/>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ADD134A"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3E39F17F"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tcPr>
          <w:p w14:paraId="4FF27977"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(EI03EO05-4S10) </w:t>
            </w:r>
            <w:r w:rsidRPr="00A07499">
              <w:rPr>
                <w:rFonts w:eastAsia="Times New Roman"/>
                <w:color w:val="000000"/>
                <w:sz w:val="20"/>
                <w:szCs w:val="20"/>
              </w:rPr>
              <w:t>Construir progressivamente avanço motor e desenvoltura em diferentes atividades individuais e/ou coletivas, através das representações, exposições de objetos relativos às atividades e profissões dos seus familiares, dos jogos simbólicos, das brincadeiras com música, dança, mímica e dramatização.</w:t>
            </w:r>
          </w:p>
        </w:tc>
        <w:tc>
          <w:tcPr>
            <w:tcW w:w="3935" w:type="dxa"/>
            <w:tcBorders>
              <w:top w:val="single" w:sz="4" w:space="0" w:color="auto"/>
              <w:left w:val="nil"/>
              <w:right w:val="single" w:sz="4" w:space="0" w:color="auto"/>
            </w:tcBorders>
            <w:shd w:val="clear" w:color="auto" w:fill="FFFFFF" w:themeFill="background1"/>
          </w:tcPr>
          <w:p w14:paraId="242AAC63"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(EI03EO05-5S10) </w:t>
            </w:r>
            <w:r w:rsidRPr="00A07499">
              <w:rPr>
                <w:rFonts w:eastAsia="Times New Roman"/>
                <w:color w:val="000000"/>
                <w:sz w:val="20"/>
                <w:szCs w:val="20"/>
              </w:rPr>
              <w:t>Construir progressivamente avanço motor e desenvoltura em diferentes atividades individuais e/ou coletivas, através das representações, exposições de objetos relativos às atividades e profissões dos seus familiares, dos jogos simbólicos, das brincadeiras com música, dança, mímica e dramatização</w:t>
            </w:r>
          </w:p>
        </w:tc>
        <w:tc>
          <w:tcPr>
            <w:tcW w:w="1701" w:type="dxa"/>
            <w:vMerge/>
            <w:tcBorders>
              <w:top w:val="single" w:sz="4" w:space="0" w:color="auto"/>
              <w:left w:val="nil"/>
              <w:bottom w:val="single" w:sz="4" w:space="0" w:color="auto"/>
              <w:right w:val="single" w:sz="4" w:space="0" w:color="auto"/>
            </w:tcBorders>
            <w:shd w:val="clear" w:color="auto" w:fill="auto"/>
          </w:tcPr>
          <w:p w14:paraId="142429DC"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4A6692DF"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73D703B7" w14:textId="77777777" w:rsidTr="00BC329B">
        <w:trPr>
          <w:trHeight w:val="283"/>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A24E159"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23E61449"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FFFFFF" w:themeFill="background1"/>
          </w:tcPr>
          <w:p w14:paraId="4CA4FF26"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(EI03EO05-4S11) </w:t>
            </w:r>
            <w:r w:rsidRPr="00A07499">
              <w:rPr>
                <w:rFonts w:eastAsia="Times New Roman"/>
                <w:color w:val="000000"/>
                <w:sz w:val="20"/>
                <w:szCs w:val="20"/>
              </w:rPr>
              <w:t>Produzir com o auxílio do professor exposições de objetos relativos às atividades e profissões dos familiares e dos profissionais da escola, bem como suas produções individuais e/ou coletivas.</w:t>
            </w:r>
          </w:p>
        </w:tc>
        <w:tc>
          <w:tcPr>
            <w:tcW w:w="3935" w:type="dxa"/>
            <w:tcBorders>
              <w:top w:val="single" w:sz="4" w:space="0" w:color="auto"/>
              <w:left w:val="nil"/>
              <w:bottom w:val="single" w:sz="4" w:space="0" w:color="auto"/>
              <w:right w:val="single" w:sz="4" w:space="0" w:color="auto"/>
            </w:tcBorders>
            <w:shd w:val="clear" w:color="auto" w:fill="FFFFFF" w:themeFill="background1"/>
          </w:tcPr>
          <w:p w14:paraId="70DD2B58"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(EI03EO05-5S11) </w:t>
            </w:r>
            <w:r w:rsidRPr="00A07499">
              <w:rPr>
                <w:rFonts w:eastAsia="Times New Roman"/>
                <w:color w:val="000000"/>
                <w:sz w:val="20"/>
                <w:szCs w:val="20"/>
              </w:rPr>
              <w:t>Produzir com o auxílio do professor exposições de objetos relativos às atividades e profissões dos familiares e dos profissionais da escola, bem como suas produções individuais e/ou coletivas.</w:t>
            </w:r>
          </w:p>
        </w:tc>
        <w:tc>
          <w:tcPr>
            <w:tcW w:w="1701" w:type="dxa"/>
            <w:vMerge/>
            <w:tcBorders>
              <w:top w:val="single" w:sz="4" w:space="0" w:color="auto"/>
              <w:left w:val="nil"/>
              <w:bottom w:val="single" w:sz="4" w:space="0" w:color="auto"/>
              <w:right w:val="single" w:sz="4" w:space="0" w:color="auto"/>
            </w:tcBorders>
            <w:shd w:val="clear" w:color="auto" w:fill="auto"/>
          </w:tcPr>
          <w:p w14:paraId="6FD4C74D"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50EECA62"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0F5CBD94" w14:textId="77777777" w:rsidTr="00BC329B">
        <w:trPr>
          <w:trHeight w:val="283"/>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AB675D3"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64D2DA52"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24" w:space="0" w:color="auto"/>
              <w:right w:val="single" w:sz="4" w:space="0" w:color="auto"/>
            </w:tcBorders>
            <w:shd w:val="clear" w:color="auto" w:fill="FFFFFF" w:themeFill="background1"/>
          </w:tcPr>
          <w:p w14:paraId="080E5E40"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(EI03EO05-4S12) </w:t>
            </w:r>
            <w:r w:rsidRPr="00A07499">
              <w:rPr>
                <w:rFonts w:eastAsia="Times New Roman"/>
                <w:color w:val="000000"/>
                <w:sz w:val="20"/>
                <w:szCs w:val="20"/>
              </w:rPr>
              <w:t>Reconhecer, construir e respeitar de forma progressiva sua história de vida, por meio da construção de linha do tempo com fotografias ou desenhos, identificando as diferentes formações familiares existentes nos grupos sociais.</w:t>
            </w:r>
          </w:p>
        </w:tc>
        <w:tc>
          <w:tcPr>
            <w:tcW w:w="3935" w:type="dxa"/>
            <w:tcBorders>
              <w:top w:val="single" w:sz="4" w:space="0" w:color="auto"/>
              <w:left w:val="nil"/>
              <w:bottom w:val="single" w:sz="4" w:space="0" w:color="auto"/>
              <w:right w:val="single" w:sz="4" w:space="0" w:color="auto"/>
            </w:tcBorders>
            <w:shd w:val="clear" w:color="auto" w:fill="FFFFFF" w:themeFill="background1"/>
          </w:tcPr>
          <w:p w14:paraId="2A42644A"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(EI03EO05-5S12) </w:t>
            </w:r>
            <w:r w:rsidRPr="00A07499">
              <w:rPr>
                <w:rFonts w:eastAsia="Times New Roman"/>
                <w:color w:val="000000"/>
                <w:sz w:val="20"/>
                <w:szCs w:val="20"/>
              </w:rPr>
              <w:t>Reconhecer, construir e respeitar de forma progressiva sua história de vida, por meio da construção de linha do tempo com fotografias ou desenhos, identificando as diferentes formações familiares existentes nos grupos sociais.</w:t>
            </w:r>
          </w:p>
        </w:tc>
        <w:tc>
          <w:tcPr>
            <w:tcW w:w="1701" w:type="dxa"/>
            <w:vMerge/>
            <w:tcBorders>
              <w:top w:val="single" w:sz="4" w:space="0" w:color="auto"/>
              <w:left w:val="nil"/>
              <w:bottom w:val="single" w:sz="4" w:space="0" w:color="auto"/>
              <w:right w:val="single" w:sz="4" w:space="0" w:color="auto"/>
            </w:tcBorders>
            <w:shd w:val="clear" w:color="auto" w:fill="auto"/>
          </w:tcPr>
          <w:p w14:paraId="500E36B6"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4C55B710"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5C992C5A" w14:textId="77777777" w:rsidTr="00BC329B">
        <w:trPr>
          <w:trHeight w:val="218"/>
        </w:trPr>
        <w:tc>
          <w:tcPr>
            <w:tcW w:w="1813"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3E1854B" w14:textId="77777777" w:rsidR="00A07499" w:rsidRPr="00A07499" w:rsidRDefault="00A07499" w:rsidP="00A07499">
            <w:pPr>
              <w:spacing w:after="0" w:line="240" w:lineRule="auto"/>
              <w:jc w:val="center"/>
              <w:rPr>
                <w:rFonts w:eastAsia="Times New Roman"/>
                <w:b/>
                <w:bCs/>
                <w:color w:val="000000"/>
                <w:sz w:val="20"/>
                <w:szCs w:val="20"/>
              </w:rPr>
            </w:pPr>
            <w:r w:rsidRPr="00A07499">
              <w:rPr>
                <w:rFonts w:eastAsia="Times New Roman"/>
                <w:b/>
                <w:bCs/>
                <w:color w:val="000000"/>
                <w:sz w:val="20"/>
                <w:szCs w:val="20"/>
              </w:rPr>
              <w:t xml:space="preserve">(EI03EO06) </w:t>
            </w:r>
            <w:r w:rsidRPr="00A07499">
              <w:rPr>
                <w:rFonts w:eastAsia="Times New Roman"/>
                <w:b/>
                <w:bCs/>
                <w:color w:val="000000"/>
                <w:sz w:val="20"/>
                <w:szCs w:val="20"/>
              </w:rPr>
              <w:br/>
              <w:t>Manifestar interesse e respeito por diferentes culturas e modos de vida.</w:t>
            </w:r>
          </w:p>
        </w:tc>
        <w:tc>
          <w:tcPr>
            <w:tcW w:w="1873" w:type="dxa"/>
            <w:vMerge w:val="restart"/>
            <w:tcBorders>
              <w:top w:val="single" w:sz="4" w:space="0" w:color="auto"/>
              <w:left w:val="nil"/>
              <w:bottom w:val="single" w:sz="4" w:space="0" w:color="auto"/>
              <w:right w:val="single" w:sz="4" w:space="0" w:color="auto"/>
            </w:tcBorders>
            <w:shd w:val="clear" w:color="auto" w:fill="D9E2F3" w:themeFill="accent1" w:themeFillTint="33"/>
          </w:tcPr>
          <w:p w14:paraId="2DC386BB"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C1. Conhecimento</w:t>
            </w:r>
          </w:p>
          <w:p w14:paraId="411490C5"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C3. Repertório cultural</w:t>
            </w:r>
          </w:p>
          <w:p w14:paraId="4D02B16E"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C4. Comunicação</w:t>
            </w:r>
          </w:p>
          <w:p w14:paraId="7B5D96F5"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C6. Trabalho e projeto de vida</w:t>
            </w:r>
          </w:p>
          <w:p w14:paraId="50753894"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C7. Argumentação</w:t>
            </w:r>
          </w:p>
          <w:p w14:paraId="3C085E1B"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C8. Autoconhecimento e autocuidado</w:t>
            </w:r>
          </w:p>
          <w:p w14:paraId="280F1192"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C9. Empatia e cooperação</w:t>
            </w:r>
          </w:p>
          <w:p w14:paraId="6521C6C2"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C10. Responsabilidade e cidadania</w:t>
            </w:r>
          </w:p>
          <w:p w14:paraId="5BD2ED92" w14:textId="77777777" w:rsidR="00A07499" w:rsidRPr="00A07499" w:rsidRDefault="00A07499" w:rsidP="00A07499">
            <w:pPr>
              <w:spacing w:after="0" w:line="240" w:lineRule="auto"/>
              <w:jc w:val="both"/>
              <w:rPr>
                <w:rFonts w:eastAsia="Times New Roman"/>
                <w:color w:val="000000"/>
                <w:sz w:val="20"/>
                <w:szCs w:val="20"/>
              </w:rPr>
            </w:pPr>
          </w:p>
        </w:tc>
        <w:tc>
          <w:tcPr>
            <w:tcW w:w="7654" w:type="dxa"/>
            <w:gridSpan w:val="2"/>
            <w:tcBorders>
              <w:top w:val="single" w:sz="24" w:space="0" w:color="auto"/>
              <w:left w:val="nil"/>
              <w:bottom w:val="single" w:sz="4" w:space="0" w:color="auto"/>
              <w:right w:val="single" w:sz="4" w:space="0" w:color="auto"/>
            </w:tcBorders>
            <w:shd w:val="clear" w:color="auto" w:fill="C5E0B3" w:themeFill="accent6" w:themeFillTint="66"/>
            <w:vAlign w:val="center"/>
          </w:tcPr>
          <w:p w14:paraId="45F0E5DC" w14:textId="77777777" w:rsidR="00A07499" w:rsidRPr="00A07499" w:rsidRDefault="00A07499" w:rsidP="00A07499">
            <w:pPr>
              <w:spacing w:after="0" w:line="240" w:lineRule="auto"/>
              <w:contextualSpacing/>
              <w:jc w:val="center"/>
              <w:rPr>
                <w:rFonts w:eastAsia="Times New Roman"/>
                <w:b/>
                <w:bCs/>
                <w:color w:val="000000"/>
                <w:sz w:val="20"/>
                <w:szCs w:val="20"/>
              </w:rPr>
            </w:pPr>
          </w:p>
        </w:tc>
        <w:tc>
          <w:tcPr>
            <w:tcW w:w="1701" w:type="dxa"/>
            <w:vMerge w:val="restart"/>
            <w:tcBorders>
              <w:top w:val="single" w:sz="4" w:space="0" w:color="auto"/>
              <w:left w:val="nil"/>
              <w:bottom w:val="single" w:sz="4" w:space="0" w:color="auto"/>
              <w:right w:val="single" w:sz="4" w:space="0" w:color="auto"/>
            </w:tcBorders>
            <w:shd w:val="clear" w:color="auto" w:fill="auto"/>
          </w:tcPr>
          <w:p w14:paraId="45AF115F"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Conviver</w:t>
            </w:r>
          </w:p>
          <w:p w14:paraId="683A4B4A"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Brincar</w:t>
            </w:r>
          </w:p>
          <w:p w14:paraId="1F6757A9"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Participar</w:t>
            </w:r>
          </w:p>
          <w:p w14:paraId="5A9AB8F2"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Explorar</w:t>
            </w:r>
          </w:p>
          <w:p w14:paraId="7CB611D9"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Expressar</w:t>
            </w:r>
          </w:p>
          <w:p w14:paraId="6FD7AE49"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Conhecer-se</w:t>
            </w:r>
          </w:p>
        </w:tc>
        <w:tc>
          <w:tcPr>
            <w:tcW w:w="2689" w:type="dxa"/>
            <w:vMerge w:val="restart"/>
            <w:tcBorders>
              <w:top w:val="single" w:sz="4" w:space="0" w:color="auto"/>
              <w:left w:val="nil"/>
              <w:bottom w:val="single" w:sz="4" w:space="0" w:color="auto"/>
              <w:right w:val="single" w:sz="4" w:space="0" w:color="auto"/>
            </w:tcBorders>
            <w:shd w:val="clear" w:color="auto" w:fill="auto"/>
          </w:tcPr>
          <w:p w14:paraId="40461B7C" w14:textId="77777777" w:rsidR="00A07499" w:rsidRPr="00A07499" w:rsidRDefault="00A07499" w:rsidP="00A07499">
            <w:pPr>
              <w:contextualSpacing/>
              <w:rPr>
                <w:rFonts w:eastAsia="Times New Roman"/>
                <w:sz w:val="20"/>
                <w:szCs w:val="20"/>
              </w:rPr>
            </w:pPr>
            <w:r w:rsidRPr="00A07499">
              <w:rPr>
                <w:rFonts w:asciiTheme="minorHAnsi" w:eastAsiaTheme="minorHAnsi" w:hAnsiTheme="minorHAnsi" w:cstheme="minorBidi"/>
                <w:noProof/>
              </w:rPr>
              <w:drawing>
                <wp:inline distT="0" distB="0" distL="0" distR="0" wp14:anchorId="258E9940" wp14:editId="6A99FE5E">
                  <wp:extent cx="906711" cy="888521"/>
                  <wp:effectExtent l="0" t="0" r="8255" b="6985"/>
                  <wp:docPr id="84" name="Imagem 84"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07499" w:rsidRPr="00A07499" w14:paraId="64FACF7B"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B475D65"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7BD6F0B0"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tcPr>
          <w:p w14:paraId="7FDC79A8"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(EI03EO06-4S01) </w:t>
            </w:r>
            <w:r w:rsidRPr="00A07499">
              <w:rPr>
                <w:rFonts w:eastAsia="Times New Roman"/>
                <w:color w:val="000000"/>
                <w:sz w:val="20"/>
                <w:szCs w:val="20"/>
              </w:rPr>
              <w:t>Conhecer as diferentes culturas e modos de vida valorizando suas diversidades em vários territórios.</w:t>
            </w:r>
          </w:p>
        </w:tc>
        <w:tc>
          <w:tcPr>
            <w:tcW w:w="3935" w:type="dxa"/>
            <w:tcBorders>
              <w:top w:val="single" w:sz="4" w:space="0" w:color="auto"/>
              <w:left w:val="nil"/>
              <w:right w:val="single" w:sz="4" w:space="0" w:color="auto"/>
            </w:tcBorders>
            <w:shd w:val="clear" w:color="auto" w:fill="FFFFFF" w:themeFill="background1"/>
          </w:tcPr>
          <w:p w14:paraId="48342D9F" w14:textId="77777777" w:rsidR="00A07499" w:rsidRPr="00A07499" w:rsidRDefault="00A07499" w:rsidP="00A07499">
            <w:pPr>
              <w:shd w:val="clear" w:color="auto" w:fill="FFFFFF" w:themeFill="background1"/>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(EI03EO06-5S01) </w:t>
            </w:r>
            <w:r w:rsidRPr="00A07499">
              <w:rPr>
                <w:rFonts w:eastAsia="Times New Roman"/>
                <w:color w:val="000000"/>
                <w:sz w:val="20"/>
                <w:szCs w:val="20"/>
              </w:rPr>
              <w:t xml:space="preserve">Reconhecer as diferentes culturas e modos de vida respeitando suas diversidades em vários territórios ampliando o reconhecimento de seu território utilizando mapas com o apoio do professor. </w:t>
            </w:r>
          </w:p>
        </w:tc>
        <w:tc>
          <w:tcPr>
            <w:tcW w:w="1701" w:type="dxa"/>
            <w:vMerge/>
            <w:tcBorders>
              <w:top w:val="single" w:sz="4" w:space="0" w:color="auto"/>
              <w:left w:val="nil"/>
              <w:bottom w:val="single" w:sz="4" w:space="0" w:color="auto"/>
              <w:right w:val="single" w:sz="4" w:space="0" w:color="auto"/>
            </w:tcBorders>
            <w:shd w:val="clear" w:color="auto" w:fill="auto"/>
          </w:tcPr>
          <w:p w14:paraId="14C715E4" w14:textId="77777777" w:rsidR="00A07499" w:rsidRPr="00A07499" w:rsidRDefault="00A07499" w:rsidP="00DC5FA0">
            <w:pPr>
              <w:numPr>
                <w:ilvl w:val="0"/>
                <w:numId w:val="37"/>
              </w:num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349F793C" w14:textId="77777777" w:rsidR="00A07499" w:rsidRPr="00A07499" w:rsidRDefault="00A07499" w:rsidP="00DC5FA0">
            <w:pPr>
              <w:numPr>
                <w:ilvl w:val="0"/>
                <w:numId w:val="38"/>
              </w:numPr>
              <w:contextualSpacing/>
              <w:rPr>
                <w:rFonts w:eastAsia="Times New Roman"/>
                <w:sz w:val="20"/>
                <w:szCs w:val="20"/>
              </w:rPr>
            </w:pPr>
          </w:p>
        </w:tc>
      </w:tr>
      <w:tr w:rsidR="00A07499" w:rsidRPr="00A07499" w14:paraId="49257A13" w14:textId="77777777" w:rsidTr="00BC329B">
        <w:trPr>
          <w:trHeight w:val="1417"/>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4F695FA"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02E447B4"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tcPr>
          <w:p w14:paraId="0A9F7A7E"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(EI03EO06-4S02) </w:t>
            </w:r>
            <w:r w:rsidRPr="00A07499">
              <w:rPr>
                <w:rFonts w:eastAsia="Times New Roman"/>
                <w:color w:val="000000"/>
                <w:sz w:val="20"/>
                <w:szCs w:val="20"/>
              </w:rPr>
              <w:t>Reconhecer e respeitar progressivamente diferentes formas de viver e de se relacionar fortalecendo o sentimento de pertencimento a determinado grupo étnico-racial, crença religiosa, local de nascimento, movimentos culturais entre outros.</w:t>
            </w:r>
          </w:p>
        </w:tc>
        <w:tc>
          <w:tcPr>
            <w:tcW w:w="3935" w:type="dxa"/>
            <w:tcBorders>
              <w:top w:val="single" w:sz="4" w:space="0" w:color="auto"/>
              <w:left w:val="nil"/>
              <w:right w:val="single" w:sz="4" w:space="0" w:color="auto"/>
            </w:tcBorders>
            <w:shd w:val="clear" w:color="auto" w:fill="FFFFFF" w:themeFill="background1"/>
          </w:tcPr>
          <w:p w14:paraId="232AECCC"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(EI03EO06-5S02) </w:t>
            </w:r>
            <w:r w:rsidRPr="00A07499">
              <w:rPr>
                <w:rFonts w:eastAsia="Times New Roman"/>
                <w:color w:val="000000"/>
                <w:sz w:val="20"/>
                <w:szCs w:val="20"/>
              </w:rPr>
              <w:t>Reconhecer e respeitar as diferentes formas de viver e de se relacionar fortalecendo o sentimento de pertencimento a determinado grupo étnico-racial, crença religiosa, local de nascimento, movimentos culturais entre outros.</w:t>
            </w:r>
          </w:p>
        </w:tc>
        <w:tc>
          <w:tcPr>
            <w:tcW w:w="1701" w:type="dxa"/>
            <w:vMerge/>
            <w:tcBorders>
              <w:top w:val="single" w:sz="4" w:space="0" w:color="auto"/>
              <w:left w:val="nil"/>
              <w:bottom w:val="single" w:sz="4" w:space="0" w:color="auto"/>
              <w:right w:val="single" w:sz="4" w:space="0" w:color="auto"/>
            </w:tcBorders>
            <w:shd w:val="clear" w:color="auto" w:fill="auto"/>
          </w:tcPr>
          <w:p w14:paraId="40CB2158" w14:textId="77777777" w:rsidR="00A07499" w:rsidRPr="00A07499" w:rsidRDefault="00A07499" w:rsidP="00DC5FA0">
            <w:pPr>
              <w:numPr>
                <w:ilvl w:val="0"/>
                <w:numId w:val="37"/>
              </w:numPr>
              <w:spacing w:after="0" w:line="240" w:lineRule="auto"/>
              <w:contextualSpacing/>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4BCB165B" w14:textId="77777777" w:rsidR="00A07499" w:rsidRPr="00A07499" w:rsidRDefault="00A07499" w:rsidP="00DC5FA0">
            <w:pPr>
              <w:numPr>
                <w:ilvl w:val="0"/>
                <w:numId w:val="38"/>
              </w:numPr>
              <w:contextualSpacing/>
              <w:rPr>
                <w:rFonts w:eastAsia="Times New Roman"/>
                <w:sz w:val="20"/>
                <w:szCs w:val="20"/>
              </w:rPr>
            </w:pPr>
          </w:p>
        </w:tc>
      </w:tr>
      <w:tr w:rsidR="00A07499" w:rsidRPr="00A07499" w14:paraId="730B8413" w14:textId="77777777" w:rsidTr="00BC329B">
        <w:trPr>
          <w:trHeight w:val="1627"/>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DC8FCA6" w14:textId="77777777" w:rsidR="00A07499" w:rsidRPr="00A07499" w:rsidRDefault="00A07499" w:rsidP="00A07499">
            <w:pPr>
              <w:spacing w:after="0" w:line="240" w:lineRule="auto"/>
              <w:jc w:val="both"/>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62914CA9"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tcPr>
          <w:p w14:paraId="7B36DFDC"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(EI03EO06-4S03) </w:t>
            </w:r>
            <w:r w:rsidRPr="00A07499">
              <w:rPr>
                <w:rFonts w:eastAsia="Times New Roman"/>
                <w:color w:val="000000"/>
                <w:sz w:val="20"/>
                <w:szCs w:val="20"/>
              </w:rPr>
              <w:t>Ouvir, contar e recontar histórias dos povos indígenas, africanos, asiáticos, europeus, de diferentes regiões do Brasil e de outros países observando as semelhanças e diferenças entre eles.</w:t>
            </w:r>
          </w:p>
          <w:p w14:paraId="0336ED6B" w14:textId="77777777" w:rsidR="00A07499" w:rsidRPr="00A07499" w:rsidRDefault="00A07499" w:rsidP="00A07499">
            <w:pPr>
              <w:spacing w:after="0" w:line="240" w:lineRule="auto"/>
              <w:contextualSpacing/>
              <w:jc w:val="both"/>
              <w:rPr>
                <w:rFonts w:eastAsia="Times New Roman"/>
                <w:color w:val="000000"/>
                <w:sz w:val="20"/>
                <w:szCs w:val="20"/>
              </w:rPr>
            </w:pPr>
          </w:p>
          <w:p w14:paraId="6D3EC3F6" w14:textId="77777777" w:rsidR="00A07499" w:rsidRPr="00A07499" w:rsidRDefault="00A07499" w:rsidP="00A07499">
            <w:pPr>
              <w:spacing w:after="0" w:line="240" w:lineRule="auto"/>
              <w:contextualSpacing/>
              <w:jc w:val="both"/>
              <w:rPr>
                <w:rFonts w:eastAsia="Times New Roman"/>
                <w:b/>
                <w:bCs/>
                <w:color w:val="000000"/>
                <w:sz w:val="20"/>
                <w:szCs w:val="20"/>
              </w:rPr>
            </w:pPr>
          </w:p>
        </w:tc>
        <w:tc>
          <w:tcPr>
            <w:tcW w:w="3935" w:type="dxa"/>
            <w:tcBorders>
              <w:top w:val="single" w:sz="4" w:space="0" w:color="auto"/>
              <w:left w:val="nil"/>
              <w:right w:val="single" w:sz="4" w:space="0" w:color="auto"/>
            </w:tcBorders>
            <w:shd w:val="clear" w:color="auto" w:fill="FFFFFF" w:themeFill="background1"/>
          </w:tcPr>
          <w:p w14:paraId="1BF0A703"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(EI03EO06-5S03) </w:t>
            </w:r>
            <w:r w:rsidRPr="00A07499">
              <w:rPr>
                <w:rFonts w:eastAsia="Times New Roman"/>
                <w:color w:val="000000"/>
                <w:sz w:val="20"/>
                <w:szCs w:val="20"/>
              </w:rPr>
              <w:t>Ouvir histórias dos povos indígenas, africanos, asiáticos, europeus, de diferentes regiões do Brasil e de outros países observando as semelhanças e diferenças entre eles e estabelecer ligações com a sua cultura e seu modo de vida.</w:t>
            </w:r>
          </w:p>
        </w:tc>
        <w:tc>
          <w:tcPr>
            <w:tcW w:w="1701" w:type="dxa"/>
            <w:vMerge/>
            <w:tcBorders>
              <w:top w:val="single" w:sz="4" w:space="0" w:color="auto"/>
              <w:left w:val="nil"/>
              <w:bottom w:val="single" w:sz="4" w:space="0" w:color="auto"/>
              <w:right w:val="single" w:sz="4" w:space="0" w:color="auto"/>
            </w:tcBorders>
            <w:shd w:val="clear" w:color="auto" w:fill="auto"/>
          </w:tcPr>
          <w:p w14:paraId="7A43E532"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19BC9778"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60648AD8"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BD6B08F" w14:textId="77777777" w:rsidR="00A07499" w:rsidRPr="00A07499" w:rsidRDefault="00A07499" w:rsidP="00A07499">
            <w:pPr>
              <w:spacing w:after="0" w:line="240" w:lineRule="auto"/>
              <w:jc w:val="both"/>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164027E8"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tcPr>
          <w:p w14:paraId="3647AD79"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(EI03EO06-4S04) </w:t>
            </w:r>
            <w:r w:rsidRPr="00A07499">
              <w:rPr>
                <w:rFonts w:eastAsia="Times New Roman"/>
                <w:color w:val="000000"/>
                <w:sz w:val="20"/>
                <w:szCs w:val="20"/>
              </w:rPr>
              <w:t>Compreender progressivamente a pluralidade cultural desenvolvendo autocrítica às diferentes identidades étnico-racial, de gênero e de religião.</w:t>
            </w:r>
          </w:p>
        </w:tc>
        <w:tc>
          <w:tcPr>
            <w:tcW w:w="3935" w:type="dxa"/>
            <w:tcBorders>
              <w:top w:val="single" w:sz="4" w:space="0" w:color="auto"/>
              <w:left w:val="nil"/>
              <w:right w:val="single" w:sz="4" w:space="0" w:color="auto"/>
            </w:tcBorders>
            <w:shd w:val="clear" w:color="auto" w:fill="FFFFFF" w:themeFill="background1"/>
          </w:tcPr>
          <w:p w14:paraId="76D6CBA7"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(EI03EO06-5S04) </w:t>
            </w:r>
            <w:r w:rsidRPr="00A07499">
              <w:rPr>
                <w:rFonts w:eastAsia="Times New Roman"/>
                <w:color w:val="000000"/>
                <w:sz w:val="20"/>
                <w:szCs w:val="20"/>
              </w:rPr>
              <w:t>Compreender progressivamente a pluralidade cultural desenvolvendo autocrítica às diferentes identidades étnico-racial, de gênero e de religião, ampliando as pesquisas e relacionando-as com os elementos da sua identidade cultural.</w:t>
            </w:r>
          </w:p>
        </w:tc>
        <w:tc>
          <w:tcPr>
            <w:tcW w:w="1701" w:type="dxa"/>
            <w:vMerge/>
            <w:tcBorders>
              <w:top w:val="single" w:sz="4" w:space="0" w:color="auto"/>
              <w:left w:val="nil"/>
              <w:bottom w:val="single" w:sz="4" w:space="0" w:color="auto"/>
              <w:right w:val="single" w:sz="4" w:space="0" w:color="auto"/>
            </w:tcBorders>
            <w:shd w:val="clear" w:color="auto" w:fill="auto"/>
          </w:tcPr>
          <w:p w14:paraId="294FB790"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7241C662"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7B8F4C11"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C2F7A61" w14:textId="77777777" w:rsidR="00A07499" w:rsidRPr="00A07499" w:rsidRDefault="00A07499" w:rsidP="00A07499">
            <w:pPr>
              <w:spacing w:after="0" w:line="240" w:lineRule="auto"/>
              <w:jc w:val="both"/>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1476A306"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tcPr>
          <w:p w14:paraId="2658D11B"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(EI03EO06-4S05) </w:t>
            </w:r>
            <w:r w:rsidRPr="00A07499">
              <w:rPr>
                <w:rFonts w:eastAsia="Times New Roman"/>
                <w:color w:val="000000"/>
                <w:sz w:val="20"/>
                <w:szCs w:val="20"/>
              </w:rPr>
              <w:t>Incentivar a reflexão sobre o modo de vida das pessoas, das injustiças sociais e econômicas, bem como possibilitar atitudes éticas e que promovam a solidariedade.</w:t>
            </w:r>
          </w:p>
        </w:tc>
        <w:tc>
          <w:tcPr>
            <w:tcW w:w="3935" w:type="dxa"/>
            <w:tcBorders>
              <w:top w:val="single" w:sz="4" w:space="0" w:color="auto"/>
              <w:left w:val="nil"/>
              <w:right w:val="single" w:sz="4" w:space="0" w:color="auto"/>
            </w:tcBorders>
            <w:shd w:val="clear" w:color="auto" w:fill="FFFFFF" w:themeFill="background1"/>
          </w:tcPr>
          <w:p w14:paraId="385ACDEE"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(EI03EO06-5S05) </w:t>
            </w:r>
            <w:r w:rsidRPr="00A07499">
              <w:rPr>
                <w:rFonts w:eastAsia="Times New Roman"/>
                <w:color w:val="000000"/>
                <w:sz w:val="20"/>
                <w:szCs w:val="20"/>
              </w:rPr>
              <w:t>Incentivar a reflexão sobre o modo de vida das pessoas, das injustiças sociais e econômicas, bem como possibilitar atitudes éticas e que promovam a solidariedade, ampliando a importância da empatia.</w:t>
            </w:r>
          </w:p>
        </w:tc>
        <w:tc>
          <w:tcPr>
            <w:tcW w:w="1701" w:type="dxa"/>
            <w:vMerge/>
            <w:tcBorders>
              <w:top w:val="single" w:sz="4" w:space="0" w:color="auto"/>
              <w:left w:val="nil"/>
              <w:bottom w:val="single" w:sz="4" w:space="0" w:color="auto"/>
              <w:right w:val="single" w:sz="4" w:space="0" w:color="auto"/>
            </w:tcBorders>
            <w:shd w:val="clear" w:color="auto" w:fill="auto"/>
          </w:tcPr>
          <w:p w14:paraId="0E9AE421"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672E7019"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75F8745A" w14:textId="77777777" w:rsidTr="00BC329B">
        <w:trPr>
          <w:trHeight w:val="453"/>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36611FA" w14:textId="77777777" w:rsidR="00A07499" w:rsidRPr="00A07499" w:rsidRDefault="00A07499" w:rsidP="00A07499">
            <w:pPr>
              <w:spacing w:after="0" w:line="240" w:lineRule="auto"/>
              <w:jc w:val="both"/>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3DCC6994"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single" w:sz="4" w:space="0" w:color="auto"/>
              <w:bottom w:val="single" w:sz="4" w:space="0" w:color="auto"/>
              <w:right w:val="single" w:sz="4" w:space="0" w:color="auto"/>
            </w:tcBorders>
            <w:shd w:val="clear" w:color="auto" w:fill="FFFFFF" w:themeFill="background1"/>
          </w:tcPr>
          <w:p w14:paraId="65FB30B9"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(EI03EO06-4S06) </w:t>
            </w:r>
            <w:r w:rsidRPr="00A07499">
              <w:rPr>
                <w:rFonts w:eastAsia="Times New Roman"/>
                <w:color w:val="000000"/>
                <w:sz w:val="20"/>
                <w:szCs w:val="20"/>
              </w:rPr>
              <w:t>Ampliar progressivamente as relações interpessoais, explorando diferentes tradições tendo como base a valorização dos costumes e brincadeiras de outras épocas e de outras civilizações.</w:t>
            </w:r>
          </w:p>
          <w:p w14:paraId="708920DD" w14:textId="77777777" w:rsidR="00A07499" w:rsidRPr="00A07499" w:rsidRDefault="00A07499" w:rsidP="00A07499">
            <w:pPr>
              <w:spacing w:after="0" w:line="240" w:lineRule="auto"/>
              <w:contextualSpacing/>
              <w:jc w:val="both"/>
              <w:rPr>
                <w:rFonts w:eastAsia="Times New Roman"/>
                <w:b/>
                <w:bCs/>
                <w:color w:val="000000"/>
                <w:sz w:val="20"/>
                <w:szCs w:val="20"/>
              </w:rPr>
            </w:pPr>
          </w:p>
        </w:tc>
        <w:tc>
          <w:tcPr>
            <w:tcW w:w="3935" w:type="dxa"/>
            <w:tcBorders>
              <w:top w:val="single" w:sz="4" w:space="0" w:color="auto"/>
              <w:left w:val="single" w:sz="4" w:space="0" w:color="auto"/>
              <w:bottom w:val="single" w:sz="4" w:space="0" w:color="auto"/>
              <w:right w:val="single" w:sz="4" w:space="0" w:color="auto"/>
            </w:tcBorders>
            <w:shd w:val="clear" w:color="auto" w:fill="FFFFFF" w:themeFill="background1"/>
          </w:tcPr>
          <w:p w14:paraId="57BEC18F"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(EI03EO06-5S06) </w:t>
            </w:r>
            <w:r w:rsidRPr="00A07499">
              <w:rPr>
                <w:rFonts w:eastAsia="Times New Roman"/>
                <w:color w:val="000000"/>
                <w:sz w:val="20"/>
                <w:szCs w:val="20"/>
              </w:rPr>
              <w:t xml:space="preserve">Ampliar progressivamente as relações interpessoais, explorando diferentes tradições tendo como base a valorização dos costumes e brincadeiras de outras épocas e de outras civilizações agindo com flexibilidade e sem preconceito de qualquer natureza. </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4C146DC7"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46C45B89"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2D7330F3" w14:textId="77777777" w:rsidTr="00BC329B">
        <w:trPr>
          <w:trHeight w:val="453"/>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7949BE0" w14:textId="77777777" w:rsidR="00A07499" w:rsidRPr="00A07499" w:rsidRDefault="00A07499" w:rsidP="00A07499">
            <w:pPr>
              <w:spacing w:after="0" w:line="240" w:lineRule="auto"/>
              <w:jc w:val="both"/>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7B2CD1E3"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tcPr>
          <w:p w14:paraId="017CF8CA"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(EI03EO06-4S07) </w:t>
            </w:r>
            <w:r w:rsidRPr="00A07499">
              <w:rPr>
                <w:rFonts w:eastAsia="Times New Roman"/>
                <w:color w:val="000000"/>
                <w:sz w:val="20"/>
                <w:szCs w:val="20"/>
              </w:rPr>
              <w:t>Distinguir com o auxílio do professor os ambientes que promovem segurança física, mental e social, buscando alternativas de socializar através de diferentes meios as situações que podem afetar o seu bem-estar e o de sua família.</w:t>
            </w:r>
          </w:p>
        </w:tc>
        <w:tc>
          <w:tcPr>
            <w:tcW w:w="3935" w:type="dxa"/>
            <w:tcBorders>
              <w:top w:val="single" w:sz="4" w:space="0" w:color="auto"/>
              <w:left w:val="nil"/>
              <w:right w:val="single" w:sz="4" w:space="0" w:color="auto"/>
            </w:tcBorders>
            <w:shd w:val="clear" w:color="auto" w:fill="FFFFFF" w:themeFill="background1"/>
          </w:tcPr>
          <w:p w14:paraId="326112A8"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(EI03EO06-5S07) </w:t>
            </w:r>
            <w:r w:rsidRPr="00A07499">
              <w:rPr>
                <w:rFonts w:eastAsia="Times New Roman"/>
                <w:color w:val="000000"/>
                <w:sz w:val="20"/>
                <w:szCs w:val="20"/>
              </w:rPr>
              <w:t>Distinguir com o auxílio do professor os ambientes que promovem segurança física, mental e social, buscando alternativas de socializar através de diferentes meios as situações que podem afetar o seu bem-estar e o de sua família.</w:t>
            </w:r>
          </w:p>
        </w:tc>
        <w:tc>
          <w:tcPr>
            <w:tcW w:w="1701" w:type="dxa"/>
            <w:vMerge/>
            <w:tcBorders>
              <w:top w:val="single" w:sz="4" w:space="0" w:color="auto"/>
              <w:left w:val="nil"/>
              <w:bottom w:val="single" w:sz="4" w:space="0" w:color="auto"/>
              <w:right w:val="single" w:sz="4" w:space="0" w:color="auto"/>
            </w:tcBorders>
            <w:shd w:val="clear" w:color="auto" w:fill="auto"/>
          </w:tcPr>
          <w:p w14:paraId="5115967E"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443B2E7C"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1E2001A6" w14:textId="77777777" w:rsidTr="00BC329B">
        <w:trPr>
          <w:trHeight w:val="453"/>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729B551" w14:textId="77777777" w:rsidR="00A07499" w:rsidRPr="00A07499" w:rsidRDefault="00A07499" w:rsidP="00A07499">
            <w:pPr>
              <w:spacing w:after="0" w:line="240" w:lineRule="auto"/>
              <w:jc w:val="both"/>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561DB280"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vAlign w:val="center"/>
          </w:tcPr>
          <w:p w14:paraId="4C55BCAE"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(EI03EO06-4S08) </w:t>
            </w:r>
            <w:r w:rsidRPr="00A07499">
              <w:rPr>
                <w:rFonts w:eastAsia="Times New Roman"/>
                <w:color w:val="000000"/>
                <w:sz w:val="20"/>
                <w:szCs w:val="20"/>
              </w:rPr>
              <w:t xml:space="preserve">Avaliar progressivamente e com o auxílio do professor, os efeitos dos preconceitos e dos estereótipos surgidos </w:t>
            </w:r>
            <w:r w:rsidRPr="00A07499">
              <w:rPr>
                <w:rFonts w:eastAsia="Times New Roman"/>
                <w:color w:val="000000"/>
                <w:sz w:val="20"/>
                <w:szCs w:val="20"/>
              </w:rPr>
              <w:lastRenderedPageBreak/>
              <w:t>diariamente no contexto escolar, dialogando, colocando o assunto nas rodas de conversas e estabelecendo atitudes coletivas nas assembleias estudantis.</w:t>
            </w:r>
          </w:p>
        </w:tc>
        <w:tc>
          <w:tcPr>
            <w:tcW w:w="3935" w:type="dxa"/>
            <w:tcBorders>
              <w:top w:val="single" w:sz="4" w:space="0" w:color="auto"/>
              <w:left w:val="nil"/>
              <w:right w:val="single" w:sz="4" w:space="0" w:color="auto"/>
            </w:tcBorders>
            <w:shd w:val="clear" w:color="auto" w:fill="FFFFFF" w:themeFill="background1"/>
          </w:tcPr>
          <w:p w14:paraId="1034336F"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lastRenderedPageBreak/>
              <w:t xml:space="preserve">(EI03EO06-5S08) </w:t>
            </w:r>
            <w:r w:rsidRPr="00A07499">
              <w:rPr>
                <w:rFonts w:eastAsia="Times New Roman"/>
                <w:color w:val="000000"/>
                <w:sz w:val="20"/>
                <w:szCs w:val="20"/>
              </w:rPr>
              <w:t xml:space="preserve">Avaliar progressivamente e com o auxílio do professor, os efeitos dos preconceitos e dos estereótipos surgidos </w:t>
            </w:r>
            <w:r w:rsidRPr="00A07499">
              <w:rPr>
                <w:rFonts w:eastAsia="Times New Roman"/>
                <w:color w:val="000000"/>
                <w:sz w:val="20"/>
                <w:szCs w:val="20"/>
              </w:rPr>
              <w:lastRenderedPageBreak/>
              <w:t>diariamente no contexto escolar, dialogando, colocando o assunto nas rodas de conversas e estabelecendo atitudes coletivas nas assembleias estudantis.</w:t>
            </w:r>
          </w:p>
        </w:tc>
        <w:tc>
          <w:tcPr>
            <w:tcW w:w="1701" w:type="dxa"/>
            <w:vMerge/>
            <w:tcBorders>
              <w:top w:val="single" w:sz="4" w:space="0" w:color="auto"/>
              <w:left w:val="nil"/>
              <w:bottom w:val="single" w:sz="4" w:space="0" w:color="auto"/>
              <w:right w:val="single" w:sz="4" w:space="0" w:color="auto"/>
            </w:tcBorders>
            <w:shd w:val="clear" w:color="auto" w:fill="auto"/>
          </w:tcPr>
          <w:p w14:paraId="3DA5E318"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2005EB49"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42E2F4C8" w14:textId="77777777" w:rsidTr="00BC329B">
        <w:trPr>
          <w:trHeight w:val="17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CEC04A3" w14:textId="77777777" w:rsidR="00A07499" w:rsidRPr="00A07499" w:rsidRDefault="00A07499" w:rsidP="00A07499">
            <w:pPr>
              <w:spacing w:after="0" w:line="240" w:lineRule="auto"/>
              <w:jc w:val="both"/>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157AB80F"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tcPr>
          <w:p w14:paraId="1FF3DEEF"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(EI03EO06-4S09) </w:t>
            </w:r>
            <w:r w:rsidRPr="00A07499">
              <w:rPr>
                <w:rFonts w:eastAsia="Times New Roman"/>
                <w:color w:val="000000"/>
                <w:sz w:val="20"/>
                <w:szCs w:val="20"/>
              </w:rPr>
              <w:t>Valorizar e respeitar progressivamente sua cultura, seu modo de vida, suas tradições familiares, sua constituição familiar construindo assim uma identidade pessoal e cultural livre de preconceitos e discriminação</w:t>
            </w:r>
          </w:p>
        </w:tc>
        <w:tc>
          <w:tcPr>
            <w:tcW w:w="3935" w:type="dxa"/>
            <w:tcBorders>
              <w:top w:val="single" w:sz="4" w:space="0" w:color="auto"/>
              <w:left w:val="nil"/>
              <w:right w:val="single" w:sz="4" w:space="0" w:color="auto"/>
            </w:tcBorders>
            <w:shd w:val="clear" w:color="auto" w:fill="FFFFFF" w:themeFill="background1"/>
          </w:tcPr>
          <w:p w14:paraId="69BC353D"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(EI03EO06-5S09) </w:t>
            </w:r>
            <w:r w:rsidRPr="00A07499">
              <w:rPr>
                <w:rFonts w:eastAsia="Times New Roman"/>
                <w:color w:val="000000"/>
                <w:sz w:val="20"/>
                <w:szCs w:val="20"/>
              </w:rPr>
              <w:t>Valorizar e respeitar progressivamente sua cultura, seu modo de vida, suas tradições familiares, sua constituição familiar construindo assim uma identidade pessoal e cultural livre de preconceitos e discriminação.</w:t>
            </w:r>
          </w:p>
        </w:tc>
        <w:tc>
          <w:tcPr>
            <w:tcW w:w="1701" w:type="dxa"/>
            <w:vMerge/>
            <w:tcBorders>
              <w:top w:val="single" w:sz="4" w:space="0" w:color="auto"/>
              <w:left w:val="nil"/>
              <w:bottom w:val="single" w:sz="4" w:space="0" w:color="auto"/>
              <w:right w:val="single" w:sz="4" w:space="0" w:color="auto"/>
            </w:tcBorders>
            <w:shd w:val="clear" w:color="auto" w:fill="auto"/>
          </w:tcPr>
          <w:p w14:paraId="74534AC3"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3A68005E"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144E9522" w14:textId="77777777" w:rsidTr="00BC329B">
        <w:trPr>
          <w:trHeight w:val="17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7D5864F" w14:textId="77777777" w:rsidR="00A07499" w:rsidRPr="00A07499" w:rsidRDefault="00A07499" w:rsidP="00A07499">
            <w:pPr>
              <w:spacing w:after="0" w:line="240" w:lineRule="auto"/>
              <w:jc w:val="both"/>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758E3C85"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FFFFFF" w:themeFill="background1"/>
          </w:tcPr>
          <w:p w14:paraId="6CB4A084"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(EI03EO06-4S10) </w:t>
            </w:r>
            <w:r w:rsidRPr="00A07499">
              <w:rPr>
                <w:rFonts w:eastAsia="Times New Roman"/>
                <w:color w:val="000000"/>
                <w:sz w:val="20"/>
                <w:szCs w:val="20"/>
              </w:rPr>
              <w:t>Agir com flexibilidade e sem preconceito de qualquer natureza, valorizando as diferenças, as identidades, as igualdades de gênero, etnia e de cultura aprendendo a brincar e interagir com a diversidade existente em diferentes grupos sociais.</w:t>
            </w:r>
          </w:p>
        </w:tc>
        <w:tc>
          <w:tcPr>
            <w:tcW w:w="3935" w:type="dxa"/>
            <w:tcBorders>
              <w:top w:val="single" w:sz="4" w:space="0" w:color="auto"/>
              <w:left w:val="nil"/>
              <w:bottom w:val="single" w:sz="4" w:space="0" w:color="auto"/>
              <w:right w:val="single" w:sz="4" w:space="0" w:color="auto"/>
            </w:tcBorders>
            <w:shd w:val="clear" w:color="auto" w:fill="FFFFFF" w:themeFill="background1"/>
          </w:tcPr>
          <w:p w14:paraId="687EDEDD"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(EI03EO06-5S10) </w:t>
            </w:r>
            <w:r w:rsidRPr="00A07499">
              <w:rPr>
                <w:rFonts w:eastAsia="Times New Roman"/>
                <w:color w:val="000000"/>
                <w:sz w:val="20"/>
                <w:szCs w:val="20"/>
              </w:rPr>
              <w:t>Agir com flexibilidade e sem preconceito de qualquer natureza, valorizando as diferenças, as identidades, as igualdades de gênero, etnia e de cultura aprendendo a brincar e interagir com a diversidade existente em diferentes grupos sociais.</w:t>
            </w:r>
          </w:p>
        </w:tc>
        <w:tc>
          <w:tcPr>
            <w:tcW w:w="1701" w:type="dxa"/>
            <w:vMerge/>
            <w:tcBorders>
              <w:top w:val="single" w:sz="4" w:space="0" w:color="auto"/>
              <w:left w:val="nil"/>
              <w:bottom w:val="single" w:sz="4" w:space="0" w:color="auto"/>
              <w:right w:val="single" w:sz="4" w:space="0" w:color="auto"/>
            </w:tcBorders>
            <w:shd w:val="clear" w:color="auto" w:fill="auto"/>
          </w:tcPr>
          <w:p w14:paraId="6638A850"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269DF1B6"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45CB2AF5" w14:textId="77777777" w:rsidTr="00BC329B">
        <w:trPr>
          <w:trHeight w:val="17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5BBEDCE" w14:textId="77777777" w:rsidR="00A07499" w:rsidRPr="00A07499" w:rsidRDefault="00A07499" w:rsidP="00A07499">
            <w:pPr>
              <w:spacing w:after="0" w:line="240" w:lineRule="auto"/>
              <w:jc w:val="both"/>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359EB102"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bottom w:val="single" w:sz="4" w:space="0" w:color="auto"/>
              <w:right w:val="single" w:sz="4" w:space="0" w:color="auto"/>
            </w:tcBorders>
            <w:shd w:val="clear" w:color="auto" w:fill="FFFFFF" w:themeFill="background1"/>
          </w:tcPr>
          <w:p w14:paraId="23F963E8"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(EI03EO06-4S11) </w:t>
            </w:r>
            <w:r w:rsidRPr="00A07499">
              <w:rPr>
                <w:rFonts w:eastAsia="Times New Roman"/>
                <w:color w:val="000000"/>
                <w:sz w:val="20"/>
                <w:szCs w:val="20"/>
              </w:rPr>
              <w:t>Manifestar oposição a qualquer forma de discriminação e preconceito com qualquer sujeito.</w:t>
            </w:r>
          </w:p>
        </w:tc>
        <w:tc>
          <w:tcPr>
            <w:tcW w:w="3935" w:type="dxa"/>
            <w:tcBorders>
              <w:top w:val="single" w:sz="4" w:space="0" w:color="auto"/>
              <w:left w:val="nil"/>
              <w:bottom w:val="single" w:sz="4" w:space="0" w:color="auto"/>
              <w:right w:val="single" w:sz="4" w:space="0" w:color="auto"/>
            </w:tcBorders>
            <w:shd w:val="clear" w:color="auto" w:fill="FFFFFF" w:themeFill="background1"/>
          </w:tcPr>
          <w:p w14:paraId="317A8E61"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(EI03EO06-5S12) </w:t>
            </w:r>
            <w:r w:rsidRPr="00A07499">
              <w:rPr>
                <w:rFonts w:eastAsia="Times New Roman"/>
                <w:color w:val="000000"/>
                <w:sz w:val="20"/>
                <w:szCs w:val="20"/>
              </w:rPr>
              <w:t>Manifestar oposição a qualquer forma de discriminação e preconceito com qualquer sujeito.</w:t>
            </w:r>
          </w:p>
        </w:tc>
        <w:tc>
          <w:tcPr>
            <w:tcW w:w="1701" w:type="dxa"/>
            <w:vMerge/>
            <w:tcBorders>
              <w:top w:val="single" w:sz="4" w:space="0" w:color="auto"/>
              <w:left w:val="nil"/>
              <w:bottom w:val="single" w:sz="4" w:space="0" w:color="auto"/>
              <w:right w:val="single" w:sz="4" w:space="0" w:color="auto"/>
            </w:tcBorders>
            <w:shd w:val="clear" w:color="auto" w:fill="auto"/>
          </w:tcPr>
          <w:p w14:paraId="45B4E393"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nil"/>
              <w:bottom w:val="single" w:sz="4" w:space="0" w:color="auto"/>
              <w:right w:val="single" w:sz="4" w:space="0" w:color="auto"/>
            </w:tcBorders>
            <w:shd w:val="clear" w:color="auto" w:fill="auto"/>
          </w:tcPr>
          <w:p w14:paraId="478B4B0E" w14:textId="77777777" w:rsidR="00A07499" w:rsidRPr="00A07499" w:rsidRDefault="00A07499" w:rsidP="00A07499">
            <w:pPr>
              <w:spacing w:after="0" w:line="240" w:lineRule="auto"/>
              <w:jc w:val="both"/>
              <w:rPr>
                <w:rFonts w:eastAsia="Times New Roman"/>
                <w:color w:val="000000"/>
                <w:sz w:val="20"/>
                <w:szCs w:val="20"/>
              </w:rPr>
            </w:pPr>
          </w:p>
        </w:tc>
      </w:tr>
      <w:tr w:rsidR="00A07499" w:rsidRPr="00A07499" w14:paraId="18FA4D26" w14:textId="77777777" w:rsidTr="00BC329B">
        <w:trPr>
          <w:trHeight w:val="227"/>
        </w:trPr>
        <w:tc>
          <w:tcPr>
            <w:tcW w:w="1813"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E3BCECD" w14:textId="77777777" w:rsidR="00A07499" w:rsidRPr="00A07499" w:rsidRDefault="00A07499" w:rsidP="00A07499">
            <w:pPr>
              <w:spacing w:after="0" w:line="240" w:lineRule="auto"/>
              <w:jc w:val="center"/>
              <w:rPr>
                <w:rFonts w:eastAsia="Times New Roman"/>
                <w:b/>
                <w:bCs/>
                <w:color w:val="000000"/>
                <w:sz w:val="20"/>
                <w:szCs w:val="20"/>
              </w:rPr>
            </w:pPr>
            <w:r w:rsidRPr="00A07499">
              <w:rPr>
                <w:rFonts w:eastAsia="Times New Roman"/>
                <w:b/>
                <w:bCs/>
                <w:color w:val="000000"/>
                <w:sz w:val="20"/>
                <w:szCs w:val="20"/>
              </w:rPr>
              <w:t xml:space="preserve">(EI03EO07) </w:t>
            </w:r>
            <w:r w:rsidRPr="00A07499">
              <w:rPr>
                <w:rFonts w:eastAsia="Times New Roman"/>
                <w:b/>
                <w:bCs/>
                <w:color w:val="000000"/>
                <w:sz w:val="20"/>
                <w:szCs w:val="20"/>
              </w:rPr>
              <w:br/>
              <w:t>Usar estratégias pautadas no respeito mútuo para lidar com conflitos nas interações com crianças e adultos.</w:t>
            </w:r>
          </w:p>
        </w:tc>
        <w:tc>
          <w:tcPr>
            <w:tcW w:w="1873" w:type="dxa"/>
            <w:vMerge w:val="restart"/>
            <w:tcBorders>
              <w:top w:val="single" w:sz="4" w:space="0" w:color="auto"/>
              <w:left w:val="nil"/>
              <w:bottom w:val="single" w:sz="4" w:space="0" w:color="auto"/>
              <w:right w:val="single" w:sz="4" w:space="0" w:color="auto"/>
            </w:tcBorders>
            <w:shd w:val="clear" w:color="auto" w:fill="D9E2F3" w:themeFill="accent1" w:themeFillTint="33"/>
          </w:tcPr>
          <w:p w14:paraId="7779411F"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C1. Conhecimento</w:t>
            </w:r>
          </w:p>
          <w:p w14:paraId="01C43A60"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C3. Repertório cultural</w:t>
            </w:r>
          </w:p>
          <w:p w14:paraId="60002EF1"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C4. Comunicação</w:t>
            </w:r>
          </w:p>
          <w:p w14:paraId="0215CAFE"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C6. Trabalho e projeto de vida</w:t>
            </w:r>
          </w:p>
          <w:p w14:paraId="19192AEC"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C7. Argumentação</w:t>
            </w:r>
          </w:p>
          <w:p w14:paraId="75905F7F"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C8. Autoconhecimento e autocuidado</w:t>
            </w:r>
          </w:p>
          <w:p w14:paraId="3EAC9215"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C9. Empatia e cooperação</w:t>
            </w:r>
          </w:p>
          <w:p w14:paraId="7D6D0EB6" w14:textId="77777777" w:rsidR="00A07499" w:rsidRPr="00A07499" w:rsidRDefault="00A07499" w:rsidP="00A07499">
            <w:pPr>
              <w:spacing w:after="0" w:line="240" w:lineRule="auto"/>
              <w:jc w:val="both"/>
              <w:rPr>
                <w:rFonts w:eastAsia="Times New Roman"/>
                <w:color w:val="000000"/>
                <w:sz w:val="18"/>
                <w:szCs w:val="18"/>
              </w:rPr>
            </w:pPr>
            <w:r w:rsidRPr="00A07499">
              <w:rPr>
                <w:rFonts w:eastAsia="Times New Roman"/>
                <w:color w:val="000000"/>
                <w:sz w:val="18"/>
                <w:szCs w:val="18"/>
              </w:rPr>
              <w:t>C10. Responsabilidade e cidadania</w:t>
            </w:r>
          </w:p>
          <w:p w14:paraId="5BDA4936" w14:textId="77777777" w:rsidR="00A07499" w:rsidRPr="00A07499" w:rsidRDefault="00A07499" w:rsidP="00A07499">
            <w:pPr>
              <w:spacing w:after="0" w:line="240" w:lineRule="auto"/>
              <w:jc w:val="both"/>
              <w:rPr>
                <w:rFonts w:eastAsia="Times New Roman"/>
                <w:color w:val="000000"/>
                <w:sz w:val="20"/>
                <w:szCs w:val="20"/>
              </w:rPr>
            </w:pPr>
          </w:p>
        </w:tc>
        <w:tc>
          <w:tcPr>
            <w:tcW w:w="7654"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60378870" w14:textId="77777777" w:rsidR="00A07499" w:rsidRPr="00A07499" w:rsidRDefault="00A07499" w:rsidP="00A07499">
            <w:pPr>
              <w:spacing w:after="0" w:line="240" w:lineRule="auto"/>
              <w:jc w:val="center"/>
              <w:rPr>
                <w:rFonts w:eastAsia="Times New Roman"/>
                <w:b/>
                <w:bCs/>
                <w:color w:val="000000"/>
                <w:sz w:val="20"/>
                <w:szCs w:val="20"/>
              </w:rPr>
            </w:pP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tcPr>
          <w:p w14:paraId="4D7A1923"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Conviver</w:t>
            </w:r>
          </w:p>
          <w:p w14:paraId="6023357F"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Brincar</w:t>
            </w:r>
          </w:p>
          <w:p w14:paraId="41C8248D"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Participar</w:t>
            </w:r>
          </w:p>
          <w:p w14:paraId="362EFFC7"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Explorar</w:t>
            </w:r>
          </w:p>
          <w:p w14:paraId="441744DE"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Expressar</w:t>
            </w:r>
          </w:p>
          <w:p w14:paraId="4BB9CEBE"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color w:val="000000"/>
                <w:sz w:val="20"/>
                <w:szCs w:val="20"/>
              </w:rPr>
              <w:t>Conhecer-se</w:t>
            </w:r>
          </w:p>
          <w:p w14:paraId="323D1D8D" w14:textId="77777777" w:rsidR="00A07499" w:rsidRPr="00A07499" w:rsidRDefault="00A07499" w:rsidP="00A07499">
            <w:pPr>
              <w:spacing w:after="0" w:line="240" w:lineRule="auto"/>
              <w:jc w:val="both"/>
              <w:rPr>
                <w:rFonts w:eastAsia="Times New Roman"/>
                <w:color w:val="000000"/>
                <w:sz w:val="20"/>
                <w:szCs w:val="20"/>
              </w:rPr>
            </w:pPr>
          </w:p>
          <w:p w14:paraId="6DA36B7C" w14:textId="77777777" w:rsidR="00A07499" w:rsidRPr="00A07499" w:rsidRDefault="00A07499" w:rsidP="00A07499">
            <w:pPr>
              <w:spacing w:after="0" w:line="240" w:lineRule="auto"/>
              <w:jc w:val="both"/>
              <w:rPr>
                <w:rFonts w:eastAsia="Times New Roman"/>
                <w:color w:val="000000"/>
                <w:sz w:val="20"/>
                <w:szCs w:val="20"/>
              </w:rPr>
            </w:pPr>
          </w:p>
          <w:p w14:paraId="315F55E8"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val="restart"/>
            <w:tcBorders>
              <w:top w:val="single" w:sz="4" w:space="0" w:color="auto"/>
              <w:left w:val="single" w:sz="4" w:space="0" w:color="auto"/>
              <w:bottom w:val="single" w:sz="4" w:space="0" w:color="auto"/>
              <w:right w:val="single" w:sz="4" w:space="0" w:color="auto"/>
            </w:tcBorders>
            <w:shd w:val="clear" w:color="auto" w:fill="auto"/>
          </w:tcPr>
          <w:p w14:paraId="316F6173" w14:textId="77777777" w:rsidR="00A07499" w:rsidRPr="00A07499" w:rsidRDefault="00A07499" w:rsidP="00A07499">
            <w:pPr>
              <w:spacing w:after="0" w:line="240" w:lineRule="auto"/>
              <w:contextualSpacing/>
              <w:jc w:val="both"/>
              <w:rPr>
                <w:rFonts w:eastAsia="Times New Roman"/>
                <w:color w:val="000000"/>
                <w:sz w:val="20"/>
                <w:szCs w:val="20"/>
              </w:rPr>
            </w:pPr>
            <w:r w:rsidRPr="00A07499">
              <w:rPr>
                <w:rFonts w:asciiTheme="minorHAnsi" w:eastAsiaTheme="minorHAnsi" w:hAnsiTheme="minorHAnsi" w:cstheme="minorBidi"/>
                <w:noProof/>
              </w:rPr>
              <w:drawing>
                <wp:inline distT="0" distB="0" distL="0" distR="0" wp14:anchorId="30C05F59" wp14:editId="5F16B531">
                  <wp:extent cx="906711" cy="888521"/>
                  <wp:effectExtent l="0" t="0" r="8255" b="6985"/>
                  <wp:docPr id="85" name="Imagem 85"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07499" w:rsidRPr="00A07499" w14:paraId="380C3AEA"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56E7283"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092BDEEA"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1369E2"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(EI03EO07-4S01) </w:t>
            </w:r>
            <w:r w:rsidRPr="00A07499">
              <w:rPr>
                <w:rFonts w:eastAsia="Times New Roman"/>
                <w:color w:val="000000"/>
                <w:sz w:val="20"/>
                <w:szCs w:val="20"/>
              </w:rPr>
              <w:t>Identificar progressivamente e com o auxílio do professor o que são e quais as causas dos conflitos interpessoais surgidos dentro e fora do ambiente escolar</w:t>
            </w:r>
          </w:p>
        </w:tc>
        <w:tc>
          <w:tcPr>
            <w:tcW w:w="39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D1E9C1"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(EI03EO07-5S01) </w:t>
            </w:r>
            <w:r w:rsidRPr="00A07499">
              <w:rPr>
                <w:rFonts w:eastAsia="Times New Roman"/>
                <w:color w:val="000000"/>
                <w:sz w:val="20"/>
                <w:szCs w:val="20"/>
              </w:rPr>
              <w:t>Identificar progressivamente e com o auxílio do professor o que são e quais as causas dos conflitos interpessoais surgidos dentro e fora do ambiente escolar.</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72016541"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single" w:sz="4" w:space="0" w:color="auto"/>
              <w:bottom w:val="single" w:sz="4" w:space="0" w:color="auto"/>
              <w:right w:val="single" w:sz="4" w:space="0" w:color="auto"/>
            </w:tcBorders>
            <w:shd w:val="clear" w:color="auto" w:fill="auto"/>
          </w:tcPr>
          <w:p w14:paraId="3A966E24" w14:textId="77777777" w:rsidR="00A07499" w:rsidRPr="00A07499" w:rsidRDefault="00A07499" w:rsidP="00DC5FA0">
            <w:pPr>
              <w:numPr>
                <w:ilvl w:val="0"/>
                <w:numId w:val="36"/>
              </w:numPr>
              <w:spacing w:after="0" w:line="240" w:lineRule="auto"/>
              <w:contextualSpacing/>
              <w:jc w:val="both"/>
              <w:rPr>
                <w:rFonts w:eastAsia="Times New Roman"/>
                <w:color w:val="000000"/>
                <w:sz w:val="20"/>
                <w:szCs w:val="20"/>
              </w:rPr>
            </w:pPr>
          </w:p>
        </w:tc>
      </w:tr>
      <w:tr w:rsidR="00A07499" w:rsidRPr="00A07499" w14:paraId="44B0D359"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83CE2B2"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62D1AFA3"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single" w:sz="4" w:space="0" w:color="auto"/>
              <w:bottom w:val="single" w:sz="4" w:space="0" w:color="auto"/>
              <w:right w:val="single" w:sz="4" w:space="0" w:color="auto"/>
            </w:tcBorders>
            <w:shd w:val="clear" w:color="auto" w:fill="FFFFFF" w:themeFill="background1"/>
          </w:tcPr>
          <w:p w14:paraId="214BEC6A"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(EI03EO07-4S02) </w:t>
            </w:r>
            <w:r w:rsidRPr="00A07499">
              <w:rPr>
                <w:rFonts w:eastAsia="Times New Roman"/>
                <w:color w:val="000000"/>
                <w:sz w:val="20"/>
                <w:szCs w:val="20"/>
              </w:rPr>
              <w:t>Descobrir progressivamente formas pacíficas de gerir e resolver conflitos interpessoais</w:t>
            </w:r>
          </w:p>
        </w:tc>
        <w:tc>
          <w:tcPr>
            <w:tcW w:w="3935" w:type="dxa"/>
            <w:tcBorders>
              <w:top w:val="single" w:sz="4" w:space="0" w:color="auto"/>
              <w:left w:val="single" w:sz="4" w:space="0" w:color="auto"/>
              <w:bottom w:val="single" w:sz="4" w:space="0" w:color="auto"/>
              <w:right w:val="single" w:sz="4" w:space="0" w:color="auto"/>
            </w:tcBorders>
            <w:shd w:val="clear" w:color="auto" w:fill="FFFFFF" w:themeFill="background1"/>
          </w:tcPr>
          <w:p w14:paraId="78B95D12"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(EI03EO07-5S02) </w:t>
            </w:r>
            <w:r w:rsidRPr="00A07499">
              <w:rPr>
                <w:rFonts w:eastAsia="Times New Roman"/>
                <w:color w:val="000000"/>
                <w:sz w:val="20"/>
                <w:szCs w:val="20"/>
              </w:rPr>
              <w:t>Descobrir progressivamente formas pacíficas de gerir e resolver conflitos interpessoais ampliando o diálogo e a comunicação entre os envolvidos.</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7A346F13"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single" w:sz="4" w:space="0" w:color="auto"/>
              <w:bottom w:val="single" w:sz="4" w:space="0" w:color="auto"/>
              <w:right w:val="single" w:sz="4" w:space="0" w:color="auto"/>
            </w:tcBorders>
            <w:shd w:val="clear" w:color="auto" w:fill="auto"/>
          </w:tcPr>
          <w:p w14:paraId="48962FB3" w14:textId="77777777" w:rsidR="00A07499" w:rsidRPr="00A07499" w:rsidRDefault="00A07499" w:rsidP="00DC5FA0">
            <w:pPr>
              <w:numPr>
                <w:ilvl w:val="0"/>
                <w:numId w:val="36"/>
              </w:numPr>
              <w:spacing w:after="0" w:line="240" w:lineRule="auto"/>
              <w:contextualSpacing/>
              <w:jc w:val="both"/>
              <w:rPr>
                <w:rFonts w:eastAsia="Times New Roman"/>
                <w:color w:val="000000"/>
                <w:sz w:val="20"/>
                <w:szCs w:val="20"/>
              </w:rPr>
            </w:pPr>
          </w:p>
        </w:tc>
      </w:tr>
      <w:tr w:rsidR="00A07499" w:rsidRPr="00A07499" w14:paraId="179E227B"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EA8D7B2"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3E67A3C0"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single" w:sz="4" w:space="0" w:color="auto"/>
              <w:bottom w:val="single" w:sz="4" w:space="0" w:color="auto"/>
              <w:right w:val="single" w:sz="4" w:space="0" w:color="auto"/>
            </w:tcBorders>
            <w:shd w:val="clear" w:color="auto" w:fill="FFFFFF" w:themeFill="background1"/>
          </w:tcPr>
          <w:p w14:paraId="2901DFA8"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(EI03EO07-4S03) </w:t>
            </w:r>
            <w:r w:rsidRPr="00A07499">
              <w:rPr>
                <w:rFonts w:eastAsia="Times New Roman"/>
                <w:color w:val="000000"/>
                <w:sz w:val="20"/>
                <w:szCs w:val="20"/>
              </w:rPr>
              <w:t xml:space="preserve">Interagir com os seus diferentes grupos sociais construindo progressivamente relacionamentos </w:t>
            </w:r>
            <w:r w:rsidRPr="00A07499">
              <w:rPr>
                <w:rFonts w:eastAsia="Times New Roman"/>
                <w:color w:val="000000"/>
                <w:sz w:val="20"/>
                <w:szCs w:val="20"/>
              </w:rPr>
              <w:lastRenderedPageBreak/>
              <w:t>positivos, trabalhos em equipe e resolução de conflitos.</w:t>
            </w:r>
          </w:p>
          <w:p w14:paraId="47EE00E1" w14:textId="77777777" w:rsidR="00A07499" w:rsidRPr="00A07499" w:rsidRDefault="00A07499" w:rsidP="00A07499">
            <w:pPr>
              <w:spacing w:after="0" w:line="240" w:lineRule="auto"/>
              <w:jc w:val="both"/>
              <w:rPr>
                <w:rFonts w:eastAsia="Times New Roman"/>
                <w:b/>
                <w:bCs/>
                <w:color w:val="000000"/>
                <w:sz w:val="20"/>
                <w:szCs w:val="20"/>
              </w:rPr>
            </w:pPr>
          </w:p>
        </w:tc>
        <w:tc>
          <w:tcPr>
            <w:tcW w:w="39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A49135"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lastRenderedPageBreak/>
              <w:t xml:space="preserve">(EI03EO07-5S03) </w:t>
            </w:r>
            <w:r w:rsidRPr="00A07499">
              <w:rPr>
                <w:rFonts w:eastAsia="Times New Roman"/>
                <w:color w:val="000000"/>
                <w:sz w:val="20"/>
                <w:szCs w:val="20"/>
              </w:rPr>
              <w:t xml:space="preserve">Interagir com os seus diferentes grupos sociais construindo progressivamente relacionamentos positivos, trabalhos em equipe e resolução de conflitos </w:t>
            </w:r>
            <w:r w:rsidRPr="00A07499">
              <w:rPr>
                <w:rFonts w:eastAsia="Times New Roman"/>
                <w:color w:val="000000"/>
                <w:sz w:val="20"/>
                <w:szCs w:val="20"/>
              </w:rPr>
              <w:lastRenderedPageBreak/>
              <w:t>descobrindo possibilidades diferenciadas de gerenciar os acontecimentos.</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14634D16"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single" w:sz="4" w:space="0" w:color="auto"/>
              <w:bottom w:val="single" w:sz="4" w:space="0" w:color="auto"/>
              <w:right w:val="single" w:sz="4" w:space="0" w:color="auto"/>
            </w:tcBorders>
            <w:shd w:val="clear" w:color="auto" w:fill="auto"/>
          </w:tcPr>
          <w:p w14:paraId="40910CA0" w14:textId="77777777" w:rsidR="00A07499" w:rsidRPr="00A07499" w:rsidRDefault="00A07499" w:rsidP="00DC5FA0">
            <w:pPr>
              <w:numPr>
                <w:ilvl w:val="0"/>
                <w:numId w:val="36"/>
              </w:numPr>
              <w:spacing w:after="0" w:line="240" w:lineRule="auto"/>
              <w:contextualSpacing/>
              <w:jc w:val="both"/>
              <w:rPr>
                <w:rFonts w:eastAsia="Times New Roman"/>
                <w:color w:val="000000"/>
                <w:sz w:val="20"/>
                <w:szCs w:val="20"/>
              </w:rPr>
            </w:pPr>
          </w:p>
        </w:tc>
      </w:tr>
      <w:tr w:rsidR="00A07499" w:rsidRPr="00A07499" w14:paraId="5E31BF82"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89D7FAF"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3D381C7D"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tcPr>
          <w:p w14:paraId="2CA9BEEE"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(EI03EO07-4S04) </w:t>
            </w:r>
            <w:r w:rsidRPr="00A07499">
              <w:rPr>
                <w:rFonts w:eastAsia="Times New Roman"/>
                <w:color w:val="000000"/>
                <w:sz w:val="20"/>
                <w:szCs w:val="20"/>
              </w:rPr>
              <w:t>Compreender progressivamente as dimensões das situações conflituosas buscando alternativas individuais e/ou coletivas para solucioná-las.</w:t>
            </w:r>
          </w:p>
        </w:tc>
        <w:tc>
          <w:tcPr>
            <w:tcW w:w="3935" w:type="dxa"/>
            <w:tcBorders>
              <w:top w:val="single" w:sz="4" w:space="0" w:color="auto"/>
              <w:left w:val="nil"/>
              <w:right w:val="single" w:sz="4" w:space="0" w:color="auto"/>
            </w:tcBorders>
            <w:shd w:val="clear" w:color="auto" w:fill="FFFFFF" w:themeFill="background1"/>
          </w:tcPr>
          <w:p w14:paraId="070E69EF"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(EI03EO07-5S04) </w:t>
            </w:r>
            <w:r w:rsidRPr="00A07499">
              <w:rPr>
                <w:rFonts w:eastAsia="Times New Roman"/>
                <w:color w:val="000000"/>
                <w:sz w:val="20"/>
                <w:szCs w:val="20"/>
              </w:rPr>
              <w:t>Compreender progressivamente as dimensões das situações conflituosas buscando alternativas individuais e/ou coletivas para solucioná-las utilizando atitudes negociadoras e tolerantes.</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4F02B583"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single" w:sz="4" w:space="0" w:color="auto"/>
              <w:bottom w:val="single" w:sz="4" w:space="0" w:color="auto"/>
              <w:right w:val="single" w:sz="4" w:space="0" w:color="auto"/>
            </w:tcBorders>
            <w:shd w:val="clear" w:color="auto" w:fill="auto"/>
          </w:tcPr>
          <w:p w14:paraId="35FA4B91" w14:textId="77777777" w:rsidR="00A07499" w:rsidRPr="00A07499" w:rsidRDefault="00A07499" w:rsidP="00DC5FA0">
            <w:pPr>
              <w:numPr>
                <w:ilvl w:val="0"/>
                <w:numId w:val="36"/>
              </w:numPr>
              <w:spacing w:after="0" w:line="240" w:lineRule="auto"/>
              <w:contextualSpacing/>
              <w:jc w:val="both"/>
              <w:rPr>
                <w:rFonts w:eastAsia="Times New Roman"/>
                <w:color w:val="000000"/>
                <w:sz w:val="20"/>
                <w:szCs w:val="20"/>
              </w:rPr>
            </w:pPr>
          </w:p>
        </w:tc>
      </w:tr>
      <w:tr w:rsidR="00A07499" w:rsidRPr="00A07499" w14:paraId="143F390C"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58CC328"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7427A2B4"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vAlign w:val="center"/>
          </w:tcPr>
          <w:p w14:paraId="2F99D70A"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(EI03EO07-4S05) </w:t>
            </w:r>
            <w:r w:rsidRPr="00A07499">
              <w:rPr>
                <w:rFonts w:eastAsia="Times New Roman"/>
                <w:color w:val="000000"/>
                <w:sz w:val="20"/>
                <w:szCs w:val="20"/>
              </w:rPr>
              <w:t>Identificar diariamente com auxílio do professor, as regras e normas(combinados) para utilização dos espaços coletivos, dos brinquedos e de todos objetos da sala.</w:t>
            </w:r>
          </w:p>
        </w:tc>
        <w:tc>
          <w:tcPr>
            <w:tcW w:w="3935" w:type="dxa"/>
            <w:tcBorders>
              <w:top w:val="single" w:sz="4" w:space="0" w:color="auto"/>
              <w:left w:val="nil"/>
              <w:right w:val="single" w:sz="4" w:space="0" w:color="auto"/>
            </w:tcBorders>
            <w:shd w:val="clear" w:color="auto" w:fill="FFFFFF" w:themeFill="background1"/>
            <w:vAlign w:val="center"/>
          </w:tcPr>
          <w:p w14:paraId="3BDB7A04"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(EI03EO07-5S05) </w:t>
            </w:r>
            <w:r w:rsidRPr="00A07499">
              <w:rPr>
                <w:rFonts w:eastAsia="Times New Roman"/>
                <w:color w:val="000000"/>
                <w:sz w:val="20"/>
                <w:szCs w:val="20"/>
              </w:rPr>
              <w:t>Identificar diariamente com auxílio do professor, as regras e normas(combinados) para utilização dos espaços coletivos, dos brinquedos e de todos objetos da sala.</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6DE4CE0E"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single" w:sz="4" w:space="0" w:color="auto"/>
              <w:bottom w:val="single" w:sz="4" w:space="0" w:color="auto"/>
              <w:right w:val="single" w:sz="4" w:space="0" w:color="auto"/>
            </w:tcBorders>
            <w:shd w:val="clear" w:color="auto" w:fill="auto"/>
          </w:tcPr>
          <w:p w14:paraId="7DC1F0C9" w14:textId="77777777" w:rsidR="00A07499" w:rsidRPr="00A07499" w:rsidRDefault="00A07499" w:rsidP="00DC5FA0">
            <w:pPr>
              <w:numPr>
                <w:ilvl w:val="0"/>
                <w:numId w:val="36"/>
              </w:numPr>
              <w:spacing w:after="0" w:line="240" w:lineRule="auto"/>
              <w:contextualSpacing/>
              <w:jc w:val="both"/>
              <w:rPr>
                <w:rFonts w:eastAsia="Times New Roman"/>
                <w:color w:val="000000"/>
                <w:sz w:val="20"/>
                <w:szCs w:val="20"/>
              </w:rPr>
            </w:pPr>
          </w:p>
        </w:tc>
      </w:tr>
      <w:tr w:rsidR="00A07499" w:rsidRPr="00A07499" w14:paraId="7B0912FF"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87C35BC"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302645DD"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vAlign w:val="center"/>
          </w:tcPr>
          <w:p w14:paraId="4752FD96"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(EI03EO07-4S06) </w:t>
            </w:r>
            <w:r w:rsidRPr="00A07499">
              <w:rPr>
                <w:rFonts w:eastAsia="Times New Roman"/>
                <w:color w:val="000000"/>
                <w:sz w:val="20"/>
                <w:szCs w:val="20"/>
              </w:rPr>
              <w:t>Compreender de forma progressiva que as regras/combinados são passiveis de discussões, questionamentos e reformulações entre todos os sujeitos do grupo.</w:t>
            </w:r>
          </w:p>
        </w:tc>
        <w:tc>
          <w:tcPr>
            <w:tcW w:w="3935" w:type="dxa"/>
            <w:tcBorders>
              <w:top w:val="single" w:sz="4" w:space="0" w:color="auto"/>
              <w:left w:val="nil"/>
              <w:right w:val="single" w:sz="4" w:space="0" w:color="auto"/>
            </w:tcBorders>
            <w:shd w:val="clear" w:color="auto" w:fill="FFFFFF" w:themeFill="background1"/>
          </w:tcPr>
          <w:p w14:paraId="55D73636"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(EI03EO07-5S06) </w:t>
            </w:r>
            <w:r w:rsidRPr="00A07499">
              <w:rPr>
                <w:rFonts w:eastAsia="Times New Roman"/>
                <w:color w:val="000000"/>
                <w:sz w:val="20"/>
                <w:szCs w:val="20"/>
              </w:rPr>
              <w:t>Compreender de forma progressiva que as regras/combinados são passiveis de discussões, questionamentos e reformulações entre todos os sujeitos do grupo.</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3C47A3D6"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single" w:sz="4" w:space="0" w:color="auto"/>
              <w:bottom w:val="single" w:sz="4" w:space="0" w:color="auto"/>
              <w:right w:val="single" w:sz="4" w:space="0" w:color="auto"/>
            </w:tcBorders>
            <w:shd w:val="clear" w:color="auto" w:fill="auto"/>
          </w:tcPr>
          <w:p w14:paraId="23652A00" w14:textId="77777777" w:rsidR="00A07499" w:rsidRPr="00A07499" w:rsidRDefault="00A07499" w:rsidP="00DC5FA0">
            <w:pPr>
              <w:numPr>
                <w:ilvl w:val="0"/>
                <w:numId w:val="36"/>
              </w:numPr>
              <w:spacing w:after="0" w:line="240" w:lineRule="auto"/>
              <w:contextualSpacing/>
              <w:jc w:val="both"/>
              <w:rPr>
                <w:rFonts w:eastAsia="Times New Roman"/>
                <w:color w:val="000000"/>
                <w:sz w:val="20"/>
                <w:szCs w:val="20"/>
              </w:rPr>
            </w:pPr>
          </w:p>
        </w:tc>
      </w:tr>
      <w:tr w:rsidR="00A07499" w:rsidRPr="00A07499" w14:paraId="028D1A1F" w14:textId="77777777" w:rsidTr="00BC329B">
        <w:trPr>
          <w:trHeight w:val="181"/>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62AA80A"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4D7D5495"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tcPr>
          <w:p w14:paraId="5C22C6DF"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(EI03EO07-4S07) </w:t>
            </w:r>
            <w:r w:rsidRPr="00A07499">
              <w:rPr>
                <w:rFonts w:eastAsia="Times New Roman"/>
                <w:color w:val="000000"/>
                <w:sz w:val="20"/>
                <w:szCs w:val="20"/>
              </w:rPr>
              <w:t>Participar de diferentes atividades que contribuam para o autogerenciamento das suas emoções e comportamentos.</w:t>
            </w:r>
          </w:p>
        </w:tc>
        <w:tc>
          <w:tcPr>
            <w:tcW w:w="3935" w:type="dxa"/>
            <w:tcBorders>
              <w:top w:val="single" w:sz="4" w:space="0" w:color="auto"/>
              <w:left w:val="nil"/>
              <w:right w:val="single" w:sz="4" w:space="0" w:color="auto"/>
            </w:tcBorders>
            <w:shd w:val="clear" w:color="auto" w:fill="FFFFFF" w:themeFill="background1"/>
            <w:vAlign w:val="center"/>
          </w:tcPr>
          <w:p w14:paraId="3D3444AF"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(EI03EO07-5S07) </w:t>
            </w:r>
            <w:r w:rsidRPr="00A07499">
              <w:rPr>
                <w:rFonts w:eastAsia="Times New Roman"/>
                <w:color w:val="000000"/>
                <w:sz w:val="20"/>
                <w:szCs w:val="20"/>
              </w:rPr>
              <w:t>Participar de diferentes atividades que contribuam para o autogerenciamento das suas emoções e comportamentos ampliando as discussões de formas mais propositivas e responsáveis.</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193BC817"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single" w:sz="4" w:space="0" w:color="auto"/>
              <w:bottom w:val="single" w:sz="4" w:space="0" w:color="auto"/>
              <w:right w:val="single" w:sz="4" w:space="0" w:color="auto"/>
            </w:tcBorders>
            <w:shd w:val="clear" w:color="auto" w:fill="auto"/>
          </w:tcPr>
          <w:p w14:paraId="2577DE05" w14:textId="77777777" w:rsidR="00A07499" w:rsidRPr="00A07499" w:rsidRDefault="00A07499" w:rsidP="00DC5FA0">
            <w:pPr>
              <w:numPr>
                <w:ilvl w:val="0"/>
                <w:numId w:val="36"/>
              </w:numPr>
              <w:spacing w:after="0" w:line="240" w:lineRule="auto"/>
              <w:contextualSpacing/>
              <w:jc w:val="both"/>
              <w:rPr>
                <w:rFonts w:eastAsia="Times New Roman"/>
                <w:color w:val="000000"/>
                <w:sz w:val="20"/>
                <w:szCs w:val="20"/>
              </w:rPr>
            </w:pPr>
          </w:p>
        </w:tc>
      </w:tr>
      <w:tr w:rsidR="00A07499" w:rsidRPr="00A07499" w14:paraId="7600F15C" w14:textId="77777777" w:rsidTr="00BC329B">
        <w:trPr>
          <w:trHeight w:val="181"/>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A2FC27E"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15455490"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nil"/>
              <w:right w:val="single" w:sz="4" w:space="0" w:color="auto"/>
            </w:tcBorders>
            <w:shd w:val="clear" w:color="auto" w:fill="FFFFFF" w:themeFill="background1"/>
            <w:vAlign w:val="center"/>
          </w:tcPr>
          <w:p w14:paraId="1FC9DB60"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(EI03EO07-4S08) </w:t>
            </w:r>
            <w:r w:rsidRPr="00A07499">
              <w:rPr>
                <w:rFonts w:eastAsia="Times New Roman"/>
                <w:color w:val="000000"/>
                <w:sz w:val="20"/>
                <w:szCs w:val="20"/>
              </w:rPr>
              <w:t>Avaliar com o auxílio do professor e da assembleia estudantil quais atitudes podem ser direcionadas para o não cumprimentos das regras de convivência que foram estabelecidas pelo grupo.</w:t>
            </w:r>
          </w:p>
        </w:tc>
        <w:tc>
          <w:tcPr>
            <w:tcW w:w="3935" w:type="dxa"/>
            <w:tcBorders>
              <w:top w:val="single" w:sz="4" w:space="0" w:color="auto"/>
              <w:left w:val="nil"/>
              <w:right w:val="single" w:sz="4" w:space="0" w:color="auto"/>
            </w:tcBorders>
            <w:shd w:val="clear" w:color="auto" w:fill="FFFFFF" w:themeFill="background1"/>
            <w:vAlign w:val="center"/>
          </w:tcPr>
          <w:p w14:paraId="1DF1BB28"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(EI03EO07-5S08) </w:t>
            </w:r>
            <w:r w:rsidRPr="00A07499">
              <w:rPr>
                <w:rFonts w:eastAsia="Times New Roman"/>
                <w:color w:val="000000"/>
                <w:sz w:val="20"/>
                <w:szCs w:val="20"/>
              </w:rPr>
              <w:t>Avaliar com o auxílio do professor e da assembleia estudantil quais atitudes podem ser direcionadas para o não cumprimentos das regras de convivência que foram estabelecidas pelo grupo.</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5DA5B9BB"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single" w:sz="4" w:space="0" w:color="auto"/>
              <w:bottom w:val="single" w:sz="4" w:space="0" w:color="auto"/>
              <w:right w:val="single" w:sz="4" w:space="0" w:color="auto"/>
            </w:tcBorders>
            <w:shd w:val="clear" w:color="auto" w:fill="auto"/>
          </w:tcPr>
          <w:p w14:paraId="39D330B9" w14:textId="77777777" w:rsidR="00A07499" w:rsidRPr="00A07499" w:rsidRDefault="00A07499" w:rsidP="00DC5FA0">
            <w:pPr>
              <w:numPr>
                <w:ilvl w:val="0"/>
                <w:numId w:val="36"/>
              </w:numPr>
              <w:spacing w:after="0" w:line="240" w:lineRule="auto"/>
              <w:contextualSpacing/>
              <w:jc w:val="both"/>
              <w:rPr>
                <w:rFonts w:eastAsia="Times New Roman"/>
                <w:color w:val="000000"/>
                <w:sz w:val="20"/>
                <w:szCs w:val="20"/>
              </w:rPr>
            </w:pPr>
          </w:p>
        </w:tc>
      </w:tr>
      <w:tr w:rsidR="00A07499" w:rsidRPr="00A07499" w14:paraId="1695A73F"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D38538E"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14EA2F41"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single" w:sz="4" w:space="0" w:color="auto"/>
              <w:bottom w:val="single" w:sz="4" w:space="0" w:color="auto"/>
              <w:right w:val="single" w:sz="4" w:space="0" w:color="auto"/>
            </w:tcBorders>
            <w:shd w:val="clear" w:color="auto" w:fill="FFFFFF" w:themeFill="background1"/>
          </w:tcPr>
          <w:p w14:paraId="77237AB8"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(EI03EO07-4S09) </w:t>
            </w:r>
            <w:r w:rsidRPr="00A07499">
              <w:rPr>
                <w:rFonts w:eastAsia="Times New Roman"/>
                <w:color w:val="000000"/>
                <w:sz w:val="20"/>
                <w:szCs w:val="20"/>
              </w:rPr>
              <w:t>Elaborar com auxílio do professor as regras de convivência (direitos e deveres) dos espaços nos quais frequentam, desenvolvendo progressivamente, a capacidade de autorregulação.</w:t>
            </w:r>
          </w:p>
        </w:tc>
        <w:tc>
          <w:tcPr>
            <w:tcW w:w="3935" w:type="dxa"/>
            <w:tcBorders>
              <w:top w:val="single" w:sz="4" w:space="0" w:color="auto"/>
              <w:left w:val="single" w:sz="4" w:space="0" w:color="auto"/>
              <w:bottom w:val="single" w:sz="4" w:space="0" w:color="auto"/>
              <w:right w:val="single" w:sz="4" w:space="0" w:color="auto"/>
            </w:tcBorders>
            <w:shd w:val="clear" w:color="auto" w:fill="FFFFFF" w:themeFill="background1"/>
          </w:tcPr>
          <w:p w14:paraId="2727E832"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(EI03EO07-5S09) </w:t>
            </w:r>
            <w:r w:rsidRPr="00A07499">
              <w:rPr>
                <w:rFonts w:eastAsia="Times New Roman"/>
                <w:color w:val="000000"/>
                <w:sz w:val="20"/>
                <w:szCs w:val="20"/>
              </w:rPr>
              <w:t>Elaborar com auxílio do professor as regras de convivência (direitos e deveres) dos espaços nos quais frequentam ampliado a capacidade de autorregulação.</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410389AD"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single" w:sz="4" w:space="0" w:color="auto"/>
              <w:bottom w:val="single" w:sz="4" w:space="0" w:color="auto"/>
              <w:right w:val="single" w:sz="4" w:space="0" w:color="auto"/>
            </w:tcBorders>
            <w:shd w:val="clear" w:color="auto" w:fill="auto"/>
          </w:tcPr>
          <w:p w14:paraId="3FC57E93" w14:textId="77777777" w:rsidR="00A07499" w:rsidRPr="00A07499" w:rsidRDefault="00A07499" w:rsidP="00DC5FA0">
            <w:pPr>
              <w:numPr>
                <w:ilvl w:val="0"/>
                <w:numId w:val="36"/>
              </w:numPr>
              <w:spacing w:after="0" w:line="240" w:lineRule="auto"/>
              <w:contextualSpacing/>
              <w:jc w:val="both"/>
              <w:rPr>
                <w:rFonts w:eastAsia="Times New Roman"/>
                <w:color w:val="000000"/>
                <w:sz w:val="20"/>
                <w:szCs w:val="20"/>
              </w:rPr>
            </w:pPr>
          </w:p>
        </w:tc>
      </w:tr>
      <w:tr w:rsidR="00A07499" w:rsidRPr="00A07499" w14:paraId="5E197162"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63DC733"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0B0FA28F"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single" w:sz="4" w:space="0" w:color="auto"/>
              <w:bottom w:val="single" w:sz="4" w:space="0" w:color="auto"/>
              <w:right w:val="single" w:sz="4" w:space="0" w:color="auto"/>
            </w:tcBorders>
            <w:shd w:val="clear" w:color="auto" w:fill="FFFFFF" w:themeFill="background1"/>
          </w:tcPr>
          <w:p w14:paraId="71DBEFCF"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(EI03EO07-4S10) </w:t>
            </w:r>
            <w:r w:rsidRPr="00A07499">
              <w:rPr>
                <w:rFonts w:eastAsia="Times New Roman"/>
                <w:color w:val="000000"/>
                <w:sz w:val="20"/>
                <w:szCs w:val="20"/>
              </w:rPr>
              <w:t>Desenvolver diferentes estratégias, para solucionar e direcionar as tomadas das decisões individuais e coletivas. observando os conflitos emergidos.</w:t>
            </w:r>
          </w:p>
        </w:tc>
        <w:tc>
          <w:tcPr>
            <w:tcW w:w="3935" w:type="dxa"/>
            <w:tcBorders>
              <w:top w:val="single" w:sz="4" w:space="0" w:color="auto"/>
              <w:left w:val="single" w:sz="4" w:space="0" w:color="auto"/>
              <w:bottom w:val="single" w:sz="4" w:space="0" w:color="auto"/>
              <w:right w:val="single" w:sz="4" w:space="0" w:color="auto"/>
            </w:tcBorders>
            <w:shd w:val="clear" w:color="auto" w:fill="FFFFFF" w:themeFill="background1"/>
          </w:tcPr>
          <w:p w14:paraId="1D8BCA51" w14:textId="77777777" w:rsidR="00A07499" w:rsidRPr="00A07499" w:rsidRDefault="00A07499" w:rsidP="00A07499">
            <w:pPr>
              <w:spacing w:after="0" w:line="240" w:lineRule="auto"/>
              <w:jc w:val="both"/>
              <w:rPr>
                <w:rFonts w:eastAsia="Times New Roman"/>
                <w:color w:val="000000"/>
                <w:sz w:val="20"/>
                <w:szCs w:val="20"/>
              </w:rPr>
            </w:pPr>
            <w:r w:rsidRPr="00A07499">
              <w:rPr>
                <w:rFonts w:eastAsia="Times New Roman"/>
                <w:b/>
                <w:bCs/>
                <w:color w:val="000000"/>
                <w:sz w:val="20"/>
                <w:szCs w:val="20"/>
              </w:rPr>
              <w:t xml:space="preserve">(EI03EO07-5S10) </w:t>
            </w:r>
            <w:r w:rsidRPr="00A07499">
              <w:rPr>
                <w:rFonts w:eastAsia="Times New Roman"/>
                <w:color w:val="000000"/>
                <w:sz w:val="20"/>
                <w:szCs w:val="20"/>
              </w:rPr>
              <w:t>Desenvolver diferentes estratégias, para solucionar e direcionar as tomadas das decisões individuais e coletivas. observando os conflitos emergidos, exercendo e praticando a democracia.</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16DD517B"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single" w:sz="4" w:space="0" w:color="auto"/>
              <w:bottom w:val="single" w:sz="4" w:space="0" w:color="auto"/>
              <w:right w:val="single" w:sz="4" w:space="0" w:color="auto"/>
            </w:tcBorders>
            <w:shd w:val="clear" w:color="auto" w:fill="auto"/>
          </w:tcPr>
          <w:p w14:paraId="438B9D2C" w14:textId="77777777" w:rsidR="00A07499" w:rsidRPr="00A07499" w:rsidRDefault="00A07499" w:rsidP="00DC5FA0">
            <w:pPr>
              <w:numPr>
                <w:ilvl w:val="0"/>
                <w:numId w:val="36"/>
              </w:numPr>
              <w:spacing w:after="0" w:line="240" w:lineRule="auto"/>
              <w:contextualSpacing/>
              <w:jc w:val="both"/>
              <w:rPr>
                <w:rFonts w:eastAsia="Times New Roman"/>
                <w:color w:val="000000"/>
                <w:sz w:val="20"/>
                <w:szCs w:val="20"/>
              </w:rPr>
            </w:pPr>
          </w:p>
        </w:tc>
      </w:tr>
      <w:tr w:rsidR="00A07499" w:rsidRPr="00A07499" w14:paraId="702B1DB4" w14:textId="77777777" w:rsidTr="00BC329B">
        <w:trPr>
          <w:trHeight w:val="20"/>
        </w:trPr>
        <w:tc>
          <w:tcPr>
            <w:tcW w:w="181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11F929F" w14:textId="77777777" w:rsidR="00A07499" w:rsidRPr="00A07499" w:rsidRDefault="00A07499" w:rsidP="00A07499">
            <w:pPr>
              <w:spacing w:after="0" w:line="240" w:lineRule="auto"/>
              <w:jc w:val="center"/>
              <w:rPr>
                <w:rFonts w:eastAsia="Times New Roman"/>
                <w:b/>
                <w:bCs/>
                <w:color w:val="000000"/>
                <w:sz w:val="20"/>
                <w:szCs w:val="20"/>
              </w:rPr>
            </w:pPr>
          </w:p>
        </w:tc>
        <w:tc>
          <w:tcPr>
            <w:tcW w:w="1873" w:type="dxa"/>
            <w:vMerge/>
            <w:tcBorders>
              <w:top w:val="single" w:sz="4" w:space="0" w:color="auto"/>
              <w:left w:val="nil"/>
              <w:bottom w:val="single" w:sz="4" w:space="0" w:color="auto"/>
              <w:right w:val="single" w:sz="4" w:space="0" w:color="auto"/>
            </w:tcBorders>
            <w:shd w:val="clear" w:color="auto" w:fill="D9E2F3" w:themeFill="accent1" w:themeFillTint="33"/>
          </w:tcPr>
          <w:p w14:paraId="0348A553" w14:textId="77777777" w:rsidR="00A07499" w:rsidRPr="00A07499" w:rsidRDefault="00A07499" w:rsidP="00A07499">
            <w:pPr>
              <w:spacing w:after="0" w:line="240" w:lineRule="auto"/>
              <w:jc w:val="both"/>
              <w:rPr>
                <w:rFonts w:eastAsia="Times New Roman"/>
                <w:color w:val="000000"/>
                <w:sz w:val="20"/>
                <w:szCs w:val="20"/>
              </w:rPr>
            </w:pPr>
          </w:p>
        </w:tc>
        <w:tc>
          <w:tcPr>
            <w:tcW w:w="3719" w:type="dxa"/>
            <w:tcBorders>
              <w:top w:val="single" w:sz="4" w:space="0" w:color="auto"/>
              <w:left w:val="single" w:sz="4" w:space="0" w:color="auto"/>
              <w:bottom w:val="single" w:sz="4" w:space="0" w:color="auto"/>
              <w:right w:val="single" w:sz="4" w:space="0" w:color="auto"/>
            </w:tcBorders>
            <w:shd w:val="clear" w:color="auto" w:fill="FFFFFF" w:themeFill="background1"/>
          </w:tcPr>
          <w:p w14:paraId="14FB002D"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(EI03EO07-4S11) </w:t>
            </w:r>
            <w:r w:rsidRPr="00A07499">
              <w:rPr>
                <w:rFonts w:eastAsia="Times New Roman"/>
                <w:color w:val="000000"/>
                <w:sz w:val="20"/>
                <w:szCs w:val="20"/>
              </w:rPr>
              <w:t>Desenvolver diálogo em grupo de situações-problemas geradas nas interações com os seus grupos sociais, criando um ambiente onde possam planejar, discutir e criar soluções para a vida diária.</w:t>
            </w:r>
          </w:p>
        </w:tc>
        <w:tc>
          <w:tcPr>
            <w:tcW w:w="393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27977" w14:textId="77777777" w:rsidR="00A07499" w:rsidRPr="00A07499" w:rsidRDefault="00A07499" w:rsidP="00A07499">
            <w:pPr>
              <w:spacing w:after="0" w:line="240" w:lineRule="auto"/>
              <w:jc w:val="both"/>
              <w:rPr>
                <w:rFonts w:eastAsia="Times New Roman"/>
                <w:b/>
                <w:bCs/>
                <w:color w:val="000000"/>
                <w:sz w:val="20"/>
                <w:szCs w:val="20"/>
              </w:rPr>
            </w:pPr>
            <w:r w:rsidRPr="00A07499">
              <w:rPr>
                <w:rFonts w:eastAsia="Times New Roman"/>
                <w:b/>
                <w:bCs/>
                <w:color w:val="000000"/>
                <w:sz w:val="20"/>
                <w:szCs w:val="20"/>
              </w:rPr>
              <w:t xml:space="preserve">(EI03EO07-5S11) </w:t>
            </w:r>
            <w:r w:rsidRPr="00A07499">
              <w:rPr>
                <w:rFonts w:eastAsia="Times New Roman"/>
                <w:color w:val="000000"/>
                <w:sz w:val="20"/>
                <w:szCs w:val="20"/>
              </w:rPr>
              <w:t>Desenvolver diálogo em grupo de situações-problemas geradas nas interações com os seus grupos sociais, criando um ambiente onde possam planejar, discutir e criar soluções para a vida diária.</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1D3AC723" w14:textId="77777777" w:rsidR="00A07499" w:rsidRPr="00A07499" w:rsidRDefault="00A07499" w:rsidP="00A07499">
            <w:pPr>
              <w:spacing w:after="0" w:line="240" w:lineRule="auto"/>
              <w:jc w:val="both"/>
              <w:rPr>
                <w:rFonts w:eastAsia="Times New Roman"/>
                <w:color w:val="000000"/>
                <w:sz w:val="20"/>
                <w:szCs w:val="20"/>
              </w:rPr>
            </w:pPr>
          </w:p>
        </w:tc>
        <w:tc>
          <w:tcPr>
            <w:tcW w:w="2689" w:type="dxa"/>
            <w:vMerge/>
            <w:tcBorders>
              <w:top w:val="single" w:sz="4" w:space="0" w:color="auto"/>
              <w:left w:val="single" w:sz="4" w:space="0" w:color="auto"/>
              <w:bottom w:val="single" w:sz="4" w:space="0" w:color="auto"/>
              <w:right w:val="single" w:sz="4" w:space="0" w:color="auto"/>
            </w:tcBorders>
            <w:shd w:val="clear" w:color="auto" w:fill="auto"/>
          </w:tcPr>
          <w:p w14:paraId="72F65BC2" w14:textId="77777777" w:rsidR="00A07499" w:rsidRPr="00A07499" w:rsidRDefault="00A07499" w:rsidP="00DC5FA0">
            <w:pPr>
              <w:numPr>
                <w:ilvl w:val="0"/>
                <w:numId w:val="36"/>
              </w:numPr>
              <w:spacing w:after="0" w:line="240" w:lineRule="auto"/>
              <w:contextualSpacing/>
              <w:jc w:val="both"/>
              <w:rPr>
                <w:rFonts w:eastAsia="Times New Roman"/>
                <w:color w:val="000000"/>
                <w:sz w:val="20"/>
                <w:szCs w:val="20"/>
              </w:rPr>
            </w:pPr>
          </w:p>
        </w:tc>
      </w:tr>
      <w:bookmarkEnd w:id="44"/>
    </w:tbl>
    <w:p w14:paraId="40718AEE" w14:textId="269E010C" w:rsidR="00A07499" w:rsidRDefault="00A07499" w:rsidP="490D8E04">
      <w:pPr>
        <w:shd w:val="clear" w:color="auto" w:fill="FFFFFF" w:themeFill="background1"/>
        <w:spacing w:before="300" w:after="300" w:line="360" w:lineRule="auto"/>
        <w:jc w:val="both"/>
        <w:rPr>
          <w:rFonts w:ascii="Arial" w:hAnsi="Arial" w:cs="Arial"/>
          <w:sz w:val="24"/>
          <w:szCs w:val="24"/>
        </w:rPr>
      </w:pPr>
    </w:p>
    <w:p w14:paraId="169AE322" w14:textId="4F08448D" w:rsidR="00CD6ADF" w:rsidRDefault="00CD6ADF" w:rsidP="490D8E04">
      <w:pPr>
        <w:shd w:val="clear" w:color="auto" w:fill="FFFFFF" w:themeFill="background1"/>
        <w:spacing w:before="300" w:after="300" w:line="360" w:lineRule="auto"/>
        <w:jc w:val="both"/>
        <w:rPr>
          <w:rFonts w:ascii="Arial" w:hAnsi="Arial" w:cs="Arial"/>
          <w:sz w:val="24"/>
          <w:szCs w:val="24"/>
        </w:rPr>
      </w:pPr>
    </w:p>
    <w:p w14:paraId="0B3AADB7" w14:textId="65270CCF" w:rsidR="00CD6ADF" w:rsidRDefault="00CD6ADF" w:rsidP="490D8E04">
      <w:pPr>
        <w:shd w:val="clear" w:color="auto" w:fill="FFFFFF" w:themeFill="background1"/>
        <w:spacing w:before="300" w:after="300" w:line="360" w:lineRule="auto"/>
        <w:jc w:val="both"/>
        <w:rPr>
          <w:rFonts w:ascii="Arial" w:hAnsi="Arial" w:cs="Arial"/>
          <w:sz w:val="24"/>
          <w:szCs w:val="24"/>
        </w:rPr>
      </w:pPr>
    </w:p>
    <w:tbl>
      <w:tblPr>
        <w:tblW w:w="15730" w:type="dxa"/>
        <w:tblInd w:w="-856" w:type="dxa"/>
        <w:tblLayout w:type="fixed"/>
        <w:tblCellMar>
          <w:left w:w="70" w:type="dxa"/>
          <w:right w:w="70" w:type="dxa"/>
        </w:tblCellMar>
        <w:tblLook w:val="04A0" w:firstRow="1" w:lastRow="0" w:firstColumn="1" w:lastColumn="0" w:noHBand="0" w:noVBand="1"/>
      </w:tblPr>
      <w:tblGrid>
        <w:gridCol w:w="1702"/>
        <w:gridCol w:w="2049"/>
        <w:gridCol w:w="4046"/>
        <w:gridCol w:w="3827"/>
        <w:gridCol w:w="1791"/>
        <w:gridCol w:w="2315"/>
      </w:tblGrid>
      <w:tr w:rsidR="00CD6ADF" w:rsidRPr="002A2755" w14:paraId="15A93C5B" w14:textId="77777777" w:rsidTr="00851C74">
        <w:trPr>
          <w:trHeight w:val="510"/>
        </w:trPr>
        <w:tc>
          <w:tcPr>
            <w:tcW w:w="1573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3DFC5DDA" w14:textId="77777777" w:rsidR="00CD6ADF" w:rsidRPr="002A2755" w:rsidRDefault="00CD6ADF" w:rsidP="00CD6ADF">
            <w:pPr>
              <w:spacing w:after="0" w:line="240" w:lineRule="auto"/>
              <w:ind w:left="214" w:hanging="214"/>
              <w:jc w:val="center"/>
              <w:rPr>
                <w:rFonts w:eastAsia="Times New Roman"/>
                <w:b/>
                <w:bCs/>
                <w:color w:val="8EAADB" w:themeColor="accent1" w:themeTint="99"/>
                <w:sz w:val="44"/>
                <w:szCs w:val="44"/>
              </w:rPr>
            </w:pPr>
            <w:r w:rsidRPr="003D66A9">
              <w:rPr>
                <w:rFonts w:eastAsia="Times New Roman"/>
                <w:b/>
                <w:bCs/>
                <w:color w:val="8EAADB" w:themeColor="accent1" w:themeTint="99"/>
                <w:sz w:val="44"/>
                <w:szCs w:val="44"/>
              </w:rPr>
              <w:t>SESI – Educação Infantil</w:t>
            </w:r>
          </w:p>
        </w:tc>
      </w:tr>
      <w:tr w:rsidR="00CD6ADF" w:rsidRPr="005206E6" w14:paraId="6F4C17F6" w14:textId="77777777" w:rsidTr="00851C74">
        <w:trPr>
          <w:trHeight w:val="397"/>
        </w:trPr>
        <w:tc>
          <w:tcPr>
            <w:tcW w:w="1573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87D1F77" w14:textId="77777777" w:rsidR="00CD6ADF" w:rsidRDefault="00CD6ADF" w:rsidP="00CD6ADF">
            <w:pPr>
              <w:spacing w:after="0" w:line="240" w:lineRule="auto"/>
              <w:ind w:left="214" w:hanging="214"/>
              <w:jc w:val="center"/>
              <w:rPr>
                <w:rFonts w:eastAsia="Times New Roman"/>
                <w:b/>
                <w:bCs/>
                <w:sz w:val="20"/>
                <w:szCs w:val="20"/>
              </w:rPr>
            </w:pPr>
          </w:p>
          <w:p w14:paraId="132CD8BF" w14:textId="77777777" w:rsidR="00CD6ADF" w:rsidRPr="002A2755" w:rsidRDefault="00CD6ADF" w:rsidP="00CD6ADF">
            <w:pPr>
              <w:spacing w:after="0" w:line="240" w:lineRule="auto"/>
              <w:ind w:left="214" w:hanging="214"/>
              <w:jc w:val="center"/>
              <w:rPr>
                <w:rFonts w:eastAsia="Times New Roman"/>
                <w:b/>
                <w:bCs/>
                <w:color w:val="2F5496" w:themeColor="accent1" w:themeShade="BF"/>
                <w:sz w:val="28"/>
                <w:szCs w:val="28"/>
              </w:rPr>
            </w:pPr>
            <w:r>
              <w:rPr>
                <w:rFonts w:eastAsia="Times New Roman"/>
                <w:b/>
                <w:bCs/>
                <w:color w:val="2F5496" w:themeColor="accent1" w:themeShade="BF"/>
                <w:sz w:val="28"/>
                <w:szCs w:val="28"/>
              </w:rPr>
              <w:t>CAMPO DE EXPERIÊNCIAS: CORPO, GESTOS E MOVIMENTOS</w:t>
            </w:r>
          </w:p>
          <w:p w14:paraId="3A83D9EC" w14:textId="77777777" w:rsidR="00CD6ADF" w:rsidRPr="005206E6" w:rsidRDefault="00CD6ADF" w:rsidP="00CD6ADF">
            <w:pPr>
              <w:spacing w:after="0" w:line="240" w:lineRule="auto"/>
              <w:ind w:left="214" w:hanging="214"/>
              <w:jc w:val="center"/>
              <w:rPr>
                <w:rFonts w:eastAsia="Times New Roman"/>
                <w:b/>
                <w:bCs/>
                <w:sz w:val="20"/>
                <w:szCs w:val="20"/>
              </w:rPr>
            </w:pPr>
          </w:p>
        </w:tc>
      </w:tr>
      <w:tr w:rsidR="00CD6ADF" w:rsidRPr="00315B9F" w14:paraId="41E98290" w14:textId="77777777" w:rsidTr="00851C74">
        <w:trPr>
          <w:trHeight w:val="477"/>
        </w:trPr>
        <w:tc>
          <w:tcPr>
            <w:tcW w:w="1702"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5540216A" w14:textId="77777777" w:rsidR="00CD6ADF" w:rsidRPr="00315B9F" w:rsidRDefault="00CD6ADF" w:rsidP="00CD6ADF">
            <w:pPr>
              <w:spacing w:after="0" w:line="240" w:lineRule="auto"/>
              <w:ind w:left="214" w:hanging="214"/>
              <w:jc w:val="center"/>
              <w:rPr>
                <w:rFonts w:eastAsia="Times New Roman" w:cstheme="minorHAnsi"/>
                <w:b/>
                <w:bCs/>
                <w:sz w:val="20"/>
                <w:szCs w:val="20"/>
              </w:rPr>
            </w:pPr>
            <w:r w:rsidRPr="00315B9F">
              <w:rPr>
                <w:rFonts w:eastAsia="Times New Roman" w:cstheme="minorHAnsi"/>
                <w:b/>
                <w:bCs/>
                <w:sz w:val="20"/>
                <w:szCs w:val="20"/>
              </w:rPr>
              <w:t>OBJETIVOS DE APRENDIZAGEM E DESENVOLVIMENTO BNCC</w:t>
            </w:r>
          </w:p>
        </w:tc>
        <w:tc>
          <w:tcPr>
            <w:tcW w:w="204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84ED2D3" w14:textId="77777777" w:rsidR="00CD6ADF" w:rsidRPr="00315B9F" w:rsidRDefault="00CD6ADF" w:rsidP="00CD6ADF">
            <w:pPr>
              <w:spacing w:after="0" w:line="240" w:lineRule="auto"/>
              <w:ind w:left="214" w:hanging="214"/>
              <w:jc w:val="center"/>
              <w:rPr>
                <w:rFonts w:eastAsia="Times New Roman" w:cstheme="minorHAnsi"/>
                <w:b/>
                <w:bCs/>
                <w:sz w:val="20"/>
                <w:szCs w:val="20"/>
              </w:rPr>
            </w:pPr>
            <w:r w:rsidRPr="00315B9F">
              <w:rPr>
                <w:rFonts w:eastAsia="Times New Roman" w:cstheme="minorHAnsi"/>
                <w:b/>
                <w:bCs/>
                <w:sz w:val="20"/>
                <w:szCs w:val="20"/>
              </w:rPr>
              <w:t>COMPETÊNCIAS GERAIS DA BNCC</w:t>
            </w:r>
          </w:p>
        </w:tc>
        <w:tc>
          <w:tcPr>
            <w:tcW w:w="4046" w:type="dxa"/>
            <w:tcBorders>
              <w:top w:val="single" w:sz="4" w:space="0" w:color="auto"/>
              <w:left w:val="single" w:sz="4" w:space="0" w:color="auto"/>
              <w:bottom w:val="single" w:sz="4" w:space="0" w:color="auto"/>
              <w:right w:val="single" w:sz="4" w:space="0" w:color="auto"/>
            </w:tcBorders>
            <w:shd w:val="clear" w:color="auto" w:fill="auto"/>
            <w:vAlign w:val="center"/>
          </w:tcPr>
          <w:p w14:paraId="22FAB109" w14:textId="77777777" w:rsidR="00CD6ADF" w:rsidRPr="00315B9F" w:rsidRDefault="00CD6ADF" w:rsidP="00CD6ADF">
            <w:pPr>
              <w:spacing w:after="0" w:line="240" w:lineRule="auto"/>
              <w:ind w:left="214" w:hanging="214"/>
              <w:jc w:val="center"/>
              <w:rPr>
                <w:rFonts w:eastAsia="Times New Roman" w:cstheme="minorHAnsi"/>
                <w:b/>
                <w:bCs/>
                <w:sz w:val="20"/>
                <w:szCs w:val="20"/>
              </w:rPr>
            </w:pPr>
            <w:r w:rsidRPr="00315B9F">
              <w:rPr>
                <w:rFonts w:eastAsia="Times New Roman" w:cstheme="minorHAnsi"/>
                <w:b/>
                <w:bCs/>
                <w:sz w:val="20"/>
                <w:szCs w:val="20"/>
              </w:rPr>
              <w:t>OBJETIVOS DE APRENDIZAGEM E DESENVOLVIMENTO SESI 4 ANOS</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666B95" w14:textId="77777777" w:rsidR="00CD6ADF" w:rsidRPr="00315B9F" w:rsidRDefault="00CD6ADF" w:rsidP="00CD6ADF">
            <w:pPr>
              <w:spacing w:after="0" w:line="240" w:lineRule="auto"/>
              <w:ind w:left="214" w:hanging="214"/>
              <w:jc w:val="center"/>
              <w:rPr>
                <w:rFonts w:eastAsia="Times New Roman" w:cstheme="minorHAnsi"/>
                <w:b/>
                <w:bCs/>
                <w:sz w:val="20"/>
                <w:szCs w:val="20"/>
              </w:rPr>
            </w:pPr>
            <w:r w:rsidRPr="00315B9F">
              <w:rPr>
                <w:rFonts w:eastAsia="Times New Roman" w:cstheme="minorHAnsi"/>
                <w:b/>
                <w:bCs/>
                <w:sz w:val="20"/>
                <w:szCs w:val="20"/>
              </w:rPr>
              <w:t>OBJETIVOS DE APRENDIZAGEM E DESENVOLVIMENTO SESI 5 ANOS</w:t>
            </w:r>
          </w:p>
        </w:tc>
        <w:tc>
          <w:tcPr>
            <w:tcW w:w="1791" w:type="dxa"/>
            <w:tcBorders>
              <w:top w:val="single" w:sz="4" w:space="0" w:color="auto"/>
              <w:left w:val="single" w:sz="4" w:space="0" w:color="auto"/>
              <w:bottom w:val="single" w:sz="2" w:space="0" w:color="auto"/>
              <w:right w:val="single" w:sz="4" w:space="0" w:color="auto"/>
            </w:tcBorders>
            <w:shd w:val="clear" w:color="auto" w:fill="auto"/>
            <w:vAlign w:val="center"/>
          </w:tcPr>
          <w:p w14:paraId="2239E748" w14:textId="77777777" w:rsidR="00CD6ADF" w:rsidRPr="00315B9F" w:rsidRDefault="00CD6ADF" w:rsidP="00CD6ADF">
            <w:pPr>
              <w:spacing w:after="0" w:line="240" w:lineRule="auto"/>
              <w:ind w:left="214" w:hanging="214"/>
              <w:jc w:val="center"/>
              <w:rPr>
                <w:rFonts w:eastAsia="Times New Roman" w:cstheme="minorHAnsi"/>
                <w:b/>
                <w:bCs/>
                <w:sz w:val="20"/>
                <w:szCs w:val="20"/>
              </w:rPr>
            </w:pPr>
            <w:r w:rsidRPr="00315B9F">
              <w:rPr>
                <w:rFonts w:eastAsia="Times New Roman" w:cstheme="minorHAnsi"/>
                <w:b/>
                <w:bCs/>
                <w:sz w:val="20"/>
                <w:szCs w:val="20"/>
              </w:rPr>
              <w:t>DIREITOS DE APRENDIZAGEM</w:t>
            </w:r>
          </w:p>
        </w:tc>
        <w:tc>
          <w:tcPr>
            <w:tcW w:w="2315" w:type="dxa"/>
            <w:tcBorders>
              <w:top w:val="single" w:sz="4" w:space="0" w:color="auto"/>
              <w:left w:val="single" w:sz="4" w:space="0" w:color="auto"/>
              <w:bottom w:val="single" w:sz="2" w:space="0" w:color="auto"/>
              <w:right w:val="single" w:sz="4" w:space="0" w:color="auto"/>
            </w:tcBorders>
            <w:shd w:val="clear" w:color="auto" w:fill="auto"/>
            <w:vAlign w:val="center"/>
          </w:tcPr>
          <w:p w14:paraId="226A78D2" w14:textId="77777777" w:rsidR="00CD6ADF" w:rsidRPr="00315B9F" w:rsidRDefault="00CD6ADF" w:rsidP="00CD6ADF">
            <w:pPr>
              <w:autoSpaceDE w:val="0"/>
              <w:autoSpaceDN w:val="0"/>
              <w:adjustRightInd w:val="0"/>
              <w:spacing w:after="0" w:line="240" w:lineRule="auto"/>
              <w:ind w:left="214" w:hanging="214"/>
              <w:jc w:val="center"/>
              <w:rPr>
                <w:rFonts w:eastAsia="Times New Roman" w:cstheme="minorHAnsi"/>
                <w:b/>
                <w:bCs/>
                <w:sz w:val="20"/>
                <w:szCs w:val="20"/>
              </w:rPr>
            </w:pPr>
            <w:r w:rsidRPr="00315B9F">
              <w:rPr>
                <w:rFonts w:eastAsia="Times New Roman" w:cstheme="minorHAnsi"/>
                <w:b/>
                <w:bCs/>
                <w:sz w:val="20"/>
                <w:szCs w:val="20"/>
              </w:rPr>
              <w:t>OBJETIVOS DE</w:t>
            </w:r>
          </w:p>
          <w:p w14:paraId="69A9C496" w14:textId="77777777" w:rsidR="00CD6ADF" w:rsidRPr="00315B9F" w:rsidRDefault="00CD6ADF" w:rsidP="00CD6ADF">
            <w:pPr>
              <w:autoSpaceDE w:val="0"/>
              <w:autoSpaceDN w:val="0"/>
              <w:adjustRightInd w:val="0"/>
              <w:spacing w:after="0" w:line="240" w:lineRule="auto"/>
              <w:ind w:left="214" w:hanging="214"/>
              <w:jc w:val="center"/>
              <w:rPr>
                <w:rFonts w:eastAsia="Times New Roman" w:cstheme="minorHAnsi"/>
                <w:b/>
                <w:bCs/>
                <w:sz w:val="20"/>
                <w:szCs w:val="20"/>
              </w:rPr>
            </w:pPr>
            <w:r w:rsidRPr="00315B9F">
              <w:rPr>
                <w:rFonts w:eastAsia="Times New Roman" w:cstheme="minorHAnsi"/>
                <w:b/>
                <w:bCs/>
                <w:sz w:val="20"/>
                <w:szCs w:val="20"/>
              </w:rPr>
              <w:t>DESENVOLVIMENTO</w:t>
            </w:r>
          </w:p>
          <w:p w14:paraId="30E7A674" w14:textId="77777777" w:rsidR="00CD6ADF" w:rsidRPr="00315B9F" w:rsidRDefault="00CD6ADF" w:rsidP="00CD6ADF">
            <w:pPr>
              <w:spacing w:after="0" w:line="240" w:lineRule="auto"/>
              <w:ind w:left="214" w:hanging="214"/>
              <w:jc w:val="center"/>
              <w:rPr>
                <w:rFonts w:eastAsia="Times New Roman" w:cstheme="minorHAnsi"/>
                <w:b/>
                <w:bCs/>
                <w:sz w:val="20"/>
                <w:szCs w:val="20"/>
              </w:rPr>
            </w:pPr>
            <w:r w:rsidRPr="00315B9F">
              <w:rPr>
                <w:rFonts w:eastAsia="Times New Roman" w:cstheme="minorHAnsi"/>
                <w:b/>
                <w:bCs/>
                <w:sz w:val="20"/>
                <w:szCs w:val="20"/>
              </w:rPr>
              <w:t>SUSTENTÁVEL</w:t>
            </w:r>
          </w:p>
        </w:tc>
      </w:tr>
      <w:tr w:rsidR="00CD6ADF" w:rsidRPr="00315B9F" w14:paraId="0EA4E94C" w14:textId="77777777" w:rsidTr="00851C74">
        <w:trPr>
          <w:trHeight w:val="131"/>
        </w:trPr>
        <w:tc>
          <w:tcPr>
            <w:tcW w:w="1702"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642A0A9"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r w:rsidRPr="00315B9F">
              <w:rPr>
                <w:rFonts w:eastAsia="Times New Roman" w:cstheme="minorHAnsi"/>
                <w:b/>
                <w:bCs/>
                <w:color w:val="000000"/>
                <w:sz w:val="20"/>
                <w:szCs w:val="20"/>
              </w:rPr>
              <w:t xml:space="preserve">(EI03CG01) </w:t>
            </w:r>
            <w:r w:rsidRPr="00315B9F">
              <w:rPr>
                <w:rFonts w:eastAsia="Times New Roman" w:cstheme="minorHAnsi"/>
                <w:color w:val="000000"/>
                <w:sz w:val="20"/>
                <w:szCs w:val="20"/>
              </w:rPr>
              <w:br/>
              <w:t>Criar com o corpo formas diversificadas de expressão de sentimentos, sensações e emoções, tanto nas situações do cotidiano quanto em brincadeiras, dança, teatro, música.</w:t>
            </w:r>
          </w:p>
        </w:tc>
        <w:tc>
          <w:tcPr>
            <w:tcW w:w="2049"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51A3EC6"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C1. Conhecimento</w:t>
            </w:r>
          </w:p>
          <w:p w14:paraId="4AE7016E"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lastRenderedPageBreak/>
              <w:t>C2. Pensamento científico, crítico e criativo</w:t>
            </w:r>
          </w:p>
          <w:p w14:paraId="1B2EA816"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C3. Repertório Cultural</w:t>
            </w:r>
          </w:p>
          <w:p w14:paraId="67F326A3"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C4. Comunicação</w:t>
            </w:r>
          </w:p>
          <w:p w14:paraId="761E2277"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C6. Trabalho e projeto de vida</w:t>
            </w:r>
          </w:p>
          <w:p w14:paraId="7D1D149B"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C8. Autoconhecimento e autocuidado</w:t>
            </w:r>
          </w:p>
          <w:p w14:paraId="5FAC755E"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C9. Empatia e Cooperação</w:t>
            </w:r>
          </w:p>
          <w:p w14:paraId="761F891D"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C10. Responsabilidade e autonomia</w:t>
            </w:r>
          </w:p>
        </w:tc>
        <w:tc>
          <w:tcPr>
            <w:tcW w:w="7873" w:type="dxa"/>
            <w:gridSpan w:val="2"/>
            <w:tcBorders>
              <w:top w:val="single" w:sz="4" w:space="0" w:color="auto"/>
              <w:left w:val="single" w:sz="4" w:space="0" w:color="auto"/>
              <w:bottom w:val="single" w:sz="4" w:space="0" w:color="auto"/>
              <w:right w:val="single" w:sz="2" w:space="0" w:color="auto"/>
            </w:tcBorders>
            <w:shd w:val="clear" w:color="auto" w:fill="F4B083" w:themeFill="accent2" w:themeFillTint="99"/>
            <w:vAlign w:val="center"/>
          </w:tcPr>
          <w:p w14:paraId="32DC01F1" w14:textId="77777777" w:rsidR="00CD6ADF" w:rsidRPr="00315B9F" w:rsidRDefault="00CD6ADF" w:rsidP="00CD6ADF">
            <w:pPr>
              <w:pStyle w:val="PargrafodaLista"/>
              <w:spacing w:after="0" w:line="240" w:lineRule="auto"/>
              <w:ind w:left="214" w:hanging="214"/>
              <w:rPr>
                <w:rFonts w:eastAsia="Times New Roman" w:cstheme="minorHAnsi"/>
                <w:b/>
                <w:bCs/>
                <w:color w:val="000000"/>
                <w:sz w:val="20"/>
                <w:szCs w:val="20"/>
              </w:rPr>
            </w:pPr>
          </w:p>
        </w:tc>
        <w:tc>
          <w:tcPr>
            <w:tcW w:w="1791" w:type="dxa"/>
            <w:vMerge w:val="restart"/>
            <w:tcBorders>
              <w:top w:val="single" w:sz="2" w:space="0" w:color="auto"/>
              <w:left w:val="single" w:sz="2" w:space="0" w:color="auto"/>
              <w:bottom w:val="single" w:sz="2" w:space="0" w:color="auto"/>
              <w:right w:val="single" w:sz="2" w:space="0" w:color="auto"/>
            </w:tcBorders>
            <w:shd w:val="clear" w:color="auto" w:fill="auto"/>
          </w:tcPr>
          <w:p w14:paraId="3D433D50"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Conviver</w:t>
            </w:r>
          </w:p>
          <w:p w14:paraId="5793F9D5"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lastRenderedPageBreak/>
              <w:t>Brincar</w:t>
            </w:r>
          </w:p>
          <w:p w14:paraId="62E43D10"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Participar</w:t>
            </w:r>
          </w:p>
          <w:p w14:paraId="69078319"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Explorar</w:t>
            </w:r>
          </w:p>
          <w:p w14:paraId="603D52B0"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Expressar</w:t>
            </w:r>
          </w:p>
          <w:p w14:paraId="2B9A0667"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Conhecer-se</w:t>
            </w:r>
          </w:p>
        </w:tc>
        <w:tc>
          <w:tcPr>
            <w:tcW w:w="2315" w:type="dxa"/>
            <w:vMerge w:val="restart"/>
            <w:tcBorders>
              <w:top w:val="single" w:sz="2" w:space="0" w:color="auto"/>
              <w:left w:val="single" w:sz="2" w:space="0" w:color="auto"/>
              <w:bottom w:val="single" w:sz="2" w:space="0" w:color="auto"/>
              <w:right w:val="single" w:sz="2" w:space="0" w:color="auto"/>
            </w:tcBorders>
            <w:shd w:val="clear" w:color="auto" w:fill="auto"/>
          </w:tcPr>
          <w:p w14:paraId="4EF45670" w14:textId="77777777" w:rsidR="00CD6ADF" w:rsidRPr="00315B9F" w:rsidRDefault="00CD6ADF" w:rsidP="00CD6ADF">
            <w:pPr>
              <w:pStyle w:val="PargrafodaLista"/>
              <w:spacing w:after="0" w:line="240" w:lineRule="auto"/>
              <w:ind w:left="214" w:hanging="214"/>
              <w:jc w:val="both"/>
              <w:rPr>
                <w:rFonts w:eastAsia="Times New Roman" w:cstheme="minorHAnsi"/>
                <w:color w:val="000000"/>
                <w:sz w:val="20"/>
                <w:szCs w:val="20"/>
              </w:rPr>
            </w:pPr>
            <w:r w:rsidRPr="00315B9F">
              <w:rPr>
                <w:rFonts w:cstheme="minorHAnsi"/>
                <w:noProof/>
                <w:sz w:val="20"/>
                <w:szCs w:val="20"/>
              </w:rPr>
              <w:lastRenderedPageBreak/>
              <w:drawing>
                <wp:inline distT="0" distB="0" distL="0" distR="0" wp14:anchorId="4620733E" wp14:editId="65F1FC25">
                  <wp:extent cx="906711" cy="888521"/>
                  <wp:effectExtent l="0" t="0" r="8255" b="6985"/>
                  <wp:docPr id="113" name="Imagem 113"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r w:rsidRPr="00315B9F">
              <w:rPr>
                <w:rFonts w:cstheme="minorHAnsi"/>
                <w:noProof/>
                <w:sz w:val="20"/>
                <w:szCs w:val="20"/>
              </w:rPr>
              <w:drawing>
                <wp:inline distT="0" distB="0" distL="0" distR="0" wp14:anchorId="0F63037E" wp14:editId="6489A966">
                  <wp:extent cx="948688" cy="923026"/>
                  <wp:effectExtent l="0" t="0" r="4445" b="0"/>
                  <wp:docPr id="114" name="Imagem 114"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66781" t="14728" r="15641" b="56619"/>
                          <a:stretch/>
                        </pic:blipFill>
                        <pic:spPr bwMode="auto">
                          <a:xfrm>
                            <a:off x="0" y="0"/>
                            <a:ext cx="949217" cy="923541"/>
                          </a:xfrm>
                          <a:prstGeom prst="rect">
                            <a:avLst/>
                          </a:prstGeom>
                          <a:noFill/>
                          <a:ln>
                            <a:noFill/>
                          </a:ln>
                          <a:extLst>
                            <a:ext uri="{53640926-AAD7-44D8-BBD7-CCE9431645EC}">
                              <a14:shadowObscured xmlns:a14="http://schemas.microsoft.com/office/drawing/2010/main"/>
                            </a:ext>
                          </a:extLst>
                        </pic:spPr>
                      </pic:pic>
                    </a:graphicData>
                  </a:graphic>
                </wp:inline>
              </w:drawing>
            </w:r>
            <w:r w:rsidRPr="00315B9F">
              <w:rPr>
                <w:rFonts w:cstheme="minorHAnsi"/>
                <w:noProof/>
                <w:sz w:val="20"/>
                <w:szCs w:val="20"/>
              </w:rPr>
              <w:drawing>
                <wp:inline distT="0" distB="0" distL="0" distR="0" wp14:anchorId="1034A9D7" wp14:editId="4F645347">
                  <wp:extent cx="897147" cy="922655"/>
                  <wp:effectExtent l="0" t="0" r="0" b="0"/>
                  <wp:docPr id="115" name="Imagem 115"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49972" t="43359" r="33401" b="27994"/>
                          <a:stretch/>
                        </pic:blipFill>
                        <pic:spPr bwMode="auto">
                          <a:xfrm>
                            <a:off x="0" y="0"/>
                            <a:ext cx="897841" cy="9233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6ADF" w:rsidRPr="00315B9F" w14:paraId="1F6D296E" w14:textId="77777777" w:rsidTr="00851C74">
        <w:trPr>
          <w:trHeight w:val="1500"/>
        </w:trPr>
        <w:tc>
          <w:tcPr>
            <w:tcW w:w="1702" w:type="dxa"/>
            <w:vMerge/>
            <w:tcBorders>
              <w:top w:val="single" w:sz="4" w:space="0" w:color="auto"/>
              <w:left w:val="single" w:sz="4" w:space="0" w:color="auto"/>
              <w:bottom w:val="single" w:sz="2" w:space="0" w:color="auto"/>
              <w:right w:val="single" w:sz="4" w:space="0" w:color="auto"/>
            </w:tcBorders>
            <w:shd w:val="clear" w:color="auto" w:fill="E2EFD9" w:themeFill="accent6" w:themeFillTint="33"/>
            <w:vAlign w:val="center"/>
          </w:tcPr>
          <w:p w14:paraId="6796BD95"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4" w:space="0" w:color="auto"/>
              <w:left w:val="nil"/>
              <w:bottom w:val="single" w:sz="2" w:space="0" w:color="auto"/>
              <w:right w:val="single" w:sz="4" w:space="0" w:color="auto"/>
            </w:tcBorders>
            <w:shd w:val="clear" w:color="auto" w:fill="D9E2F3" w:themeFill="accent1" w:themeFillTint="33"/>
          </w:tcPr>
          <w:p w14:paraId="1CF3E714"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53F4BDF6"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 xml:space="preserve">(EI03CG01-4S01) </w:t>
            </w:r>
            <w:r w:rsidRPr="00315B9F">
              <w:rPr>
                <w:rFonts w:eastAsia="Times New Roman" w:cstheme="minorHAnsi"/>
                <w:color w:val="000000"/>
                <w:sz w:val="20"/>
                <w:szCs w:val="20"/>
              </w:rPr>
              <w:t>Identificar e nomear progressivamente suas características corporais bem como as funções desempenhas de cada parte para assim explorar suas habilidades e limitações individua</w:t>
            </w:r>
            <w:r>
              <w:rPr>
                <w:rFonts w:eastAsia="Times New Roman" w:cstheme="minorHAnsi"/>
                <w:color w:val="000000"/>
                <w:sz w:val="20"/>
                <w:szCs w:val="20"/>
              </w:rPr>
              <w:t>i</w:t>
            </w:r>
            <w:r w:rsidRPr="00315B9F">
              <w:rPr>
                <w:rFonts w:eastAsia="Times New Roman" w:cstheme="minorHAnsi"/>
                <w:color w:val="000000"/>
                <w:sz w:val="20"/>
                <w:szCs w:val="20"/>
              </w:rPr>
              <w:t>s oportunizando a construção de sua identidade corporal.</w:t>
            </w:r>
          </w:p>
        </w:tc>
        <w:tc>
          <w:tcPr>
            <w:tcW w:w="3827" w:type="dxa"/>
            <w:tcBorders>
              <w:top w:val="single" w:sz="4" w:space="0" w:color="auto"/>
              <w:left w:val="nil"/>
              <w:bottom w:val="single" w:sz="4" w:space="0" w:color="auto"/>
              <w:right w:val="single" w:sz="2" w:space="0" w:color="auto"/>
            </w:tcBorders>
            <w:shd w:val="clear" w:color="auto" w:fill="auto"/>
          </w:tcPr>
          <w:p w14:paraId="6F285C15"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 xml:space="preserve">(EI03CG01-5S01) </w:t>
            </w:r>
            <w:r w:rsidRPr="00315B9F">
              <w:rPr>
                <w:rFonts w:eastAsia="Times New Roman" w:cstheme="minorHAnsi"/>
                <w:color w:val="000000"/>
                <w:sz w:val="20"/>
                <w:szCs w:val="20"/>
              </w:rPr>
              <w:t>Identificar e nomear suas características corporais bem como as funções desempenhas de cada parte para assim explorar suas habilidades e limitações ampliando seus movimentos individuais oportunizando a construção de uma de sua identidade corporal.</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7A618A09" w14:textId="77777777" w:rsidR="00CD6ADF" w:rsidRPr="00315B9F" w:rsidRDefault="00CD6ADF" w:rsidP="00DC5FA0">
            <w:pPr>
              <w:pStyle w:val="PargrafodaLista"/>
              <w:numPr>
                <w:ilvl w:val="0"/>
                <w:numId w:val="27"/>
              </w:num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0AF97794" w14:textId="77777777" w:rsidR="00CD6ADF" w:rsidRPr="00315B9F" w:rsidRDefault="00CD6ADF" w:rsidP="00CD6ADF">
            <w:pPr>
              <w:pStyle w:val="PargrafodaLista"/>
              <w:spacing w:after="0" w:line="240" w:lineRule="auto"/>
              <w:ind w:left="214" w:hanging="214"/>
              <w:jc w:val="both"/>
              <w:rPr>
                <w:rFonts w:eastAsia="Times New Roman" w:cstheme="minorHAnsi"/>
                <w:color w:val="000000"/>
                <w:sz w:val="20"/>
                <w:szCs w:val="20"/>
              </w:rPr>
            </w:pPr>
          </w:p>
        </w:tc>
      </w:tr>
      <w:tr w:rsidR="00CD6ADF" w:rsidRPr="00315B9F" w14:paraId="416182F5" w14:textId="77777777" w:rsidTr="00851C74">
        <w:trPr>
          <w:trHeight w:val="964"/>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39DB316F"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29044C5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24F05C8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 xml:space="preserve">(EI03CG01-4S02) </w:t>
            </w:r>
            <w:r w:rsidRPr="00315B9F">
              <w:rPr>
                <w:rFonts w:eastAsia="Times New Roman" w:cstheme="minorHAnsi"/>
                <w:color w:val="000000"/>
                <w:sz w:val="20"/>
                <w:szCs w:val="20"/>
              </w:rPr>
              <w:t>Reconhecer de forma progressiva as ações do seu corpo em brincadeiras, jogos e em diversas atividades, bem como na interação com diferentes grupos sociais, observando e incluindo crianças com deficiências, transtornos globais do desenvolvimento e altas habilidades/superdotação.</w:t>
            </w:r>
          </w:p>
        </w:tc>
        <w:tc>
          <w:tcPr>
            <w:tcW w:w="3827" w:type="dxa"/>
            <w:tcBorders>
              <w:top w:val="single" w:sz="4" w:space="0" w:color="auto"/>
              <w:left w:val="nil"/>
              <w:bottom w:val="single" w:sz="4" w:space="0" w:color="auto"/>
              <w:right w:val="single" w:sz="2" w:space="0" w:color="auto"/>
            </w:tcBorders>
            <w:shd w:val="clear" w:color="auto" w:fill="auto"/>
          </w:tcPr>
          <w:p w14:paraId="34196042"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(EI03CG01-5S0</w:t>
            </w:r>
            <w:r>
              <w:rPr>
                <w:rFonts w:eastAsia="Times New Roman" w:cstheme="minorHAnsi"/>
                <w:b/>
                <w:bCs/>
                <w:color w:val="000000"/>
                <w:sz w:val="20"/>
                <w:szCs w:val="20"/>
              </w:rPr>
              <w:t>2</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Reconhecer de forma progressiva as ações do seu corpo em brincadeiras, jogos e em diversas atividades, bem como na interação com diferentes grupos sociais, observando e incluindo crianças com deficiências, transtornos globais do desenvolvimento e altas habilidades/superdotação.</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4C8EA1F0" w14:textId="77777777" w:rsidR="00CD6ADF" w:rsidRPr="00315B9F" w:rsidRDefault="00CD6ADF" w:rsidP="00DC5FA0">
            <w:pPr>
              <w:pStyle w:val="PargrafodaLista"/>
              <w:numPr>
                <w:ilvl w:val="0"/>
                <w:numId w:val="27"/>
              </w:num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16E7457D" w14:textId="77777777" w:rsidR="00CD6ADF" w:rsidRPr="00315B9F" w:rsidRDefault="00CD6ADF" w:rsidP="00CD6ADF">
            <w:pPr>
              <w:pStyle w:val="PargrafodaLista"/>
              <w:spacing w:after="0" w:line="240" w:lineRule="auto"/>
              <w:ind w:left="214" w:hanging="214"/>
              <w:jc w:val="both"/>
              <w:rPr>
                <w:rFonts w:eastAsia="Times New Roman" w:cstheme="minorHAnsi"/>
                <w:color w:val="000000"/>
                <w:sz w:val="20"/>
                <w:szCs w:val="20"/>
              </w:rPr>
            </w:pPr>
          </w:p>
        </w:tc>
      </w:tr>
      <w:tr w:rsidR="00CD6ADF" w:rsidRPr="00315B9F" w14:paraId="1F697561" w14:textId="77777777" w:rsidTr="00851C74">
        <w:trPr>
          <w:trHeight w:val="22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54E9D3D5"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297082A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FFFFFF" w:themeFill="background1"/>
          </w:tcPr>
          <w:p w14:paraId="5C4FEB59" w14:textId="77777777" w:rsidR="00CD6ADF" w:rsidRPr="00315B9F" w:rsidRDefault="00CD6ADF" w:rsidP="00CD6ADF">
            <w:pPr>
              <w:spacing w:after="0" w:line="240" w:lineRule="auto"/>
              <w:ind w:left="214" w:hanging="214"/>
              <w:jc w:val="both"/>
              <w:rPr>
                <w:rFonts w:eastAsia="Times New Roman" w:cstheme="minorHAnsi"/>
                <w:b/>
                <w:bCs/>
                <w:color w:val="000000"/>
                <w:sz w:val="20"/>
                <w:szCs w:val="20"/>
              </w:rPr>
            </w:pPr>
            <w:r w:rsidRPr="00315B9F">
              <w:rPr>
                <w:rFonts w:eastAsia="Times New Roman" w:cstheme="minorHAnsi"/>
                <w:b/>
                <w:bCs/>
                <w:color w:val="000000"/>
                <w:sz w:val="20"/>
                <w:szCs w:val="20"/>
              </w:rPr>
              <w:t xml:space="preserve">(EI03CG01-4S03) </w:t>
            </w:r>
            <w:r w:rsidRPr="00AB30C6">
              <w:rPr>
                <w:rFonts w:eastAsia="Times New Roman" w:cstheme="minorHAnsi"/>
                <w:color w:val="000000"/>
                <w:sz w:val="20"/>
                <w:szCs w:val="20"/>
              </w:rPr>
              <w:t>Reconhecer</w:t>
            </w:r>
            <w:r>
              <w:rPr>
                <w:rFonts w:eastAsia="Times New Roman" w:cstheme="minorHAnsi"/>
                <w:b/>
                <w:bCs/>
                <w:color w:val="000000"/>
                <w:sz w:val="20"/>
                <w:szCs w:val="20"/>
              </w:rPr>
              <w:t xml:space="preserve"> </w:t>
            </w:r>
            <w:r w:rsidRPr="00315B9F">
              <w:rPr>
                <w:rFonts w:eastAsia="Times New Roman" w:cstheme="minorHAnsi"/>
                <w:color w:val="000000"/>
                <w:sz w:val="20"/>
                <w:szCs w:val="20"/>
              </w:rPr>
              <w:t xml:space="preserve">as diferentes músicas e brincadeiras que compõem o repertório cultural regional como </w:t>
            </w:r>
            <w:r>
              <w:rPr>
                <w:rFonts w:eastAsia="Times New Roman" w:cstheme="minorHAnsi"/>
                <w:color w:val="000000"/>
                <w:sz w:val="20"/>
                <w:szCs w:val="20"/>
              </w:rPr>
              <w:t xml:space="preserve">cantigas de </w:t>
            </w:r>
            <w:r w:rsidRPr="00315B9F">
              <w:rPr>
                <w:rFonts w:eastAsia="Times New Roman" w:cstheme="minorHAnsi"/>
                <w:color w:val="000000"/>
                <w:sz w:val="20"/>
                <w:szCs w:val="20"/>
              </w:rPr>
              <w:t>rodas, cirandas, amarelinha, estátua e brincadeiras de rua entre outras.</w:t>
            </w:r>
          </w:p>
        </w:tc>
        <w:tc>
          <w:tcPr>
            <w:tcW w:w="3827" w:type="dxa"/>
            <w:tcBorders>
              <w:top w:val="single" w:sz="4" w:space="0" w:color="auto"/>
              <w:left w:val="nil"/>
              <w:bottom w:val="single" w:sz="4" w:space="0" w:color="auto"/>
              <w:right w:val="single" w:sz="2" w:space="0" w:color="auto"/>
            </w:tcBorders>
            <w:shd w:val="clear" w:color="auto" w:fill="FFFFFF" w:themeFill="background1"/>
          </w:tcPr>
          <w:p w14:paraId="01048A28" w14:textId="77777777" w:rsidR="00CD6ADF" w:rsidRPr="00315B9F" w:rsidRDefault="00CD6ADF" w:rsidP="00CD6ADF">
            <w:pPr>
              <w:spacing w:after="0" w:line="240" w:lineRule="auto"/>
              <w:ind w:left="214" w:hanging="214"/>
              <w:jc w:val="both"/>
              <w:rPr>
                <w:rFonts w:eastAsia="Times New Roman" w:cstheme="minorHAnsi"/>
                <w:b/>
                <w:bCs/>
                <w:color w:val="000000"/>
                <w:sz w:val="20"/>
                <w:szCs w:val="20"/>
              </w:rPr>
            </w:pPr>
            <w:r w:rsidRPr="00315B9F">
              <w:rPr>
                <w:rFonts w:eastAsia="Times New Roman" w:cstheme="minorHAnsi"/>
                <w:b/>
                <w:bCs/>
                <w:color w:val="000000"/>
                <w:sz w:val="20"/>
                <w:szCs w:val="20"/>
              </w:rPr>
              <w:t>(EI03CG01-5S0</w:t>
            </w:r>
            <w:r>
              <w:rPr>
                <w:rFonts w:eastAsia="Times New Roman" w:cstheme="minorHAnsi"/>
                <w:b/>
                <w:bCs/>
                <w:color w:val="000000"/>
                <w:sz w:val="20"/>
                <w:szCs w:val="20"/>
              </w:rPr>
              <w:t>3</w:t>
            </w:r>
            <w:r w:rsidRPr="00315B9F">
              <w:rPr>
                <w:rFonts w:eastAsia="Times New Roman" w:cstheme="minorHAnsi"/>
                <w:b/>
                <w:bCs/>
                <w:color w:val="000000"/>
                <w:sz w:val="20"/>
                <w:szCs w:val="20"/>
              </w:rPr>
              <w:t xml:space="preserve">) </w:t>
            </w:r>
            <w:r w:rsidRPr="00AB30C6">
              <w:rPr>
                <w:rFonts w:eastAsia="Times New Roman" w:cstheme="minorHAnsi"/>
                <w:color w:val="000000"/>
                <w:sz w:val="20"/>
                <w:szCs w:val="20"/>
              </w:rPr>
              <w:t>Reconhecer</w:t>
            </w:r>
            <w:r>
              <w:rPr>
                <w:rFonts w:eastAsia="Times New Roman" w:cstheme="minorHAnsi"/>
                <w:b/>
                <w:bCs/>
                <w:color w:val="000000"/>
                <w:sz w:val="20"/>
                <w:szCs w:val="20"/>
              </w:rPr>
              <w:t xml:space="preserve"> </w:t>
            </w:r>
            <w:r w:rsidRPr="00315B9F">
              <w:rPr>
                <w:rFonts w:eastAsia="Times New Roman" w:cstheme="minorHAnsi"/>
                <w:color w:val="000000"/>
                <w:sz w:val="20"/>
                <w:szCs w:val="20"/>
              </w:rPr>
              <w:t>as diferentes músicas e brincadeiras que compõem o repertório cultural regional, desenvolvendo progressivamente movimentos de precisão</w:t>
            </w:r>
            <w:r>
              <w:rPr>
                <w:rFonts w:eastAsia="Times New Roman" w:cstheme="minorHAnsi"/>
                <w:color w:val="000000"/>
                <w:sz w:val="20"/>
                <w:szCs w:val="20"/>
              </w:rPr>
              <w:t>.</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2634C553" w14:textId="77777777" w:rsidR="00CD6ADF" w:rsidRPr="00315B9F" w:rsidRDefault="00CD6ADF" w:rsidP="00DC5FA0">
            <w:pPr>
              <w:pStyle w:val="PargrafodaLista"/>
              <w:numPr>
                <w:ilvl w:val="0"/>
                <w:numId w:val="27"/>
              </w:num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5182BBBF" w14:textId="77777777" w:rsidR="00CD6ADF" w:rsidRPr="00315B9F" w:rsidRDefault="00CD6ADF" w:rsidP="00CD6ADF">
            <w:pPr>
              <w:pStyle w:val="PargrafodaLista"/>
              <w:spacing w:after="0" w:line="240" w:lineRule="auto"/>
              <w:ind w:left="214" w:hanging="214"/>
              <w:jc w:val="both"/>
              <w:rPr>
                <w:rFonts w:eastAsia="Times New Roman" w:cstheme="minorHAnsi"/>
                <w:color w:val="000000"/>
                <w:sz w:val="20"/>
                <w:szCs w:val="20"/>
              </w:rPr>
            </w:pPr>
          </w:p>
        </w:tc>
      </w:tr>
      <w:tr w:rsidR="00CD6ADF" w:rsidRPr="00315B9F" w14:paraId="4E890C3F" w14:textId="77777777" w:rsidTr="00851C74">
        <w:trPr>
          <w:trHeight w:val="22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2BC8C416"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50173C29"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FFFFFF" w:themeFill="background1"/>
          </w:tcPr>
          <w:p w14:paraId="266BC544"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(EI03CG01-4S0</w:t>
            </w:r>
            <w:r>
              <w:rPr>
                <w:rFonts w:eastAsia="Times New Roman" w:cstheme="minorHAnsi"/>
                <w:b/>
                <w:bCs/>
                <w:color w:val="000000"/>
                <w:sz w:val="20"/>
                <w:szCs w:val="20"/>
              </w:rPr>
              <w:t>4</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Diferenciar em diversas atividades propostas seus sentimentos, seus gostos, seus interesses, suas sensações e frustações construindo suas linguagens não-verbais e verbais.</w:t>
            </w:r>
          </w:p>
        </w:tc>
        <w:tc>
          <w:tcPr>
            <w:tcW w:w="3827" w:type="dxa"/>
            <w:tcBorders>
              <w:top w:val="single" w:sz="4" w:space="0" w:color="auto"/>
              <w:left w:val="nil"/>
              <w:bottom w:val="single" w:sz="4" w:space="0" w:color="auto"/>
              <w:right w:val="single" w:sz="2" w:space="0" w:color="auto"/>
            </w:tcBorders>
            <w:shd w:val="clear" w:color="auto" w:fill="FFFFFF" w:themeFill="background1"/>
          </w:tcPr>
          <w:p w14:paraId="0F7B896A"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(EI03CG01-5S</w:t>
            </w:r>
            <w:r>
              <w:rPr>
                <w:rFonts w:eastAsia="Times New Roman" w:cstheme="minorHAnsi"/>
                <w:b/>
                <w:bCs/>
                <w:color w:val="000000"/>
                <w:sz w:val="20"/>
                <w:szCs w:val="20"/>
              </w:rPr>
              <w:t>04</w:t>
            </w:r>
            <w:r w:rsidRPr="00315B9F">
              <w:rPr>
                <w:rFonts w:eastAsia="Times New Roman" w:cstheme="minorHAnsi"/>
                <w:b/>
                <w:bCs/>
                <w:color w:val="000000"/>
                <w:sz w:val="20"/>
                <w:szCs w:val="20"/>
              </w:rPr>
              <w:t xml:space="preserve">) </w:t>
            </w:r>
            <w:r w:rsidRPr="00AB30C6">
              <w:rPr>
                <w:rFonts w:eastAsia="Times New Roman" w:cstheme="minorHAnsi"/>
                <w:color w:val="000000"/>
                <w:sz w:val="20"/>
                <w:szCs w:val="20"/>
              </w:rPr>
              <w:t>Distinguir</w:t>
            </w:r>
            <w:r w:rsidRPr="00315B9F">
              <w:rPr>
                <w:rFonts w:eastAsia="Times New Roman" w:cstheme="minorHAnsi"/>
                <w:color w:val="000000"/>
                <w:sz w:val="20"/>
                <w:szCs w:val="20"/>
              </w:rPr>
              <w:t xml:space="preserve"> em diversas atividades propostas seus sentimentos, seus gostos, seus interesses, suas sensações e frustações construindo suas linguagens não-verbais e verbais ampliando suas formas de comunicação.</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11535478" w14:textId="77777777" w:rsidR="00CD6ADF" w:rsidRPr="00315B9F" w:rsidRDefault="00CD6ADF" w:rsidP="00DC5FA0">
            <w:pPr>
              <w:pStyle w:val="PargrafodaLista"/>
              <w:numPr>
                <w:ilvl w:val="0"/>
                <w:numId w:val="27"/>
              </w:num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44DC3278" w14:textId="77777777" w:rsidR="00CD6ADF" w:rsidRPr="00315B9F" w:rsidRDefault="00CD6ADF" w:rsidP="00CD6ADF">
            <w:pPr>
              <w:pStyle w:val="PargrafodaLista"/>
              <w:spacing w:after="0" w:line="240" w:lineRule="auto"/>
              <w:ind w:left="214" w:hanging="214"/>
              <w:jc w:val="both"/>
              <w:rPr>
                <w:rFonts w:eastAsia="Times New Roman" w:cstheme="minorHAnsi"/>
                <w:color w:val="000000"/>
                <w:sz w:val="20"/>
                <w:szCs w:val="20"/>
              </w:rPr>
            </w:pPr>
          </w:p>
        </w:tc>
      </w:tr>
      <w:tr w:rsidR="00CD6ADF" w:rsidRPr="00315B9F" w14:paraId="33F8E45D" w14:textId="77777777" w:rsidTr="00851C74">
        <w:trPr>
          <w:trHeight w:val="22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7AA7A0E1"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0BD3C955"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FFFFFF" w:themeFill="background1"/>
          </w:tcPr>
          <w:p w14:paraId="56DF837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(EI03CG01-4S0</w:t>
            </w:r>
            <w:r>
              <w:rPr>
                <w:rFonts w:eastAsia="Times New Roman" w:cstheme="minorHAnsi"/>
                <w:b/>
                <w:bCs/>
                <w:color w:val="000000"/>
                <w:sz w:val="20"/>
                <w:szCs w:val="20"/>
              </w:rPr>
              <w:t>5</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Compreender com o auxílio do espelho, as diversas expressões corporais, possibilitando a familiarização com a imagem do seu próprio corpo refletida e na interação com os outros sujeitos.</w:t>
            </w:r>
          </w:p>
        </w:tc>
        <w:tc>
          <w:tcPr>
            <w:tcW w:w="3827" w:type="dxa"/>
            <w:tcBorders>
              <w:top w:val="single" w:sz="4" w:space="0" w:color="auto"/>
              <w:left w:val="nil"/>
              <w:bottom w:val="single" w:sz="4" w:space="0" w:color="auto"/>
              <w:right w:val="single" w:sz="2" w:space="0" w:color="auto"/>
            </w:tcBorders>
            <w:shd w:val="clear" w:color="auto" w:fill="FFFFFF" w:themeFill="background1"/>
          </w:tcPr>
          <w:p w14:paraId="57C25D6B"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(EI03CG01-5S0</w:t>
            </w:r>
            <w:r>
              <w:rPr>
                <w:rFonts w:eastAsia="Times New Roman" w:cstheme="minorHAnsi"/>
                <w:b/>
                <w:bCs/>
                <w:color w:val="000000"/>
                <w:sz w:val="20"/>
                <w:szCs w:val="20"/>
              </w:rPr>
              <w:t>5</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Compreender com o auxílio do espelho, as diversas expressões corporais, possibilitando a familiarização com a imagem do seu próprio corpo refletida e na interação com os outros sujeitos.</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5686A3C4" w14:textId="77777777" w:rsidR="00CD6ADF" w:rsidRPr="00315B9F" w:rsidRDefault="00CD6ADF" w:rsidP="00DC5FA0">
            <w:pPr>
              <w:pStyle w:val="PargrafodaLista"/>
              <w:numPr>
                <w:ilvl w:val="0"/>
                <w:numId w:val="27"/>
              </w:num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06458480" w14:textId="77777777" w:rsidR="00CD6ADF" w:rsidRPr="00315B9F" w:rsidRDefault="00CD6ADF" w:rsidP="00CD6ADF">
            <w:pPr>
              <w:pStyle w:val="PargrafodaLista"/>
              <w:spacing w:after="0" w:line="240" w:lineRule="auto"/>
              <w:ind w:left="214" w:hanging="214"/>
              <w:jc w:val="both"/>
              <w:rPr>
                <w:rFonts w:eastAsia="Times New Roman" w:cstheme="minorHAnsi"/>
                <w:color w:val="000000"/>
                <w:sz w:val="20"/>
                <w:szCs w:val="20"/>
              </w:rPr>
            </w:pPr>
          </w:p>
        </w:tc>
      </w:tr>
      <w:tr w:rsidR="00CD6ADF" w:rsidRPr="00315B9F" w14:paraId="40C46985" w14:textId="77777777" w:rsidTr="00851C74">
        <w:trPr>
          <w:trHeight w:val="998"/>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6E5D90A9"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16838B2C"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4F7EE07D"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(EI03CG01-4S0</w:t>
            </w:r>
            <w:r>
              <w:rPr>
                <w:rFonts w:eastAsia="Times New Roman" w:cstheme="minorHAnsi"/>
                <w:b/>
                <w:bCs/>
                <w:color w:val="000000"/>
                <w:sz w:val="20"/>
                <w:szCs w:val="20"/>
              </w:rPr>
              <w:t>6</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Coordenar, a partir de diversas possibilidades, movimentos como recortar, colar, encaixar pequenas peças.</w:t>
            </w:r>
          </w:p>
        </w:tc>
        <w:tc>
          <w:tcPr>
            <w:tcW w:w="3827" w:type="dxa"/>
            <w:tcBorders>
              <w:top w:val="single" w:sz="4" w:space="0" w:color="auto"/>
              <w:left w:val="nil"/>
              <w:bottom w:val="single" w:sz="4" w:space="0" w:color="auto"/>
              <w:right w:val="single" w:sz="2" w:space="0" w:color="auto"/>
            </w:tcBorders>
            <w:shd w:val="clear" w:color="auto" w:fill="auto"/>
          </w:tcPr>
          <w:p w14:paraId="5176FC84" w14:textId="77777777" w:rsidR="00CD6ADF" w:rsidRPr="00315B9F" w:rsidRDefault="00CD6ADF" w:rsidP="00CD6ADF">
            <w:pPr>
              <w:spacing w:after="0" w:line="240" w:lineRule="auto"/>
              <w:ind w:left="214" w:hanging="214"/>
              <w:jc w:val="both"/>
              <w:rPr>
                <w:rFonts w:eastAsia="Times New Roman" w:cstheme="minorHAnsi"/>
                <w:b/>
                <w:bCs/>
                <w:color w:val="000000"/>
                <w:sz w:val="20"/>
                <w:szCs w:val="20"/>
              </w:rPr>
            </w:pPr>
            <w:r w:rsidRPr="00315B9F">
              <w:rPr>
                <w:rFonts w:eastAsia="Times New Roman" w:cstheme="minorHAnsi"/>
                <w:b/>
                <w:bCs/>
                <w:color w:val="000000"/>
                <w:sz w:val="20"/>
                <w:szCs w:val="20"/>
              </w:rPr>
              <w:t>(EI03CG01-5S0</w:t>
            </w:r>
            <w:r>
              <w:rPr>
                <w:rFonts w:eastAsia="Times New Roman" w:cstheme="minorHAnsi"/>
                <w:b/>
                <w:bCs/>
                <w:color w:val="000000"/>
                <w:sz w:val="20"/>
                <w:szCs w:val="20"/>
              </w:rPr>
              <w:t>6</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 xml:space="preserve">Ampliar suas possibilidades de manuseio dos diferentes materiais e </w:t>
            </w:r>
            <w:r>
              <w:rPr>
                <w:rFonts w:eastAsia="Times New Roman" w:cstheme="minorHAnsi"/>
                <w:color w:val="000000"/>
                <w:sz w:val="20"/>
                <w:szCs w:val="20"/>
              </w:rPr>
              <w:t>objetos, utilizando</w:t>
            </w:r>
            <w:r w:rsidRPr="00315B9F">
              <w:rPr>
                <w:rFonts w:eastAsia="Times New Roman" w:cstheme="minorHAnsi"/>
                <w:color w:val="000000"/>
                <w:sz w:val="20"/>
                <w:szCs w:val="20"/>
              </w:rPr>
              <w:t xml:space="preserve"> movimentos </w:t>
            </w:r>
            <w:r>
              <w:rPr>
                <w:rFonts w:eastAsia="Times New Roman" w:cstheme="minorHAnsi"/>
                <w:color w:val="000000"/>
                <w:sz w:val="20"/>
                <w:szCs w:val="20"/>
              </w:rPr>
              <w:t xml:space="preserve">de </w:t>
            </w:r>
            <w:r w:rsidRPr="00315B9F">
              <w:rPr>
                <w:rFonts w:eastAsia="Times New Roman" w:cstheme="minorHAnsi"/>
                <w:color w:val="000000"/>
                <w:sz w:val="20"/>
                <w:szCs w:val="20"/>
              </w:rPr>
              <w:t>preensão, encaixe, lançamento entre outros.</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5CC23D6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22B97B85"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69AE5BAE" w14:textId="77777777" w:rsidTr="00851C74">
        <w:trPr>
          <w:trHeight w:val="48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4A10E2BD"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04D75B2F"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54D1CA7A"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(EI03CG01-4S</w:t>
            </w:r>
            <w:r>
              <w:rPr>
                <w:rFonts w:eastAsia="Times New Roman" w:cstheme="minorHAnsi"/>
                <w:b/>
                <w:bCs/>
                <w:color w:val="000000"/>
                <w:sz w:val="20"/>
                <w:szCs w:val="20"/>
              </w:rPr>
              <w:t>07</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Expressar-se de diferentes formas explorando as diversas linguagens e movimentos oportunizados pelas brincadeiras, pelas músicas, pela dança e pelo teatro de forma individual e coletiva.</w:t>
            </w:r>
          </w:p>
        </w:tc>
        <w:tc>
          <w:tcPr>
            <w:tcW w:w="3827" w:type="dxa"/>
            <w:tcBorders>
              <w:top w:val="single" w:sz="4" w:space="0" w:color="auto"/>
              <w:left w:val="nil"/>
              <w:bottom w:val="single" w:sz="4" w:space="0" w:color="auto"/>
              <w:right w:val="single" w:sz="2" w:space="0" w:color="auto"/>
            </w:tcBorders>
            <w:shd w:val="clear" w:color="auto" w:fill="auto"/>
          </w:tcPr>
          <w:p w14:paraId="0F519133"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(EI03CG01-5S0</w:t>
            </w:r>
            <w:r>
              <w:rPr>
                <w:rFonts w:eastAsia="Times New Roman" w:cstheme="minorHAnsi"/>
                <w:b/>
                <w:bCs/>
                <w:color w:val="000000"/>
                <w:sz w:val="20"/>
                <w:szCs w:val="20"/>
              </w:rPr>
              <w:t>7</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Expressar-se de diferentes formas explorando as diversas linguagens e movimentos oportunizados pelas brincadeiras, pelas músicas, pela dança e pelo teatro de forma individual e coletiva ampliando a interação com o seu grupo social.</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473C141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66DA8F0A"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71C6C997" w14:textId="77777777" w:rsidTr="00851C74">
        <w:trPr>
          <w:trHeight w:val="998"/>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61001560"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5B40E4A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6391DB2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(EI03CG01-4S0</w:t>
            </w:r>
            <w:r>
              <w:rPr>
                <w:rFonts w:eastAsia="Times New Roman" w:cstheme="minorHAnsi"/>
                <w:b/>
                <w:bCs/>
                <w:color w:val="000000"/>
                <w:sz w:val="20"/>
                <w:szCs w:val="20"/>
              </w:rPr>
              <w:t>8</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 xml:space="preserve">Explorar, por meio de diferentes brincadeiras, dinâmicas que envolvam o canto, a imitação, o movimento e a percepção rítmica. </w:t>
            </w:r>
          </w:p>
        </w:tc>
        <w:tc>
          <w:tcPr>
            <w:tcW w:w="3827" w:type="dxa"/>
            <w:tcBorders>
              <w:top w:val="single" w:sz="4" w:space="0" w:color="auto"/>
              <w:left w:val="nil"/>
              <w:bottom w:val="single" w:sz="4" w:space="0" w:color="auto"/>
              <w:right w:val="single" w:sz="2" w:space="0" w:color="auto"/>
            </w:tcBorders>
            <w:shd w:val="clear" w:color="auto" w:fill="auto"/>
          </w:tcPr>
          <w:p w14:paraId="6D903463"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(EI03CG01-5S</w:t>
            </w:r>
            <w:r>
              <w:rPr>
                <w:rFonts w:eastAsia="Times New Roman" w:cstheme="minorHAnsi"/>
                <w:b/>
                <w:bCs/>
                <w:color w:val="000000"/>
                <w:sz w:val="20"/>
                <w:szCs w:val="20"/>
              </w:rPr>
              <w:t>08</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Explorar, por meio de diferentes brincadeiras</w:t>
            </w:r>
            <w:r>
              <w:rPr>
                <w:rFonts w:eastAsia="Times New Roman" w:cstheme="minorHAnsi"/>
                <w:color w:val="000000"/>
                <w:sz w:val="20"/>
                <w:szCs w:val="20"/>
              </w:rPr>
              <w:t>,</w:t>
            </w:r>
            <w:r w:rsidRPr="00315B9F">
              <w:rPr>
                <w:rFonts w:eastAsia="Times New Roman" w:cstheme="minorHAnsi"/>
                <w:color w:val="000000"/>
                <w:sz w:val="20"/>
                <w:szCs w:val="20"/>
              </w:rPr>
              <w:t xml:space="preserve"> dinâmicas que envolvam o canto, a imitação, o movimento</w:t>
            </w:r>
            <w:r>
              <w:rPr>
                <w:rFonts w:eastAsia="Times New Roman" w:cstheme="minorHAnsi"/>
                <w:color w:val="000000"/>
                <w:sz w:val="20"/>
                <w:szCs w:val="20"/>
              </w:rPr>
              <w:t>,</w:t>
            </w:r>
            <w:r w:rsidRPr="00315B9F">
              <w:rPr>
                <w:rFonts w:eastAsia="Times New Roman" w:cstheme="minorHAnsi"/>
                <w:color w:val="000000"/>
                <w:sz w:val="20"/>
                <w:szCs w:val="20"/>
              </w:rPr>
              <w:t xml:space="preserve"> a percepção rítmica e </w:t>
            </w:r>
            <w:r>
              <w:rPr>
                <w:rFonts w:eastAsia="Times New Roman" w:cstheme="minorHAnsi"/>
                <w:color w:val="000000"/>
                <w:sz w:val="20"/>
                <w:szCs w:val="20"/>
              </w:rPr>
              <w:t xml:space="preserve">o </w:t>
            </w:r>
            <w:r w:rsidRPr="00315B9F">
              <w:rPr>
                <w:rFonts w:eastAsia="Times New Roman" w:cstheme="minorHAnsi"/>
                <w:color w:val="000000"/>
                <w:sz w:val="20"/>
                <w:szCs w:val="20"/>
              </w:rPr>
              <w:t>conhecimento de seu corpo</w:t>
            </w:r>
            <w:r>
              <w:rPr>
                <w:rFonts w:eastAsia="Times New Roman" w:cstheme="minorHAnsi"/>
                <w:color w:val="000000"/>
                <w:sz w:val="20"/>
                <w:szCs w:val="20"/>
              </w:rPr>
              <w:t>.</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5036AB08"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5C4C2F7E"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266E6BB7" w14:textId="77777777" w:rsidTr="00851C74">
        <w:trPr>
          <w:trHeight w:val="998"/>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7230975E"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4D2BF88B"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2AEACF07"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(EI03CG01-4S0</w:t>
            </w:r>
            <w:r>
              <w:rPr>
                <w:rFonts w:eastAsia="Times New Roman" w:cstheme="minorHAnsi"/>
                <w:b/>
                <w:bCs/>
                <w:color w:val="000000"/>
                <w:sz w:val="20"/>
                <w:szCs w:val="20"/>
              </w:rPr>
              <w:t>9</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Apropriar-se de diferentes gestualidades expressivas por meio de brincadeiras que envolvam narrativas e dramatizações</w:t>
            </w:r>
            <w:r>
              <w:rPr>
                <w:rFonts w:eastAsia="Times New Roman" w:cstheme="minorHAnsi"/>
                <w:color w:val="000000"/>
                <w:sz w:val="20"/>
                <w:szCs w:val="20"/>
              </w:rPr>
              <w:t>.</w:t>
            </w:r>
          </w:p>
        </w:tc>
        <w:tc>
          <w:tcPr>
            <w:tcW w:w="3827" w:type="dxa"/>
            <w:tcBorders>
              <w:top w:val="single" w:sz="4" w:space="0" w:color="auto"/>
              <w:left w:val="nil"/>
              <w:bottom w:val="single" w:sz="4" w:space="0" w:color="auto"/>
              <w:right w:val="single" w:sz="2" w:space="0" w:color="auto"/>
            </w:tcBorders>
            <w:shd w:val="clear" w:color="auto" w:fill="auto"/>
          </w:tcPr>
          <w:p w14:paraId="0D1513EA"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(EI03CG01-5S0</w:t>
            </w:r>
            <w:r>
              <w:rPr>
                <w:rFonts w:eastAsia="Times New Roman" w:cstheme="minorHAnsi"/>
                <w:b/>
                <w:bCs/>
                <w:color w:val="000000"/>
                <w:sz w:val="20"/>
                <w:szCs w:val="20"/>
              </w:rPr>
              <w:t>9</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Apropriar-se de diferentes gestualidades expressivas por meio de brincadeiras que envolvam narrativas e dramatizações explorando a capacidade de planejar, ou seja, antecipar ações.</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7CA9BFB6"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172CA2CE"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3DDB8028" w14:textId="77777777" w:rsidTr="00851C74">
        <w:trPr>
          <w:trHeight w:val="998"/>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75270BC4"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75FB588F"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4681579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(EI03CG01-4S</w:t>
            </w:r>
            <w:r>
              <w:rPr>
                <w:rFonts w:eastAsia="Times New Roman" w:cstheme="minorHAnsi"/>
                <w:b/>
                <w:bCs/>
                <w:color w:val="000000"/>
                <w:sz w:val="20"/>
                <w:szCs w:val="20"/>
              </w:rPr>
              <w:t>10</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Vivenciar diferentes jogos e brincadeiras que envolvam diversificadas formas de movimentação corporal, tais como: jogar boliche, brincar de roda, de esconde-esconde, pique-pega, cobra-cega, elefantinho colorido, corre-cutia...</w:t>
            </w:r>
          </w:p>
        </w:tc>
        <w:tc>
          <w:tcPr>
            <w:tcW w:w="3827" w:type="dxa"/>
            <w:tcBorders>
              <w:top w:val="single" w:sz="4" w:space="0" w:color="auto"/>
              <w:left w:val="nil"/>
              <w:bottom w:val="single" w:sz="4" w:space="0" w:color="auto"/>
              <w:right w:val="single" w:sz="2" w:space="0" w:color="auto"/>
            </w:tcBorders>
            <w:shd w:val="clear" w:color="auto" w:fill="auto"/>
          </w:tcPr>
          <w:p w14:paraId="6B0B110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(EI03CG01-5S</w:t>
            </w:r>
            <w:r>
              <w:rPr>
                <w:rFonts w:eastAsia="Times New Roman" w:cstheme="minorHAnsi"/>
                <w:b/>
                <w:bCs/>
                <w:color w:val="000000"/>
                <w:sz w:val="20"/>
                <w:szCs w:val="20"/>
              </w:rPr>
              <w:t>10</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Vivenciar diferentes jogos e brincadeiras que envolvam diversificadas formas de movimentação corporal, tais como: jogar boliche, brincar de roda, de esconde-esconde, pique-pega, cobra-cega, elefantinho colorido, corre-cutia...</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22982D94"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431954EA"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69571939" w14:textId="77777777" w:rsidTr="00851C74">
        <w:trPr>
          <w:trHeight w:val="998"/>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28D04EA2"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5A6556FF"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7CC74CAD" w14:textId="77777777" w:rsidR="00CD6ADF" w:rsidRPr="00AB30C6" w:rsidRDefault="00CD6ADF" w:rsidP="00CD6ADF">
            <w:pPr>
              <w:spacing w:after="0" w:line="240" w:lineRule="auto"/>
              <w:ind w:left="214" w:hanging="214"/>
              <w:jc w:val="both"/>
              <w:rPr>
                <w:rFonts w:eastAsia="Times New Roman" w:cstheme="minorHAnsi"/>
                <w:color w:val="000000"/>
                <w:sz w:val="20"/>
                <w:szCs w:val="20"/>
              </w:rPr>
            </w:pPr>
            <w:r w:rsidRPr="00AB30C6">
              <w:rPr>
                <w:rFonts w:eastAsia="Times New Roman" w:cstheme="minorHAnsi"/>
                <w:b/>
                <w:bCs/>
                <w:color w:val="000000"/>
                <w:sz w:val="20"/>
                <w:szCs w:val="20"/>
              </w:rPr>
              <w:t xml:space="preserve">(EI03CG01-4S11) </w:t>
            </w:r>
            <w:r w:rsidRPr="00AB30C6">
              <w:rPr>
                <w:rFonts w:eastAsia="Times New Roman" w:cstheme="minorHAnsi"/>
                <w:color w:val="000000"/>
                <w:sz w:val="20"/>
                <w:szCs w:val="20"/>
              </w:rPr>
              <w:t>Explorar as possibilidades expressivas do corpo, realizando diferentes movimentos, tais como: pular, saltitar, lançar, apanhar, rastejar, rolar, desviar, receber, transportar objetos, subir, correr, descer e passar por baixo, por cima, por dentro.</w:t>
            </w:r>
          </w:p>
        </w:tc>
        <w:tc>
          <w:tcPr>
            <w:tcW w:w="3827" w:type="dxa"/>
            <w:tcBorders>
              <w:top w:val="single" w:sz="4" w:space="0" w:color="auto"/>
              <w:left w:val="nil"/>
              <w:bottom w:val="single" w:sz="4" w:space="0" w:color="auto"/>
              <w:right w:val="single" w:sz="2" w:space="0" w:color="auto"/>
            </w:tcBorders>
            <w:shd w:val="clear" w:color="auto" w:fill="auto"/>
          </w:tcPr>
          <w:p w14:paraId="04D5731A" w14:textId="77777777" w:rsidR="00CD6ADF" w:rsidRPr="00AB30C6" w:rsidRDefault="00CD6ADF" w:rsidP="00CD6ADF">
            <w:pPr>
              <w:spacing w:after="0" w:line="240" w:lineRule="auto"/>
              <w:ind w:left="214" w:hanging="214"/>
              <w:jc w:val="both"/>
              <w:rPr>
                <w:rFonts w:eastAsia="Times New Roman" w:cstheme="minorHAnsi"/>
                <w:color w:val="000000"/>
                <w:sz w:val="20"/>
                <w:szCs w:val="20"/>
              </w:rPr>
            </w:pPr>
            <w:r w:rsidRPr="00AB30C6">
              <w:rPr>
                <w:rFonts w:eastAsia="Times New Roman" w:cstheme="minorHAnsi"/>
                <w:b/>
                <w:bCs/>
                <w:color w:val="000000"/>
                <w:sz w:val="20"/>
                <w:szCs w:val="20"/>
              </w:rPr>
              <w:t xml:space="preserve">(EI03CG01-5S11) </w:t>
            </w:r>
            <w:r w:rsidRPr="00AB30C6">
              <w:rPr>
                <w:rFonts w:eastAsia="Times New Roman" w:cstheme="minorHAnsi"/>
                <w:color w:val="000000"/>
                <w:sz w:val="20"/>
                <w:szCs w:val="20"/>
              </w:rPr>
              <w:t xml:space="preserve">Explorar as possibilidades expressivas do corpo, realizando diferentes movimentos, ampliando os circuitos, tais como: pular, saltitar, lançar, apanhar, rastejar, rolar, desviar receber, transportar </w:t>
            </w:r>
            <w:r w:rsidRPr="00AB30C6">
              <w:rPr>
                <w:rFonts w:eastAsia="Times New Roman" w:cstheme="minorHAnsi"/>
                <w:color w:val="000000"/>
                <w:sz w:val="20"/>
                <w:szCs w:val="20"/>
              </w:rPr>
              <w:lastRenderedPageBreak/>
              <w:t>objetos, subir, correr, descer e passar por baixo, por cima, por dentro.</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0BAD4F7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12CD4EDC"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1DFA9253" w14:textId="77777777" w:rsidTr="00851C74">
        <w:trPr>
          <w:trHeight w:val="1001"/>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4D6F8E9A"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4BBE7D3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65D59312"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(EI03CG01-4S</w:t>
            </w:r>
            <w:r>
              <w:rPr>
                <w:rFonts w:eastAsia="Times New Roman" w:cstheme="minorHAnsi"/>
                <w:b/>
                <w:bCs/>
                <w:color w:val="000000"/>
                <w:sz w:val="20"/>
                <w:szCs w:val="20"/>
              </w:rPr>
              <w:t>12</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Desenvolver, de maneira progressiva, o cuidado e respeito para com o próprio corpo e o do outro, considerando seu interesse pelas diferenças entre os gêneros.</w:t>
            </w:r>
          </w:p>
        </w:tc>
        <w:tc>
          <w:tcPr>
            <w:tcW w:w="3827" w:type="dxa"/>
            <w:tcBorders>
              <w:top w:val="single" w:sz="4" w:space="0" w:color="auto"/>
              <w:left w:val="nil"/>
              <w:bottom w:val="single" w:sz="4" w:space="0" w:color="auto"/>
              <w:right w:val="single" w:sz="2" w:space="0" w:color="auto"/>
            </w:tcBorders>
            <w:shd w:val="clear" w:color="auto" w:fill="auto"/>
          </w:tcPr>
          <w:p w14:paraId="4D78045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(EI03CG01-5S</w:t>
            </w:r>
            <w:r>
              <w:rPr>
                <w:rFonts w:eastAsia="Times New Roman" w:cstheme="minorHAnsi"/>
                <w:b/>
                <w:bCs/>
                <w:color w:val="000000"/>
                <w:sz w:val="20"/>
                <w:szCs w:val="20"/>
              </w:rPr>
              <w:t>12</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Ampliar o cuidado e respeito para com o próprio corpo e o do outro, considerando seu interesse pelas diferenças entre os gêneros.</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104A44B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0C39BC54"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r>
      <w:tr w:rsidR="00CD6ADF" w:rsidRPr="00315B9F" w14:paraId="72C7C402" w14:textId="77777777" w:rsidTr="00851C74">
        <w:trPr>
          <w:trHeight w:val="54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30CC2949"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235892AA"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2" w:space="0" w:color="auto"/>
              <w:right w:val="single" w:sz="4" w:space="0" w:color="auto"/>
            </w:tcBorders>
            <w:shd w:val="clear" w:color="auto" w:fill="auto"/>
          </w:tcPr>
          <w:p w14:paraId="17FF3FA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(EI03CG01-4S</w:t>
            </w:r>
            <w:r>
              <w:rPr>
                <w:rFonts w:eastAsia="Times New Roman" w:cstheme="minorHAnsi"/>
                <w:b/>
                <w:bCs/>
                <w:color w:val="000000"/>
                <w:sz w:val="20"/>
                <w:szCs w:val="20"/>
              </w:rPr>
              <w:t>13</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Expressar-se de forma progressiva corporalmente distinguindo emoções e sentimentos, realizando brincadeira das expressões faciais e corporais, triste, feliz, sorridente, emburrado, como medo, com raiva...</w:t>
            </w:r>
          </w:p>
        </w:tc>
        <w:tc>
          <w:tcPr>
            <w:tcW w:w="3827" w:type="dxa"/>
            <w:tcBorders>
              <w:top w:val="single" w:sz="4" w:space="0" w:color="auto"/>
              <w:left w:val="nil"/>
              <w:bottom w:val="single" w:sz="2" w:space="0" w:color="auto"/>
              <w:right w:val="single" w:sz="2" w:space="0" w:color="auto"/>
            </w:tcBorders>
            <w:shd w:val="clear" w:color="auto" w:fill="auto"/>
          </w:tcPr>
          <w:p w14:paraId="3638BBFC"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(EI03CG01-5S</w:t>
            </w:r>
            <w:r>
              <w:rPr>
                <w:rFonts w:eastAsia="Times New Roman" w:cstheme="minorHAnsi"/>
                <w:b/>
                <w:bCs/>
                <w:color w:val="000000"/>
                <w:sz w:val="20"/>
                <w:szCs w:val="20"/>
              </w:rPr>
              <w:t>13</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 xml:space="preserve">Ampliar as </w:t>
            </w:r>
            <w:r>
              <w:rPr>
                <w:rFonts w:eastAsia="Times New Roman" w:cstheme="minorHAnsi"/>
                <w:color w:val="000000"/>
                <w:sz w:val="20"/>
                <w:szCs w:val="20"/>
              </w:rPr>
              <w:t>e</w:t>
            </w:r>
            <w:r w:rsidRPr="00315B9F">
              <w:rPr>
                <w:rFonts w:eastAsia="Times New Roman" w:cstheme="minorHAnsi"/>
                <w:color w:val="000000"/>
                <w:sz w:val="20"/>
                <w:szCs w:val="20"/>
              </w:rPr>
              <w:t>xpress</w:t>
            </w:r>
            <w:r>
              <w:rPr>
                <w:rFonts w:eastAsia="Times New Roman" w:cstheme="minorHAnsi"/>
                <w:color w:val="000000"/>
                <w:sz w:val="20"/>
                <w:szCs w:val="20"/>
              </w:rPr>
              <w:t>ões</w:t>
            </w:r>
            <w:r w:rsidRPr="00315B9F">
              <w:rPr>
                <w:rFonts w:eastAsia="Times New Roman" w:cstheme="minorHAnsi"/>
                <w:color w:val="000000"/>
                <w:sz w:val="20"/>
                <w:szCs w:val="20"/>
              </w:rPr>
              <w:t xml:space="preserve"> corpora</w:t>
            </w:r>
            <w:r>
              <w:rPr>
                <w:rFonts w:eastAsia="Times New Roman" w:cstheme="minorHAnsi"/>
                <w:color w:val="000000"/>
                <w:sz w:val="20"/>
                <w:szCs w:val="20"/>
              </w:rPr>
              <w:t>is</w:t>
            </w:r>
            <w:r w:rsidRPr="00315B9F">
              <w:rPr>
                <w:rFonts w:eastAsia="Times New Roman" w:cstheme="minorHAnsi"/>
                <w:color w:val="000000"/>
                <w:sz w:val="20"/>
                <w:szCs w:val="20"/>
              </w:rPr>
              <w:t xml:space="preserve"> distinguindo emoções e sentimentos, realizando brincadeira das expressões faciais e corporais, triste, feliz, sorridente, emburrado, como medo, com raiva...</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39908ABD"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7927467B"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2FC9D0DC" w14:textId="77777777" w:rsidTr="00851C74">
        <w:trPr>
          <w:trHeight w:val="1644"/>
        </w:trPr>
        <w:tc>
          <w:tcPr>
            <w:tcW w:w="1702" w:type="dxa"/>
            <w:vMerge/>
            <w:tcBorders>
              <w:top w:val="single" w:sz="2" w:space="0" w:color="auto"/>
              <w:left w:val="single" w:sz="4" w:space="0" w:color="auto"/>
              <w:bottom w:val="single" w:sz="24" w:space="0" w:color="auto"/>
              <w:right w:val="single" w:sz="4" w:space="0" w:color="auto"/>
            </w:tcBorders>
            <w:shd w:val="clear" w:color="auto" w:fill="E2EFD9" w:themeFill="accent6" w:themeFillTint="33"/>
            <w:vAlign w:val="center"/>
          </w:tcPr>
          <w:p w14:paraId="74B76D25"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4" w:space="0" w:color="auto"/>
              <w:right w:val="single" w:sz="4" w:space="0" w:color="auto"/>
            </w:tcBorders>
            <w:shd w:val="clear" w:color="auto" w:fill="D9E2F3" w:themeFill="accent1" w:themeFillTint="33"/>
          </w:tcPr>
          <w:p w14:paraId="3BE31E5A"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nil"/>
              <w:bottom w:val="single" w:sz="2" w:space="0" w:color="auto"/>
              <w:right w:val="single" w:sz="4" w:space="0" w:color="auto"/>
            </w:tcBorders>
            <w:shd w:val="clear" w:color="auto" w:fill="auto"/>
          </w:tcPr>
          <w:p w14:paraId="13102A8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(EI03CG01-4S</w:t>
            </w:r>
            <w:r>
              <w:rPr>
                <w:rFonts w:eastAsia="Times New Roman" w:cstheme="minorHAnsi"/>
                <w:b/>
                <w:bCs/>
                <w:color w:val="000000"/>
                <w:sz w:val="20"/>
                <w:szCs w:val="20"/>
              </w:rPr>
              <w:t>14</w:t>
            </w:r>
            <w:r w:rsidRPr="00315B9F">
              <w:rPr>
                <w:rFonts w:eastAsia="Times New Roman" w:cstheme="minorHAnsi"/>
                <w:b/>
                <w:bCs/>
                <w:color w:val="000000"/>
                <w:sz w:val="20"/>
                <w:szCs w:val="20"/>
              </w:rPr>
              <w:t xml:space="preserve">) </w:t>
            </w:r>
            <w:r w:rsidRPr="00AB30C6">
              <w:rPr>
                <w:rFonts w:eastAsia="Times New Roman" w:cstheme="minorHAnsi"/>
                <w:color w:val="000000"/>
                <w:sz w:val="20"/>
                <w:szCs w:val="20"/>
              </w:rPr>
              <w:t>Criar</w:t>
            </w:r>
            <w:r>
              <w:rPr>
                <w:rFonts w:eastAsia="Times New Roman" w:cstheme="minorHAnsi"/>
                <w:b/>
                <w:bCs/>
                <w:color w:val="000000"/>
                <w:sz w:val="20"/>
                <w:szCs w:val="20"/>
              </w:rPr>
              <w:t xml:space="preserve"> </w:t>
            </w:r>
            <w:r w:rsidRPr="00315B9F">
              <w:rPr>
                <w:rFonts w:eastAsia="Times New Roman" w:cstheme="minorHAnsi"/>
                <w:color w:val="000000"/>
                <w:sz w:val="20"/>
                <w:szCs w:val="20"/>
              </w:rPr>
              <w:t xml:space="preserve">cotidianamente as narrativas, brincadeiras de faz-de-conta, teatro, dança entre diferentes atividades que contribuam para ampliar o processo de </w:t>
            </w:r>
            <w:r>
              <w:rPr>
                <w:rFonts w:eastAsia="Times New Roman" w:cstheme="minorHAnsi"/>
                <w:color w:val="000000"/>
                <w:sz w:val="20"/>
                <w:szCs w:val="20"/>
              </w:rPr>
              <w:t>conhecimento de seu</w:t>
            </w:r>
            <w:r w:rsidRPr="00315B9F">
              <w:rPr>
                <w:rFonts w:eastAsia="Times New Roman" w:cstheme="minorHAnsi"/>
                <w:color w:val="000000"/>
                <w:sz w:val="20"/>
                <w:szCs w:val="20"/>
              </w:rPr>
              <w:t xml:space="preserve"> corpo, da emoção e da linguagem de forma individual ou coletiva.</w:t>
            </w:r>
          </w:p>
        </w:tc>
        <w:tc>
          <w:tcPr>
            <w:tcW w:w="3827" w:type="dxa"/>
            <w:tcBorders>
              <w:top w:val="single" w:sz="2" w:space="0" w:color="auto"/>
              <w:left w:val="nil"/>
              <w:bottom w:val="single" w:sz="18" w:space="0" w:color="auto"/>
              <w:right w:val="single" w:sz="2" w:space="0" w:color="auto"/>
            </w:tcBorders>
            <w:shd w:val="clear" w:color="auto" w:fill="auto"/>
          </w:tcPr>
          <w:p w14:paraId="6E3D447A" w14:textId="77777777" w:rsidR="00CD6ADF" w:rsidRPr="00AB30C6" w:rsidRDefault="00CD6ADF" w:rsidP="00CD6ADF">
            <w:pPr>
              <w:spacing w:after="0" w:line="240" w:lineRule="auto"/>
              <w:ind w:left="214" w:hanging="214"/>
              <w:jc w:val="both"/>
              <w:rPr>
                <w:rFonts w:eastAsia="Times New Roman" w:cstheme="minorHAnsi"/>
                <w:color w:val="000000"/>
                <w:sz w:val="20"/>
                <w:szCs w:val="20"/>
              </w:rPr>
            </w:pPr>
            <w:r w:rsidRPr="00134BAE">
              <w:rPr>
                <w:rFonts w:eastAsia="Times New Roman" w:cstheme="minorHAnsi"/>
                <w:b/>
                <w:bCs/>
                <w:color w:val="000000"/>
                <w:sz w:val="20"/>
                <w:szCs w:val="20"/>
              </w:rPr>
              <w:t>(EI03CG01-5S14)</w:t>
            </w:r>
            <w:r w:rsidRPr="00AB30C6">
              <w:rPr>
                <w:rFonts w:eastAsia="Times New Roman" w:cstheme="minorHAnsi"/>
                <w:color w:val="000000"/>
                <w:sz w:val="20"/>
                <w:szCs w:val="20"/>
              </w:rPr>
              <w:t xml:space="preserve"> Criar cotidianamente as narrativas, brincadeiras de faz-de-conta, teatro, dança entre diferentes atividades que contribuam para ampliar o processo de conhecimento de seu corpo, da emoção e da linguagem de forma individual ou coletiva.</w:t>
            </w:r>
          </w:p>
        </w:tc>
        <w:tc>
          <w:tcPr>
            <w:tcW w:w="1791" w:type="dxa"/>
            <w:vMerge/>
            <w:tcBorders>
              <w:top w:val="single" w:sz="2" w:space="0" w:color="auto"/>
              <w:left w:val="single" w:sz="2" w:space="0" w:color="auto"/>
              <w:bottom w:val="single" w:sz="18" w:space="0" w:color="auto"/>
              <w:right w:val="single" w:sz="2" w:space="0" w:color="auto"/>
            </w:tcBorders>
            <w:shd w:val="clear" w:color="auto" w:fill="auto"/>
          </w:tcPr>
          <w:p w14:paraId="3F78F3AE"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18" w:space="0" w:color="auto"/>
              <w:right w:val="single" w:sz="2" w:space="0" w:color="auto"/>
            </w:tcBorders>
            <w:shd w:val="clear" w:color="auto" w:fill="auto"/>
          </w:tcPr>
          <w:p w14:paraId="1E2941B0"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25677DC7" w14:textId="77777777" w:rsidTr="00851C74">
        <w:trPr>
          <w:trHeight w:val="227"/>
        </w:trPr>
        <w:tc>
          <w:tcPr>
            <w:tcW w:w="1702" w:type="dxa"/>
            <w:vMerge w:val="restart"/>
            <w:tcBorders>
              <w:top w:val="single" w:sz="24" w:space="0" w:color="auto"/>
              <w:left w:val="single" w:sz="4" w:space="0" w:color="auto"/>
              <w:bottom w:val="single" w:sz="2" w:space="0" w:color="auto"/>
              <w:right w:val="single" w:sz="4" w:space="0" w:color="auto"/>
            </w:tcBorders>
            <w:shd w:val="clear" w:color="auto" w:fill="E2EFD9" w:themeFill="accent6" w:themeFillTint="33"/>
          </w:tcPr>
          <w:p w14:paraId="6C5E4C2E"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r w:rsidRPr="00315B9F">
              <w:rPr>
                <w:rFonts w:eastAsia="Times New Roman" w:cstheme="minorHAnsi"/>
                <w:b/>
                <w:bCs/>
                <w:color w:val="000000"/>
                <w:sz w:val="20"/>
                <w:szCs w:val="20"/>
              </w:rPr>
              <w:t>(EI03CG02)</w:t>
            </w:r>
            <w:r w:rsidRPr="00315B9F">
              <w:rPr>
                <w:rFonts w:eastAsia="Times New Roman" w:cstheme="minorHAnsi"/>
                <w:color w:val="000000"/>
                <w:sz w:val="20"/>
                <w:szCs w:val="20"/>
              </w:rPr>
              <w:t xml:space="preserve"> </w:t>
            </w:r>
            <w:r w:rsidRPr="00315B9F">
              <w:rPr>
                <w:rFonts w:eastAsia="Times New Roman" w:cstheme="minorHAnsi"/>
                <w:color w:val="000000"/>
                <w:sz w:val="20"/>
                <w:szCs w:val="20"/>
              </w:rPr>
              <w:br/>
              <w:t xml:space="preserve">Demonstrar controle e adequação do uso de seu corpo em brincadeiras e jogos, escuta e reconto de histórias, atividades artísticas, entre </w:t>
            </w:r>
            <w:r w:rsidRPr="00315B9F">
              <w:rPr>
                <w:rFonts w:eastAsia="Times New Roman" w:cstheme="minorHAnsi"/>
                <w:color w:val="000000"/>
                <w:sz w:val="20"/>
                <w:szCs w:val="20"/>
              </w:rPr>
              <w:lastRenderedPageBreak/>
              <w:t>outras possibilidades</w:t>
            </w:r>
          </w:p>
        </w:tc>
        <w:tc>
          <w:tcPr>
            <w:tcW w:w="2049" w:type="dxa"/>
            <w:vMerge w:val="restart"/>
            <w:tcBorders>
              <w:top w:val="single" w:sz="24" w:space="0" w:color="auto"/>
              <w:left w:val="nil"/>
              <w:bottom w:val="single" w:sz="2" w:space="0" w:color="auto"/>
              <w:right w:val="single" w:sz="4" w:space="0" w:color="auto"/>
            </w:tcBorders>
            <w:shd w:val="clear" w:color="auto" w:fill="D9E2F3" w:themeFill="accent1" w:themeFillTint="33"/>
          </w:tcPr>
          <w:p w14:paraId="789D6CC1"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lastRenderedPageBreak/>
              <w:t>C1. Conhecimento</w:t>
            </w:r>
          </w:p>
          <w:p w14:paraId="4A62259E"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C3. Repertório Cultural</w:t>
            </w:r>
          </w:p>
          <w:p w14:paraId="324A01D4"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C4. Comunicação</w:t>
            </w:r>
          </w:p>
          <w:p w14:paraId="5C34FD47"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C6. Trabalho e projeto de vida</w:t>
            </w:r>
          </w:p>
          <w:p w14:paraId="77E56FC5"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C8. Autoconhecimento e autocuidado</w:t>
            </w:r>
          </w:p>
          <w:p w14:paraId="37FDD6BF"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C9. Empatia e Cooperação</w:t>
            </w:r>
          </w:p>
          <w:p w14:paraId="202432BB"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C10. Responsabilidade e autonomia</w:t>
            </w:r>
          </w:p>
        </w:tc>
        <w:tc>
          <w:tcPr>
            <w:tcW w:w="7873" w:type="dxa"/>
            <w:gridSpan w:val="2"/>
            <w:tcBorders>
              <w:top w:val="single" w:sz="24" w:space="0" w:color="auto"/>
              <w:left w:val="nil"/>
              <w:bottom w:val="single" w:sz="4" w:space="0" w:color="auto"/>
              <w:right w:val="single" w:sz="2" w:space="0" w:color="auto"/>
            </w:tcBorders>
            <w:shd w:val="clear" w:color="auto" w:fill="F4B083" w:themeFill="accent2" w:themeFillTint="99"/>
          </w:tcPr>
          <w:p w14:paraId="27BB0581"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1791" w:type="dxa"/>
            <w:vMerge w:val="restart"/>
            <w:tcBorders>
              <w:top w:val="single" w:sz="18" w:space="0" w:color="auto"/>
              <w:left w:val="single" w:sz="2" w:space="0" w:color="auto"/>
              <w:bottom w:val="single" w:sz="2" w:space="0" w:color="auto"/>
              <w:right w:val="single" w:sz="2" w:space="0" w:color="auto"/>
            </w:tcBorders>
            <w:shd w:val="clear" w:color="auto" w:fill="auto"/>
          </w:tcPr>
          <w:p w14:paraId="4CCEE9F9"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Conviver</w:t>
            </w:r>
          </w:p>
          <w:p w14:paraId="38F2D391"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Brincar</w:t>
            </w:r>
          </w:p>
          <w:p w14:paraId="56AB40E9"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Participar</w:t>
            </w:r>
          </w:p>
          <w:p w14:paraId="02E5FF51"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Explorar</w:t>
            </w:r>
          </w:p>
          <w:p w14:paraId="4C8083A4"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Expressar</w:t>
            </w:r>
          </w:p>
          <w:p w14:paraId="794713C7"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Conhecer-se</w:t>
            </w:r>
          </w:p>
          <w:p w14:paraId="36CEAB09"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318447EB"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3AC7DF6F"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20D36FBB"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6A721A92"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3672316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55DCFDA6"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19FBB7FA"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68CDB029"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35EBF388"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37EA6BB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3732437D"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1E53D24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10B5B1CD"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2572C31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3EB2227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52E201E8"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436FFBB8"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3A18A4E6"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5E7AEA56"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2C7CDCD4"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4D3086F5"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59B64BF4"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418CBF82"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4F9BBF55"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2508094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4059BE9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4DF27F9A"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6B16065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46FF32AB"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4747A0F6"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21F6EB37"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18AA5B66"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val="restart"/>
            <w:tcBorders>
              <w:top w:val="single" w:sz="18" w:space="0" w:color="auto"/>
              <w:left w:val="single" w:sz="2" w:space="0" w:color="auto"/>
              <w:bottom w:val="single" w:sz="2" w:space="0" w:color="auto"/>
              <w:right w:val="single" w:sz="2" w:space="0" w:color="auto"/>
            </w:tcBorders>
            <w:shd w:val="clear" w:color="auto" w:fill="auto"/>
          </w:tcPr>
          <w:p w14:paraId="5A81174B"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r w:rsidRPr="00315B9F">
              <w:rPr>
                <w:rFonts w:cstheme="minorHAnsi"/>
                <w:noProof/>
                <w:sz w:val="20"/>
                <w:szCs w:val="20"/>
              </w:rPr>
              <w:lastRenderedPageBreak/>
              <w:drawing>
                <wp:inline distT="0" distB="0" distL="0" distR="0" wp14:anchorId="56DBB125" wp14:editId="4527B6ED">
                  <wp:extent cx="904632" cy="888150"/>
                  <wp:effectExtent l="0" t="0" r="0" b="7620"/>
                  <wp:docPr id="117" name="Imagem 117"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33396" t="15267" r="49839" b="57157"/>
                          <a:stretch/>
                        </pic:blipFill>
                        <pic:spPr bwMode="auto">
                          <a:xfrm>
                            <a:off x="0" y="0"/>
                            <a:ext cx="905339" cy="888845"/>
                          </a:xfrm>
                          <a:prstGeom prst="rect">
                            <a:avLst/>
                          </a:prstGeom>
                          <a:noFill/>
                          <a:ln>
                            <a:noFill/>
                          </a:ln>
                          <a:extLst>
                            <a:ext uri="{53640926-AAD7-44D8-BBD7-CCE9431645EC}">
                              <a14:shadowObscured xmlns:a14="http://schemas.microsoft.com/office/drawing/2010/main"/>
                            </a:ext>
                          </a:extLst>
                        </pic:spPr>
                      </pic:pic>
                    </a:graphicData>
                  </a:graphic>
                </wp:inline>
              </w:drawing>
            </w:r>
            <w:r w:rsidRPr="00315B9F">
              <w:rPr>
                <w:rFonts w:cstheme="minorHAnsi"/>
                <w:noProof/>
                <w:sz w:val="20"/>
                <w:szCs w:val="20"/>
              </w:rPr>
              <w:drawing>
                <wp:inline distT="0" distB="0" distL="0" distR="0" wp14:anchorId="1FA17DD0" wp14:editId="116454A1">
                  <wp:extent cx="906711" cy="888521"/>
                  <wp:effectExtent l="0" t="0" r="8255" b="6985"/>
                  <wp:docPr id="118" name="Imagem 118"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r w:rsidRPr="00315B9F">
              <w:rPr>
                <w:rFonts w:cstheme="minorHAnsi"/>
                <w:noProof/>
                <w:sz w:val="20"/>
                <w:szCs w:val="20"/>
              </w:rPr>
              <w:drawing>
                <wp:inline distT="0" distB="0" distL="0" distR="0" wp14:anchorId="510F6394" wp14:editId="566BFC5B">
                  <wp:extent cx="853440" cy="891958"/>
                  <wp:effectExtent l="0" t="0" r="3810" b="3810"/>
                  <wp:docPr id="119" name="Imagem 119"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t="72309" r="84185"/>
                          <a:stretch/>
                        </pic:blipFill>
                        <pic:spPr bwMode="auto">
                          <a:xfrm>
                            <a:off x="0" y="0"/>
                            <a:ext cx="854015" cy="8925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6ADF" w:rsidRPr="00315B9F" w14:paraId="14751D1C" w14:textId="77777777" w:rsidTr="00851C74">
        <w:trPr>
          <w:trHeight w:val="1405"/>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0E50F37E"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5299E517"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74F685A9"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(EI03CG02-4S01)</w:t>
            </w:r>
            <w:r w:rsidRPr="00315B9F">
              <w:rPr>
                <w:rFonts w:eastAsia="Times New Roman" w:cstheme="minorHAnsi"/>
                <w:color w:val="000000"/>
                <w:sz w:val="20"/>
                <w:szCs w:val="20"/>
              </w:rPr>
              <w:t xml:space="preserve"> Reconhecer progressivamente os limites e potencialidades do seu corpo em atividades como brincadeiras e jogos observando as regras sejam elas, individuais e/ou coletivas.</w:t>
            </w:r>
          </w:p>
        </w:tc>
        <w:tc>
          <w:tcPr>
            <w:tcW w:w="3827" w:type="dxa"/>
            <w:tcBorders>
              <w:top w:val="single" w:sz="4" w:space="0" w:color="auto"/>
              <w:left w:val="nil"/>
              <w:bottom w:val="single" w:sz="4" w:space="0" w:color="auto"/>
              <w:right w:val="single" w:sz="2" w:space="0" w:color="auto"/>
            </w:tcBorders>
            <w:shd w:val="clear" w:color="auto" w:fill="auto"/>
          </w:tcPr>
          <w:p w14:paraId="30728A39"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(EI03CG02-5S01)</w:t>
            </w:r>
            <w:r w:rsidRPr="00315B9F">
              <w:rPr>
                <w:rFonts w:eastAsia="Times New Roman" w:cstheme="minorHAnsi"/>
                <w:color w:val="000000"/>
                <w:sz w:val="20"/>
                <w:szCs w:val="20"/>
              </w:rPr>
              <w:t xml:space="preserve"> Reconhecer</w:t>
            </w:r>
            <w:r>
              <w:rPr>
                <w:rFonts w:eastAsia="Times New Roman" w:cstheme="minorHAnsi"/>
                <w:color w:val="000000"/>
                <w:sz w:val="20"/>
                <w:szCs w:val="20"/>
              </w:rPr>
              <w:t xml:space="preserve"> </w:t>
            </w:r>
            <w:r w:rsidRPr="00315B9F">
              <w:rPr>
                <w:rFonts w:eastAsia="Times New Roman" w:cstheme="minorHAnsi"/>
                <w:color w:val="000000"/>
                <w:sz w:val="20"/>
                <w:szCs w:val="20"/>
              </w:rPr>
              <w:t>progressivamente os limites e potencialidades do seu corpo em atividades como brincadeiras e jogos observando as regras sejam elas, individuais e/ou coletivas ampliando diariamente as interações sociais.</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352D80DA"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2DB5045D" w14:textId="77777777" w:rsidR="00CD6ADF" w:rsidRPr="00315B9F" w:rsidRDefault="00CD6ADF" w:rsidP="00CD6ADF">
            <w:pPr>
              <w:pStyle w:val="PargrafodaLista"/>
              <w:spacing w:after="0" w:line="240" w:lineRule="auto"/>
              <w:ind w:left="214" w:hanging="214"/>
              <w:jc w:val="both"/>
              <w:rPr>
                <w:rFonts w:eastAsia="Times New Roman" w:cstheme="minorHAnsi"/>
                <w:color w:val="000000"/>
                <w:sz w:val="20"/>
                <w:szCs w:val="20"/>
              </w:rPr>
            </w:pPr>
          </w:p>
        </w:tc>
      </w:tr>
      <w:tr w:rsidR="00CD6ADF" w:rsidRPr="00315B9F" w14:paraId="6BA04A45" w14:textId="77777777" w:rsidTr="00851C74">
        <w:trPr>
          <w:trHeight w:val="944"/>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6BEA6CEC"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1B618AF4"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081C77C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(EI03CG02-4S0</w:t>
            </w:r>
            <w:r>
              <w:rPr>
                <w:rFonts w:eastAsia="Times New Roman" w:cstheme="minorHAnsi"/>
                <w:b/>
                <w:bCs/>
                <w:color w:val="000000"/>
                <w:sz w:val="20"/>
                <w:szCs w:val="20"/>
              </w:rPr>
              <w:t>2</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Reconhecer os movimentos que requerem o uso diferenciado de um lado e do outro do corpo a fim de definir a dominância entre direita e esquerda.</w:t>
            </w:r>
          </w:p>
        </w:tc>
        <w:tc>
          <w:tcPr>
            <w:tcW w:w="3827" w:type="dxa"/>
            <w:tcBorders>
              <w:top w:val="single" w:sz="4" w:space="0" w:color="auto"/>
              <w:left w:val="nil"/>
              <w:bottom w:val="single" w:sz="4" w:space="0" w:color="auto"/>
              <w:right w:val="single" w:sz="2" w:space="0" w:color="auto"/>
            </w:tcBorders>
            <w:shd w:val="clear" w:color="auto" w:fill="auto"/>
          </w:tcPr>
          <w:p w14:paraId="472CC00D" w14:textId="77777777" w:rsidR="00CD6ADF" w:rsidRPr="00315B9F" w:rsidRDefault="00CD6ADF" w:rsidP="00CD6ADF">
            <w:pPr>
              <w:ind w:left="214" w:hanging="214"/>
              <w:jc w:val="both"/>
              <w:rPr>
                <w:rFonts w:eastAsia="Times New Roman" w:cstheme="minorHAnsi"/>
                <w:sz w:val="20"/>
                <w:szCs w:val="20"/>
              </w:rPr>
            </w:pPr>
            <w:r w:rsidRPr="00315B9F">
              <w:rPr>
                <w:rFonts w:eastAsia="Times New Roman" w:cstheme="minorHAnsi"/>
                <w:b/>
                <w:bCs/>
                <w:color w:val="000000"/>
                <w:sz w:val="20"/>
                <w:szCs w:val="20"/>
              </w:rPr>
              <w:t>(EI03CG02-5S0</w:t>
            </w:r>
            <w:r>
              <w:rPr>
                <w:rFonts w:eastAsia="Times New Roman" w:cstheme="minorHAnsi"/>
                <w:b/>
                <w:bCs/>
                <w:color w:val="000000"/>
                <w:sz w:val="20"/>
                <w:szCs w:val="20"/>
              </w:rPr>
              <w:t>2</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Reconhecer os movimentos que requerem o uso diferenciado de um lado e do outro do corpo a fim de definir a dominância entre direita e esquerda.</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1AD07EA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4B969A0A" w14:textId="77777777" w:rsidR="00CD6ADF" w:rsidRPr="00315B9F" w:rsidRDefault="00CD6ADF" w:rsidP="00CD6ADF">
            <w:pPr>
              <w:pStyle w:val="PargrafodaLista"/>
              <w:spacing w:after="0" w:line="240" w:lineRule="auto"/>
              <w:ind w:left="214" w:hanging="214"/>
              <w:jc w:val="both"/>
              <w:rPr>
                <w:rFonts w:eastAsia="Times New Roman" w:cstheme="minorHAnsi"/>
                <w:color w:val="000000"/>
                <w:sz w:val="20"/>
                <w:szCs w:val="20"/>
              </w:rPr>
            </w:pPr>
          </w:p>
        </w:tc>
      </w:tr>
      <w:tr w:rsidR="00CD6ADF" w:rsidRPr="00315B9F" w14:paraId="5D88651F" w14:textId="77777777" w:rsidTr="00851C74">
        <w:trPr>
          <w:trHeight w:val="566"/>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7F4E34B2"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764885C6"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5740F989"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(EI03CG02-4S0</w:t>
            </w:r>
            <w:r>
              <w:rPr>
                <w:rFonts w:eastAsia="Times New Roman" w:cstheme="minorHAnsi"/>
                <w:b/>
                <w:bCs/>
                <w:color w:val="000000"/>
                <w:sz w:val="20"/>
                <w:szCs w:val="20"/>
              </w:rPr>
              <w:t>3</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w:t>
            </w:r>
            <w:r>
              <w:rPr>
                <w:rFonts w:eastAsia="Times New Roman" w:cstheme="minorHAnsi"/>
                <w:color w:val="000000"/>
                <w:sz w:val="20"/>
                <w:szCs w:val="20"/>
              </w:rPr>
              <w:t xml:space="preserve">Ampliar </w:t>
            </w:r>
            <w:r w:rsidRPr="00315B9F">
              <w:rPr>
                <w:rFonts w:eastAsia="Times New Roman" w:cstheme="minorHAnsi"/>
                <w:color w:val="000000"/>
                <w:sz w:val="20"/>
                <w:szCs w:val="20"/>
              </w:rPr>
              <w:t>suas habilidades motoras reconhecendo e valorizando as suas conquistas corporais e suas intenções, bem como a dos seus colegas em diferentes situações.</w:t>
            </w:r>
          </w:p>
        </w:tc>
        <w:tc>
          <w:tcPr>
            <w:tcW w:w="3827" w:type="dxa"/>
            <w:tcBorders>
              <w:top w:val="single" w:sz="4" w:space="0" w:color="auto"/>
              <w:left w:val="nil"/>
              <w:bottom w:val="single" w:sz="4" w:space="0" w:color="auto"/>
              <w:right w:val="single" w:sz="2" w:space="0" w:color="auto"/>
            </w:tcBorders>
            <w:shd w:val="clear" w:color="auto" w:fill="auto"/>
          </w:tcPr>
          <w:p w14:paraId="72B1D94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(EI03CG02-5S0</w:t>
            </w:r>
            <w:r>
              <w:rPr>
                <w:rFonts w:eastAsia="Times New Roman" w:cstheme="minorHAnsi"/>
                <w:b/>
                <w:bCs/>
                <w:color w:val="000000"/>
                <w:sz w:val="20"/>
                <w:szCs w:val="20"/>
              </w:rPr>
              <w:t>3</w:t>
            </w:r>
            <w:r w:rsidRPr="00315B9F">
              <w:rPr>
                <w:rFonts w:eastAsia="Times New Roman" w:cstheme="minorHAnsi"/>
                <w:b/>
                <w:bCs/>
                <w:color w:val="000000"/>
                <w:sz w:val="20"/>
                <w:szCs w:val="20"/>
              </w:rPr>
              <w:t>)</w:t>
            </w:r>
            <w:r>
              <w:rPr>
                <w:rFonts w:eastAsia="Times New Roman" w:cstheme="minorHAnsi"/>
                <w:color w:val="000000"/>
                <w:sz w:val="20"/>
                <w:szCs w:val="20"/>
              </w:rPr>
              <w:t xml:space="preserve"> Compreender </w:t>
            </w:r>
            <w:r w:rsidRPr="00315B9F">
              <w:rPr>
                <w:rFonts w:eastAsia="Times New Roman" w:cstheme="minorHAnsi"/>
                <w:color w:val="000000"/>
                <w:sz w:val="20"/>
                <w:szCs w:val="20"/>
              </w:rPr>
              <w:t>suas habilidades motoras reconhecendo e valorizando as suas conquistas corporais e suas intenções, bem como a dos seus colegas em diferentes situações.</w:t>
            </w:r>
          </w:p>
          <w:p w14:paraId="2BEA6BB1" w14:textId="77777777" w:rsidR="00CD6ADF" w:rsidRPr="00315B9F" w:rsidRDefault="00CD6ADF" w:rsidP="00CD6ADF">
            <w:pPr>
              <w:spacing w:after="0" w:line="240" w:lineRule="auto"/>
              <w:ind w:left="214" w:hanging="214"/>
              <w:jc w:val="both"/>
              <w:rPr>
                <w:rFonts w:eastAsia="Times New Roman" w:cstheme="minorHAnsi"/>
                <w:b/>
                <w:bCs/>
                <w:color w:val="000000"/>
                <w:sz w:val="20"/>
                <w:szCs w:val="20"/>
              </w:rPr>
            </w:pP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5B321D92"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2CA553B1"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176A6611" w14:textId="77777777" w:rsidTr="00851C74">
        <w:trPr>
          <w:trHeight w:val="566"/>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549C3C77"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08C871C8"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0CC1C34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(EI03CG02-4S0</w:t>
            </w:r>
            <w:r>
              <w:rPr>
                <w:rFonts w:eastAsia="Times New Roman" w:cstheme="minorHAnsi"/>
                <w:b/>
                <w:bCs/>
                <w:color w:val="000000"/>
                <w:sz w:val="20"/>
                <w:szCs w:val="20"/>
              </w:rPr>
              <w:t>4</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Compreender o corpo em movimento como instrumento expressivo e de construção de novos conhecimentos de si, do outro e do universo, utilizando brincadeira, jogos, jogos simbólicos, dramatizações...</w:t>
            </w:r>
          </w:p>
        </w:tc>
        <w:tc>
          <w:tcPr>
            <w:tcW w:w="3827" w:type="dxa"/>
            <w:tcBorders>
              <w:top w:val="single" w:sz="4" w:space="0" w:color="auto"/>
              <w:left w:val="nil"/>
              <w:bottom w:val="single" w:sz="4" w:space="0" w:color="auto"/>
              <w:right w:val="single" w:sz="2" w:space="0" w:color="auto"/>
            </w:tcBorders>
            <w:shd w:val="clear" w:color="auto" w:fill="auto"/>
          </w:tcPr>
          <w:p w14:paraId="006C2D92"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(EI03CG02-5S0</w:t>
            </w:r>
            <w:r>
              <w:rPr>
                <w:rFonts w:eastAsia="Times New Roman" w:cstheme="minorHAnsi"/>
                <w:b/>
                <w:bCs/>
                <w:color w:val="000000"/>
                <w:sz w:val="20"/>
                <w:szCs w:val="20"/>
              </w:rPr>
              <w:t>4</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Compreender o corpo em movimento como instrumento expressivo e de construção de novos conhecimentos de si, do outro e do universo, utilizando brincadeira, jogos, jogos simbólicos, dramatizações...</w:t>
            </w:r>
          </w:p>
          <w:p w14:paraId="511CD9CF"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5ADCB4A3"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600ABFBC"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431CC860" w14:textId="77777777" w:rsidTr="00851C74">
        <w:trPr>
          <w:trHeight w:val="1304"/>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67DA5AB0"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3ED5FAD6"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3204C8F9" w14:textId="724301A8"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(EI03CG02-4S0</w:t>
            </w:r>
            <w:r>
              <w:rPr>
                <w:rFonts w:eastAsia="Times New Roman" w:cstheme="minorHAnsi"/>
                <w:b/>
                <w:bCs/>
                <w:color w:val="000000"/>
                <w:sz w:val="20"/>
                <w:szCs w:val="20"/>
              </w:rPr>
              <w:t>5</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Compreender com o auxílio do professor as sensações gustativas, visuais, táteis no cotidiano escolar, tais como: tapete sensorial, picar papeis diversos, seleção de tampas de diversos tamanhos e cores, caixa sensorial, carimbos naturais, cortina sensorial, luvas surpresa, chocalhos de garrafas, massinha de modelar e diversos outros objetos que podem ser confeccionados utilizando a</w:t>
            </w:r>
            <w:r w:rsidR="00F23E51">
              <w:rPr>
                <w:rFonts w:eastAsia="Times New Roman" w:cstheme="minorHAnsi"/>
                <w:color w:val="000000"/>
                <w:sz w:val="20"/>
                <w:szCs w:val="20"/>
              </w:rPr>
              <w:t xml:space="preserve"> </w:t>
            </w:r>
            <w:r w:rsidRPr="00315B9F">
              <w:rPr>
                <w:rFonts w:eastAsia="Times New Roman" w:cstheme="minorHAnsi"/>
                <w:color w:val="000000"/>
                <w:sz w:val="20"/>
                <w:szCs w:val="20"/>
              </w:rPr>
              <w:t>reciclagem.</w:t>
            </w:r>
          </w:p>
        </w:tc>
        <w:tc>
          <w:tcPr>
            <w:tcW w:w="3827" w:type="dxa"/>
            <w:tcBorders>
              <w:top w:val="single" w:sz="4" w:space="0" w:color="auto"/>
              <w:left w:val="nil"/>
              <w:bottom w:val="single" w:sz="4" w:space="0" w:color="auto"/>
              <w:right w:val="single" w:sz="2" w:space="0" w:color="auto"/>
            </w:tcBorders>
            <w:shd w:val="clear" w:color="auto" w:fill="auto"/>
          </w:tcPr>
          <w:p w14:paraId="7C9EBB24"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(EI03CG02-5S0</w:t>
            </w:r>
            <w:r>
              <w:rPr>
                <w:rFonts w:eastAsia="Times New Roman" w:cstheme="minorHAnsi"/>
                <w:b/>
                <w:bCs/>
                <w:color w:val="000000"/>
                <w:sz w:val="20"/>
                <w:szCs w:val="20"/>
              </w:rPr>
              <w:t>5</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Compreender com o auxílio do professor as sensações gustativas, visuais, táteis no cotidiano escolar, tais como: tapete sensorial, picar papeis diversos, seleção de tampas de diversos tamanhos e cores, caixa sensorial, carimbos naturais, cortina sensorial, luvas surpresa, chocalhos de garrafas, massinha de modelar e diversos outros objetos que podem ser confeccionados utilizando a reciclagem.</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707E473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377FF668"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7EF7D3E7" w14:textId="77777777" w:rsidTr="00851C74">
        <w:trPr>
          <w:trHeight w:val="1268"/>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423FE77D"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28A06D5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nil"/>
              <w:bottom w:val="single" w:sz="4" w:space="0" w:color="auto"/>
              <w:right w:val="single" w:sz="4" w:space="0" w:color="auto"/>
            </w:tcBorders>
            <w:shd w:val="clear" w:color="auto" w:fill="auto"/>
          </w:tcPr>
          <w:p w14:paraId="2D908983"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(EI03CG02-4S0</w:t>
            </w:r>
            <w:r>
              <w:rPr>
                <w:rFonts w:eastAsia="Times New Roman" w:cstheme="minorHAnsi"/>
                <w:b/>
                <w:bCs/>
                <w:color w:val="000000"/>
                <w:sz w:val="20"/>
                <w:szCs w:val="20"/>
              </w:rPr>
              <w:t>6</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Praticar progressivamente diferentes formas de controlar suas habilidades corporais adequando seu corpo, participando de movimentos individuais e/ou coletivos com o auxílio de gêneros musicais diferentes, imitações, mímicas, ritmos, representações físicas e circuitos motores.</w:t>
            </w:r>
          </w:p>
        </w:tc>
        <w:tc>
          <w:tcPr>
            <w:tcW w:w="3827" w:type="dxa"/>
            <w:tcBorders>
              <w:top w:val="single" w:sz="2" w:space="0" w:color="auto"/>
              <w:left w:val="nil"/>
              <w:bottom w:val="single" w:sz="4" w:space="0" w:color="auto"/>
              <w:right w:val="single" w:sz="2" w:space="0" w:color="auto"/>
            </w:tcBorders>
            <w:shd w:val="clear" w:color="auto" w:fill="auto"/>
          </w:tcPr>
          <w:p w14:paraId="1CF842A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(EI03CG02-5S0</w:t>
            </w:r>
            <w:r>
              <w:rPr>
                <w:rFonts w:eastAsia="Times New Roman" w:cstheme="minorHAnsi"/>
                <w:b/>
                <w:bCs/>
                <w:color w:val="000000"/>
                <w:sz w:val="20"/>
                <w:szCs w:val="20"/>
              </w:rPr>
              <w:t>6</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Praticar diferentes formas de controlar suas habilidades corporais adequando seu corpo, participando de movimentos individuais e/ou coletivos com o auxílio de gêneros musicais diferentes, imitações, mímicas, ritmos, representações físicas e circuitos motores.</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7B22C9C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00A2C1F7"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r>
      <w:tr w:rsidR="00CD6ADF" w:rsidRPr="00315B9F" w14:paraId="37867CBB" w14:textId="77777777" w:rsidTr="00851C74">
        <w:trPr>
          <w:trHeight w:val="1231"/>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04894773"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2186AF77"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470633E8"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(EI03CG02-4S0</w:t>
            </w:r>
            <w:r>
              <w:rPr>
                <w:rFonts w:eastAsia="Times New Roman" w:cstheme="minorHAnsi"/>
                <w:b/>
                <w:bCs/>
                <w:color w:val="000000"/>
                <w:sz w:val="20"/>
                <w:szCs w:val="20"/>
              </w:rPr>
              <w:t>7</w:t>
            </w:r>
            <w:r w:rsidRPr="00315B9F">
              <w:rPr>
                <w:rFonts w:eastAsia="Times New Roman" w:cstheme="minorHAnsi"/>
                <w:b/>
                <w:bCs/>
                <w:color w:val="000000"/>
                <w:sz w:val="20"/>
                <w:szCs w:val="20"/>
              </w:rPr>
              <w:t>)</w:t>
            </w:r>
            <w:r>
              <w:rPr>
                <w:rFonts w:eastAsia="Times New Roman" w:cstheme="minorHAnsi"/>
                <w:b/>
                <w:bCs/>
                <w:color w:val="000000"/>
                <w:sz w:val="20"/>
                <w:szCs w:val="20"/>
              </w:rPr>
              <w:t xml:space="preserve"> </w:t>
            </w:r>
            <w:r w:rsidRPr="00315B9F">
              <w:rPr>
                <w:rFonts w:eastAsia="Times New Roman" w:cstheme="minorHAnsi"/>
                <w:color w:val="000000"/>
                <w:sz w:val="20"/>
                <w:szCs w:val="20"/>
              </w:rPr>
              <w:t>Coordenar progressivamente suas aquisições motoras básicas, como: correr, pular, andar, transpor obstáculos, manipular objetos, saltitar, deslizar, rodopiar, saltar com os dois pés, saltar com um pé só, rastejar e rolar</w:t>
            </w:r>
            <w:r>
              <w:rPr>
                <w:rFonts w:eastAsia="Times New Roman" w:cstheme="minorHAnsi"/>
                <w:color w:val="000000"/>
                <w:sz w:val="20"/>
                <w:szCs w:val="20"/>
              </w:rPr>
              <w:t>.</w:t>
            </w:r>
          </w:p>
        </w:tc>
        <w:tc>
          <w:tcPr>
            <w:tcW w:w="3827" w:type="dxa"/>
            <w:tcBorders>
              <w:top w:val="single" w:sz="4" w:space="0" w:color="auto"/>
              <w:left w:val="nil"/>
              <w:bottom w:val="single" w:sz="4" w:space="0" w:color="auto"/>
              <w:right w:val="single" w:sz="2" w:space="0" w:color="auto"/>
            </w:tcBorders>
            <w:shd w:val="clear" w:color="auto" w:fill="auto"/>
          </w:tcPr>
          <w:p w14:paraId="540236A7"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(EI03CG02-5S0</w:t>
            </w:r>
            <w:r>
              <w:rPr>
                <w:rFonts w:eastAsia="Times New Roman" w:cstheme="minorHAnsi"/>
                <w:b/>
                <w:bCs/>
                <w:color w:val="000000"/>
                <w:sz w:val="20"/>
                <w:szCs w:val="20"/>
              </w:rPr>
              <w:t>7</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w:t>
            </w:r>
            <w:r w:rsidRPr="00AB30C6">
              <w:rPr>
                <w:rFonts w:eastAsia="Times New Roman" w:cstheme="minorHAnsi"/>
                <w:color w:val="000000"/>
                <w:sz w:val="20"/>
                <w:szCs w:val="20"/>
              </w:rPr>
              <w:t>Coordenar suas aquisições motoras básicas, como: correr, pular, andar, transpor obstáculos, manipular objetos, saltitar, deslizar, rodopiar, saltar com os dois pés, saltar com um pé só, rastejar e rola.</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73F789AB"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7A695FA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r>
      <w:tr w:rsidR="00CD6ADF" w:rsidRPr="00315B9F" w14:paraId="2C890A45" w14:textId="77777777" w:rsidTr="00851C74">
        <w:trPr>
          <w:trHeight w:val="1231"/>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3D6BD24C"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6C6F8892"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0DD73683"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(EI03CG02-4S0</w:t>
            </w:r>
            <w:r>
              <w:rPr>
                <w:rFonts w:eastAsia="Times New Roman" w:cstheme="minorHAnsi"/>
                <w:b/>
                <w:bCs/>
                <w:color w:val="000000"/>
                <w:sz w:val="20"/>
                <w:szCs w:val="20"/>
              </w:rPr>
              <w:t>8</w:t>
            </w:r>
            <w:r w:rsidRPr="00315B9F">
              <w:rPr>
                <w:rFonts w:eastAsia="Times New Roman" w:cstheme="minorHAnsi"/>
                <w:b/>
                <w:bCs/>
                <w:color w:val="000000"/>
                <w:sz w:val="20"/>
                <w:szCs w:val="20"/>
              </w:rPr>
              <w:t>)</w:t>
            </w:r>
            <w:r>
              <w:rPr>
                <w:rFonts w:eastAsia="Times New Roman" w:cstheme="minorHAnsi"/>
                <w:color w:val="000000"/>
                <w:sz w:val="20"/>
                <w:szCs w:val="20"/>
              </w:rPr>
              <w:t xml:space="preserve"> Participar de </w:t>
            </w:r>
            <w:r w:rsidRPr="00315B9F">
              <w:rPr>
                <w:rFonts w:eastAsia="Times New Roman" w:cstheme="minorHAnsi"/>
                <w:color w:val="000000"/>
                <w:sz w:val="20"/>
                <w:szCs w:val="20"/>
              </w:rPr>
              <w:t xml:space="preserve">diferentes atividades que promovam a ampliação da coordenação motora, do equilíbrio, da velocidade, da concentração, da atenção e da agilidade, tais como: bola por cima, bola por baixo, corrida do saci, corre-cutia, caça ao tesouro, estátua, cabra-cega, pular corda, </w:t>
            </w:r>
            <w:proofErr w:type="spellStart"/>
            <w:r w:rsidRPr="00315B9F">
              <w:rPr>
                <w:rFonts w:eastAsia="Times New Roman" w:cstheme="minorHAnsi"/>
                <w:color w:val="000000"/>
                <w:sz w:val="20"/>
                <w:szCs w:val="20"/>
              </w:rPr>
              <w:t>pula-sela</w:t>
            </w:r>
            <w:proofErr w:type="spellEnd"/>
            <w:r w:rsidRPr="00315B9F">
              <w:rPr>
                <w:rFonts w:eastAsia="Times New Roman" w:cstheme="minorHAnsi"/>
                <w:color w:val="000000"/>
                <w:sz w:val="20"/>
                <w:szCs w:val="20"/>
              </w:rPr>
              <w:t>...</w:t>
            </w:r>
          </w:p>
        </w:tc>
        <w:tc>
          <w:tcPr>
            <w:tcW w:w="3827" w:type="dxa"/>
            <w:tcBorders>
              <w:top w:val="single" w:sz="4" w:space="0" w:color="auto"/>
              <w:left w:val="nil"/>
              <w:bottom w:val="single" w:sz="4" w:space="0" w:color="auto"/>
              <w:right w:val="single" w:sz="2" w:space="0" w:color="auto"/>
            </w:tcBorders>
            <w:shd w:val="clear" w:color="auto" w:fill="auto"/>
          </w:tcPr>
          <w:p w14:paraId="1453019B"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(EI03CG02-5S0</w:t>
            </w:r>
            <w:r>
              <w:rPr>
                <w:rFonts w:eastAsia="Times New Roman" w:cstheme="minorHAnsi"/>
                <w:b/>
                <w:bCs/>
                <w:color w:val="000000"/>
                <w:sz w:val="20"/>
                <w:szCs w:val="20"/>
              </w:rPr>
              <w:t>8</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Realizar diferentes atividades que promovam a ampliação da coordenação motora, do equilíbrio, da velocidade, da concentração, da atenção e da agilidade, tais como: bola por cima, bola por baixo, corrida do saci, corre-cutia, caça ao tesouro, estátua, cabra-cega, pular corda, </w:t>
            </w:r>
            <w:proofErr w:type="spellStart"/>
            <w:r w:rsidRPr="00315B9F">
              <w:rPr>
                <w:rFonts w:eastAsia="Times New Roman" w:cstheme="minorHAnsi"/>
                <w:color w:val="000000"/>
                <w:sz w:val="20"/>
                <w:szCs w:val="20"/>
              </w:rPr>
              <w:t>pula-sela</w:t>
            </w:r>
            <w:proofErr w:type="spellEnd"/>
            <w:r w:rsidRPr="00315B9F">
              <w:rPr>
                <w:rFonts w:eastAsia="Times New Roman" w:cstheme="minorHAnsi"/>
                <w:color w:val="000000"/>
                <w:sz w:val="20"/>
                <w:szCs w:val="20"/>
              </w:rPr>
              <w:t>...</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4F714BC2"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48743103"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r>
      <w:tr w:rsidR="00CD6ADF" w:rsidRPr="00315B9F" w14:paraId="20AFE335" w14:textId="77777777" w:rsidTr="00851C74">
        <w:trPr>
          <w:trHeight w:val="54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205BCC2A"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7CB42B97"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26F932DF"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(EI03CG02-4S0</w:t>
            </w:r>
            <w:r>
              <w:rPr>
                <w:rFonts w:eastAsia="Times New Roman" w:cstheme="minorHAnsi"/>
                <w:b/>
                <w:bCs/>
                <w:color w:val="000000"/>
                <w:sz w:val="20"/>
                <w:szCs w:val="20"/>
              </w:rPr>
              <w:t>9</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Controlar e dominar progressivamente os movimentos de perícia e manipulação, como: lançar, receber, transportar, driblar e agarrar.</w:t>
            </w:r>
          </w:p>
        </w:tc>
        <w:tc>
          <w:tcPr>
            <w:tcW w:w="3827" w:type="dxa"/>
            <w:tcBorders>
              <w:top w:val="single" w:sz="4" w:space="0" w:color="auto"/>
              <w:left w:val="nil"/>
              <w:bottom w:val="single" w:sz="4" w:space="0" w:color="auto"/>
              <w:right w:val="single" w:sz="2" w:space="0" w:color="auto"/>
            </w:tcBorders>
            <w:shd w:val="clear" w:color="auto" w:fill="auto"/>
          </w:tcPr>
          <w:p w14:paraId="412167F5"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(EI03CG02-5S0</w:t>
            </w:r>
            <w:r>
              <w:rPr>
                <w:rFonts w:eastAsia="Times New Roman" w:cstheme="minorHAnsi"/>
                <w:b/>
                <w:bCs/>
                <w:color w:val="000000"/>
                <w:sz w:val="20"/>
                <w:szCs w:val="20"/>
              </w:rPr>
              <w:t>9</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Controlar, dominar e ampliar os movimentos de perícia e manipulação, como: lançar, receber, transportar, driblar e agarrar.</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399DFEC4"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7D437A18"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608EB3AF" w14:textId="77777777" w:rsidTr="00851C74">
        <w:trPr>
          <w:trHeight w:val="54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16AC1EBB"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6423A16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45F4ED53"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(EI03CG02-4S</w:t>
            </w:r>
            <w:r>
              <w:rPr>
                <w:rFonts w:eastAsia="Times New Roman" w:cstheme="minorHAnsi"/>
                <w:b/>
                <w:bCs/>
                <w:color w:val="000000"/>
                <w:sz w:val="20"/>
                <w:szCs w:val="20"/>
              </w:rPr>
              <w:t>10</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Controlar e adequar o uso do seu corpo por meio de diferentes linguagens, imitando, criando e coordenando seus movimentos com </w:t>
            </w:r>
            <w:r>
              <w:rPr>
                <w:rFonts w:eastAsia="Times New Roman" w:cstheme="minorHAnsi"/>
                <w:color w:val="000000"/>
                <w:sz w:val="20"/>
                <w:szCs w:val="20"/>
              </w:rPr>
              <w:t>os demais</w:t>
            </w:r>
            <w:r w:rsidRPr="00315B9F">
              <w:rPr>
                <w:rFonts w:eastAsia="Times New Roman" w:cstheme="minorHAnsi"/>
                <w:color w:val="000000"/>
                <w:sz w:val="20"/>
                <w:szCs w:val="20"/>
              </w:rPr>
              <w:t xml:space="preserve"> companheiros</w:t>
            </w:r>
            <w:r>
              <w:rPr>
                <w:rFonts w:eastAsia="Times New Roman" w:cstheme="minorHAnsi"/>
                <w:color w:val="000000"/>
                <w:sz w:val="20"/>
                <w:szCs w:val="20"/>
              </w:rPr>
              <w:t>.</w:t>
            </w:r>
          </w:p>
        </w:tc>
        <w:tc>
          <w:tcPr>
            <w:tcW w:w="3827" w:type="dxa"/>
            <w:tcBorders>
              <w:top w:val="single" w:sz="4" w:space="0" w:color="auto"/>
              <w:left w:val="nil"/>
              <w:bottom w:val="single" w:sz="4" w:space="0" w:color="auto"/>
              <w:right w:val="single" w:sz="2" w:space="0" w:color="auto"/>
            </w:tcBorders>
            <w:shd w:val="clear" w:color="auto" w:fill="auto"/>
          </w:tcPr>
          <w:p w14:paraId="6041665D"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(EI03CG02-5S</w:t>
            </w:r>
            <w:r>
              <w:rPr>
                <w:rFonts w:eastAsia="Times New Roman" w:cstheme="minorHAnsi"/>
                <w:b/>
                <w:bCs/>
                <w:color w:val="000000"/>
                <w:sz w:val="20"/>
                <w:szCs w:val="20"/>
              </w:rPr>
              <w:t>10</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Controlar e dominar o uso do seu corpo por meio de diferentes linguagens, imitando, criando e coordenando seus movimentos com de</w:t>
            </w:r>
            <w:r>
              <w:rPr>
                <w:rFonts w:eastAsia="Times New Roman" w:cstheme="minorHAnsi"/>
                <w:color w:val="000000"/>
                <w:sz w:val="20"/>
                <w:szCs w:val="20"/>
              </w:rPr>
              <w:t>mais c</w:t>
            </w:r>
            <w:r w:rsidRPr="00315B9F">
              <w:rPr>
                <w:rFonts w:eastAsia="Times New Roman" w:cstheme="minorHAnsi"/>
                <w:color w:val="000000"/>
                <w:sz w:val="20"/>
                <w:szCs w:val="20"/>
              </w:rPr>
              <w:t>ompanheiros</w:t>
            </w:r>
            <w:r>
              <w:rPr>
                <w:rFonts w:eastAsia="Times New Roman" w:cstheme="minorHAnsi"/>
                <w:color w:val="000000"/>
                <w:sz w:val="20"/>
                <w:szCs w:val="20"/>
              </w:rPr>
              <w:t>.</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4800D620"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63236962"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2BDB44B3" w14:textId="77777777" w:rsidTr="00851C74">
        <w:trPr>
          <w:trHeight w:val="54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5D902DAB"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7F34E4F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2B3FDA0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(EI03CG02-4S</w:t>
            </w:r>
            <w:r>
              <w:rPr>
                <w:rFonts w:eastAsia="Times New Roman" w:cstheme="minorHAnsi"/>
                <w:b/>
                <w:bCs/>
                <w:color w:val="000000"/>
                <w:sz w:val="20"/>
                <w:szCs w:val="20"/>
              </w:rPr>
              <w:t>11</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Apropriar-se de conceitos espaciais: em cima, embaixo, para frente, para trás, à esquerda, à direita</w:t>
            </w:r>
            <w:r>
              <w:rPr>
                <w:rFonts w:eastAsia="Times New Roman" w:cstheme="minorHAnsi"/>
                <w:color w:val="000000"/>
                <w:sz w:val="20"/>
                <w:szCs w:val="20"/>
              </w:rPr>
              <w:t>.</w:t>
            </w:r>
            <w:r w:rsidRPr="00315B9F">
              <w:rPr>
                <w:rFonts w:eastAsia="Times New Roman" w:cstheme="minorHAnsi"/>
                <w:color w:val="000000"/>
                <w:sz w:val="20"/>
                <w:szCs w:val="20"/>
              </w:rPr>
              <w:t xml:space="preserve"> </w:t>
            </w:r>
            <w:r w:rsidRPr="0012557A">
              <w:rPr>
                <w:rFonts w:eastAsia="Times New Roman" w:cstheme="minorHAnsi"/>
                <w:color w:val="000000"/>
                <w:sz w:val="20"/>
                <w:szCs w:val="20"/>
              </w:rPr>
              <w:t>e as qualidades de movimento: rápido ou lento, forte ou leve.</w:t>
            </w:r>
          </w:p>
        </w:tc>
        <w:tc>
          <w:tcPr>
            <w:tcW w:w="3827" w:type="dxa"/>
            <w:tcBorders>
              <w:top w:val="single" w:sz="4" w:space="0" w:color="auto"/>
              <w:left w:val="nil"/>
              <w:bottom w:val="single" w:sz="4" w:space="0" w:color="auto"/>
              <w:right w:val="single" w:sz="2" w:space="0" w:color="auto"/>
            </w:tcBorders>
            <w:shd w:val="clear" w:color="auto" w:fill="auto"/>
          </w:tcPr>
          <w:p w14:paraId="4B9B13E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(EI03CG02-5S</w:t>
            </w:r>
            <w:r>
              <w:rPr>
                <w:rFonts w:eastAsia="Times New Roman" w:cstheme="minorHAnsi"/>
                <w:b/>
                <w:bCs/>
                <w:color w:val="000000"/>
                <w:sz w:val="20"/>
                <w:szCs w:val="20"/>
              </w:rPr>
              <w:t>1</w:t>
            </w:r>
            <w:r w:rsidRPr="00315B9F">
              <w:rPr>
                <w:rFonts w:eastAsia="Times New Roman" w:cstheme="minorHAnsi"/>
                <w:b/>
                <w:bCs/>
                <w:color w:val="000000"/>
                <w:sz w:val="20"/>
                <w:szCs w:val="20"/>
              </w:rPr>
              <w:t>1)</w:t>
            </w:r>
            <w:r w:rsidRPr="00315B9F">
              <w:rPr>
                <w:rFonts w:eastAsia="Times New Roman" w:cstheme="minorHAnsi"/>
                <w:color w:val="000000"/>
                <w:sz w:val="20"/>
                <w:szCs w:val="20"/>
              </w:rPr>
              <w:t xml:space="preserve"> </w:t>
            </w:r>
            <w:r>
              <w:rPr>
                <w:rFonts w:eastAsia="Times New Roman" w:cstheme="minorHAnsi"/>
                <w:color w:val="000000"/>
                <w:sz w:val="20"/>
                <w:szCs w:val="20"/>
              </w:rPr>
              <w:t>Fazer uso de</w:t>
            </w:r>
            <w:r w:rsidRPr="00315B9F">
              <w:rPr>
                <w:rFonts w:eastAsia="Times New Roman" w:cstheme="minorHAnsi"/>
                <w:color w:val="000000"/>
                <w:sz w:val="20"/>
                <w:szCs w:val="20"/>
              </w:rPr>
              <w:t xml:space="preserve"> conceitos espaciais: em cima, embaixo, para frente, para trás, à esquerda, à direita e as qualidades de movimento: rápido ou lento, forte ou leve.</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17587AD0"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386C3FE0"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4DCCA78E" w14:textId="77777777" w:rsidTr="00851C74">
        <w:trPr>
          <w:trHeight w:val="54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15E75614"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66DE08F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4" w:space="0" w:color="auto"/>
              <w:right w:val="single" w:sz="4" w:space="0" w:color="auto"/>
            </w:tcBorders>
            <w:shd w:val="clear" w:color="auto" w:fill="auto"/>
          </w:tcPr>
          <w:p w14:paraId="6F09F0EC" w14:textId="77777777" w:rsidR="00CD6ADF" w:rsidRPr="00315B9F" w:rsidRDefault="00CD6ADF" w:rsidP="00CD6ADF">
            <w:pPr>
              <w:spacing w:after="0" w:line="240" w:lineRule="auto"/>
              <w:ind w:left="214" w:hanging="214"/>
              <w:jc w:val="both"/>
              <w:rPr>
                <w:rFonts w:eastAsia="Times New Roman" w:cstheme="minorHAnsi"/>
                <w:sz w:val="20"/>
                <w:szCs w:val="20"/>
              </w:rPr>
            </w:pPr>
            <w:r w:rsidRPr="00315B9F">
              <w:rPr>
                <w:rFonts w:eastAsia="Times New Roman" w:cstheme="minorHAnsi"/>
                <w:b/>
                <w:bCs/>
                <w:color w:val="000000"/>
                <w:sz w:val="20"/>
                <w:szCs w:val="20"/>
              </w:rPr>
              <w:t>(EI03CG02-4S</w:t>
            </w:r>
            <w:r>
              <w:rPr>
                <w:rFonts w:eastAsia="Times New Roman" w:cstheme="minorHAnsi"/>
                <w:b/>
                <w:bCs/>
                <w:color w:val="000000"/>
                <w:sz w:val="20"/>
                <w:szCs w:val="20"/>
              </w:rPr>
              <w:t>12</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w:t>
            </w:r>
            <w:r w:rsidRPr="00315B9F">
              <w:rPr>
                <w:rFonts w:eastAsia="Times New Roman" w:cstheme="minorHAnsi"/>
                <w:sz w:val="20"/>
                <w:szCs w:val="20"/>
              </w:rPr>
              <w:t xml:space="preserve">Experimentar </w:t>
            </w:r>
            <w:r>
              <w:rPr>
                <w:rFonts w:eastAsia="Times New Roman" w:cstheme="minorHAnsi"/>
                <w:sz w:val="20"/>
                <w:szCs w:val="20"/>
              </w:rPr>
              <w:t xml:space="preserve">voluntariamente </w:t>
            </w:r>
            <w:r w:rsidRPr="00315B9F">
              <w:rPr>
                <w:rFonts w:eastAsia="Times New Roman" w:cstheme="minorHAnsi"/>
                <w:sz w:val="20"/>
                <w:szCs w:val="20"/>
              </w:rPr>
              <w:t>diversas situações que ampliem a consciência de seus limites e potencialidades, tais como: força, velocidade, resistência, agilidade, equilíbrio e flexibilidade.</w:t>
            </w:r>
          </w:p>
        </w:tc>
        <w:tc>
          <w:tcPr>
            <w:tcW w:w="3827" w:type="dxa"/>
            <w:tcBorders>
              <w:top w:val="single" w:sz="4" w:space="0" w:color="auto"/>
              <w:left w:val="nil"/>
              <w:bottom w:val="single" w:sz="4" w:space="0" w:color="auto"/>
              <w:right w:val="single" w:sz="2" w:space="0" w:color="auto"/>
            </w:tcBorders>
            <w:shd w:val="clear" w:color="auto" w:fill="auto"/>
          </w:tcPr>
          <w:p w14:paraId="6B6C72BC" w14:textId="77777777" w:rsidR="00CD6ADF" w:rsidRPr="00315B9F" w:rsidRDefault="00CD6ADF" w:rsidP="00CD6ADF">
            <w:pPr>
              <w:spacing w:after="0" w:line="240" w:lineRule="auto"/>
              <w:ind w:left="214" w:hanging="214"/>
              <w:jc w:val="both"/>
              <w:rPr>
                <w:rFonts w:eastAsia="Times New Roman" w:cstheme="minorHAnsi"/>
                <w:sz w:val="20"/>
                <w:szCs w:val="20"/>
              </w:rPr>
            </w:pPr>
            <w:r w:rsidRPr="00315B9F">
              <w:rPr>
                <w:rFonts w:eastAsia="Times New Roman" w:cstheme="minorHAnsi"/>
                <w:b/>
                <w:bCs/>
                <w:color w:val="000000"/>
                <w:sz w:val="20"/>
                <w:szCs w:val="20"/>
              </w:rPr>
              <w:t>(EI03CG02-5S</w:t>
            </w:r>
            <w:r>
              <w:rPr>
                <w:rFonts w:eastAsia="Times New Roman" w:cstheme="minorHAnsi"/>
                <w:b/>
                <w:bCs/>
                <w:color w:val="000000"/>
                <w:sz w:val="20"/>
                <w:szCs w:val="20"/>
              </w:rPr>
              <w:t>12</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w:t>
            </w:r>
            <w:r w:rsidRPr="00315B9F">
              <w:rPr>
                <w:rFonts w:eastAsia="Times New Roman" w:cstheme="minorHAnsi"/>
                <w:sz w:val="20"/>
                <w:szCs w:val="20"/>
              </w:rPr>
              <w:t>Experimentar diversas situações que ampliem a consciência de seus limites e potencialidades, tais como: força, velocidade, resistência, agilidade, equilíbrio e flexibilidade.</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3A7A90CE"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0B120814"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0EF502D7" w14:textId="77777777" w:rsidTr="00851C74">
        <w:trPr>
          <w:trHeight w:val="158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3F44C695"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nil"/>
              <w:bottom w:val="single" w:sz="2" w:space="0" w:color="auto"/>
              <w:right w:val="single" w:sz="4" w:space="0" w:color="auto"/>
            </w:tcBorders>
            <w:shd w:val="clear" w:color="auto" w:fill="D9E2F3" w:themeFill="accent1" w:themeFillTint="33"/>
          </w:tcPr>
          <w:p w14:paraId="4C830D5B"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nil"/>
              <w:bottom w:val="single" w:sz="2" w:space="0" w:color="auto"/>
              <w:right w:val="single" w:sz="4" w:space="0" w:color="auto"/>
            </w:tcBorders>
            <w:shd w:val="clear" w:color="auto" w:fill="auto"/>
          </w:tcPr>
          <w:p w14:paraId="5AA443FC"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(EI03CG02-4S</w:t>
            </w:r>
            <w:r>
              <w:rPr>
                <w:rFonts w:eastAsia="Times New Roman" w:cstheme="minorHAnsi"/>
                <w:b/>
                <w:bCs/>
                <w:color w:val="000000"/>
                <w:sz w:val="20"/>
                <w:szCs w:val="20"/>
              </w:rPr>
              <w:t>13</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w:t>
            </w:r>
            <w:r w:rsidRPr="00315B9F">
              <w:rPr>
                <w:rFonts w:eastAsia="Times New Roman" w:cstheme="minorHAnsi"/>
                <w:sz w:val="20"/>
                <w:szCs w:val="20"/>
              </w:rPr>
              <w:t>Gerenciar progressivamente seus comportamentos, com o auxílio do professor, regulando e adaptando suas emoções e atitudes, nas interações com os seus grupos sociais conquistando diariamente a autorregulação de suas ações.</w:t>
            </w:r>
          </w:p>
        </w:tc>
        <w:tc>
          <w:tcPr>
            <w:tcW w:w="3827" w:type="dxa"/>
            <w:tcBorders>
              <w:top w:val="single" w:sz="4" w:space="0" w:color="auto"/>
              <w:left w:val="nil"/>
              <w:bottom w:val="single" w:sz="2" w:space="0" w:color="auto"/>
              <w:right w:val="single" w:sz="2" w:space="0" w:color="auto"/>
            </w:tcBorders>
            <w:shd w:val="clear" w:color="auto" w:fill="auto"/>
          </w:tcPr>
          <w:p w14:paraId="6AD0F1E9" w14:textId="77777777" w:rsidR="00CD6ADF" w:rsidRPr="00315B9F" w:rsidRDefault="00CD6ADF" w:rsidP="00CD6ADF">
            <w:pPr>
              <w:spacing w:after="0" w:line="240" w:lineRule="auto"/>
              <w:ind w:left="214" w:hanging="214"/>
              <w:jc w:val="both"/>
              <w:rPr>
                <w:rFonts w:eastAsia="Times New Roman" w:cstheme="minorHAnsi"/>
                <w:sz w:val="20"/>
                <w:szCs w:val="20"/>
              </w:rPr>
            </w:pPr>
            <w:r w:rsidRPr="00315B9F">
              <w:rPr>
                <w:rFonts w:eastAsia="Times New Roman" w:cstheme="minorHAnsi"/>
                <w:b/>
                <w:bCs/>
                <w:color w:val="000000"/>
                <w:sz w:val="20"/>
                <w:szCs w:val="20"/>
              </w:rPr>
              <w:t>(EI03CG02-5S</w:t>
            </w:r>
            <w:r>
              <w:rPr>
                <w:rFonts w:eastAsia="Times New Roman" w:cstheme="minorHAnsi"/>
                <w:b/>
                <w:bCs/>
                <w:color w:val="000000"/>
                <w:sz w:val="20"/>
                <w:szCs w:val="20"/>
              </w:rPr>
              <w:t>13</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w:t>
            </w:r>
            <w:r w:rsidRPr="00315B9F">
              <w:rPr>
                <w:rFonts w:eastAsia="Times New Roman" w:cstheme="minorHAnsi"/>
                <w:sz w:val="20"/>
                <w:szCs w:val="20"/>
              </w:rPr>
              <w:t xml:space="preserve">Gerenciar e ampliar progressivamente seus comportamentos, com o auxílio do professor, regulando e adaptando suas emoções e atitudes, nas interações </w:t>
            </w:r>
            <w:r>
              <w:rPr>
                <w:rFonts w:eastAsia="Times New Roman" w:cstheme="minorHAnsi"/>
                <w:sz w:val="20"/>
                <w:szCs w:val="20"/>
              </w:rPr>
              <w:t xml:space="preserve">consigo mesma e </w:t>
            </w:r>
            <w:r w:rsidRPr="00315B9F">
              <w:rPr>
                <w:rFonts w:eastAsia="Times New Roman" w:cstheme="minorHAnsi"/>
                <w:sz w:val="20"/>
                <w:szCs w:val="20"/>
              </w:rPr>
              <w:t>com os seus grupos sociais conquistando diariamente a autorregulação de suas ações.</w:t>
            </w:r>
          </w:p>
          <w:p w14:paraId="6CDD6FE7"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p w14:paraId="061ADF4B"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4FF4E2CA"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00AD2F1C"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41160C05" w14:textId="77777777" w:rsidTr="00851C74">
        <w:trPr>
          <w:trHeight w:val="189"/>
        </w:trPr>
        <w:tc>
          <w:tcPr>
            <w:tcW w:w="1702" w:type="dxa"/>
            <w:vMerge w:val="restart"/>
            <w:tcBorders>
              <w:top w:val="single" w:sz="18" w:space="0" w:color="auto"/>
              <w:left w:val="single" w:sz="2" w:space="0" w:color="auto"/>
              <w:bottom w:val="single" w:sz="2" w:space="0" w:color="auto"/>
              <w:right w:val="single" w:sz="2" w:space="0" w:color="auto"/>
            </w:tcBorders>
            <w:shd w:val="clear" w:color="auto" w:fill="E2EFD9" w:themeFill="accent6" w:themeFillTint="33"/>
          </w:tcPr>
          <w:p w14:paraId="687AB863"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r w:rsidRPr="00315B9F">
              <w:rPr>
                <w:rFonts w:eastAsia="Times New Roman" w:cstheme="minorHAnsi"/>
                <w:b/>
                <w:bCs/>
                <w:color w:val="000000"/>
                <w:sz w:val="20"/>
                <w:szCs w:val="20"/>
              </w:rPr>
              <w:t xml:space="preserve">(EI03CG03) </w:t>
            </w:r>
            <w:r w:rsidRPr="00315B9F">
              <w:rPr>
                <w:rFonts w:eastAsia="Times New Roman" w:cstheme="minorHAnsi"/>
                <w:color w:val="000000"/>
                <w:sz w:val="20"/>
                <w:szCs w:val="20"/>
              </w:rPr>
              <w:br/>
              <w:t>Criar movimentos, gestos, olhares e mímicas em brincadeiras, jogos e atividades artísticas como dança, teatro e música.</w:t>
            </w:r>
          </w:p>
        </w:tc>
        <w:tc>
          <w:tcPr>
            <w:tcW w:w="2049" w:type="dxa"/>
            <w:vMerge w:val="restart"/>
            <w:tcBorders>
              <w:top w:val="single" w:sz="18" w:space="0" w:color="auto"/>
              <w:left w:val="single" w:sz="2" w:space="0" w:color="auto"/>
              <w:bottom w:val="single" w:sz="2" w:space="0" w:color="auto"/>
              <w:right w:val="single" w:sz="2" w:space="0" w:color="auto"/>
            </w:tcBorders>
            <w:shd w:val="clear" w:color="auto" w:fill="D9E2F3" w:themeFill="accent1" w:themeFillTint="33"/>
          </w:tcPr>
          <w:p w14:paraId="4700A1D7"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C1. Conhecimento</w:t>
            </w:r>
          </w:p>
          <w:p w14:paraId="7E4D9E9A"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C2. Pensamento científico, crítico e criativo</w:t>
            </w:r>
          </w:p>
          <w:p w14:paraId="02CA7090"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C3. Repertório Cultural</w:t>
            </w:r>
          </w:p>
          <w:p w14:paraId="2B4CE61B"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C4. Comunicação</w:t>
            </w:r>
          </w:p>
          <w:p w14:paraId="40247094"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C6. Trabalho e projeto de vida</w:t>
            </w:r>
          </w:p>
          <w:p w14:paraId="50FFB548"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C8. Autoconhecimento e autocuidado</w:t>
            </w:r>
          </w:p>
          <w:p w14:paraId="7CDA6AFC"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C9. Empatia e Cooperação</w:t>
            </w:r>
          </w:p>
          <w:p w14:paraId="624751F6"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C10. Responsabilidade e autonomia</w:t>
            </w:r>
          </w:p>
        </w:tc>
        <w:tc>
          <w:tcPr>
            <w:tcW w:w="7873" w:type="dxa"/>
            <w:gridSpan w:val="2"/>
            <w:tcBorders>
              <w:top w:val="single" w:sz="18" w:space="0" w:color="auto"/>
              <w:left w:val="single" w:sz="2" w:space="0" w:color="auto"/>
              <w:bottom w:val="single" w:sz="2" w:space="0" w:color="auto"/>
              <w:right w:val="single" w:sz="2" w:space="0" w:color="auto"/>
            </w:tcBorders>
            <w:shd w:val="clear" w:color="auto" w:fill="F4B083" w:themeFill="accent2" w:themeFillTint="99"/>
          </w:tcPr>
          <w:p w14:paraId="6520337D"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1791" w:type="dxa"/>
            <w:vMerge w:val="restart"/>
            <w:tcBorders>
              <w:top w:val="single" w:sz="18" w:space="0" w:color="auto"/>
              <w:left w:val="single" w:sz="2" w:space="0" w:color="auto"/>
              <w:bottom w:val="single" w:sz="2" w:space="0" w:color="auto"/>
              <w:right w:val="single" w:sz="2" w:space="0" w:color="auto"/>
            </w:tcBorders>
            <w:shd w:val="clear" w:color="auto" w:fill="FFFFFF" w:themeFill="background1"/>
          </w:tcPr>
          <w:p w14:paraId="1F643C8C"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Conviver</w:t>
            </w:r>
          </w:p>
          <w:p w14:paraId="63737D2E"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Brincar</w:t>
            </w:r>
          </w:p>
          <w:p w14:paraId="609641FF"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Participar</w:t>
            </w:r>
          </w:p>
          <w:p w14:paraId="7F6ED03D"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Explorar</w:t>
            </w:r>
          </w:p>
          <w:p w14:paraId="5937B6FC"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Expressar</w:t>
            </w:r>
          </w:p>
          <w:p w14:paraId="4973C115"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Conhecer-se</w:t>
            </w:r>
          </w:p>
        </w:tc>
        <w:tc>
          <w:tcPr>
            <w:tcW w:w="2315" w:type="dxa"/>
            <w:vMerge w:val="restart"/>
            <w:tcBorders>
              <w:top w:val="single" w:sz="18" w:space="0" w:color="auto"/>
              <w:left w:val="single" w:sz="2" w:space="0" w:color="auto"/>
              <w:bottom w:val="single" w:sz="2" w:space="0" w:color="auto"/>
              <w:right w:val="single" w:sz="2" w:space="0" w:color="auto"/>
            </w:tcBorders>
            <w:shd w:val="clear" w:color="auto" w:fill="auto"/>
          </w:tcPr>
          <w:p w14:paraId="78C30CCE"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r w:rsidRPr="00315B9F">
              <w:rPr>
                <w:rFonts w:cstheme="minorHAnsi"/>
                <w:noProof/>
                <w:sz w:val="20"/>
                <w:szCs w:val="20"/>
              </w:rPr>
              <w:drawing>
                <wp:inline distT="0" distB="0" distL="0" distR="0" wp14:anchorId="07BD15DD" wp14:editId="7BFC7ADA">
                  <wp:extent cx="906711" cy="888521"/>
                  <wp:effectExtent l="0" t="0" r="8255" b="6985"/>
                  <wp:docPr id="120" name="Imagem 120"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p w14:paraId="6DCF344B"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r w:rsidRPr="00315B9F">
              <w:rPr>
                <w:rFonts w:cstheme="minorHAnsi"/>
                <w:noProof/>
                <w:sz w:val="20"/>
                <w:szCs w:val="20"/>
              </w:rPr>
              <w:drawing>
                <wp:inline distT="0" distB="0" distL="0" distR="0" wp14:anchorId="2001E68C" wp14:editId="03F64B53">
                  <wp:extent cx="853440" cy="891958"/>
                  <wp:effectExtent l="0" t="0" r="3810" b="3810"/>
                  <wp:docPr id="15" name="Imagem 15"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t="72309" r="84185"/>
                          <a:stretch/>
                        </pic:blipFill>
                        <pic:spPr bwMode="auto">
                          <a:xfrm>
                            <a:off x="0" y="0"/>
                            <a:ext cx="854015" cy="8925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6ADF" w:rsidRPr="00315B9F" w14:paraId="4927D8EF" w14:textId="77777777" w:rsidTr="00851C74">
        <w:trPr>
          <w:trHeight w:val="566"/>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05D7EF84"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480C4A4F"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2" w:space="0" w:color="auto"/>
              <w:right w:val="single" w:sz="2" w:space="0" w:color="auto"/>
            </w:tcBorders>
            <w:shd w:val="clear" w:color="auto" w:fill="auto"/>
          </w:tcPr>
          <w:p w14:paraId="1A8B8AC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(EI03CG03-4S01)</w:t>
            </w:r>
            <w:r>
              <w:rPr>
                <w:rFonts w:eastAsia="Times New Roman" w:cstheme="minorHAnsi"/>
                <w:b/>
                <w:bCs/>
                <w:color w:val="000000"/>
                <w:sz w:val="20"/>
                <w:szCs w:val="20"/>
              </w:rPr>
              <w:t xml:space="preserve"> </w:t>
            </w:r>
            <w:r w:rsidRPr="00315B9F">
              <w:rPr>
                <w:rFonts w:eastAsia="Times New Roman" w:cstheme="minorHAnsi"/>
                <w:color w:val="000000"/>
                <w:sz w:val="20"/>
                <w:szCs w:val="20"/>
              </w:rPr>
              <w:t>Conhecer progressivamente seu repertório musical de gêneros, estilos, época, culturas e outras expressões da cultura corporal</w:t>
            </w:r>
            <w:r>
              <w:rPr>
                <w:rFonts w:eastAsia="Times New Roman" w:cstheme="minorHAnsi"/>
                <w:color w:val="000000"/>
                <w:sz w:val="20"/>
                <w:szCs w:val="20"/>
              </w:rPr>
              <w:t>,</w:t>
            </w:r>
            <w:r w:rsidRPr="00315B9F">
              <w:rPr>
                <w:rFonts w:eastAsia="Times New Roman" w:cstheme="minorHAnsi"/>
                <w:color w:val="000000"/>
                <w:sz w:val="20"/>
                <w:szCs w:val="20"/>
              </w:rPr>
              <w:t xml:space="preserve"> observando as situações para explorar os recursos e potencialidades do seu corpo na encenação de realidades fantasiosas.</w:t>
            </w:r>
          </w:p>
        </w:tc>
        <w:tc>
          <w:tcPr>
            <w:tcW w:w="3827" w:type="dxa"/>
            <w:tcBorders>
              <w:top w:val="single" w:sz="2" w:space="0" w:color="auto"/>
              <w:left w:val="single" w:sz="2" w:space="0" w:color="auto"/>
              <w:bottom w:val="single" w:sz="2" w:space="0" w:color="auto"/>
              <w:right w:val="single" w:sz="2" w:space="0" w:color="auto"/>
            </w:tcBorders>
            <w:shd w:val="clear" w:color="auto" w:fill="auto"/>
          </w:tcPr>
          <w:p w14:paraId="7656974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 xml:space="preserve">(EI03CG03-5S01) </w:t>
            </w:r>
            <w:r w:rsidRPr="00315B9F">
              <w:rPr>
                <w:rFonts w:eastAsia="Times New Roman" w:cstheme="minorHAnsi"/>
                <w:color w:val="000000"/>
                <w:sz w:val="20"/>
                <w:szCs w:val="20"/>
              </w:rPr>
              <w:t>Conhecer seu repertório musical de gêneros, estilos, época, culturas e outras expressões da cultura corporal</w:t>
            </w:r>
            <w:r>
              <w:rPr>
                <w:rFonts w:eastAsia="Times New Roman" w:cstheme="minorHAnsi"/>
                <w:color w:val="000000"/>
                <w:sz w:val="20"/>
                <w:szCs w:val="20"/>
              </w:rPr>
              <w:t xml:space="preserve">, </w:t>
            </w:r>
            <w:r w:rsidRPr="00315B9F">
              <w:rPr>
                <w:rFonts w:eastAsia="Times New Roman" w:cstheme="minorHAnsi"/>
                <w:color w:val="000000"/>
                <w:sz w:val="20"/>
                <w:szCs w:val="20"/>
              </w:rPr>
              <w:t>observando as situações para explorar os recursos e potencialidades do seu corpo na encenação de realidades fantasiosas.</w:t>
            </w:r>
          </w:p>
        </w:tc>
        <w:tc>
          <w:tcPr>
            <w:tcW w:w="1791"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72F57898"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4E205348"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01BC2906" w14:textId="77777777" w:rsidTr="00851C74">
        <w:trPr>
          <w:trHeight w:val="566"/>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18BA1242"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355B21C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2" w:space="0" w:color="auto"/>
              <w:right w:val="single" w:sz="2" w:space="0" w:color="auto"/>
            </w:tcBorders>
            <w:shd w:val="clear" w:color="auto" w:fill="auto"/>
          </w:tcPr>
          <w:p w14:paraId="042AB04D"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(EI03CG03-4S0</w:t>
            </w:r>
            <w:r>
              <w:rPr>
                <w:rFonts w:eastAsia="Times New Roman" w:cstheme="minorHAnsi"/>
                <w:b/>
                <w:bCs/>
                <w:color w:val="000000"/>
                <w:sz w:val="20"/>
                <w:szCs w:val="20"/>
              </w:rPr>
              <w:t>2</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Compreender</w:t>
            </w:r>
            <w:r>
              <w:rPr>
                <w:rFonts w:eastAsia="Times New Roman" w:cstheme="minorHAnsi"/>
                <w:color w:val="000000"/>
                <w:sz w:val="20"/>
                <w:szCs w:val="20"/>
              </w:rPr>
              <w:t xml:space="preserve"> de</w:t>
            </w:r>
            <w:r w:rsidRPr="00315B9F">
              <w:rPr>
                <w:rFonts w:eastAsia="Times New Roman" w:cstheme="minorHAnsi"/>
                <w:color w:val="000000"/>
                <w:sz w:val="20"/>
                <w:szCs w:val="20"/>
              </w:rPr>
              <w:t xml:space="preserve"> forma progressiva a importância do ritmo respiratório e dos batimentos cardíacos durante atividades tranquilas e mais rápidas, observando os sinais do corpo e o seu desempenho.</w:t>
            </w:r>
          </w:p>
        </w:tc>
        <w:tc>
          <w:tcPr>
            <w:tcW w:w="3827" w:type="dxa"/>
            <w:tcBorders>
              <w:top w:val="single" w:sz="2" w:space="0" w:color="auto"/>
              <w:left w:val="single" w:sz="2" w:space="0" w:color="auto"/>
              <w:bottom w:val="single" w:sz="2" w:space="0" w:color="auto"/>
              <w:right w:val="single" w:sz="2" w:space="0" w:color="auto"/>
            </w:tcBorders>
            <w:shd w:val="clear" w:color="auto" w:fill="auto"/>
          </w:tcPr>
          <w:p w14:paraId="74BA1C83"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(EI03CG03-</w:t>
            </w:r>
            <w:r>
              <w:rPr>
                <w:rFonts w:eastAsia="Times New Roman" w:cstheme="minorHAnsi"/>
                <w:b/>
                <w:bCs/>
                <w:color w:val="000000"/>
                <w:sz w:val="20"/>
                <w:szCs w:val="20"/>
              </w:rPr>
              <w:t>5</w:t>
            </w:r>
            <w:r w:rsidRPr="00315B9F">
              <w:rPr>
                <w:rFonts w:eastAsia="Times New Roman" w:cstheme="minorHAnsi"/>
                <w:b/>
                <w:bCs/>
                <w:color w:val="000000"/>
                <w:sz w:val="20"/>
                <w:szCs w:val="20"/>
              </w:rPr>
              <w:t>S0</w:t>
            </w:r>
            <w:r>
              <w:rPr>
                <w:rFonts w:eastAsia="Times New Roman" w:cstheme="minorHAnsi"/>
                <w:b/>
                <w:bCs/>
                <w:color w:val="000000"/>
                <w:sz w:val="20"/>
                <w:szCs w:val="20"/>
              </w:rPr>
              <w:t>2</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Compreender de forma progressiva a importância do ritmo respiratório e dos batimentos cardíacos durante atividades tranquilas e mais rápidas, observando os sinais do corpo e o seu desempenho.</w:t>
            </w:r>
          </w:p>
        </w:tc>
        <w:tc>
          <w:tcPr>
            <w:tcW w:w="1791"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22E4C3A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3D33A7E1"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6D4034C9" w14:textId="77777777" w:rsidTr="00851C74">
        <w:trPr>
          <w:trHeight w:val="148"/>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2A7E8D31"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53FB6B9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2" w:space="0" w:color="auto"/>
              <w:right w:val="single" w:sz="2" w:space="0" w:color="auto"/>
            </w:tcBorders>
            <w:shd w:val="clear" w:color="auto" w:fill="auto"/>
          </w:tcPr>
          <w:p w14:paraId="6F5C5C92" w14:textId="77777777" w:rsidR="00CD6ADF" w:rsidRPr="0012557A" w:rsidRDefault="00CD6ADF" w:rsidP="00CD6ADF">
            <w:pPr>
              <w:spacing w:after="0" w:line="240" w:lineRule="auto"/>
              <w:ind w:left="214" w:hanging="214"/>
              <w:jc w:val="both"/>
              <w:rPr>
                <w:rFonts w:eastAsia="Times New Roman" w:cstheme="minorHAnsi"/>
                <w:b/>
                <w:bCs/>
                <w:color w:val="000000"/>
                <w:sz w:val="20"/>
                <w:szCs w:val="20"/>
              </w:rPr>
            </w:pPr>
            <w:r w:rsidRPr="0012557A">
              <w:rPr>
                <w:rFonts w:eastAsia="Times New Roman" w:cstheme="minorHAnsi"/>
                <w:b/>
                <w:bCs/>
                <w:color w:val="000000"/>
                <w:sz w:val="20"/>
                <w:szCs w:val="20"/>
              </w:rPr>
              <w:t xml:space="preserve">(EI03CG03-4S03) </w:t>
            </w:r>
            <w:r w:rsidRPr="0012557A">
              <w:rPr>
                <w:rFonts w:eastAsia="Times New Roman" w:cstheme="minorHAnsi"/>
                <w:color w:val="000000"/>
                <w:sz w:val="20"/>
                <w:szCs w:val="20"/>
              </w:rPr>
              <w:t>Utilizar progressivamente os movimentos individuais e/ou coletivos de crianças e adultos utilizando diversos gêneros musicais, manifestações culturais (quadrilhas, brincadeiras de roda, brincadeiras cantadas, jogos, danças...) entre outras manifestações que estejam ligadas às tradições culturais de sua comunidade e de outras.</w:t>
            </w:r>
          </w:p>
        </w:tc>
        <w:tc>
          <w:tcPr>
            <w:tcW w:w="3827" w:type="dxa"/>
            <w:tcBorders>
              <w:top w:val="single" w:sz="2" w:space="0" w:color="auto"/>
              <w:left w:val="single" w:sz="2" w:space="0" w:color="auto"/>
              <w:bottom w:val="single" w:sz="2" w:space="0" w:color="auto"/>
              <w:right w:val="single" w:sz="2" w:space="0" w:color="auto"/>
            </w:tcBorders>
            <w:shd w:val="clear" w:color="auto" w:fill="auto"/>
          </w:tcPr>
          <w:p w14:paraId="45583484" w14:textId="77777777" w:rsidR="00CD6ADF" w:rsidRPr="0012557A" w:rsidRDefault="00CD6ADF" w:rsidP="00CD6ADF">
            <w:pPr>
              <w:spacing w:after="0" w:line="240" w:lineRule="auto"/>
              <w:ind w:left="214" w:hanging="214"/>
              <w:jc w:val="both"/>
              <w:rPr>
                <w:rFonts w:eastAsia="Times New Roman" w:cstheme="minorHAnsi"/>
                <w:b/>
                <w:bCs/>
                <w:color w:val="000000"/>
                <w:sz w:val="20"/>
                <w:szCs w:val="20"/>
              </w:rPr>
            </w:pPr>
            <w:r w:rsidRPr="0012557A">
              <w:rPr>
                <w:rFonts w:eastAsia="Times New Roman" w:cstheme="minorHAnsi"/>
                <w:b/>
                <w:bCs/>
                <w:color w:val="000000"/>
                <w:sz w:val="20"/>
                <w:szCs w:val="20"/>
              </w:rPr>
              <w:t>(EI03CG03-5S03)</w:t>
            </w:r>
            <w:r w:rsidRPr="0012557A">
              <w:rPr>
                <w:rFonts w:eastAsia="Times New Roman" w:cstheme="minorHAnsi"/>
                <w:color w:val="000000"/>
                <w:sz w:val="20"/>
                <w:szCs w:val="20"/>
              </w:rPr>
              <w:t xml:space="preserve"> </w:t>
            </w:r>
            <w:r>
              <w:rPr>
                <w:rFonts w:eastAsia="Times New Roman" w:cstheme="minorHAnsi"/>
                <w:color w:val="000000"/>
                <w:sz w:val="20"/>
                <w:szCs w:val="20"/>
              </w:rPr>
              <w:t xml:space="preserve">Utilizar </w:t>
            </w:r>
            <w:r w:rsidRPr="0012557A">
              <w:rPr>
                <w:rFonts w:eastAsia="Times New Roman" w:cstheme="minorHAnsi"/>
                <w:color w:val="000000"/>
                <w:sz w:val="20"/>
                <w:szCs w:val="20"/>
              </w:rPr>
              <w:t>progressivamente os movimentos individuais e/ou coletivos de crianças e adultos com diversos gêneros musicais, manifestações culturais (quadrilhas, brincadeiras de roda, brincadeiras cantadas, jogos, danças...) entre outras manifestações que estejam ligadas às tradições culturais de sua comunidade e de outras.</w:t>
            </w:r>
          </w:p>
        </w:tc>
        <w:tc>
          <w:tcPr>
            <w:tcW w:w="1791"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63E37FF2"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29B05882"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7A746986" w14:textId="77777777" w:rsidTr="00851C74">
        <w:trPr>
          <w:trHeight w:val="147"/>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533600C0"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59C797CC"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2" w:space="0" w:color="auto"/>
              <w:right w:val="single" w:sz="2" w:space="0" w:color="auto"/>
            </w:tcBorders>
            <w:shd w:val="clear" w:color="auto" w:fill="auto"/>
          </w:tcPr>
          <w:p w14:paraId="591742FA" w14:textId="77777777" w:rsidR="00CD6ADF" w:rsidRPr="0012557A" w:rsidRDefault="00CD6ADF" w:rsidP="00CD6ADF">
            <w:pPr>
              <w:spacing w:after="0" w:line="240" w:lineRule="auto"/>
              <w:ind w:left="214" w:hanging="214"/>
              <w:jc w:val="both"/>
              <w:rPr>
                <w:rFonts w:eastAsia="Times New Roman" w:cstheme="minorHAnsi"/>
                <w:b/>
                <w:bCs/>
                <w:color w:val="000000"/>
                <w:sz w:val="20"/>
                <w:szCs w:val="20"/>
              </w:rPr>
            </w:pPr>
            <w:r w:rsidRPr="0012557A">
              <w:rPr>
                <w:rFonts w:eastAsia="Times New Roman" w:cstheme="minorHAnsi"/>
                <w:b/>
                <w:bCs/>
                <w:color w:val="000000"/>
                <w:sz w:val="20"/>
                <w:szCs w:val="20"/>
              </w:rPr>
              <w:t xml:space="preserve">(EI03CG03-4S04) </w:t>
            </w:r>
            <w:r w:rsidRPr="0012557A">
              <w:rPr>
                <w:rFonts w:eastAsia="Times New Roman" w:cstheme="minorHAnsi"/>
                <w:color w:val="000000"/>
                <w:sz w:val="20"/>
                <w:szCs w:val="20"/>
              </w:rPr>
              <w:t xml:space="preserve">Reconhecer as oportunidades de representações simbólicas através de </w:t>
            </w:r>
            <w:r w:rsidRPr="0012557A">
              <w:rPr>
                <w:rFonts w:eastAsia="Times New Roman" w:cstheme="minorHAnsi"/>
                <w:color w:val="000000"/>
                <w:sz w:val="20"/>
                <w:szCs w:val="20"/>
              </w:rPr>
              <w:lastRenderedPageBreak/>
              <w:t xml:space="preserve">diferentes meios e objetos, tais como: teatro de bonecos, de fantoches, de sombras, de </w:t>
            </w:r>
            <w:proofErr w:type="spellStart"/>
            <w:r w:rsidRPr="0012557A">
              <w:rPr>
                <w:rFonts w:eastAsia="Times New Roman" w:cstheme="minorHAnsi"/>
                <w:color w:val="000000"/>
                <w:sz w:val="20"/>
                <w:szCs w:val="20"/>
              </w:rPr>
              <w:t>dedoches</w:t>
            </w:r>
            <w:proofErr w:type="spellEnd"/>
            <w:r w:rsidRPr="0012557A">
              <w:rPr>
                <w:rFonts w:eastAsia="Times New Roman" w:cstheme="minorHAnsi"/>
                <w:color w:val="000000"/>
                <w:sz w:val="20"/>
                <w:szCs w:val="20"/>
              </w:rPr>
              <w:t>, animação de objetos com auxílio de tecidos, maquiagens, adereços, máscaras entre outros, destacando gestos, movimentos, voz, olhares, mímicas e caráter dos personagens.</w:t>
            </w:r>
          </w:p>
        </w:tc>
        <w:tc>
          <w:tcPr>
            <w:tcW w:w="3827" w:type="dxa"/>
            <w:tcBorders>
              <w:top w:val="single" w:sz="2" w:space="0" w:color="auto"/>
              <w:left w:val="single" w:sz="2" w:space="0" w:color="auto"/>
              <w:bottom w:val="single" w:sz="2" w:space="0" w:color="auto"/>
              <w:right w:val="single" w:sz="2" w:space="0" w:color="auto"/>
            </w:tcBorders>
            <w:shd w:val="clear" w:color="auto" w:fill="auto"/>
          </w:tcPr>
          <w:p w14:paraId="6C7150CD" w14:textId="77777777" w:rsidR="00CD6ADF" w:rsidRPr="0012557A" w:rsidRDefault="00CD6ADF" w:rsidP="00CD6ADF">
            <w:pPr>
              <w:spacing w:after="0" w:line="240" w:lineRule="auto"/>
              <w:ind w:left="214" w:hanging="214"/>
              <w:jc w:val="both"/>
              <w:rPr>
                <w:rFonts w:eastAsia="Times New Roman" w:cstheme="minorHAnsi"/>
                <w:b/>
                <w:bCs/>
                <w:color w:val="000000"/>
                <w:sz w:val="20"/>
                <w:szCs w:val="20"/>
              </w:rPr>
            </w:pPr>
            <w:r w:rsidRPr="0012557A">
              <w:rPr>
                <w:rFonts w:eastAsia="Times New Roman" w:cstheme="minorHAnsi"/>
                <w:b/>
                <w:bCs/>
                <w:color w:val="000000"/>
                <w:sz w:val="20"/>
                <w:szCs w:val="20"/>
              </w:rPr>
              <w:lastRenderedPageBreak/>
              <w:t xml:space="preserve">(EI03CG03-5S04) </w:t>
            </w:r>
            <w:r w:rsidRPr="0012557A">
              <w:rPr>
                <w:rFonts w:eastAsia="Times New Roman" w:cstheme="minorHAnsi"/>
                <w:color w:val="000000"/>
                <w:sz w:val="20"/>
                <w:szCs w:val="20"/>
              </w:rPr>
              <w:t xml:space="preserve">Ampliar as oportunidades de representações simbólicas através de </w:t>
            </w:r>
            <w:r w:rsidRPr="0012557A">
              <w:rPr>
                <w:rFonts w:eastAsia="Times New Roman" w:cstheme="minorHAnsi"/>
                <w:color w:val="000000"/>
                <w:sz w:val="20"/>
                <w:szCs w:val="20"/>
              </w:rPr>
              <w:lastRenderedPageBreak/>
              <w:t xml:space="preserve">diferentes meios e objetos, tais como: teatro de bonecos, de fantoches, de sombras, de </w:t>
            </w:r>
            <w:proofErr w:type="spellStart"/>
            <w:r w:rsidRPr="0012557A">
              <w:rPr>
                <w:rFonts w:eastAsia="Times New Roman" w:cstheme="minorHAnsi"/>
                <w:color w:val="000000"/>
                <w:sz w:val="20"/>
                <w:szCs w:val="20"/>
              </w:rPr>
              <w:t>dedoches</w:t>
            </w:r>
            <w:proofErr w:type="spellEnd"/>
            <w:r w:rsidRPr="0012557A">
              <w:rPr>
                <w:rFonts w:eastAsia="Times New Roman" w:cstheme="minorHAnsi"/>
                <w:color w:val="000000"/>
                <w:sz w:val="20"/>
                <w:szCs w:val="20"/>
              </w:rPr>
              <w:t>, animação de objetos com auxílio de tecidos, maquiagens, adereços, máscaras entre outros, destacando gestos, movimentos, voz, olhares, mímicas e caráter dos personagens.</w:t>
            </w:r>
          </w:p>
        </w:tc>
        <w:tc>
          <w:tcPr>
            <w:tcW w:w="1791"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5235BC76"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728BDB99"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51539AE0" w14:textId="77777777" w:rsidTr="00851C74">
        <w:trPr>
          <w:trHeight w:val="147"/>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5F013E14"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4DB75D9B"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2" w:space="0" w:color="auto"/>
              <w:right w:val="single" w:sz="2" w:space="0" w:color="auto"/>
            </w:tcBorders>
            <w:shd w:val="clear" w:color="auto" w:fill="auto"/>
            <w:vAlign w:val="center"/>
          </w:tcPr>
          <w:p w14:paraId="0E8EE312"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(EI03CG03-4S0</w:t>
            </w:r>
            <w:r>
              <w:rPr>
                <w:rFonts w:eastAsia="Times New Roman" w:cstheme="minorHAnsi"/>
                <w:b/>
                <w:bCs/>
                <w:color w:val="000000"/>
                <w:sz w:val="20"/>
                <w:szCs w:val="20"/>
              </w:rPr>
              <w:t>5</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 xml:space="preserve">Expressar </w:t>
            </w:r>
            <w:r>
              <w:rPr>
                <w:rFonts w:eastAsia="Times New Roman" w:cstheme="minorHAnsi"/>
                <w:color w:val="000000"/>
                <w:sz w:val="20"/>
                <w:szCs w:val="20"/>
              </w:rPr>
              <w:t>de</w:t>
            </w:r>
            <w:r w:rsidRPr="00315B9F">
              <w:rPr>
                <w:rFonts w:eastAsia="Times New Roman" w:cstheme="minorHAnsi"/>
                <w:color w:val="000000"/>
                <w:sz w:val="20"/>
                <w:szCs w:val="20"/>
              </w:rPr>
              <w:t xml:space="preserve"> forma progressiva com o corpo ações e movimentos relacionados a fatos vividos ou imaginados pela criança, através de representações teatrais.</w:t>
            </w:r>
          </w:p>
        </w:tc>
        <w:tc>
          <w:tcPr>
            <w:tcW w:w="3827" w:type="dxa"/>
            <w:tcBorders>
              <w:top w:val="single" w:sz="2" w:space="0" w:color="auto"/>
              <w:left w:val="single" w:sz="2" w:space="0" w:color="auto"/>
              <w:bottom w:val="single" w:sz="2" w:space="0" w:color="auto"/>
              <w:right w:val="single" w:sz="2" w:space="0" w:color="auto"/>
            </w:tcBorders>
            <w:shd w:val="clear" w:color="auto" w:fill="auto"/>
            <w:vAlign w:val="center"/>
          </w:tcPr>
          <w:p w14:paraId="1AA9E243" w14:textId="77777777" w:rsidR="00CD6ADF" w:rsidRPr="00315B9F" w:rsidRDefault="00CD6ADF" w:rsidP="00CD6ADF">
            <w:pPr>
              <w:spacing w:after="0" w:line="240" w:lineRule="auto"/>
              <w:ind w:left="214" w:hanging="214"/>
              <w:jc w:val="both"/>
              <w:rPr>
                <w:rFonts w:eastAsia="Times New Roman" w:cstheme="minorHAnsi"/>
                <w:b/>
                <w:bCs/>
                <w:color w:val="000000"/>
                <w:sz w:val="20"/>
                <w:szCs w:val="20"/>
              </w:rPr>
            </w:pPr>
            <w:r w:rsidRPr="00315B9F">
              <w:rPr>
                <w:rFonts w:eastAsia="Times New Roman" w:cstheme="minorHAnsi"/>
                <w:b/>
                <w:bCs/>
                <w:color w:val="000000"/>
                <w:sz w:val="20"/>
                <w:szCs w:val="20"/>
              </w:rPr>
              <w:t>(EI03CG03-</w:t>
            </w:r>
            <w:r>
              <w:rPr>
                <w:rFonts w:eastAsia="Times New Roman" w:cstheme="minorHAnsi"/>
                <w:b/>
                <w:bCs/>
                <w:color w:val="000000"/>
                <w:sz w:val="20"/>
                <w:szCs w:val="20"/>
              </w:rPr>
              <w:t>5</w:t>
            </w:r>
            <w:r w:rsidRPr="00315B9F">
              <w:rPr>
                <w:rFonts w:eastAsia="Times New Roman" w:cstheme="minorHAnsi"/>
                <w:b/>
                <w:bCs/>
                <w:color w:val="000000"/>
                <w:sz w:val="20"/>
                <w:szCs w:val="20"/>
              </w:rPr>
              <w:t>S0</w:t>
            </w:r>
            <w:r>
              <w:rPr>
                <w:rFonts w:eastAsia="Times New Roman" w:cstheme="minorHAnsi"/>
                <w:b/>
                <w:bCs/>
                <w:color w:val="000000"/>
                <w:sz w:val="20"/>
                <w:szCs w:val="20"/>
              </w:rPr>
              <w:t>5</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 xml:space="preserve">Expressar </w:t>
            </w:r>
            <w:r>
              <w:rPr>
                <w:rFonts w:eastAsia="Times New Roman" w:cstheme="minorHAnsi"/>
                <w:color w:val="000000"/>
                <w:sz w:val="20"/>
                <w:szCs w:val="20"/>
              </w:rPr>
              <w:t>d</w:t>
            </w:r>
            <w:r w:rsidRPr="00315B9F">
              <w:rPr>
                <w:rFonts w:eastAsia="Times New Roman" w:cstheme="minorHAnsi"/>
                <w:color w:val="000000"/>
                <w:sz w:val="20"/>
                <w:szCs w:val="20"/>
              </w:rPr>
              <w:t>e forma progressiva com o corpo ações e movimentos relacionados a fatos vividos ou imaginados pela criança, através de representações teatrais.</w:t>
            </w:r>
          </w:p>
        </w:tc>
        <w:tc>
          <w:tcPr>
            <w:tcW w:w="1791"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0259EB14"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4E9BFD5C"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71668366" w14:textId="77777777" w:rsidTr="00851C74">
        <w:trPr>
          <w:trHeight w:val="147"/>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0F6955CD"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570D4574"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right w:val="single" w:sz="2" w:space="0" w:color="auto"/>
            </w:tcBorders>
            <w:shd w:val="clear" w:color="auto" w:fill="auto"/>
            <w:vAlign w:val="center"/>
          </w:tcPr>
          <w:p w14:paraId="332E64E2"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(EI03CG03-4S0</w:t>
            </w:r>
            <w:r>
              <w:rPr>
                <w:rFonts w:eastAsia="Times New Roman" w:cstheme="minorHAnsi"/>
                <w:b/>
                <w:bCs/>
                <w:color w:val="000000"/>
                <w:sz w:val="20"/>
                <w:szCs w:val="20"/>
              </w:rPr>
              <w:t>6</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Participar de atividades que contribuam para o</w:t>
            </w:r>
            <w:r>
              <w:rPr>
                <w:rFonts w:eastAsia="Times New Roman" w:cstheme="minorHAnsi"/>
                <w:color w:val="000000"/>
                <w:sz w:val="20"/>
                <w:szCs w:val="20"/>
              </w:rPr>
              <w:t xml:space="preserve"> seu </w:t>
            </w:r>
            <w:r w:rsidRPr="00315B9F">
              <w:rPr>
                <w:rFonts w:eastAsia="Times New Roman" w:cstheme="minorHAnsi"/>
                <w:color w:val="000000"/>
                <w:sz w:val="20"/>
                <w:szCs w:val="20"/>
              </w:rPr>
              <w:t xml:space="preserve">protagonismo </w:t>
            </w:r>
            <w:r>
              <w:rPr>
                <w:rFonts w:eastAsia="Times New Roman" w:cstheme="minorHAnsi"/>
                <w:color w:val="000000"/>
                <w:sz w:val="20"/>
                <w:szCs w:val="20"/>
              </w:rPr>
              <w:t>n</w:t>
            </w:r>
            <w:r w:rsidRPr="00315B9F">
              <w:rPr>
                <w:rFonts w:eastAsia="Times New Roman" w:cstheme="minorHAnsi"/>
                <w:color w:val="000000"/>
                <w:sz w:val="20"/>
                <w:szCs w:val="20"/>
              </w:rPr>
              <w:t>as ações, desde o planejamento até a execução final do projeto.</w:t>
            </w:r>
          </w:p>
        </w:tc>
        <w:tc>
          <w:tcPr>
            <w:tcW w:w="3827" w:type="dxa"/>
            <w:tcBorders>
              <w:top w:val="single" w:sz="2" w:space="0" w:color="auto"/>
              <w:left w:val="single" w:sz="2" w:space="0" w:color="auto"/>
              <w:right w:val="single" w:sz="2" w:space="0" w:color="auto"/>
            </w:tcBorders>
            <w:shd w:val="clear" w:color="auto" w:fill="auto"/>
            <w:vAlign w:val="center"/>
          </w:tcPr>
          <w:p w14:paraId="15E1019A"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(EI03CG03-</w:t>
            </w:r>
            <w:r>
              <w:rPr>
                <w:rFonts w:eastAsia="Times New Roman" w:cstheme="minorHAnsi"/>
                <w:b/>
                <w:bCs/>
                <w:color w:val="000000"/>
                <w:sz w:val="20"/>
                <w:szCs w:val="20"/>
              </w:rPr>
              <w:t>5</w:t>
            </w:r>
            <w:r w:rsidRPr="00315B9F">
              <w:rPr>
                <w:rFonts w:eastAsia="Times New Roman" w:cstheme="minorHAnsi"/>
                <w:b/>
                <w:bCs/>
                <w:color w:val="000000"/>
                <w:sz w:val="20"/>
                <w:szCs w:val="20"/>
              </w:rPr>
              <w:t>S0</w:t>
            </w:r>
            <w:r>
              <w:rPr>
                <w:rFonts w:eastAsia="Times New Roman" w:cstheme="minorHAnsi"/>
                <w:b/>
                <w:bCs/>
                <w:color w:val="000000"/>
                <w:sz w:val="20"/>
                <w:szCs w:val="20"/>
              </w:rPr>
              <w:t>6</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 xml:space="preserve">Participar de atividades que contribuam para o </w:t>
            </w:r>
            <w:r>
              <w:rPr>
                <w:rFonts w:eastAsia="Times New Roman" w:cstheme="minorHAnsi"/>
                <w:color w:val="000000"/>
                <w:sz w:val="20"/>
                <w:szCs w:val="20"/>
              </w:rPr>
              <w:t xml:space="preserve">seu </w:t>
            </w:r>
            <w:r w:rsidRPr="00315B9F">
              <w:rPr>
                <w:rFonts w:eastAsia="Times New Roman" w:cstheme="minorHAnsi"/>
                <w:color w:val="000000"/>
                <w:sz w:val="20"/>
                <w:szCs w:val="20"/>
              </w:rPr>
              <w:t xml:space="preserve">protagonismo </w:t>
            </w:r>
            <w:r>
              <w:rPr>
                <w:rFonts w:eastAsia="Times New Roman" w:cstheme="minorHAnsi"/>
                <w:color w:val="000000"/>
                <w:sz w:val="20"/>
                <w:szCs w:val="20"/>
              </w:rPr>
              <w:t>n</w:t>
            </w:r>
            <w:r w:rsidRPr="00315B9F">
              <w:rPr>
                <w:rFonts w:eastAsia="Times New Roman" w:cstheme="minorHAnsi"/>
                <w:color w:val="000000"/>
                <w:sz w:val="20"/>
                <w:szCs w:val="20"/>
              </w:rPr>
              <w:t>as ações, desde o planejamento até a execução final do projeto.</w:t>
            </w:r>
          </w:p>
        </w:tc>
        <w:tc>
          <w:tcPr>
            <w:tcW w:w="1791"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7407401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5531C52F"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0C8D2B93" w14:textId="77777777" w:rsidTr="00851C74">
        <w:trPr>
          <w:trHeight w:val="1020"/>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04CBCC68"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196D5813"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single" w:sz="2" w:space="0" w:color="auto"/>
              <w:bottom w:val="single" w:sz="4" w:space="0" w:color="auto"/>
              <w:right w:val="single" w:sz="4" w:space="0" w:color="auto"/>
            </w:tcBorders>
            <w:shd w:val="clear" w:color="auto" w:fill="auto"/>
          </w:tcPr>
          <w:p w14:paraId="12D87D6A"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(EI03CG03-4S0</w:t>
            </w:r>
            <w:r>
              <w:rPr>
                <w:rFonts w:eastAsia="Times New Roman" w:cstheme="minorHAnsi"/>
                <w:b/>
                <w:bCs/>
                <w:color w:val="000000"/>
                <w:sz w:val="20"/>
                <w:szCs w:val="20"/>
              </w:rPr>
              <w:t>7</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Criar e participar de situações relacionadas à movimentos, gestos, olhares e mímicas, criando assim, formas de expressar suas preferências, interesses e necessidades afetivas</w:t>
            </w:r>
            <w:r>
              <w:rPr>
                <w:rFonts w:eastAsia="Times New Roman" w:cstheme="minorHAnsi"/>
                <w:color w:val="000000"/>
                <w:sz w:val="20"/>
                <w:szCs w:val="20"/>
              </w:rPr>
              <w:t>.</w:t>
            </w:r>
          </w:p>
        </w:tc>
        <w:tc>
          <w:tcPr>
            <w:tcW w:w="3827" w:type="dxa"/>
            <w:tcBorders>
              <w:top w:val="single" w:sz="4" w:space="0" w:color="auto"/>
              <w:left w:val="nil"/>
              <w:bottom w:val="single" w:sz="4" w:space="0" w:color="auto"/>
              <w:right w:val="single" w:sz="2" w:space="0" w:color="auto"/>
            </w:tcBorders>
            <w:shd w:val="clear" w:color="auto" w:fill="auto"/>
          </w:tcPr>
          <w:p w14:paraId="164FFAF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(EI03CG03-</w:t>
            </w:r>
            <w:r>
              <w:rPr>
                <w:rFonts w:eastAsia="Times New Roman" w:cstheme="minorHAnsi"/>
                <w:b/>
                <w:bCs/>
                <w:color w:val="000000"/>
                <w:sz w:val="20"/>
                <w:szCs w:val="20"/>
              </w:rPr>
              <w:t>5</w:t>
            </w:r>
            <w:r w:rsidRPr="00315B9F">
              <w:rPr>
                <w:rFonts w:eastAsia="Times New Roman" w:cstheme="minorHAnsi"/>
                <w:b/>
                <w:bCs/>
                <w:color w:val="000000"/>
                <w:sz w:val="20"/>
                <w:szCs w:val="20"/>
              </w:rPr>
              <w:t>S0</w:t>
            </w:r>
            <w:r>
              <w:rPr>
                <w:rFonts w:eastAsia="Times New Roman" w:cstheme="minorHAnsi"/>
                <w:b/>
                <w:bCs/>
                <w:color w:val="000000"/>
                <w:sz w:val="20"/>
                <w:szCs w:val="20"/>
              </w:rPr>
              <w:t>7</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Identificar e representar diferentes posturas corporais, por meio de imitações e criações</w:t>
            </w:r>
            <w:r>
              <w:rPr>
                <w:rFonts w:eastAsia="Times New Roman" w:cstheme="minorHAnsi"/>
                <w:color w:val="000000"/>
                <w:sz w:val="20"/>
                <w:szCs w:val="20"/>
              </w:rPr>
              <w:t>.</w:t>
            </w:r>
          </w:p>
        </w:tc>
        <w:tc>
          <w:tcPr>
            <w:tcW w:w="1791"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155AA235"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510D76A3"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37474DDD" w14:textId="77777777" w:rsidTr="00851C74">
        <w:trPr>
          <w:trHeight w:val="567"/>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1ECD7082"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4A61F75A"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single" w:sz="2" w:space="0" w:color="auto"/>
              <w:bottom w:val="single" w:sz="4" w:space="0" w:color="auto"/>
              <w:right w:val="single" w:sz="4" w:space="0" w:color="auto"/>
            </w:tcBorders>
            <w:shd w:val="clear" w:color="auto" w:fill="auto"/>
          </w:tcPr>
          <w:p w14:paraId="2B5B2684"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(EI03CG03-4S0</w:t>
            </w:r>
            <w:r>
              <w:rPr>
                <w:rFonts w:eastAsia="Times New Roman" w:cstheme="minorHAnsi"/>
                <w:b/>
                <w:bCs/>
                <w:color w:val="000000"/>
                <w:sz w:val="20"/>
                <w:szCs w:val="20"/>
              </w:rPr>
              <w:t>8</w:t>
            </w:r>
            <w:r w:rsidRPr="00315B9F">
              <w:rPr>
                <w:rFonts w:eastAsia="Times New Roman" w:cstheme="minorHAnsi"/>
                <w:b/>
                <w:bCs/>
                <w:color w:val="000000"/>
                <w:sz w:val="20"/>
                <w:szCs w:val="20"/>
              </w:rPr>
              <w:t xml:space="preserve">) </w:t>
            </w:r>
            <w:r>
              <w:rPr>
                <w:rFonts w:eastAsia="Times New Roman" w:cstheme="minorHAnsi"/>
                <w:color w:val="000000"/>
                <w:sz w:val="20"/>
                <w:szCs w:val="20"/>
              </w:rPr>
              <w:t>Participar de</w:t>
            </w:r>
            <w:r w:rsidRPr="00315B9F">
              <w:rPr>
                <w:rFonts w:eastAsia="Times New Roman" w:cstheme="minorHAnsi"/>
                <w:color w:val="000000"/>
                <w:sz w:val="20"/>
                <w:szCs w:val="20"/>
              </w:rPr>
              <w:t xml:space="preserve"> brincadeiras, jogos e circuitos que explorem a lateralidade</w:t>
            </w:r>
            <w:r>
              <w:rPr>
                <w:rFonts w:eastAsia="Times New Roman" w:cstheme="minorHAnsi"/>
                <w:color w:val="000000"/>
                <w:sz w:val="20"/>
                <w:szCs w:val="20"/>
              </w:rPr>
              <w:t>.</w:t>
            </w:r>
          </w:p>
        </w:tc>
        <w:tc>
          <w:tcPr>
            <w:tcW w:w="3827" w:type="dxa"/>
            <w:tcBorders>
              <w:top w:val="single" w:sz="4" w:space="0" w:color="auto"/>
              <w:left w:val="nil"/>
              <w:bottom w:val="single" w:sz="4" w:space="0" w:color="auto"/>
              <w:right w:val="single" w:sz="2" w:space="0" w:color="auto"/>
            </w:tcBorders>
            <w:shd w:val="clear" w:color="auto" w:fill="auto"/>
          </w:tcPr>
          <w:p w14:paraId="62E1623A" w14:textId="77777777" w:rsidR="00CD6ADF" w:rsidRPr="00315B9F" w:rsidRDefault="00CD6ADF" w:rsidP="00CD6ADF">
            <w:pPr>
              <w:spacing w:after="0" w:line="240" w:lineRule="auto"/>
              <w:ind w:left="214" w:hanging="214"/>
              <w:jc w:val="both"/>
              <w:rPr>
                <w:rFonts w:eastAsia="Times New Roman" w:cstheme="minorHAnsi"/>
                <w:b/>
                <w:bCs/>
                <w:color w:val="000000"/>
                <w:sz w:val="20"/>
                <w:szCs w:val="20"/>
              </w:rPr>
            </w:pPr>
            <w:r w:rsidRPr="00315B9F">
              <w:rPr>
                <w:rFonts w:eastAsia="Times New Roman" w:cstheme="minorHAnsi"/>
                <w:b/>
                <w:bCs/>
                <w:color w:val="000000"/>
                <w:sz w:val="20"/>
                <w:szCs w:val="20"/>
              </w:rPr>
              <w:t>(EI03CG03-</w:t>
            </w:r>
            <w:r>
              <w:rPr>
                <w:rFonts w:eastAsia="Times New Roman" w:cstheme="minorHAnsi"/>
                <w:b/>
                <w:bCs/>
                <w:color w:val="000000"/>
                <w:sz w:val="20"/>
                <w:szCs w:val="20"/>
              </w:rPr>
              <w:t>5</w:t>
            </w:r>
            <w:r w:rsidRPr="00315B9F">
              <w:rPr>
                <w:rFonts w:eastAsia="Times New Roman" w:cstheme="minorHAnsi"/>
                <w:b/>
                <w:bCs/>
                <w:color w:val="000000"/>
                <w:sz w:val="20"/>
                <w:szCs w:val="20"/>
              </w:rPr>
              <w:t>S0</w:t>
            </w:r>
            <w:r>
              <w:rPr>
                <w:rFonts w:eastAsia="Times New Roman" w:cstheme="minorHAnsi"/>
                <w:b/>
                <w:bCs/>
                <w:color w:val="000000"/>
                <w:sz w:val="20"/>
                <w:szCs w:val="20"/>
              </w:rPr>
              <w:t>8</w:t>
            </w:r>
            <w:r w:rsidRPr="00315B9F">
              <w:rPr>
                <w:rFonts w:eastAsia="Times New Roman" w:cstheme="minorHAnsi"/>
                <w:b/>
                <w:bCs/>
                <w:color w:val="000000"/>
                <w:sz w:val="20"/>
                <w:szCs w:val="20"/>
              </w:rPr>
              <w:t xml:space="preserve">) </w:t>
            </w:r>
            <w:r>
              <w:rPr>
                <w:rFonts w:eastAsia="Times New Roman" w:cstheme="minorHAnsi"/>
                <w:color w:val="000000"/>
                <w:sz w:val="20"/>
                <w:szCs w:val="20"/>
              </w:rPr>
              <w:t>Participar de</w:t>
            </w:r>
            <w:r w:rsidRPr="00315B9F">
              <w:rPr>
                <w:rFonts w:eastAsia="Times New Roman" w:cstheme="minorHAnsi"/>
                <w:color w:val="000000"/>
                <w:sz w:val="20"/>
                <w:szCs w:val="20"/>
              </w:rPr>
              <w:t xml:space="preserve"> brincadeiras, jogos e circuitos que explorem a lateralidade</w:t>
            </w:r>
            <w:r>
              <w:rPr>
                <w:rFonts w:eastAsia="Times New Roman" w:cstheme="minorHAnsi"/>
                <w:color w:val="000000"/>
                <w:sz w:val="20"/>
                <w:szCs w:val="20"/>
              </w:rPr>
              <w:t>.</w:t>
            </w:r>
          </w:p>
        </w:tc>
        <w:tc>
          <w:tcPr>
            <w:tcW w:w="1791"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7B8247D3"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500A540D" w14:textId="77777777" w:rsidR="00CD6ADF" w:rsidRPr="00315B9F" w:rsidRDefault="00CD6ADF" w:rsidP="00DC5FA0">
            <w:pPr>
              <w:pStyle w:val="PargrafodaLista"/>
              <w:numPr>
                <w:ilvl w:val="0"/>
                <w:numId w:val="26"/>
              </w:numPr>
              <w:spacing w:after="0" w:line="240" w:lineRule="auto"/>
              <w:ind w:left="214" w:hanging="214"/>
              <w:jc w:val="both"/>
              <w:rPr>
                <w:rFonts w:eastAsia="Times New Roman" w:cstheme="minorHAnsi"/>
                <w:color w:val="000000"/>
                <w:sz w:val="20"/>
                <w:szCs w:val="20"/>
              </w:rPr>
            </w:pPr>
          </w:p>
        </w:tc>
      </w:tr>
      <w:tr w:rsidR="00CD6ADF" w:rsidRPr="00315B9F" w14:paraId="2E71E7FD" w14:textId="77777777" w:rsidTr="00851C74">
        <w:trPr>
          <w:trHeight w:val="1020"/>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4582FAA4"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4CD639DF"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single" w:sz="2" w:space="0" w:color="auto"/>
              <w:bottom w:val="single" w:sz="2" w:space="0" w:color="auto"/>
              <w:right w:val="single" w:sz="4" w:space="0" w:color="auto"/>
            </w:tcBorders>
            <w:shd w:val="clear" w:color="auto" w:fill="auto"/>
          </w:tcPr>
          <w:p w14:paraId="5177071D"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(EI03CG03-4S0</w:t>
            </w:r>
            <w:r>
              <w:rPr>
                <w:rFonts w:eastAsia="Times New Roman" w:cstheme="minorHAnsi"/>
                <w:b/>
                <w:bCs/>
                <w:color w:val="000000"/>
                <w:sz w:val="20"/>
                <w:szCs w:val="20"/>
              </w:rPr>
              <w:t>9</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Encenar histórias com bonecos, fantoches ou figuras de sombras destacando gestos, movimentos, voz, caráter dos personagens etc.</w:t>
            </w:r>
          </w:p>
        </w:tc>
        <w:tc>
          <w:tcPr>
            <w:tcW w:w="3827" w:type="dxa"/>
            <w:tcBorders>
              <w:top w:val="single" w:sz="4" w:space="0" w:color="auto"/>
              <w:left w:val="nil"/>
              <w:bottom w:val="single" w:sz="2" w:space="0" w:color="auto"/>
              <w:right w:val="single" w:sz="2" w:space="0" w:color="auto"/>
            </w:tcBorders>
            <w:shd w:val="clear" w:color="auto" w:fill="auto"/>
          </w:tcPr>
          <w:p w14:paraId="5E58BAFA"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(EI03CG03-</w:t>
            </w:r>
            <w:r>
              <w:rPr>
                <w:rFonts w:eastAsia="Times New Roman" w:cstheme="minorHAnsi"/>
                <w:b/>
                <w:bCs/>
                <w:color w:val="000000"/>
                <w:sz w:val="20"/>
                <w:szCs w:val="20"/>
              </w:rPr>
              <w:t>5</w:t>
            </w:r>
            <w:r w:rsidRPr="00315B9F">
              <w:rPr>
                <w:rFonts w:eastAsia="Times New Roman" w:cstheme="minorHAnsi"/>
                <w:b/>
                <w:bCs/>
                <w:color w:val="000000"/>
                <w:sz w:val="20"/>
                <w:szCs w:val="20"/>
              </w:rPr>
              <w:t>S0</w:t>
            </w:r>
            <w:r>
              <w:rPr>
                <w:rFonts w:eastAsia="Times New Roman" w:cstheme="minorHAnsi"/>
                <w:b/>
                <w:bCs/>
                <w:color w:val="000000"/>
                <w:sz w:val="20"/>
                <w:szCs w:val="20"/>
              </w:rPr>
              <w:t>9</w:t>
            </w:r>
            <w:r w:rsidRPr="00315B9F">
              <w:rPr>
                <w:rFonts w:eastAsia="Times New Roman" w:cstheme="minorHAnsi"/>
                <w:b/>
                <w:bCs/>
                <w:color w:val="000000"/>
                <w:sz w:val="20"/>
                <w:szCs w:val="20"/>
              </w:rPr>
              <w:t xml:space="preserve">) </w:t>
            </w:r>
            <w:r w:rsidRPr="00315B9F">
              <w:rPr>
                <w:rFonts w:eastAsia="Times New Roman" w:cstheme="minorHAnsi"/>
                <w:color w:val="000000"/>
                <w:sz w:val="20"/>
                <w:szCs w:val="20"/>
              </w:rPr>
              <w:t>Encenar histórias com bonecos, fantoches ou figuras de sombras destacando gestos, movimentos, voz, caráter dos personagens etc.</w:t>
            </w:r>
          </w:p>
        </w:tc>
        <w:tc>
          <w:tcPr>
            <w:tcW w:w="1791"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0D09E1B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4F23E0BF"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r>
      <w:tr w:rsidR="00CD6ADF" w:rsidRPr="00315B9F" w14:paraId="2C54FE80" w14:textId="77777777" w:rsidTr="00851C74">
        <w:trPr>
          <w:trHeight w:val="227"/>
        </w:trPr>
        <w:tc>
          <w:tcPr>
            <w:tcW w:w="1702" w:type="dxa"/>
            <w:vMerge w:val="restart"/>
            <w:tcBorders>
              <w:top w:val="single" w:sz="2" w:space="0" w:color="auto"/>
              <w:left w:val="single" w:sz="2" w:space="0" w:color="auto"/>
              <w:right w:val="single" w:sz="2" w:space="0" w:color="auto"/>
            </w:tcBorders>
            <w:shd w:val="clear" w:color="auto" w:fill="E2EFD9" w:themeFill="accent6" w:themeFillTint="33"/>
          </w:tcPr>
          <w:p w14:paraId="62DD9E43" w14:textId="77777777" w:rsidR="00CD6ADF" w:rsidRDefault="00CD6ADF" w:rsidP="00CD6ADF">
            <w:pPr>
              <w:spacing w:after="0" w:line="240" w:lineRule="auto"/>
              <w:ind w:left="214" w:hanging="214"/>
              <w:jc w:val="center"/>
              <w:rPr>
                <w:rFonts w:eastAsia="Times New Roman" w:cstheme="minorHAnsi"/>
                <w:color w:val="000000"/>
                <w:sz w:val="20"/>
                <w:szCs w:val="20"/>
              </w:rPr>
            </w:pPr>
            <w:r w:rsidRPr="00315B9F">
              <w:rPr>
                <w:rFonts w:eastAsia="Times New Roman" w:cstheme="minorHAnsi"/>
                <w:b/>
                <w:bCs/>
                <w:color w:val="000000"/>
                <w:sz w:val="20"/>
                <w:szCs w:val="20"/>
              </w:rPr>
              <w:t>(EI03CG04)</w:t>
            </w:r>
            <w:r w:rsidRPr="00315B9F">
              <w:rPr>
                <w:rFonts w:eastAsia="Times New Roman" w:cstheme="minorHAnsi"/>
                <w:color w:val="000000"/>
                <w:sz w:val="20"/>
                <w:szCs w:val="20"/>
              </w:rPr>
              <w:t xml:space="preserve"> </w:t>
            </w:r>
            <w:r w:rsidRPr="00315B9F">
              <w:rPr>
                <w:rFonts w:eastAsia="Times New Roman" w:cstheme="minorHAnsi"/>
                <w:color w:val="000000"/>
                <w:sz w:val="20"/>
                <w:szCs w:val="20"/>
              </w:rPr>
              <w:br/>
              <w:t xml:space="preserve">Adotar hábitos de autocuidado relacionados a higiene, </w:t>
            </w:r>
            <w:r w:rsidRPr="00315B9F">
              <w:rPr>
                <w:rFonts w:eastAsia="Times New Roman" w:cstheme="minorHAnsi"/>
                <w:color w:val="000000"/>
                <w:sz w:val="20"/>
                <w:szCs w:val="20"/>
              </w:rPr>
              <w:lastRenderedPageBreak/>
              <w:t>alimentação, conforto e aparência.</w:t>
            </w:r>
          </w:p>
          <w:p w14:paraId="6B0D69DF"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7CA381AD"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27B2B8D1"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0E690438"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6DD38719"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66F2B11B"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07814FB9"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06DC29CD"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473C5CC9"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71C07783"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7FB5DD63"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7EFB2874"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044BF656"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7135EF05"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3D1F9258"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7F3E19CC"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0C70B387"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5AA404CE"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6159269B"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342AE4FF"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6C9FD88F"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4B43E28E"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06573E20"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5BF7119D"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306B9285"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29E0D408"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3132F6F9"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0B396D8D"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352C6B74"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04230195"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4E006CB2"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0156D204"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7AC3A5C3"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3EBB2087"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2BDBB5A2"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26D3D27B"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273E8F3A"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2609760B"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540252E5"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7832FF4B"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5778D3DC"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51648340"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180C1069"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21DE3DAD"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65F0CBCB"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61C7228E"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2F858C6F"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316958EA"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3184D3A3"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4FB7EAC2"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5DB5E672"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265698AE"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632C08F3"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2B6045E5"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27662016"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13E9A0D2"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04CB4DF1"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0679CC21"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0998BC99"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4387EC4F"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50816B6A"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10029DBF"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4F6A72DD"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41C57741"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4F7CD2D4"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02B0DD2B" w14:textId="77777777" w:rsidR="00CD6ADF" w:rsidRDefault="00CD6ADF" w:rsidP="00CD6ADF">
            <w:pPr>
              <w:spacing w:after="0" w:line="240" w:lineRule="auto"/>
              <w:ind w:left="214" w:hanging="214"/>
              <w:jc w:val="center"/>
              <w:rPr>
                <w:rFonts w:eastAsia="Times New Roman" w:cstheme="minorHAnsi"/>
                <w:color w:val="000000"/>
                <w:sz w:val="20"/>
                <w:szCs w:val="20"/>
              </w:rPr>
            </w:pPr>
          </w:p>
          <w:p w14:paraId="56217F67"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val="restart"/>
            <w:tcBorders>
              <w:top w:val="single" w:sz="2" w:space="0" w:color="auto"/>
              <w:left w:val="single" w:sz="2" w:space="0" w:color="auto"/>
              <w:right w:val="single" w:sz="2" w:space="0" w:color="auto"/>
            </w:tcBorders>
            <w:shd w:val="clear" w:color="auto" w:fill="D9E2F3" w:themeFill="accent1" w:themeFillTint="33"/>
          </w:tcPr>
          <w:p w14:paraId="5E2188E1"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lastRenderedPageBreak/>
              <w:t>C1. Conhecimento</w:t>
            </w:r>
          </w:p>
          <w:p w14:paraId="478D1740"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C2. Pensamento científico, crítico e criativo</w:t>
            </w:r>
          </w:p>
          <w:p w14:paraId="0AC1C13A"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C3. Repertório Cultural</w:t>
            </w:r>
          </w:p>
          <w:p w14:paraId="461E92C8"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lastRenderedPageBreak/>
              <w:t>C4. Comunicação</w:t>
            </w:r>
          </w:p>
          <w:p w14:paraId="1DF1CBCA"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C5. Cultura digital</w:t>
            </w:r>
          </w:p>
          <w:p w14:paraId="6023C2A6"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C6. Trabalho e projeto de vida</w:t>
            </w:r>
          </w:p>
          <w:p w14:paraId="56EF31F8"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C8. Autoconhecimento e autocuidado</w:t>
            </w:r>
          </w:p>
          <w:p w14:paraId="315CE4DD"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C9. Empatia e Cooperação</w:t>
            </w:r>
          </w:p>
          <w:p w14:paraId="53C4D018"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C10. Responsabilidade e autonomia</w:t>
            </w:r>
          </w:p>
        </w:tc>
        <w:tc>
          <w:tcPr>
            <w:tcW w:w="7873" w:type="dxa"/>
            <w:gridSpan w:val="2"/>
            <w:tcBorders>
              <w:top w:val="single" w:sz="18" w:space="0" w:color="auto"/>
              <w:left w:val="single" w:sz="2" w:space="0" w:color="auto"/>
              <w:bottom w:val="single" w:sz="2" w:space="0" w:color="auto"/>
              <w:right w:val="single" w:sz="2" w:space="0" w:color="auto"/>
            </w:tcBorders>
            <w:shd w:val="clear" w:color="auto" w:fill="F4B083" w:themeFill="accent2" w:themeFillTint="99"/>
          </w:tcPr>
          <w:p w14:paraId="40701271"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1791" w:type="dxa"/>
            <w:vMerge w:val="restart"/>
            <w:tcBorders>
              <w:top w:val="single" w:sz="2" w:space="0" w:color="auto"/>
              <w:left w:val="single" w:sz="2" w:space="0" w:color="auto"/>
              <w:bottom w:val="single" w:sz="2" w:space="0" w:color="auto"/>
              <w:right w:val="single" w:sz="2" w:space="0" w:color="auto"/>
            </w:tcBorders>
            <w:shd w:val="clear" w:color="auto" w:fill="auto"/>
          </w:tcPr>
          <w:p w14:paraId="26805E35"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Conviver</w:t>
            </w:r>
          </w:p>
          <w:p w14:paraId="25AAD2F9"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Brincar</w:t>
            </w:r>
          </w:p>
          <w:p w14:paraId="256C6B62"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Participar</w:t>
            </w:r>
          </w:p>
          <w:p w14:paraId="4B6048AC"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Explorar</w:t>
            </w:r>
          </w:p>
          <w:p w14:paraId="47D0BF8E"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Expressar</w:t>
            </w:r>
          </w:p>
          <w:p w14:paraId="2E5198F5" w14:textId="77777777" w:rsidR="00CD6ADF"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lastRenderedPageBreak/>
              <w:t>Conhecer-se</w:t>
            </w:r>
          </w:p>
          <w:p w14:paraId="0B65B7D6" w14:textId="77777777" w:rsidR="00CD6ADF" w:rsidRDefault="00CD6ADF" w:rsidP="00CD6ADF">
            <w:pPr>
              <w:spacing w:after="0" w:line="240" w:lineRule="auto"/>
              <w:ind w:left="214" w:hanging="214"/>
              <w:jc w:val="both"/>
              <w:rPr>
                <w:rFonts w:eastAsia="Times New Roman" w:cstheme="minorHAnsi"/>
                <w:color w:val="000000"/>
                <w:sz w:val="20"/>
                <w:szCs w:val="20"/>
              </w:rPr>
            </w:pPr>
          </w:p>
          <w:p w14:paraId="584A557F" w14:textId="77777777" w:rsidR="00CD6ADF" w:rsidRDefault="00CD6ADF" w:rsidP="00CD6ADF">
            <w:pPr>
              <w:spacing w:after="0" w:line="240" w:lineRule="auto"/>
              <w:ind w:left="214" w:hanging="214"/>
              <w:jc w:val="both"/>
              <w:rPr>
                <w:rFonts w:eastAsia="Times New Roman" w:cstheme="minorHAnsi"/>
                <w:color w:val="000000"/>
                <w:sz w:val="20"/>
                <w:szCs w:val="20"/>
              </w:rPr>
            </w:pPr>
          </w:p>
          <w:p w14:paraId="36BED14A" w14:textId="77777777" w:rsidR="00CD6ADF" w:rsidRDefault="00CD6ADF" w:rsidP="00CD6ADF">
            <w:pPr>
              <w:spacing w:after="0" w:line="240" w:lineRule="auto"/>
              <w:ind w:left="214" w:hanging="214"/>
              <w:jc w:val="both"/>
              <w:rPr>
                <w:rFonts w:eastAsia="Times New Roman" w:cstheme="minorHAnsi"/>
                <w:color w:val="000000"/>
                <w:sz w:val="20"/>
                <w:szCs w:val="20"/>
              </w:rPr>
            </w:pPr>
          </w:p>
          <w:p w14:paraId="516FC9CA" w14:textId="77777777" w:rsidR="00CD6ADF" w:rsidRDefault="00CD6ADF" w:rsidP="00CD6ADF">
            <w:pPr>
              <w:spacing w:after="0" w:line="240" w:lineRule="auto"/>
              <w:ind w:left="214" w:hanging="214"/>
              <w:jc w:val="both"/>
              <w:rPr>
                <w:rFonts w:eastAsia="Times New Roman" w:cstheme="minorHAnsi"/>
                <w:color w:val="000000"/>
                <w:sz w:val="20"/>
                <w:szCs w:val="20"/>
              </w:rPr>
            </w:pPr>
          </w:p>
          <w:p w14:paraId="489D3648" w14:textId="77777777" w:rsidR="00CD6ADF" w:rsidRDefault="00CD6ADF" w:rsidP="00CD6ADF">
            <w:pPr>
              <w:spacing w:after="0" w:line="240" w:lineRule="auto"/>
              <w:ind w:left="214" w:hanging="214"/>
              <w:jc w:val="both"/>
              <w:rPr>
                <w:rFonts w:eastAsia="Times New Roman" w:cstheme="minorHAnsi"/>
                <w:color w:val="000000"/>
                <w:sz w:val="20"/>
                <w:szCs w:val="20"/>
              </w:rPr>
            </w:pPr>
          </w:p>
          <w:p w14:paraId="52383136" w14:textId="77777777" w:rsidR="00CD6ADF" w:rsidRDefault="00CD6ADF" w:rsidP="00CD6ADF">
            <w:pPr>
              <w:spacing w:after="0" w:line="240" w:lineRule="auto"/>
              <w:ind w:left="214" w:hanging="214"/>
              <w:jc w:val="both"/>
              <w:rPr>
                <w:rFonts w:eastAsia="Times New Roman" w:cstheme="minorHAnsi"/>
                <w:color w:val="000000"/>
                <w:sz w:val="20"/>
                <w:szCs w:val="20"/>
              </w:rPr>
            </w:pPr>
          </w:p>
          <w:p w14:paraId="50C4C247" w14:textId="77777777" w:rsidR="00CD6ADF" w:rsidRDefault="00CD6ADF" w:rsidP="00CD6ADF">
            <w:pPr>
              <w:spacing w:after="0" w:line="240" w:lineRule="auto"/>
              <w:ind w:left="214" w:hanging="214"/>
              <w:jc w:val="both"/>
              <w:rPr>
                <w:rFonts w:eastAsia="Times New Roman" w:cstheme="minorHAnsi"/>
                <w:color w:val="000000"/>
                <w:sz w:val="20"/>
                <w:szCs w:val="20"/>
              </w:rPr>
            </w:pPr>
          </w:p>
          <w:p w14:paraId="275DF995" w14:textId="77777777" w:rsidR="00CD6ADF" w:rsidRDefault="00CD6ADF" w:rsidP="00CD6ADF">
            <w:pPr>
              <w:spacing w:after="0" w:line="240" w:lineRule="auto"/>
              <w:ind w:left="214" w:hanging="214"/>
              <w:jc w:val="both"/>
              <w:rPr>
                <w:rFonts w:eastAsia="Times New Roman" w:cstheme="minorHAnsi"/>
                <w:color w:val="000000"/>
                <w:sz w:val="20"/>
                <w:szCs w:val="20"/>
              </w:rPr>
            </w:pPr>
          </w:p>
          <w:p w14:paraId="5B3C9029" w14:textId="77777777" w:rsidR="00CD6ADF" w:rsidRDefault="00CD6ADF" w:rsidP="00CD6ADF">
            <w:pPr>
              <w:spacing w:after="0" w:line="240" w:lineRule="auto"/>
              <w:ind w:left="214" w:hanging="214"/>
              <w:jc w:val="both"/>
              <w:rPr>
                <w:rFonts w:eastAsia="Times New Roman" w:cstheme="minorHAnsi"/>
                <w:color w:val="000000"/>
                <w:sz w:val="20"/>
                <w:szCs w:val="20"/>
              </w:rPr>
            </w:pPr>
          </w:p>
          <w:p w14:paraId="3D73563A" w14:textId="77777777" w:rsidR="00CD6ADF" w:rsidRDefault="00CD6ADF" w:rsidP="00CD6ADF">
            <w:pPr>
              <w:spacing w:after="0" w:line="240" w:lineRule="auto"/>
              <w:ind w:left="214" w:hanging="214"/>
              <w:jc w:val="both"/>
              <w:rPr>
                <w:rFonts w:eastAsia="Times New Roman" w:cstheme="minorHAnsi"/>
                <w:color w:val="000000"/>
                <w:sz w:val="20"/>
                <w:szCs w:val="20"/>
              </w:rPr>
            </w:pPr>
          </w:p>
          <w:p w14:paraId="0CBFC70A" w14:textId="77777777" w:rsidR="00CD6ADF" w:rsidRDefault="00CD6ADF" w:rsidP="00CD6ADF">
            <w:pPr>
              <w:spacing w:after="0" w:line="240" w:lineRule="auto"/>
              <w:ind w:left="214" w:hanging="214"/>
              <w:jc w:val="both"/>
              <w:rPr>
                <w:rFonts w:eastAsia="Times New Roman" w:cstheme="minorHAnsi"/>
                <w:color w:val="000000"/>
                <w:sz w:val="20"/>
                <w:szCs w:val="20"/>
              </w:rPr>
            </w:pPr>
          </w:p>
          <w:p w14:paraId="3443878D" w14:textId="77777777" w:rsidR="00CD6ADF" w:rsidRDefault="00CD6ADF" w:rsidP="00CD6ADF">
            <w:pPr>
              <w:spacing w:after="0" w:line="240" w:lineRule="auto"/>
              <w:ind w:left="214" w:hanging="214"/>
              <w:jc w:val="both"/>
              <w:rPr>
                <w:rFonts w:eastAsia="Times New Roman" w:cstheme="minorHAnsi"/>
                <w:color w:val="000000"/>
                <w:sz w:val="20"/>
                <w:szCs w:val="20"/>
              </w:rPr>
            </w:pPr>
          </w:p>
          <w:p w14:paraId="1DB3F98D" w14:textId="77777777" w:rsidR="00CD6ADF" w:rsidRDefault="00CD6ADF" w:rsidP="00CD6ADF">
            <w:pPr>
              <w:spacing w:after="0" w:line="240" w:lineRule="auto"/>
              <w:ind w:left="214" w:hanging="214"/>
              <w:jc w:val="both"/>
              <w:rPr>
                <w:rFonts w:eastAsia="Times New Roman" w:cstheme="minorHAnsi"/>
                <w:color w:val="000000"/>
                <w:sz w:val="20"/>
                <w:szCs w:val="20"/>
              </w:rPr>
            </w:pPr>
          </w:p>
          <w:p w14:paraId="1C795B16" w14:textId="77777777" w:rsidR="00CD6ADF" w:rsidRDefault="00CD6ADF" w:rsidP="00CD6ADF">
            <w:pPr>
              <w:spacing w:after="0" w:line="240" w:lineRule="auto"/>
              <w:ind w:left="214" w:hanging="214"/>
              <w:jc w:val="both"/>
              <w:rPr>
                <w:rFonts w:eastAsia="Times New Roman" w:cstheme="minorHAnsi"/>
                <w:color w:val="000000"/>
                <w:sz w:val="20"/>
                <w:szCs w:val="20"/>
              </w:rPr>
            </w:pPr>
          </w:p>
          <w:p w14:paraId="76A80BB1" w14:textId="77777777" w:rsidR="00CD6ADF" w:rsidRDefault="00CD6ADF" w:rsidP="00CD6ADF">
            <w:pPr>
              <w:spacing w:after="0" w:line="240" w:lineRule="auto"/>
              <w:ind w:left="214" w:hanging="214"/>
              <w:jc w:val="both"/>
              <w:rPr>
                <w:rFonts w:eastAsia="Times New Roman" w:cstheme="minorHAnsi"/>
                <w:color w:val="000000"/>
                <w:sz w:val="20"/>
                <w:szCs w:val="20"/>
              </w:rPr>
            </w:pPr>
          </w:p>
          <w:p w14:paraId="27D5880D" w14:textId="77777777" w:rsidR="00CD6ADF" w:rsidRDefault="00CD6ADF" w:rsidP="00CD6ADF">
            <w:pPr>
              <w:spacing w:after="0" w:line="240" w:lineRule="auto"/>
              <w:ind w:left="214" w:hanging="214"/>
              <w:jc w:val="both"/>
              <w:rPr>
                <w:rFonts w:eastAsia="Times New Roman" w:cstheme="minorHAnsi"/>
                <w:color w:val="000000"/>
                <w:sz w:val="20"/>
                <w:szCs w:val="20"/>
              </w:rPr>
            </w:pPr>
          </w:p>
          <w:p w14:paraId="45D13337" w14:textId="77777777" w:rsidR="00CD6ADF" w:rsidRDefault="00CD6ADF" w:rsidP="00CD6ADF">
            <w:pPr>
              <w:spacing w:after="0" w:line="240" w:lineRule="auto"/>
              <w:ind w:left="214" w:hanging="214"/>
              <w:jc w:val="both"/>
              <w:rPr>
                <w:rFonts w:eastAsia="Times New Roman" w:cstheme="minorHAnsi"/>
                <w:color w:val="000000"/>
                <w:sz w:val="20"/>
                <w:szCs w:val="20"/>
              </w:rPr>
            </w:pPr>
          </w:p>
          <w:p w14:paraId="05A68C51" w14:textId="77777777" w:rsidR="00CD6ADF" w:rsidRDefault="00CD6ADF" w:rsidP="00CD6ADF">
            <w:pPr>
              <w:spacing w:after="0" w:line="240" w:lineRule="auto"/>
              <w:ind w:left="214" w:hanging="214"/>
              <w:jc w:val="both"/>
              <w:rPr>
                <w:rFonts w:eastAsia="Times New Roman" w:cstheme="minorHAnsi"/>
                <w:color w:val="000000"/>
                <w:sz w:val="20"/>
                <w:szCs w:val="20"/>
              </w:rPr>
            </w:pPr>
          </w:p>
          <w:p w14:paraId="6161AFE7" w14:textId="77777777" w:rsidR="00CD6ADF" w:rsidRDefault="00CD6ADF" w:rsidP="00CD6ADF">
            <w:pPr>
              <w:spacing w:after="0" w:line="240" w:lineRule="auto"/>
              <w:ind w:left="214" w:hanging="214"/>
              <w:jc w:val="both"/>
              <w:rPr>
                <w:rFonts w:eastAsia="Times New Roman" w:cstheme="minorHAnsi"/>
                <w:color w:val="000000"/>
                <w:sz w:val="20"/>
                <w:szCs w:val="20"/>
              </w:rPr>
            </w:pPr>
          </w:p>
          <w:p w14:paraId="7BA61EC2" w14:textId="77777777" w:rsidR="00CD6ADF" w:rsidRDefault="00CD6ADF" w:rsidP="00CD6ADF">
            <w:pPr>
              <w:spacing w:after="0" w:line="240" w:lineRule="auto"/>
              <w:ind w:left="214" w:hanging="214"/>
              <w:jc w:val="both"/>
              <w:rPr>
                <w:rFonts w:eastAsia="Times New Roman" w:cstheme="minorHAnsi"/>
                <w:color w:val="000000"/>
                <w:sz w:val="20"/>
                <w:szCs w:val="20"/>
              </w:rPr>
            </w:pPr>
          </w:p>
          <w:p w14:paraId="2EF7039F" w14:textId="77777777" w:rsidR="00CD6ADF" w:rsidRDefault="00CD6ADF" w:rsidP="00CD6ADF">
            <w:pPr>
              <w:spacing w:after="0" w:line="240" w:lineRule="auto"/>
              <w:ind w:left="214" w:hanging="214"/>
              <w:jc w:val="both"/>
              <w:rPr>
                <w:rFonts w:eastAsia="Times New Roman" w:cstheme="minorHAnsi"/>
                <w:color w:val="000000"/>
                <w:sz w:val="20"/>
                <w:szCs w:val="20"/>
              </w:rPr>
            </w:pPr>
          </w:p>
          <w:p w14:paraId="5552AA13" w14:textId="77777777" w:rsidR="00CD6ADF" w:rsidRDefault="00CD6ADF" w:rsidP="00CD6ADF">
            <w:pPr>
              <w:spacing w:after="0" w:line="240" w:lineRule="auto"/>
              <w:ind w:left="214" w:hanging="214"/>
              <w:jc w:val="both"/>
              <w:rPr>
                <w:rFonts w:eastAsia="Times New Roman" w:cstheme="minorHAnsi"/>
                <w:color w:val="000000"/>
                <w:sz w:val="20"/>
                <w:szCs w:val="20"/>
              </w:rPr>
            </w:pPr>
          </w:p>
          <w:p w14:paraId="5F538766" w14:textId="77777777" w:rsidR="00CD6ADF" w:rsidRDefault="00CD6ADF" w:rsidP="00CD6ADF">
            <w:pPr>
              <w:spacing w:after="0" w:line="240" w:lineRule="auto"/>
              <w:ind w:left="214" w:hanging="214"/>
              <w:jc w:val="both"/>
              <w:rPr>
                <w:rFonts w:eastAsia="Times New Roman" w:cstheme="minorHAnsi"/>
                <w:color w:val="000000"/>
                <w:sz w:val="20"/>
                <w:szCs w:val="20"/>
              </w:rPr>
            </w:pPr>
          </w:p>
          <w:p w14:paraId="227E2E7F" w14:textId="77777777" w:rsidR="00CD6ADF" w:rsidRDefault="00CD6ADF" w:rsidP="00CD6ADF">
            <w:pPr>
              <w:spacing w:after="0" w:line="240" w:lineRule="auto"/>
              <w:ind w:left="214" w:hanging="214"/>
              <w:jc w:val="both"/>
              <w:rPr>
                <w:rFonts w:eastAsia="Times New Roman" w:cstheme="minorHAnsi"/>
                <w:color w:val="000000"/>
                <w:sz w:val="20"/>
                <w:szCs w:val="20"/>
              </w:rPr>
            </w:pPr>
          </w:p>
          <w:p w14:paraId="5DCA7AD4" w14:textId="77777777" w:rsidR="00CD6ADF" w:rsidRDefault="00CD6ADF" w:rsidP="00CD6ADF">
            <w:pPr>
              <w:spacing w:after="0" w:line="240" w:lineRule="auto"/>
              <w:ind w:left="214" w:hanging="214"/>
              <w:jc w:val="both"/>
              <w:rPr>
                <w:rFonts w:eastAsia="Times New Roman" w:cstheme="minorHAnsi"/>
                <w:color w:val="000000"/>
                <w:sz w:val="20"/>
                <w:szCs w:val="20"/>
              </w:rPr>
            </w:pPr>
          </w:p>
          <w:p w14:paraId="3BD6F5CD" w14:textId="77777777" w:rsidR="00CD6ADF" w:rsidRDefault="00CD6ADF" w:rsidP="00CD6ADF">
            <w:pPr>
              <w:spacing w:after="0" w:line="240" w:lineRule="auto"/>
              <w:ind w:left="214" w:hanging="214"/>
              <w:jc w:val="both"/>
              <w:rPr>
                <w:rFonts w:eastAsia="Times New Roman" w:cstheme="minorHAnsi"/>
                <w:color w:val="000000"/>
                <w:sz w:val="20"/>
                <w:szCs w:val="20"/>
              </w:rPr>
            </w:pPr>
          </w:p>
          <w:p w14:paraId="40A08AB2" w14:textId="77777777" w:rsidR="00CD6ADF" w:rsidRDefault="00CD6ADF" w:rsidP="00CD6ADF">
            <w:pPr>
              <w:spacing w:after="0" w:line="240" w:lineRule="auto"/>
              <w:ind w:left="214" w:hanging="214"/>
              <w:jc w:val="both"/>
              <w:rPr>
                <w:rFonts w:eastAsia="Times New Roman" w:cstheme="minorHAnsi"/>
                <w:color w:val="000000"/>
                <w:sz w:val="20"/>
                <w:szCs w:val="20"/>
              </w:rPr>
            </w:pPr>
          </w:p>
          <w:p w14:paraId="69F5A49B" w14:textId="77777777" w:rsidR="00CD6ADF" w:rsidRDefault="00CD6ADF" w:rsidP="00CD6ADF">
            <w:pPr>
              <w:spacing w:after="0" w:line="240" w:lineRule="auto"/>
              <w:ind w:left="214" w:hanging="214"/>
              <w:jc w:val="both"/>
              <w:rPr>
                <w:rFonts w:eastAsia="Times New Roman" w:cstheme="minorHAnsi"/>
                <w:color w:val="000000"/>
                <w:sz w:val="20"/>
                <w:szCs w:val="20"/>
              </w:rPr>
            </w:pPr>
          </w:p>
          <w:p w14:paraId="0FB8B543" w14:textId="77777777" w:rsidR="00CD6ADF" w:rsidRDefault="00CD6ADF" w:rsidP="00CD6ADF">
            <w:pPr>
              <w:spacing w:after="0" w:line="240" w:lineRule="auto"/>
              <w:ind w:left="214" w:hanging="214"/>
              <w:jc w:val="both"/>
              <w:rPr>
                <w:rFonts w:eastAsia="Times New Roman" w:cstheme="minorHAnsi"/>
                <w:color w:val="000000"/>
                <w:sz w:val="20"/>
                <w:szCs w:val="20"/>
              </w:rPr>
            </w:pPr>
          </w:p>
          <w:p w14:paraId="3C0E94D8" w14:textId="77777777" w:rsidR="00CD6ADF" w:rsidRDefault="00CD6ADF" w:rsidP="00CD6ADF">
            <w:pPr>
              <w:spacing w:after="0" w:line="240" w:lineRule="auto"/>
              <w:ind w:left="214" w:hanging="214"/>
              <w:jc w:val="both"/>
              <w:rPr>
                <w:rFonts w:eastAsia="Times New Roman" w:cstheme="minorHAnsi"/>
                <w:color w:val="000000"/>
                <w:sz w:val="20"/>
                <w:szCs w:val="20"/>
              </w:rPr>
            </w:pPr>
          </w:p>
          <w:p w14:paraId="16710394" w14:textId="77777777" w:rsidR="00CD6ADF" w:rsidRDefault="00CD6ADF" w:rsidP="00CD6ADF">
            <w:pPr>
              <w:spacing w:after="0" w:line="240" w:lineRule="auto"/>
              <w:ind w:left="214" w:hanging="214"/>
              <w:jc w:val="both"/>
              <w:rPr>
                <w:rFonts w:eastAsia="Times New Roman" w:cstheme="minorHAnsi"/>
                <w:color w:val="000000"/>
                <w:sz w:val="20"/>
                <w:szCs w:val="20"/>
              </w:rPr>
            </w:pPr>
          </w:p>
          <w:p w14:paraId="08A307D5" w14:textId="77777777" w:rsidR="00CD6ADF" w:rsidRDefault="00CD6ADF" w:rsidP="00CD6ADF">
            <w:pPr>
              <w:spacing w:after="0" w:line="240" w:lineRule="auto"/>
              <w:ind w:left="214" w:hanging="214"/>
              <w:jc w:val="both"/>
              <w:rPr>
                <w:rFonts w:eastAsia="Times New Roman" w:cstheme="minorHAnsi"/>
                <w:color w:val="000000"/>
                <w:sz w:val="20"/>
                <w:szCs w:val="20"/>
              </w:rPr>
            </w:pPr>
          </w:p>
          <w:p w14:paraId="7170194B" w14:textId="77777777" w:rsidR="00CD6ADF" w:rsidRDefault="00CD6ADF" w:rsidP="00CD6ADF">
            <w:pPr>
              <w:spacing w:after="0" w:line="240" w:lineRule="auto"/>
              <w:ind w:left="214" w:hanging="214"/>
              <w:jc w:val="both"/>
              <w:rPr>
                <w:rFonts w:eastAsia="Times New Roman" w:cstheme="minorHAnsi"/>
                <w:color w:val="000000"/>
                <w:sz w:val="20"/>
                <w:szCs w:val="20"/>
              </w:rPr>
            </w:pPr>
          </w:p>
          <w:p w14:paraId="748744CF" w14:textId="77777777" w:rsidR="00CD6ADF" w:rsidRDefault="00CD6ADF" w:rsidP="00CD6ADF">
            <w:pPr>
              <w:spacing w:after="0" w:line="240" w:lineRule="auto"/>
              <w:ind w:left="214" w:hanging="214"/>
              <w:jc w:val="both"/>
              <w:rPr>
                <w:rFonts w:eastAsia="Times New Roman" w:cstheme="minorHAnsi"/>
                <w:color w:val="000000"/>
                <w:sz w:val="20"/>
                <w:szCs w:val="20"/>
              </w:rPr>
            </w:pPr>
          </w:p>
          <w:p w14:paraId="0467AF11" w14:textId="77777777" w:rsidR="00CD6ADF" w:rsidRDefault="00CD6ADF" w:rsidP="00CD6ADF">
            <w:pPr>
              <w:spacing w:after="0" w:line="240" w:lineRule="auto"/>
              <w:ind w:left="214" w:hanging="214"/>
              <w:jc w:val="both"/>
              <w:rPr>
                <w:rFonts w:eastAsia="Times New Roman" w:cstheme="minorHAnsi"/>
                <w:color w:val="000000"/>
                <w:sz w:val="20"/>
                <w:szCs w:val="20"/>
              </w:rPr>
            </w:pPr>
          </w:p>
          <w:p w14:paraId="18B3C804" w14:textId="77777777" w:rsidR="00CD6ADF" w:rsidRDefault="00CD6ADF" w:rsidP="00CD6ADF">
            <w:pPr>
              <w:spacing w:after="0" w:line="240" w:lineRule="auto"/>
              <w:ind w:left="214" w:hanging="214"/>
              <w:jc w:val="both"/>
              <w:rPr>
                <w:rFonts w:eastAsia="Times New Roman" w:cstheme="minorHAnsi"/>
                <w:color w:val="000000"/>
                <w:sz w:val="20"/>
                <w:szCs w:val="20"/>
              </w:rPr>
            </w:pPr>
          </w:p>
          <w:p w14:paraId="440CF4B4" w14:textId="77777777" w:rsidR="00CD6ADF" w:rsidRDefault="00CD6ADF" w:rsidP="00CD6ADF">
            <w:pPr>
              <w:spacing w:after="0" w:line="240" w:lineRule="auto"/>
              <w:ind w:left="214" w:hanging="214"/>
              <w:jc w:val="both"/>
              <w:rPr>
                <w:rFonts w:eastAsia="Times New Roman" w:cstheme="minorHAnsi"/>
                <w:color w:val="000000"/>
                <w:sz w:val="20"/>
                <w:szCs w:val="20"/>
              </w:rPr>
            </w:pPr>
          </w:p>
          <w:p w14:paraId="40148085" w14:textId="77777777" w:rsidR="00CD6ADF" w:rsidRDefault="00CD6ADF" w:rsidP="00CD6ADF">
            <w:pPr>
              <w:spacing w:after="0" w:line="240" w:lineRule="auto"/>
              <w:ind w:left="214" w:hanging="214"/>
              <w:jc w:val="both"/>
              <w:rPr>
                <w:rFonts w:eastAsia="Times New Roman" w:cstheme="minorHAnsi"/>
                <w:color w:val="000000"/>
                <w:sz w:val="20"/>
                <w:szCs w:val="20"/>
              </w:rPr>
            </w:pPr>
          </w:p>
          <w:p w14:paraId="6D935411" w14:textId="77777777" w:rsidR="00CD6ADF" w:rsidRDefault="00CD6ADF" w:rsidP="00CD6ADF">
            <w:pPr>
              <w:spacing w:after="0" w:line="240" w:lineRule="auto"/>
              <w:ind w:left="214" w:hanging="214"/>
              <w:jc w:val="both"/>
              <w:rPr>
                <w:rFonts w:eastAsia="Times New Roman" w:cstheme="minorHAnsi"/>
                <w:color w:val="000000"/>
                <w:sz w:val="20"/>
                <w:szCs w:val="20"/>
              </w:rPr>
            </w:pPr>
          </w:p>
          <w:p w14:paraId="480D03A4" w14:textId="77777777" w:rsidR="00CD6ADF" w:rsidRDefault="00CD6ADF" w:rsidP="00CD6ADF">
            <w:pPr>
              <w:spacing w:after="0" w:line="240" w:lineRule="auto"/>
              <w:ind w:left="214" w:hanging="214"/>
              <w:jc w:val="both"/>
              <w:rPr>
                <w:rFonts w:eastAsia="Times New Roman" w:cstheme="minorHAnsi"/>
                <w:color w:val="000000"/>
                <w:sz w:val="20"/>
                <w:szCs w:val="20"/>
              </w:rPr>
            </w:pPr>
          </w:p>
          <w:p w14:paraId="365180F9" w14:textId="77777777" w:rsidR="00CD6ADF" w:rsidRDefault="00CD6ADF" w:rsidP="00CD6ADF">
            <w:pPr>
              <w:spacing w:after="0" w:line="240" w:lineRule="auto"/>
              <w:ind w:left="214" w:hanging="214"/>
              <w:jc w:val="both"/>
              <w:rPr>
                <w:rFonts w:eastAsia="Times New Roman" w:cstheme="minorHAnsi"/>
                <w:color w:val="000000"/>
                <w:sz w:val="20"/>
                <w:szCs w:val="20"/>
              </w:rPr>
            </w:pPr>
          </w:p>
          <w:p w14:paraId="6FCD947D" w14:textId="77777777" w:rsidR="00CD6ADF" w:rsidRDefault="00CD6ADF" w:rsidP="00CD6ADF">
            <w:pPr>
              <w:spacing w:after="0" w:line="240" w:lineRule="auto"/>
              <w:ind w:left="214" w:hanging="214"/>
              <w:jc w:val="both"/>
              <w:rPr>
                <w:rFonts w:eastAsia="Times New Roman" w:cstheme="minorHAnsi"/>
                <w:color w:val="000000"/>
                <w:sz w:val="20"/>
                <w:szCs w:val="20"/>
              </w:rPr>
            </w:pPr>
          </w:p>
          <w:p w14:paraId="3CC67CEA" w14:textId="77777777" w:rsidR="00CD6ADF" w:rsidRDefault="00CD6ADF" w:rsidP="00CD6ADF">
            <w:pPr>
              <w:spacing w:after="0" w:line="240" w:lineRule="auto"/>
              <w:ind w:left="214" w:hanging="214"/>
              <w:jc w:val="both"/>
              <w:rPr>
                <w:rFonts w:eastAsia="Times New Roman" w:cstheme="minorHAnsi"/>
                <w:color w:val="000000"/>
                <w:sz w:val="20"/>
                <w:szCs w:val="20"/>
              </w:rPr>
            </w:pPr>
          </w:p>
          <w:p w14:paraId="25B30071" w14:textId="77777777" w:rsidR="00CD6ADF" w:rsidRDefault="00CD6ADF" w:rsidP="00CD6ADF">
            <w:pPr>
              <w:spacing w:after="0" w:line="240" w:lineRule="auto"/>
              <w:ind w:left="214" w:hanging="214"/>
              <w:jc w:val="both"/>
              <w:rPr>
                <w:rFonts w:eastAsia="Times New Roman" w:cstheme="minorHAnsi"/>
                <w:color w:val="000000"/>
                <w:sz w:val="20"/>
                <w:szCs w:val="20"/>
              </w:rPr>
            </w:pPr>
          </w:p>
          <w:p w14:paraId="5F24A3F3" w14:textId="77777777" w:rsidR="00CD6ADF" w:rsidRDefault="00CD6ADF" w:rsidP="00CD6ADF">
            <w:pPr>
              <w:spacing w:after="0" w:line="240" w:lineRule="auto"/>
              <w:ind w:left="214" w:hanging="214"/>
              <w:jc w:val="both"/>
              <w:rPr>
                <w:rFonts w:eastAsia="Times New Roman" w:cstheme="minorHAnsi"/>
                <w:color w:val="000000"/>
                <w:sz w:val="20"/>
                <w:szCs w:val="20"/>
              </w:rPr>
            </w:pPr>
          </w:p>
          <w:p w14:paraId="1BB28443" w14:textId="77777777" w:rsidR="00CD6ADF" w:rsidRDefault="00CD6ADF" w:rsidP="00CD6ADF">
            <w:pPr>
              <w:spacing w:after="0" w:line="240" w:lineRule="auto"/>
              <w:ind w:left="214" w:hanging="214"/>
              <w:jc w:val="both"/>
              <w:rPr>
                <w:rFonts w:eastAsia="Times New Roman" w:cstheme="minorHAnsi"/>
                <w:color w:val="000000"/>
                <w:sz w:val="20"/>
                <w:szCs w:val="20"/>
              </w:rPr>
            </w:pPr>
          </w:p>
          <w:p w14:paraId="2A88AFCB" w14:textId="77777777" w:rsidR="00CD6ADF" w:rsidRDefault="00CD6ADF" w:rsidP="00CD6ADF">
            <w:pPr>
              <w:spacing w:after="0" w:line="240" w:lineRule="auto"/>
              <w:ind w:left="214" w:hanging="214"/>
              <w:jc w:val="both"/>
              <w:rPr>
                <w:rFonts w:eastAsia="Times New Roman" w:cstheme="minorHAnsi"/>
                <w:color w:val="000000"/>
                <w:sz w:val="20"/>
                <w:szCs w:val="20"/>
              </w:rPr>
            </w:pPr>
          </w:p>
          <w:p w14:paraId="58CCD417" w14:textId="77777777" w:rsidR="00CD6ADF" w:rsidRDefault="00CD6ADF" w:rsidP="00CD6ADF">
            <w:pPr>
              <w:spacing w:after="0" w:line="240" w:lineRule="auto"/>
              <w:ind w:left="214" w:hanging="214"/>
              <w:jc w:val="both"/>
              <w:rPr>
                <w:rFonts w:eastAsia="Times New Roman" w:cstheme="minorHAnsi"/>
                <w:color w:val="000000"/>
                <w:sz w:val="20"/>
                <w:szCs w:val="20"/>
              </w:rPr>
            </w:pPr>
          </w:p>
          <w:p w14:paraId="44F14BEC" w14:textId="77777777" w:rsidR="00CD6ADF" w:rsidRDefault="00CD6ADF" w:rsidP="00CD6ADF">
            <w:pPr>
              <w:spacing w:after="0" w:line="240" w:lineRule="auto"/>
              <w:ind w:left="214" w:hanging="214"/>
              <w:jc w:val="both"/>
              <w:rPr>
                <w:rFonts w:eastAsia="Times New Roman" w:cstheme="minorHAnsi"/>
                <w:color w:val="000000"/>
                <w:sz w:val="20"/>
                <w:szCs w:val="20"/>
              </w:rPr>
            </w:pPr>
          </w:p>
          <w:p w14:paraId="77FA8734" w14:textId="77777777" w:rsidR="00CD6ADF" w:rsidRDefault="00CD6ADF" w:rsidP="00CD6ADF">
            <w:pPr>
              <w:spacing w:after="0" w:line="240" w:lineRule="auto"/>
              <w:ind w:left="214" w:hanging="214"/>
              <w:jc w:val="both"/>
              <w:rPr>
                <w:rFonts w:eastAsia="Times New Roman" w:cstheme="minorHAnsi"/>
                <w:color w:val="000000"/>
                <w:sz w:val="20"/>
                <w:szCs w:val="20"/>
              </w:rPr>
            </w:pPr>
          </w:p>
          <w:p w14:paraId="6121DA5D" w14:textId="77777777" w:rsidR="00CD6ADF" w:rsidRDefault="00CD6ADF" w:rsidP="00CD6ADF">
            <w:pPr>
              <w:spacing w:after="0" w:line="240" w:lineRule="auto"/>
              <w:ind w:left="214" w:hanging="214"/>
              <w:jc w:val="both"/>
              <w:rPr>
                <w:rFonts w:eastAsia="Times New Roman" w:cstheme="minorHAnsi"/>
                <w:color w:val="000000"/>
                <w:sz w:val="20"/>
                <w:szCs w:val="20"/>
              </w:rPr>
            </w:pPr>
          </w:p>
          <w:p w14:paraId="6AC30104" w14:textId="77777777" w:rsidR="00CD6ADF" w:rsidRDefault="00CD6ADF" w:rsidP="00CD6ADF">
            <w:pPr>
              <w:spacing w:after="0" w:line="240" w:lineRule="auto"/>
              <w:ind w:left="214" w:hanging="214"/>
              <w:jc w:val="both"/>
              <w:rPr>
                <w:rFonts w:eastAsia="Times New Roman" w:cstheme="minorHAnsi"/>
                <w:color w:val="000000"/>
                <w:sz w:val="20"/>
                <w:szCs w:val="20"/>
              </w:rPr>
            </w:pPr>
          </w:p>
          <w:p w14:paraId="560AF17C" w14:textId="77777777" w:rsidR="00CD6ADF" w:rsidRDefault="00CD6ADF" w:rsidP="00CD6ADF">
            <w:pPr>
              <w:spacing w:after="0" w:line="240" w:lineRule="auto"/>
              <w:ind w:left="214" w:hanging="214"/>
              <w:jc w:val="both"/>
              <w:rPr>
                <w:rFonts w:eastAsia="Times New Roman" w:cstheme="minorHAnsi"/>
                <w:color w:val="000000"/>
                <w:sz w:val="20"/>
                <w:szCs w:val="20"/>
              </w:rPr>
            </w:pPr>
          </w:p>
          <w:p w14:paraId="7CDF05A0" w14:textId="77777777" w:rsidR="00CD6ADF" w:rsidRDefault="00CD6ADF" w:rsidP="00CD6ADF">
            <w:pPr>
              <w:spacing w:after="0" w:line="240" w:lineRule="auto"/>
              <w:ind w:left="214" w:hanging="214"/>
              <w:jc w:val="both"/>
              <w:rPr>
                <w:rFonts w:eastAsia="Times New Roman" w:cstheme="minorHAnsi"/>
                <w:color w:val="000000"/>
                <w:sz w:val="20"/>
                <w:szCs w:val="20"/>
              </w:rPr>
            </w:pPr>
          </w:p>
          <w:p w14:paraId="12E7B454" w14:textId="77777777" w:rsidR="00CD6ADF" w:rsidRDefault="00CD6ADF" w:rsidP="00CD6ADF">
            <w:pPr>
              <w:spacing w:after="0" w:line="240" w:lineRule="auto"/>
              <w:ind w:left="214" w:hanging="214"/>
              <w:jc w:val="both"/>
              <w:rPr>
                <w:rFonts w:eastAsia="Times New Roman" w:cstheme="minorHAnsi"/>
                <w:color w:val="000000"/>
                <w:sz w:val="20"/>
                <w:szCs w:val="20"/>
              </w:rPr>
            </w:pPr>
          </w:p>
          <w:p w14:paraId="5DFDAEE4" w14:textId="77777777" w:rsidR="00CD6ADF" w:rsidRDefault="00CD6ADF" w:rsidP="00CD6ADF">
            <w:pPr>
              <w:spacing w:after="0" w:line="240" w:lineRule="auto"/>
              <w:ind w:left="214" w:hanging="214"/>
              <w:jc w:val="both"/>
              <w:rPr>
                <w:rFonts w:eastAsia="Times New Roman" w:cstheme="minorHAnsi"/>
                <w:color w:val="000000"/>
                <w:sz w:val="20"/>
                <w:szCs w:val="20"/>
              </w:rPr>
            </w:pPr>
          </w:p>
          <w:p w14:paraId="682B3964" w14:textId="77777777" w:rsidR="00CD6ADF" w:rsidRDefault="00CD6ADF" w:rsidP="00CD6ADF">
            <w:pPr>
              <w:spacing w:after="0" w:line="240" w:lineRule="auto"/>
              <w:ind w:left="214" w:hanging="214"/>
              <w:jc w:val="both"/>
              <w:rPr>
                <w:rFonts w:eastAsia="Times New Roman" w:cstheme="minorHAnsi"/>
                <w:color w:val="000000"/>
                <w:sz w:val="20"/>
                <w:szCs w:val="20"/>
              </w:rPr>
            </w:pPr>
          </w:p>
          <w:p w14:paraId="5D45A5FD" w14:textId="77777777" w:rsidR="00CD6ADF" w:rsidRDefault="00CD6ADF" w:rsidP="00CD6ADF">
            <w:pPr>
              <w:spacing w:after="0" w:line="240" w:lineRule="auto"/>
              <w:ind w:left="214" w:hanging="214"/>
              <w:jc w:val="both"/>
              <w:rPr>
                <w:rFonts w:eastAsia="Times New Roman" w:cstheme="minorHAnsi"/>
                <w:color w:val="000000"/>
                <w:sz w:val="20"/>
                <w:szCs w:val="20"/>
              </w:rPr>
            </w:pPr>
          </w:p>
          <w:p w14:paraId="53FDD3FE" w14:textId="77777777" w:rsidR="00CD6ADF" w:rsidRDefault="00CD6ADF" w:rsidP="00CD6ADF">
            <w:pPr>
              <w:spacing w:after="0" w:line="240" w:lineRule="auto"/>
              <w:ind w:left="214" w:hanging="214"/>
              <w:jc w:val="both"/>
              <w:rPr>
                <w:rFonts w:eastAsia="Times New Roman" w:cstheme="minorHAnsi"/>
                <w:color w:val="000000"/>
                <w:sz w:val="20"/>
                <w:szCs w:val="20"/>
              </w:rPr>
            </w:pPr>
          </w:p>
          <w:p w14:paraId="4BBAA57E" w14:textId="77777777" w:rsidR="00CD6ADF" w:rsidRDefault="00CD6ADF" w:rsidP="00CD6ADF">
            <w:pPr>
              <w:spacing w:after="0" w:line="240" w:lineRule="auto"/>
              <w:ind w:left="214" w:hanging="214"/>
              <w:jc w:val="both"/>
              <w:rPr>
                <w:rFonts w:eastAsia="Times New Roman" w:cstheme="minorHAnsi"/>
                <w:color w:val="000000"/>
                <w:sz w:val="20"/>
                <w:szCs w:val="20"/>
              </w:rPr>
            </w:pPr>
          </w:p>
          <w:p w14:paraId="526BB408" w14:textId="77777777" w:rsidR="00CD6ADF" w:rsidRDefault="00CD6ADF" w:rsidP="00CD6ADF">
            <w:pPr>
              <w:spacing w:after="0" w:line="240" w:lineRule="auto"/>
              <w:ind w:left="214" w:hanging="214"/>
              <w:jc w:val="both"/>
              <w:rPr>
                <w:rFonts w:eastAsia="Times New Roman" w:cstheme="minorHAnsi"/>
                <w:color w:val="000000"/>
                <w:sz w:val="20"/>
                <w:szCs w:val="20"/>
              </w:rPr>
            </w:pPr>
          </w:p>
          <w:p w14:paraId="08E667E8" w14:textId="77777777" w:rsidR="00CD6ADF" w:rsidRDefault="00CD6ADF" w:rsidP="00CD6ADF">
            <w:pPr>
              <w:spacing w:after="0" w:line="240" w:lineRule="auto"/>
              <w:ind w:left="214" w:hanging="214"/>
              <w:jc w:val="both"/>
              <w:rPr>
                <w:rFonts w:eastAsia="Times New Roman" w:cstheme="minorHAnsi"/>
                <w:color w:val="000000"/>
                <w:sz w:val="20"/>
                <w:szCs w:val="20"/>
              </w:rPr>
            </w:pPr>
          </w:p>
          <w:p w14:paraId="0A2CF053" w14:textId="77777777" w:rsidR="00CD6ADF" w:rsidRDefault="00CD6ADF" w:rsidP="00CD6ADF">
            <w:pPr>
              <w:spacing w:after="0" w:line="240" w:lineRule="auto"/>
              <w:ind w:left="214" w:hanging="214"/>
              <w:jc w:val="both"/>
              <w:rPr>
                <w:rFonts w:eastAsia="Times New Roman" w:cstheme="minorHAnsi"/>
                <w:color w:val="000000"/>
                <w:sz w:val="20"/>
                <w:szCs w:val="20"/>
              </w:rPr>
            </w:pPr>
          </w:p>
          <w:p w14:paraId="790C46BD" w14:textId="77777777" w:rsidR="00CD6ADF" w:rsidRDefault="00CD6ADF" w:rsidP="00CD6ADF">
            <w:pPr>
              <w:spacing w:after="0" w:line="240" w:lineRule="auto"/>
              <w:ind w:left="214" w:hanging="214"/>
              <w:jc w:val="both"/>
              <w:rPr>
                <w:rFonts w:eastAsia="Times New Roman" w:cstheme="minorHAnsi"/>
                <w:color w:val="000000"/>
                <w:sz w:val="20"/>
                <w:szCs w:val="20"/>
              </w:rPr>
            </w:pPr>
          </w:p>
          <w:p w14:paraId="6702AF67" w14:textId="77777777" w:rsidR="00CD6ADF" w:rsidRDefault="00CD6ADF" w:rsidP="00CD6ADF">
            <w:pPr>
              <w:spacing w:after="0" w:line="240" w:lineRule="auto"/>
              <w:ind w:left="214" w:hanging="214"/>
              <w:jc w:val="both"/>
              <w:rPr>
                <w:rFonts w:eastAsia="Times New Roman" w:cstheme="minorHAnsi"/>
                <w:color w:val="000000"/>
                <w:sz w:val="20"/>
                <w:szCs w:val="20"/>
              </w:rPr>
            </w:pPr>
          </w:p>
          <w:p w14:paraId="6D0FEE3D" w14:textId="77777777" w:rsidR="00CD6ADF" w:rsidRDefault="00CD6ADF" w:rsidP="00CD6ADF">
            <w:pPr>
              <w:spacing w:after="0" w:line="240" w:lineRule="auto"/>
              <w:ind w:left="214" w:hanging="214"/>
              <w:jc w:val="both"/>
              <w:rPr>
                <w:rFonts w:eastAsia="Times New Roman" w:cstheme="minorHAnsi"/>
                <w:color w:val="000000"/>
                <w:sz w:val="20"/>
                <w:szCs w:val="20"/>
              </w:rPr>
            </w:pPr>
          </w:p>
          <w:p w14:paraId="1733829D" w14:textId="77777777" w:rsidR="00CD6ADF" w:rsidRDefault="00CD6ADF" w:rsidP="00CD6ADF">
            <w:pPr>
              <w:spacing w:after="0" w:line="240" w:lineRule="auto"/>
              <w:ind w:left="214" w:hanging="214"/>
              <w:jc w:val="both"/>
              <w:rPr>
                <w:rFonts w:eastAsia="Times New Roman" w:cstheme="minorHAnsi"/>
                <w:color w:val="000000"/>
                <w:sz w:val="20"/>
                <w:szCs w:val="20"/>
              </w:rPr>
            </w:pPr>
          </w:p>
          <w:p w14:paraId="2E267C9B" w14:textId="77777777" w:rsidR="00CD6ADF" w:rsidRDefault="00CD6ADF" w:rsidP="00CD6ADF">
            <w:pPr>
              <w:spacing w:after="0" w:line="240" w:lineRule="auto"/>
              <w:ind w:left="214" w:hanging="214"/>
              <w:jc w:val="both"/>
              <w:rPr>
                <w:rFonts w:eastAsia="Times New Roman" w:cstheme="minorHAnsi"/>
                <w:color w:val="000000"/>
                <w:sz w:val="20"/>
                <w:szCs w:val="20"/>
              </w:rPr>
            </w:pPr>
          </w:p>
          <w:p w14:paraId="1587094C" w14:textId="77777777" w:rsidR="00CD6ADF" w:rsidRDefault="00CD6ADF" w:rsidP="00CD6ADF">
            <w:pPr>
              <w:spacing w:after="0" w:line="240" w:lineRule="auto"/>
              <w:ind w:left="214" w:hanging="214"/>
              <w:jc w:val="both"/>
              <w:rPr>
                <w:rFonts w:eastAsia="Times New Roman" w:cstheme="minorHAnsi"/>
                <w:color w:val="000000"/>
                <w:sz w:val="20"/>
                <w:szCs w:val="20"/>
              </w:rPr>
            </w:pPr>
          </w:p>
          <w:p w14:paraId="787C6AEB"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p>
        </w:tc>
        <w:tc>
          <w:tcPr>
            <w:tcW w:w="2315" w:type="dxa"/>
            <w:vMerge w:val="restart"/>
            <w:tcBorders>
              <w:top w:val="single" w:sz="2" w:space="0" w:color="auto"/>
              <w:left w:val="single" w:sz="2" w:space="0" w:color="auto"/>
              <w:bottom w:val="single" w:sz="2" w:space="0" w:color="auto"/>
              <w:right w:val="single" w:sz="2" w:space="0" w:color="auto"/>
            </w:tcBorders>
            <w:shd w:val="clear" w:color="auto" w:fill="auto"/>
          </w:tcPr>
          <w:p w14:paraId="581EB00E" w14:textId="77777777" w:rsidR="00CD6ADF" w:rsidRPr="00315B9F" w:rsidRDefault="00CD6ADF" w:rsidP="00CD6ADF">
            <w:pPr>
              <w:pStyle w:val="PargrafodaLista"/>
              <w:spacing w:after="0" w:line="240" w:lineRule="auto"/>
              <w:ind w:left="214" w:hanging="214"/>
              <w:jc w:val="both"/>
              <w:rPr>
                <w:rFonts w:eastAsia="Times New Roman" w:cstheme="minorHAnsi"/>
                <w:color w:val="000000"/>
                <w:sz w:val="20"/>
                <w:szCs w:val="20"/>
              </w:rPr>
            </w:pPr>
            <w:r w:rsidRPr="00315B9F">
              <w:rPr>
                <w:rFonts w:cstheme="minorHAnsi"/>
                <w:noProof/>
                <w:sz w:val="20"/>
                <w:szCs w:val="20"/>
              </w:rPr>
              <w:lastRenderedPageBreak/>
              <w:drawing>
                <wp:inline distT="0" distB="0" distL="0" distR="0" wp14:anchorId="1AB4670D" wp14:editId="15E22488">
                  <wp:extent cx="906711" cy="888521"/>
                  <wp:effectExtent l="0" t="0" r="8255" b="6985"/>
                  <wp:docPr id="9" name="Imagem 9"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r w:rsidRPr="00315B9F">
              <w:rPr>
                <w:rFonts w:cstheme="minorHAnsi"/>
                <w:noProof/>
                <w:sz w:val="20"/>
                <w:szCs w:val="20"/>
              </w:rPr>
              <w:drawing>
                <wp:inline distT="0" distB="0" distL="0" distR="0" wp14:anchorId="1FA041D6" wp14:editId="620A6CB5">
                  <wp:extent cx="902985" cy="902335"/>
                  <wp:effectExtent l="0" t="0" r="0" b="0"/>
                  <wp:docPr id="17" name="Imagem 17"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33243" t="71992" r="50027"/>
                          <a:stretch/>
                        </pic:blipFill>
                        <pic:spPr bwMode="auto">
                          <a:xfrm>
                            <a:off x="0" y="0"/>
                            <a:ext cx="903405" cy="9027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6ADF" w:rsidRPr="00315B9F" w14:paraId="00F6818E" w14:textId="77777777" w:rsidTr="00851C74">
        <w:trPr>
          <w:trHeight w:val="547"/>
        </w:trPr>
        <w:tc>
          <w:tcPr>
            <w:tcW w:w="1702" w:type="dxa"/>
            <w:vMerge/>
            <w:tcBorders>
              <w:left w:val="single" w:sz="2" w:space="0" w:color="auto"/>
              <w:right w:val="single" w:sz="2" w:space="0" w:color="auto"/>
            </w:tcBorders>
            <w:shd w:val="clear" w:color="auto" w:fill="E2EFD9" w:themeFill="accent6" w:themeFillTint="33"/>
            <w:vAlign w:val="center"/>
          </w:tcPr>
          <w:p w14:paraId="53B4402D"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single" w:sz="2" w:space="0" w:color="auto"/>
              <w:right w:val="single" w:sz="2" w:space="0" w:color="auto"/>
            </w:tcBorders>
            <w:shd w:val="clear" w:color="auto" w:fill="D9E2F3" w:themeFill="accent1" w:themeFillTint="33"/>
          </w:tcPr>
          <w:p w14:paraId="450EE9B8"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4" w:space="0" w:color="auto"/>
              <w:right w:val="single" w:sz="4" w:space="0" w:color="auto"/>
            </w:tcBorders>
            <w:shd w:val="clear" w:color="auto" w:fill="auto"/>
          </w:tcPr>
          <w:p w14:paraId="68291CD8"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(EI03CG04-4S01)</w:t>
            </w:r>
            <w:r w:rsidRPr="00315B9F">
              <w:rPr>
                <w:rFonts w:eastAsia="Times New Roman" w:cstheme="minorHAnsi"/>
                <w:color w:val="000000"/>
                <w:sz w:val="20"/>
                <w:szCs w:val="20"/>
              </w:rPr>
              <w:t xml:space="preserve"> </w:t>
            </w:r>
            <w:r>
              <w:rPr>
                <w:rFonts w:eastAsia="Times New Roman" w:cstheme="minorHAnsi"/>
                <w:color w:val="000000"/>
                <w:sz w:val="20"/>
                <w:szCs w:val="20"/>
              </w:rPr>
              <w:t>R</w:t>
            </w:r>
            <w:r w:rsidRPr="00315B9F">
              <w:rPr>
                <w:rFonts w:eastAsia="Times New Roman" w:cstheme="minorHAnsi"/>
                <w:color w:val="000000"/>
                <w:sz w:val="20"/>
                <w:szCs w:val="20"/>
              </w:rPr>
              <w:t>econhecer progressivamente sua estrutura corporal, seus movimentos e gestos a</w:t>
            </w:r>
            <w:r>
              <w:rPr>
                <w:rFonts w:eastAsia="Times New Roman" w:cstheme="minorHAnsi"/>
                <w:color w:val="000000"/>
                <w:sz w:val="20"/>
                <w:szCs w:val="20"/>
              </w:rPr>
              <w:t xml:space="preserve"> </w:t>
            </w:r>
            <w:r w:rsidRPr="00315B9F">
              <w:rPr>
                <w:rFonts w:eastAsia="Times New Roman" w:cstheme="minorHAnsi"/>
                <w:color w:val="000000"/>
                <w:sz w:val="20"/>
                <w:szCs w:val="20"/>
              </w:rPr>
              <w:t xml:space="preserve">fim de possibilitar a construção da autonomia relacionadas ao cuidado pessoal, a </w:t>
            </w:r>
            <w:r w:rsidRPr="00315B9F">
              <w:rPr>
                <w:rFonts w:eastAsia="Times New Roman" w:cstheme="minorHAnsi"/>
                <w:color w:val="000000"/>
                <w:sz w:val="20"/>
                <w:szCs w:val="20"/>
              </w:rPr>
              <w:lastRenderedPageBreak/>
              <w:t>auto-organização, a saúde e ao bem-estar individual e coletivo.</w:t>
            </w:r>
          </w:p>
        </w:tc>
        <w:tc>
          <w:tcPr>
            <w:tcW w:w="3827" w:type="dxa"/>
            <w:tcBorders>
              <w:top w:val="single" w:sz="2" w:space="0" w:color="auto"/>
              <w:left w:val="nil"/>
              <w:bottom w:val="single" w:sz="4" w:space="0" w:color="auto"/>
              <w:right w:val="single" w:sz="2" w:space="0" w:color="auto"/>
            </w:tcBorders>
            <w:shd w:val="clear" w:color="auto" w:fill="auto"/>
          </w:tcPr>
          <w:p w14:paraId="0C4484FB"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lastRenderedPageBreak/>
              <w:t>(EI03CG04-5S01)</w:t>
            </w:r>
            <w:r w:rsidRPr="00315B9F">
              <w:rPr>
                <w:rFonts w:eastAsia="Times New Roman" w:cstheme="minorHAnsi"/>
                <w:color w:val="000000"/>
                <w:sz w:val="20"/>
                <w:szCs w:val="20"/>
              </w:rPr>
              <w:t xml:space="preserve"> Explorar progressivamente sua estrutura corporal, seus movimentos e gestos a</w:t>
            </w:r>
            <w:r>
              <w:rPr>
                <w:rFonts w:eastAsia="Times New Roman" w:cstheme="minorHAnsi"/>
                <w:color w:val="000000"/>
                <w:sz w:val="20"/>
                <w:szCs w:val="20"/>
              </w:rPr>
              <w:t xml:space="preserve"> </w:t>
            </w:r>
            <w:r w:rsidRPr="00315B9F">
              <w:rPr>
                <w:rFonts w:eastAsia="Times New Roman" w:cstheme="minorHAnsi"/>
                <w:color w:val="000000"/>
                <w:sz w:val="20"/>
                <w:szCs w:val="20"/>
              </w:rPr>
              <w:t xml:space="preserve">fim de possibilitar a construção da autonomia relacionadas ao cuidado </w:t>
            </w:r>
            <w:r w:rsidRPr="00315B9F">
              <w:rPr>
                <w:rFonts w:eastAsia="Times New Roman" w:cstheme="minorHAnsi"/>
                <w:color w:val="000000"/>
                <w:sz w:val="20"/>
                <w:szCs w:val="20"/>
              </w:rPr>
              <w:lastRenderedPageBreak/>
              <w:t>pessoal, a auto-organização, a saúde e ao bem-estar individual e coletivo.</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3BAE43FC"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2772FA3B"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59A69E5C" w14:textId="77777777" w:rsidTr="00851C74">
        <w:trPr>
          <w:trHeight w:val="547"/>
        </w:trPr>
        <w:tc>
          <w:tcPr>
            <w:tcW w:w="1702" w:type="dxa"/>
            <w:vMerge/>
            <w:tcBorders>
              <w:left w:val="single" w:sz="2" w:space="0" w:color="auto"/>
              <w:right w:val="single" w:sz="2" w:space="0" w:color="auto"/>
            </w:tcBorders>
            <w:shd w:val="clear" w:color="auto" w:fill="E2EFD9" w:themeFill="accent6" w:themeFillTint="33"/>
            <w:vAlign w:val="center"/>
          </w:tcPr>
          <w:p w14:paraId="0BD4C914"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single" w:sz="2" w:space="0" w:color="auto"/>
              <w:right w:val="single" w:sz="2" w:space="0" w:color="auto"/>
            </w:tcBorders>
            <w:shd w:val="clear" w:color="auto" w:fill="D9E2F3" w:themeFill="accent1" w:themeFillTint="33"/>
          </w:tcPr>
          <w:p w14:paraId="7D32C959"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4" w:space="0" w:color="auto"/>
              <w:right w:val="single" w:sz="4" w:space="0" w:color="auto"/>
            </w:tcBorders>
            <w:shd w:val="clear" w:color="auto" w:fill="auto"/>
          </w:tcPr>
          <w:p w14:paraId="206352CF"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(EI03CG04-4S0</w:t>
            </w:r>
            <w:r>
              <w:rPr>
                <w:rFonts w:eastAsia="Times New Roman" w:cstheme="minorHAnsi"/>
                <w:b/>
                <w:bCs/>
                <w:color w:val="000000"/>
                <w:sz w:val="20"/>
                <w:szCs w:val="20"/>
              </w:rPr>
              <w:t>2</w:t>
            </w:r>
            <w:r w:rsidRPr="00315B9F">
              <w:rPr>
                <w:rFonts w:eastAsia="Times New Roman" w:cstheme="minorHAnsi"/>
                <w:b/>
                <w:bCs/>
                <w:color w:val="000000"/>
                <w:sz w:val="20"/>
                <w:szCs w:val="20"/>
              </w:rPr>
              <w:t>)</w:t>
            </w:r>
            <w:r>
              <w:rPr>
                <w:rFonts w:eastAsia="Times New Roman" w:cstheme="minorHAnsi"/>
                <w:color w:val="000000"/>
                <w:sz w:val="20"/>
                <w:szCs w:val="20"/>
              </w:rPr>
              <w:t xml:space="preserve"> </w:t>
            </w:r>
            <w:r w:rsidRPr="00315B9F">
              <w:rPr>
                <w:rFonts w:eastAsia="Times New Roman" w:cstheme="minorHAnsi"/>
                <w:color w:val="000000"/>
                <w:sz w:val="20"/>
                <w:szCs w:val="20"/>
              </w:rPr>
              <w:t xml:space="preserve">Reconhecer progressivamente </w:t>
            </w:r>
            <w:r>
              <w:rPr>
                <w:rFonts w:eastAsia="Times New Roman" w:cstheme="minorHAnsi"/>
                <w:color w:val="000000"/>
                <w:sz w:val="20"/>
                <w:szCs w:val="20"/>
              </w:rPr>
              <w:t xml:space="preserve">a importância dos </w:t>
            </w:r>
            <w:r w:rsidRPr="00315B9F">
              <w:rPr>
                <w:rFonts w:eastAsia="Times New Roman" w:cstheme="minorHAnsi"/>
                <w:color w:val="000000"/>
                <w:sz w:val="20"/>
                <w:szCs w:val="20"/>
              </w:rPr>
              <w:t>hábitos de higiene com o corpo, assim como a importância de bons hábitos alimentares.</w:t>
            </w:r>
          </w:p>
        </w:tc>
        <w:tc>
          <w:tcPr>
            <w:tcW w:w="3827" w:type="dxa"/>
            <w:tcBorders>
              <w:top w:val="single" w:sz="2" w:space="0" w:color="auto"/>
              <w:left w:val="nil"/>
              <w:bottom w:val="single" w:sz="4" w:space="0" w:color="auto"/>
              <w:right w:val="single" w:sz="2" w:space="0" w:color="auto"/>
            </w:tcBorders>
            <w:shd w:val="clear" w:color="auto" w:fill="auto"/>
          </w:tcPr>
          <w:p w14:paraId="1D6C879F"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(EI03CG04-5S</w:t>
            </w:r>
            <w:r>
              <w:rPr>
                <w:rFonts w:eastAsia="Times New Roman" w:cstheme="minorHAnsi"/>
                <w:b/>
                <w:bCs/>
                <w:color w:val="000000"/>
                <w:sz w:val="20"/>
                <w:szCs w:val="20"/>
              </w:rPr>
              <w:t>02</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Reconhecer </w:t>
            </w:r>
            <w:r>
              <w:rPr>
                <w:rFonts w:eastAsia="Times New Roman" w:cstheme="minorHAnsi"/>
                <w:color w:val="000000"/>
                <w:sz w:val="20"/>
                <w:szCs w:val="20"/>
              </w:rPr>
              <w:t xml:space="preserve">a importância dos </w:t>
            </w:r>
            <w:r w:rsidRPr="00315B9F">
              <w:rPr>
                <w:rFonts w:eastAsia="Times New Roman" w:cstheme="minorHAnsi"/>
                <w:color w:val="000000"/>
                <w:sz w:val="20"/>
                <w:szCs w:val="20"/>
              </w:rPr>
              <w:t>hábitos de higiene com o corpo, assim como a importância de bons hábitos alimentares e compartilhar experiências relacionadas ao autocuidado</w:t>
            </w:r>
            <w:r>
              <w:rPr>
                <w:rFonts w:eastAsia="Times New Roman" w:cstheme="minorHAnsi"/>
                <w:color w:val="000000"/>
                <w:sz w:val="20"/>
                <w:szCs w:val="20"/>
              </w:rPr>
              <w:t>.</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679BAFFB"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5ABB2C7D"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4B240D33" w14:textId="77777777" w:rsidTr="00851C74">
        <w:trPr>
          <w:trHeight w:val="547"/>
        </w:trPr>
        <w:tc>
          <w:tcPr>
            <w:tcW w:w="1702" w:type="dxa"/>
            <w:vMerge/>
            <w:tcBorders>
              <w:left w:val="single" w:sz="2" w:space="0" w:color="auto"/>
              <w:right w:val="single" w:sz="2" w:space="0" w:color="auto"/>
            </w:tcBorders>
            <w:shd w:val="clear" w:color="auto" w:fill="E2EFD9" w:themeFill="accent6" w:themeFillTint="33"/>
            <w:vAlign w:val="center"/>
          </w:tcPr>
          <w:p w14:paraId="68161F4A"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single" w:sz="2" w:space="0" w:color="auto"/>
              <w:right w:val="single" w:sz="2" w:space="0" w:color="auto"/>
            </w:tcBorders>
            <w:shd w:val="clear" w:color="auto" w:fill="D9E2F3" w:themeFill="accent1" w:themeFillTint="33"/>
          </w:tcPr>
          <w:p w14:paraId="33BB3AF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4" w:space="0" w:color="auto"/>
              <w:right w:val="single" w:sz="4" w:space="0" w:color="auto"/>
            </w:tcBorders>
            <w:shd w:val="clear" w:color="auto" w:fill="auto"/>
          </w:tcPr>
          <w:p w14:paraId="30D2E556"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(EI03CG04-4S0</w:t>
            </w:r>
            <w:r>
              <w:rPr>
                <w:rFonts w:eastAsia="Times New Roman" w:cstheme="minorHAnsi"/>
                <w:b/>
                <w:bCs/>
                <w:color w:val="000000"/>
                <w:sz w:val="20"/>
                <w:szCs w:val="20"/>
              </w:rPr>
              <w:t>3</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Reconhecer com o auxílio do professor quais são as formas de mantermos uma alimentação saudável.</w:t>
            </w:r>
          </w:p>
        </w:tc>
        <w:tc>
          <w:tcPr>
            <w:tcW w:w="3827" w:type="dxa"/>
            <w:tcBorders>
              <w:top w:val="single" w:sz="2" w:space="0" w:color="auto"/>
              <w:left w:val="nil"/>
              <w:bottom w:val="single" w:sz="4" w:space="0" w:color="auto"/>
              <w:right w:val="single" w:sz="2" w:space="0" w:color="auto"/>
            </w:tcBorders>
            <w:shd w:val="clear" w:color="auto" w:fill="auto"/>
          </w:tcPr>
          <w:p w14:paraId="25B4DD86"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(EI03CG04-5S0</w:t>
            </w:r>
            <w:r>
              <w:rPr>
                <w:rFonts w:eastAsia="Times New Roman" w:cstheme="minorHAnsi"/>
                <w:b/>
                <w:bCs/>
                <w:color w:val="000000"/>
                <w:sz w:val="20"/>
                <w:szCs w:val="20"/>
              </w:rPr>
              <w:t>3</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Reconhecer com o auxílio do professor quais são as formas de mantermos uma alimentação saudável, ampliando o diálogo para diferentes grupos sociais.</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26A329E2"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5C8A9286"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19FB0A18" w14:textId="77777777" w:rsidTr="00851C74">
        <w:trPr>
          <w:trHeight w:val="547"/>
        </w:trPr>
        <w:tc>
          <w:tcPr>
            <w:tcW w:w="1702" w:type="dxa"/>
            <w:vMerge/>
            <w:tcBorders>
              <w:left w:val="single" w:sz="2" w:space="0" w:color="auto"/>
              <w:right w:val="single" w:sz="2" w:space="0" w:color="auto"/>
            </w:tcBorders>
            <w:shd w:val="clear" w:color="auto" w:fill="E2EFD9" w:themeFill="accent6" w:themeFillTint="33"/>
            <w:vAlign w:val="center"/>
          </w:tcPr>
          <w:p w14:paraId="411B344B"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single" w:sz="2" w:space="0" w:color="auto"/>
              <w:right w:val="single" w:sz="2" w:space="0" w:color="auto"/>
            </w:tcBorders>
            <w:shd w:val="clear" w:color="auto" w:fill="D9E2F3" w:themeFill="accent1" w:themeFillTint="33"/>
          </w:tcPr>
          <w:p w14:paraId="4BB2081F"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4" w:space="0" w:color="auto"/>
              <w:right w:val="single" w:sz="4" w:space="0" w:color="auto"/>
            </w:tcBorders>
            <w:shd w:val="clear" w:color="auto" w:fill="auto"/>
          </w:tcPr>
          <w:p w14:paraId="07EE762A"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(EI03CG04-4S0</w:t>
            </w:r>
            <w:r>
              <w:rPr>
                <w:rFonts w:eastAsia="Times New Roman" w:cstheme="minorHAnsi"/>
                <w:b/>
                <w:bCs/>
                <w:color w:val="000000"/>
                <w:sz w:val="20"/>
                <w:szCs w:val="20"/>
              </w:rPr>
              <w:t>4</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Desenvolver progressivamente ações como pentear-se, vestir-se, calçar-se e alimentar-se com autonomia.</w:t>
            </w:r>
          </w:p>
        </w:tc>
        <w:tc>
          <w:tcPr>
            <w:tcW w:w="3827" w:type="dxa"/>
            <w:tcBorders>
              <w:top w:val="single" w:sz="2" w:space="0" w:color="auto"/>
              <w:left w:val="nil"/>
              <w:bottom w:val="single" w:sz="4" w:space="0" w:color="auto"/>
              <w:right w:val="single" w:sz="2" w:space="0" w:color="auto"/>
            </w:tcBorders>
            <w:shd w:val="clear" w:color="auto" w:fill="auto"/>
          </w:tcPr>
          <w:p w14:paraId="6237E81F"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(EI03CG04-5S0</w:t>
            </w:r>
            <w:r>
              <w:rPr>
                <w:rFonts w:eastAsia="Times New Roman" w:cstheme="minorHAnsi"/>
                <w:b/>
                <w:bCs/>
                <w:color w:val="000000"/>
                <w:sz w:val="20"/>
                <w:szCs w:val="20"/>
              </w:rPr>
              <w:t>4</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Dominar progressivamente ações como pentear-se, vestir-se, calçar-se e alimentar-se com autonomia.</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15D0D650"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07BA87DE"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663020E1" w14:textId="77777777" w:rsidTr="00851C74">
        <w:trPr>
          <w:trHeight w:val="547"/>
        </w:trPr>
        <w:tc>
          <w:tcPr>
            <w:tcW w:w="1702" w:type="dxa"/>
            <w:vMerge/>
            <w:tcBorders>
              <w:left w:val="single" w:sz="2" w:space="0" w:color="auto"/>
              <w:right w:val="single" w:sz="2" w:space="0" w:color="auto"/>
            </w:tcBorders>
            <w:shd w:val="clear" w:color="auto" w:fill="E2EFD9" w:themeFill="accent6" w:themeFillTint="33"/>
            <w:vAlign w:val="center"/>
          </w:tcPr>
          <w:p w14:paraId="4EBF0845"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single" w:sz="2" w:space="0" w:color="auto"/>
              <w:right w:val="single" w:sz="2" w:space="0" w:color="auto"/>
            </w:tcBorders>
            <w:shd w:val="clear" w:color="auto" w:fill="D9E2F3" w:themeFill="accent1" w:themeFillTint="33"/>
          </w:tcPr>
          <w:p w14:paraId="11AD18D5"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4" w:space="0" w:color="auto"/>
              <w:right w:val="single" w:sz="4" w:space="0" w:color="auto"/>
            </w:tcBorders>
            <w:shd w:val="clear" w:color="auto" w:fill="auto"/>
          </w:tcPr>
          <w:p w14:paraId="389E6E15"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(EI03CG04-4S0</w:t>
            </w:r>
            <w:r>
              <w:rPr>
                <w:rFonts w:eastAsia="Times New Roman" w:cstheme="minorHAnsi"/>
                <w:b/>
                <w:bCs/>
                <w:color w:val="000000"/>
                <w:sz w:val="20"/>
                <w:szCs w:val="20"/>
              </w:rPr>
              <w:t>5</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Utilizar progressivamente ações que proporcionem a autonomia no processo de higiene pessoal, do ambiente, dos cuidados com os pertences individuais e/ou coletivos.</w:t>
            </w:r>
          </w:p>
        </w:tc>
        <w:tc>
          <w:tcPr>
            <w:tcW w:w="3827" w:type="dxa"/>
            <w:tcBorders>
              <w:top w:val="single" w:sz="2" w:space="0" w:color="auto"/>
              <w:left w:val="nil"/>
              <w:bottom w:val="single" w:sz="4" w:space="0" w:color="auto"/>
              <w:right w:val="single" w:sz="2" w:space="0" w:color="auto"/>
            </w:tcBorders>
            <w:shd w:val="clear" w:color="auto" w:fill="auto"/>
          </w:tcPr>
          <w:p w14:paraId="30F1F924"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(EI03CG04-5S0</w:t>
            </w:r>
            <w:r>
              <w:rPr>
                <w:rFonts w:eastAsia="Times New Roman" w:cstheme="minorHAnsi"/>
                <w:b/>
                <w:bCs/>
                <w:color w:val="000000"/>
                <w:sz w:val="20"/>
                <w:szCs w:val="20"/>
              </w:rPr>
              <w:t>5</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Ampliar as ações que proporcionem a autonomia no processo de higiene pessoal, do ambiente, dos cuidados com os pertences individuais e/ou coletivos.</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4DEFA7EE"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7E0A24BB"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1F0AAA83" w14:textId="77777777" w:rsidTr="00851C74">
        <w:trPr>
          <w:trHeight w:val="547"/>
        </w:trPr>
        <w:tc>
          <w:tcPr>
            <w:tcW w:w="1702" w:type="dxa"/>
            <w:vMerge/>
            <w:tcBorders>
              <w:left w:val="single" w:sz="2" w:space="0" w:color="auto"/>
              <w:right w:val="single" w:sz="2" w:space="0" w:color="auto"/>
            </w:tcBorders>
            <w:shd w:val="clear" w:color="auto" w:fill="E2EFD9" w:themeFill="accent6" w:themeFillTint="33"/>
            <w:vAlign w:val="center"/>
          </w:tcPr>
          <w:p w14:paraId="5F6A36D2"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single" w:sz="2" w:space="0" w:color="auto"/>
              <w:right w:val="single" w:sz="2" w:space="0" w:color="auto"/>
            </w:tcBorders>
            <w:shd w:val="clear" w:color="auto" w:fill="D9E2F3" w:themeFill="accent1" w:themeFillTint="33"/>
          </w:tcPr>
          <w:p w14:paraId="08C60363"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4" w:space="0" w:color="auto"/>
              <w:right w:val="single" w:sz="4" w:space="0" w:color="auto"/>
            </w:tcBorders>
            <w:shd w:val="clear" w:color="auto" w:fill="auto"/>
          </w:tcPr>
          <w:p w14:paraId="2F7CB26D" w14:textId="77777777" w:rsidR="00CD6ADF" w:rsidRPr="0012557A" w:rsidRDefault="00CD6ADF" w:rsidP="00CD6ADF">
            <w:pPr>
              <w:spacing w:after="0" w:line="240" w:lineRule="auto"/>
              <w:ind w:left="214" w:hanging="214"/>
              <w:jc w:val="both"/>
              <w:rPr>
                <w:rFonts w:eastAsia="Times New Roman" w:cstheme="minorHAnsi"/>
                <w:color w:val="000000"/>
                <w:sz w:val="20"/>
                <w:szCs w:val="20"/>
              </w:rPr>
            </w:pPr>
            <w:r w:rsidRPr="0012557A">
              <w:rPr>
                <w:rFonts w:eastAsia="Times New Roman" w:cstheme="minorHAnsi"/>
                <w:b/>
                <w:bCs/>
                <w:color w:val="000000"/>
                <w:sz w:val="20"/>
                <w:szCs w:val="20"/>
              </w:rPr>
              <w:t>(EI03CG04-4S06)</w:t>
            </w:r>
            <w:r w:rsidRPr="0012557A">
              <w:rPr>
                <w:rFonts w:eastAsia="Times New Roman" w:cstheme="minorHAnsi"/>
                <w:color w:val="000000"/>
                <w:sz w:val="20"/>
                <w:szCs w:val="20"/>
              </w:rPr>
              <w:t xml:space="preserve"> Manusear e explorar com o auxílio do professor diferentes meios de comunicação, que explorem o tema trabalho, tais como: gibis, revistas, desenhos, vídeos, rodas de conversas e atividades musicais.</w:t>
            </w:r>
          </w:p>
        </w:tc>
        <w:tc>
          <w:tcPr>
            <w:tcW w:w="3827" w:type="dxa"/>
            <w:tcBorders>
              <w:top w:val="single" w:sz="2" w:space="0" w:color="auto"/>
              <w:left w:val="nil"/>
              <w:bottom w:val="single" w:sz="4" w:space="0" w:color="auto"/>
              <w:right w:val="single" w:sz="2" w:space="0" w:color="auto"/>
            </w:tcBorders>
            <w:shd w:val="clear" w:color="auto" w:fill="auto"/>
          </w:tcPr>
          <w:p w14:paraId="5DD5C1AF" w14:textId="77777777" w:rsidR="00CD6ADF" w:rsidRPr="0012557A" w:rsidRDefault="00CD6ADF" w:rsidP="00CD6ADF">
            <w:pPr>
              <w:spacing w:after="0" w:line="240" w:lineRule="auto"/>
              <w:ind w:left="214" w:hanging="214"/>
              <w:jc w:val="both"/>
              <w:rPr>
                <w:rFonts w:eastAsia="Times New Roman" w:cstheme="minorHAnsi"/>
                <w:color w:val="000000"/>
                <w:sz w:val="20"/>
                <w:szCs w:val="20"/>
              </w:rPr>
            </w:pPr>
            <w:r w:rsidRPr="0012557A">
              <w:rPr>
                <w:rFonts w:eastAsia="Times New Roman" w:cstheme="minorHAnsi"/>
                <w:b/>
                <w:bCs/>
                <w:color w:val="000000"/>
                <w:sz w:val="20"/>
                <w:szCs w:val="20"/>
              </w:rPr>
              <w:t>(EI03CG04-5S06)</w:t>
            </w:r>
            <w:r w:rsidRPr="0012557A">
              <w:rPr>
                <w:rFonts w:eastAsia="Times New Roman" w:cstheme="minorHAnsi"/>
                <w:color w:val="000000"/>
                <w:sz w:val="20"/>
                <w:szCs w:val="20"/>
              </w:rPr>
              <w:t xml:space="preserve"> Manusear e explorar diferentes meios de comunicação, que explorem o tema trabalho, tais como: gibis, revistas, desenhos, vídeos, rodas de conversas e atividades musicais.</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6C74385A"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41A2D679"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7D4A6A31" w14:textId="77777777" w:rsidTr="00851C74">
        <w:trPr>
          <w:trHeight w:val="170"/>
        </w:trPr>
        <w:tc>
          <w:tcPr>
            <w:tcW w:w="1702" w:type="dxa"/>
            <w:vMerge/>
            <w:tcBorders>
              <w:left w:val="single" w:sz="2" w:space="0" w:color="auto"/>
              <w:right w:val="single" w:sz="2" w:space="0" w:color="auto"/>
            </w:tcBorders>
            <w:shd w:val="clear" w:color="auto" w:fill="E2EFD9" w:themeFill="accent6" w:themeFillTint="33"/>
            <w:vAlign w:val="center"/>
          </w:tcPr>
          <w:p w14:paraId="773C3329"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single" w:sz="2" w:space="0" w:color="auto"/>
              <w:right w:val="single" w:sz="2" w:space="0" w:color="auto"/>
            </w:tcBorders>
            <w:shd w:val="clear" w:color="auto" w:fill="D9E2F3" w:themeFill="accent1" w:themeFillTint="33"/>
          </w:tcPr>
          <w:p w14:paraId="5B83A859"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single" w:sz="2" w:space="0" w:color="auto"/>
              <w:bottom w:val="single" w:sz="4" w:space="0" w:color="auto"/>
              <w:right w:val="single" w:sz="4" w:space="0" w:color="auto"/>
            </w:tcBorders>
            <w:shd w:val="clear" w:color="auto" w:fill="FFFFFF" w:themeFill="background1"/>
          </w:tcPr>
          <w:p w14:paraId="64DE534B"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(EI03CG04-4S0</w:t>
            </w:r>
            <w:r>
              <w:rPr>
                <w:rFonts w:eastAsia="Times New Roman" w:cstheme="minorHAnsi"/>
                <w:b/>
                <w:bCs/>
                <w:color w:val="000000"/>
                <w:sz w:val="20"/>
                <w:szCs w:val="20"/>
              </w:rPr>
              <w:t>7</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w:t>
            </w:r>
            <w:r>
              <w:rPr>
                <w:rFonts w:eastAsia="Times New Roman" w:cstheme="minorHAnsi"/>
                <w:color w:val="000000"/>
                <w:sz w:val="20"/>
                <w:szCs w:val="20"/>
              </w:rPr>
              <w:t>A</w:t>
            </w:r>
            <w:r w:rsidRPr="00315B9F">
              <w:rPr>
                <w:rFonts w:eastAsia="Times New Roman" w:cstheme="minorHAnsi"/>
                <w:color w:val="000000"/>
                <w:sz w:val="20"/>
                <w:szCs w:val="20"/>
              </w:rPr>
              <w:t>presentar através da dramatização, com o auxílio do professor, os objetos que podem ser utilizados no autocuidado da higiene pessoal, tais como: escova de dentes, pasta de dentes, sabonetes, escovas ou pentes.</w:t>
            </w:r>
          </w:p>
        </w:tc>
        <w:tc>
          <w:tcPr>
            <w:tcW w:w="3827" w:type="dxa"/>
            <w:tcBorders>
              <w:top w:val="single" w:sz="4" w:space="0" w:color="auto"/>
              <w:left w:val="nil"/>
              <w:bottom w:val="single" w:sz="4" w:space="0" w:color="auto"/>
              <w:right w:val="single" w:sz="2" w:space="0" w:color="auto"/>
            </w:tcBorders>
            <w:shd w:val="clear" w:color="auto" w:fill="FFFFFF" w:themeFill="background1"/>
          </w:tcPr>
          <w:p w14:paraId="402E52D7" w14:textId="77777777" w:rsidR="00CD6ADF" w:rsidRPr="00315B9F" w:rsidRDefault="00CD6ADF" w:rsidP="00CD6ADF">
            <w:pPr>
              <w:spacing w:after="0" w:line="240" w:lineRule="auto"/>
              <w:ind w:left="214" w:hanging="214"/>
              <w:jc w:val="both"/>
              <w:rPr>
                <w:rFonts w:eastAsia="Times New Roman" w:cstheme="minorHAnsi"/>
                <w:b/>
                <w:bCs/>
                <w:color w:val="000000"/>
                <w:sz w:val="20"/>
                <w:szCs w:val="20"/>
              </w:rPr>
            </w:pPr>
            <w:r w:rsidRPr="00315B9F">
              <w:rPr>
                <w:rFonts w:eastAsia="Times New Roman" w:cstheme="minorHAnsi"/>
                <w:b/>
                <w:bCs/>
                <w:color w:val="000000"/>
                <w:sz w:val="20"/>
                <w:szCs w:val="20"/>
              </w:rPr>
              <w:t>(EI03CG04-5S0</w:t>
            </w:r>
            <w:r>
              <w:rPr>
                <w:rFonts w:eastAsia="Times New Roman" w:cstheme="minorHAnsi"/>
                <w:b/>
                <w:bCs/>
                <w:color w:val="000000"/>
                <w:sz w:val="20"/>
                <w:szCs w:val="20"/>
              </w:rPr>
              <w:t>7</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w:t>
            </w:r>
            <w:r>
              <w:rPr>
                <w:rFonts w:eastAsia="Times New Roman" w:cstheme="minorHAnsi"/>
                <w:color w:val="000000"/>
                <w:sz w:val="20"/>
                <w:szCs w:val="20"/>
              </w:rPr>
              <w:t>A</w:t>
            </w:r>
            <w:r w:rsidRPr="00315B9F">
              <w:rPr>
                <w:rFonts w:eastAsia="Times New Roman" w:cstheme="minorHAnsi"/>
                <w:color w:val="000000"/>
                <w:sz w:val="20"/>
                <w:szCs w:val="20"/>
              </w:rPr>
              <w:t>presentar através da dramatização, com o auxílio do professor, os objetos que podem ser utilizados no autocuidado da higiene pessoal, tais como: escova de dentes, pasta de dentes, sabonetes, escovas ou pentes.</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4C2CDFD7"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70941DDC"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59A3F5B2" w14:textId="77777777" w:rsidTr="00851C74">
        <w:trPr>
          <w:trHeight w:val="170"/>
        </w:trPr>
        <w:tc>
          <w:tcPr>
            <w:tcW w:w="1702" w:type="dxa"/>
            <w:vMerge/>
            <w:tcBorders>
              <w:left w:val="single" w:sz="2" w:space="0" w:color="auto"/>
              <w:right w:val="single" w:sz="2" w:space="0" w:color="auto"/>
            </w:tcBorders>
            <w:shd w:val="clear" w:color="auto" w:fill="E2EFD9" w:themeFill="accent6" w:themeFillTint="33"/>
            <w:vAlign w:val="center"/>
          </w:tcPr>
          <w:p w14:paraId="2AD8E1F2"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single" w:sz="2" w:space="0" w:color="auto"/>
              <w:right w:val="single" w:sz="2" w:space="0" w:color="auto"/>
            </w:tcBorders>
            <w:shd w:val="clear" w:color="auto" w:fill="D9E2F3" w:themeFill="accent1" w:themeFillTint="33"/>
          </w:tcPr>
          <w:p w14:paraId="5D60DC66"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single" w:sz="2" w:space="0" w:color="auto"/>
              <w:bottom w:val="single" w:sz="4" w:space="0" w:color="auto"/>
              <w:right w:val="single" w:sz="4" w:space="0" w:color="auto"/>
            </w:tcBorders>
            <w:shd w:val="clear" w:color="auto" w:fill="FFFFFF" w:themeFill="background1"/>
          </w:tcPr>
          <w:p w14:paraId="67F42CF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(EI03CG04-4S0</w:t>
            </w:r>
            <w:r>
              <w:rPr>
                <w:rFonts w:eastAsia="Times New Roman" w:cstheme="minorHAnsi"/>
                <w:b/>
                <w:bCs/>
                <w:color w:val="000000"/>
                <w:sz w:val="20"/>
                <w:szCs w:val="20"/>
              </w:rPr>
              <w:t>8</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Analisar com o auxílio do professor, quais as formas de uma </w:t>
            </w:r>
            <w:r w:rsidRPr="00315B9F">
              <w:rPr>
                <w:rFonts w:eastAsia="Times New Roman" w:cstheme="minorHAnsi"/>
                <w:color w:val="000000"/>
                <w:sz w:val="20"/>
                <w:szCs w:val="20"/>
              </w:rPr>
              <w:lastRenderedPageBreak/>
              <w:t>alimentação balanceada e equilibrada em diferentes contextos socioculturais.</w:t>
            </w:r>
          </w:p>
        </w:tc>
        <w:tc>
          <w:tcPr>
            <w:tcW w:w="3827" w:type="dxa"/>
            <w:tcBorders>
              <w:top w:val="single" w:sz="4" w:space="0" w:color="auto"/>
              <w:left w:val="nil"/>
              <w:bottom w:val="single" w:sz="4" w:space="0" w:color="auto"/>
              <w:right w:val="single" w:sz="2" w:space="0" w:color="auto"/>
            </w:tcBorders>
            <w:shd w:val="clear" w:color="auto" w:fill="FFFFFF" w:themeFill="background1"/>
          </w:tcPr>
          <w:p w14:paraId="1D6CE502" w14:textId="77777777" w:rsidR="00CD6ADF" w:rsidRPr="0012557A" w:rsidRDefault="00CD6ADF" w:rsidP="00CD6ADF">
            <w:pPr>
              <w:spacing w:after="0" w:line="240" w:lineRule="auto"/>
              <w:ind w:left="214" w:hanging="214"/>
              <w:jc w:val="both"/>
              <w:rPr>
                <w:rFonts w:eastAsia="Times New Roman" w:cstheme="minorHAnsi"/>
                <w:color w:val="000000"/>
                <w:sz w:val="20"/>
                <w:szCs w:val="20"/>
              </w:rPr>
            </w:pPr>
            <w:r w:rsidRPr="0012557A">
              <w:rPr>
                <w:rFonts w:eastAsia="Times New Roman" w:cstheme="minorHAnsi"/>
                <w:b/>
                <w:bCs/>
                <w:color w:val="000000"/>
                <w:sz w:val="20"/>
                <w:szCs w:val="20"/>
              </w:rPr>
              <w:lastRenderedPageBreak/>
              <w:t>(EI03CG04-5S08)</w:t>
            </w:r>
            <w:r w:rsidRPr="0012557A">
              <w:rPr>
                <w:rFonts w:eastAsia="Times New Roman" w:cstheme="minorHAnsi"/>
                <w:color w:val="000000"/>
                <w:sz w:val="20"/>
                <w:szCs w:val="20"/>
              </w:rPr>
              <w:t xml:space="preserve"> Analisar com o auxílio do professor, quais as formas de uma </w:t>
            </w:r>
            <w:r w:rsidRPr="0012557A">
              <w:rPr>
                <w:rFonts w:eastAsia="Times New Roman" w:cstheme="minorHAnsi"/>
                <w:color w:val="000000"/>
                <w:sz w:val="20"/>
                <w:szCs w:val="20"/>
              </w:rPr>
              <w:lastRenderedPageBreak/>
              <w:t>alimentação balanceada e equilibrada em diferentes contextos socioculturais</w:t>
            </w:r>
            <w:r>
              <w:rPr>
                <w:rFonts w:eastAsia="Times New Roman" w:cstheme="minorHAnsi"/>
                <w:color w:val="000000"/>
                <w:sz w:val="20"/>
                <w:szCs w:val="20"/>
              </w:rPr>
              <w:t>.</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759A2DD4"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36DD0F62"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31CC24D9" w14:textId="77777777" w:rsidTr="00851C74">
        <w:trPr>
          <w:trHeight w:val="170"/>
        </w:trPr>
        <w:tc>
          <w:tcPr>
            <w:tcW w:w="1702" w:type="dxa"/>
            <w:vMerge/>
            <w:tcBorders>
              <w:left w:val="single" w:sz="2" w:space="0" w:color="auto"/>
              <w:right w:val="single" w:sz="2" w:space="0" w:color="auto"/>
            </w:tcBorders>
            <w:shd w:val="clear" w:color="auto" w:fill="E2EFD9" w:themeFill="accent6" w:themeFillTint="33"/>
            <w:vAlign w:val="center"/>
          </w:tcPr>
          <w:p w14:paraId="0215985E"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single" w:sz="2" w:space="0" w:color="auto"/>
              <w:right w:val="single" w:sz="2" w:space="0" w:color="auto"/>
            </w:tcBorders>
            <w:shd w:val="clear" w:color="auto" w:fill="D9E2F3" w:themeFill="accent1" w:themeFillTint="33"/>
          </w:tcPr>
          <w:p w14:paraId="1182F47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single" w:sz="2" w:space="0" w:color="auto"/>
              <w:bottom w:val="single" w:sz="4" w:space="0" w:color="auto"/>
              <w:right w:val="single" w:sz="4" w:space="0" w:color="auto"/>
            </w:tcBorders>
            <w:shd w:val="clear" w:color="auto" w:fill="FFFFFF" w:themeFill="background1"/>
          </w:tcPr>
          <w:p w14:paraId="67E83F8F" w14:textId="77777777" w:rsidR="00CD6ADF" w:rsidRPr="0012557A" w:rsidRDefault="00CD6ADF" w:rsidP="00CD6ADF">
            <w:pPr>
              <w:spacing w:after="0" w:line="240" w:lineRule="auto"/>
              <w:ind w:left="214" w:hanging="214"/>
              <w:jc w:val="both"/>
              <w:rPr>
                <w:rFonts w:eastAsia="Times New Roman" w:cstheme="minorHAnsi"/>
                <w:color w:val="000000"/>
                <w:sz w:val="20"/>
                <w:szCs w:val="20"/>
              </w:rPr>
            </w:pPr>
            <w:r w:rsidRPr="0012557A">
              <w:rPr>
                <w:rFonts w:eastAsia="Times New Roman" w:cstheme="minorHAnsi"/>
                <w:b/>
                <w:bCs/>
                <w:color w:val="000000"/>
                <w:sz w:val="20"/>
                <w:szCs w:val="20"/>
              </w:rPr>
              <w:t>(EI03CG04-4S09)</w:t>
            </w:r>
            <w:r w:rsidRPr="0012557A">
              <w:rPr>
                <w:rFonts w:eastAsia="Times New Roman" w:cstheme="minorHAnsi"/>
                <w:color w:val="000000"/>
                <w:sz w:val="20"/>
                <w:szCs w:val="20"/>
              </w:rPr>
              <w:t xml:space="preserve"> Vivenciar com o auxílio do professor por meio das práticas corporais de aventura, atividades que proporcionem contato com a natureza, a fim de construir consciência ambiental e atitudes para protegê-la.</w:t>
            </w:r>
          </w:p>
        </w:tc>
        <w:tc>
          <w:tcPr>
            <w:tcW w:w="3827" w:type="dxa"/>
            <w:tcBorders>
              <w:top w:val="single" w:sz="4" w:space="0" w:color="auto"/>
              <w:left w:val="nil"/>
              <w:bottom w:val="single" w:sz="4" w:space="0" w:color="auto"/>
              <w:right w:val="single" w:sz="2" w:space="0" w:color="auto"/>
            </w:tcBorders>
            <w:shd w:val="clear" w:color="auto" w:fill="FFFFFF" w:themeFill="background1"/>
          </w:tcPr>
          <w:p w14:paraId="53DB3DBF" w14:textId="77777777" w:rsidR="00CD6ADF" w:rsidRPr="0012557A" w:rsidRDefault="00CD6ADF" w:rsidP="00CD6ADF">
            <w:pPr>
              <w:spacing w:after="0" w:line="240" w:lineRule="auto"/>
              <w:ind w:left="214" w:hanging="214"/>
              <w:jc w:val="both"/>
              <w:rPr>
                <w:rFonts w:eastAsia="Times New Roman" w:cstheme="minorHAnsi"/>
                <w:color w:val="000000"/>
                <w:sz w:val="20"/>
                <w:szCs w:val="20"/>
              </w:rPr>
            </w:pPr>
            <w:r w:rsidRPr="0012557A">
              <w:rPr>
                <w:rFonts w:eastAsia="Times New Roman" w:cstheme="minorHAnsi"/>
                <w:b/>
                <w:bCs/>
                <w:color w:val="000000"/>
                <w:sz w:val="20"/>
                <w:szCs w:val="20"/>
              </w:rPr>
              <w:t>(EI03CG04-5S09)</w:t>
            </w:r>
            <w:r w:rsidRPr="0012557A">
              <w:rPr>
                <w:rFonts w:eastAsia="Times New Roman" w:cstheme="minorHAnsi"/>
                <w:color w:val="000000"/>
                <w:sz w:val="20"/>
                <w:szCs w:val="20"/>
              </w:rPr>
              <w:t xml:space="preserve"> Vivenciar com o auxílio do professor por meio das práticas corporais de aventura, atividades que proporcionem contato com a natureza, a fim de construir consciência ambiental e atitudes para protegê-la.</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1CDC9856"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55CCEDD0"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5D75639C" w14:textId="77777777" w:rsidTr="00851C74">
        <w:trPr>
          <w:trHeight w:val="170"/>
        </w:trPr>
        <w:tc>
          <w:tcPr>
            <w:tcW w:w="1702" w:type="dxa"/>
            <w:vMerge/>
            <w:tcBorders>
              <w:left w:val="single" w:sz="2" w:space="0" w:color="auto"/>
              <w:right w:val="single" w:sz="2" w:space="0" w:color="auto"/>
            </w:tcBorders>
            <w:shd w:val="clear" w:color="auto" w:fill="E2EFD9" w:themeFill="accent6" w:themeFillTint="33"/>
            <w:vAlign w:val="center"/>
          </w:tcPr>
          <w:p w14:paraId="7FAE5BF7"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single" w:sz="2" w:space="0" w:color="auto"/>
              <w:right w:val="single" w:sz="2" w:space="0" w:color="auto"/>
            </w:tcBorders>
            <w:shd w:val="clear" w:color="auto" w:fill="D9E2F3" w:themeFill="accent1" w:themeFillTint="33"/>
          </w:tcPr>
          <w:p w14:paraId="5F0B0957"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single" w:sz="2" w:space="0" w:color="auto"/>
              <w:bottom w:val="single" w:sz="4" w:space="0" w:color="auto"/>
              <w:right w:val="single" w:sz="4" w:space="0" w:color="auto"/>
            </w:tcBorders>
            <w:shd w:val="clear" w:color="auto" w:fill="FFFFFF" w:themeFill="background1"/>
          </w:tcPr>
          <w:p w14:paraId="45723D20" w14:textId="77777777" w:rsidR="00CD6ADF" w:rsidRPr="00315B9F" w:rsidRDefault="00CD6ADF" w:rsidP="00CD6ADF">
            <w:pPr>
              <w:spacing w:after="0" w:line="240" w:lineRule="auto"/>
              <w:ind w:left="214" w:hanging="214"/>
              <w:jc w:val="both"/>
              <w:rPr>
                <w:rFonts w:eastAsia="Times New Roman" w:cstheme="minorHAnsi"/>
                <w:b/>
                <w:bCs/>
                <w:color w:val="000000"/>
                <w:sz w:val="20"/>
                <w:szCs w:val="20"/>
              </w:rPr>
            </w:pPr>
            <w:r w:rsidRPr="00315B9F">
              <w:rPr>
                <w:rFonts w:eastAsia="Times New Roman" w:cstheme="minorHAnsi"/>
                <w:b/>
                <w:bCs/>
                <w:color w:val="000000"/>
                <w:sz w:val="20"/>
                <w:szCs w:val="20"/>
              </w:rPr>
              <w:t>(EI03CG04-4S</w:t>
            </w:r>
            <w:r>
              <w:rPr>
                <w:rFonts w:eastAsia="Times New Roman" w:cstheme="minorHAnsi"/>
                <w:b/>
                <w:bCs/>
                <w:color w:val="000000"/>
                <w:sz w:val="20"/>
                <w:szCs w:val="20"/>
              </w:rPr>
              <w:t>10</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Desenvolver práticas </w:t>
            </w:r>
            <w:r>
              <w:rPr>
                <w:rFonts w:eastAsia="Times New Roman" w:cstheme="minorHAnsi"/>
                <w:color w:val="000000"/>
                <w:sz w:val="20"/>
                <w:szCs w:val="20"/>
              </w:rPr>
              <w:t xml:space="preserve">sustentáveis </w:t>
            </w:r>
            <w:r w:rsidRPr="00315B9F">
              <w:rPr>
                <w:rFonts w:eastAsia="Times New Roman" w:cstheme="minorHAnsi"/>
                <w:color w:val="000000"/>
                <w:sz w:val="20"/>
                <w:szCs w:val="20"/>
              </w:rPr>
              <w:t>com o auxílio do professor em diferentes contextos, tais como: não desperdiçar água, separar o lixo orgânico e reciclável, incentivar as doações (feira de troca de brinquedos, de roupas, de sapatos), economizar energia.</w:t>
            </w:r>
          </w:p>
        </w:tc>
        <w:tc>
          <w:tcPr>
            <w:tcW w:w="3827" w:type="dxa"/>
            <w:tcBorders>
              <w:top w:val="single" w:sz="4" w:space="0" w:color="auto"/>
              <w:left w:val="nil"/>
              <w:bottom w:val="single" w:sz="4" w:space="0" w:color="auto"/>
              <w:right w:val="single" w:sz="2" w:space="0" w:color="auto"/>
            </w:tcBorders>
            <w:shd w:val="clear" w:color="auto" w:fill="FFFFFF" w:themeFill="background1"/>
          </w:tcPr>
          <w:p w14:paraId="4A9FCB64" w14:textId="77777777" w:rsidR="00CD6ADF" w:rsidRPr="00315B9F" w:rsidRDefault="00CD6ADF" w:rsidP="00CD6ADF">
            <w:pPr>
              <w:spacing w:after="0" w:line="240" w:lineRule="auto"/>
              <w:ind w:left="214" w:hanging="214"/>
              <w:jc w:val="both"/>
              <w:rPr>
                <w:rFonts w:eastAsia="Times New Roman" w:cstheme="minorHAnsi"/>
                <w:b/>
                <w:bCs/>
                <w:color w:val="000000"/>
                <w:sz w:val="20"/>
                <w:szCs w:val="20"/>
              </w:rPr>
            </w:pPr>
            <w:r w:rsidRPr="00315B9F">
              <w:rPr>
                <w:rFonts w:eastAsia="Times New Roman" w:cstheme="minorHAnsi"/>
                <w:b/>
                <w:bCs/>
                <w:color w:val="000000"/>
                <w:sz w:val="20"/>
                <w:szCs w:val="20"/>
              </w:rPr>
              <w:t>(EI03CG04-5S</w:t>
            </w:r>
            <w:r>
              <w:rPr>
                <w:rFonts w:eastAsia="Times New Roman" w:cstheme="minorHAnsi"/>
                <w:b/>
                <w:bCs/>
                <w:color w:val="000000"/>
                <w:sz w:val="20"/>
                <w:szCs w:val="20"/>
              </w:rPr>
              <w:t>10</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Desenvolver práticas de sustentabilidade com o auxílio do professor em diferentes contextos, tais como: não desperdiçar água, separar o lixo orgânico e reciclável, incentivar as doações (feira de troca de brinquedos, de roupas, de sapatos), economizar energia.</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6F4AA234"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1D3D8DCB"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103984C4" w14:textId="77777777" w:rsidTr="00851C74">
        <w:trPr>
          <w:trHeight w:val="547"/>
        </w:trPr>
        <w:tc>
          <w:tcPr>
            <w:tcW w:w="1702" w:type="dxa"/>
            <w:vMerge/>
            <w:tcBorders>
              <w:left w:val="single" w:sz="2" w:space="0" w:color="auto"/>
              <w:right w:val="single" w:sz="2" w:space="0" w:color="auto"/>
            </w:tcBorders>
            <w:shd w:val="clear" w:color="auto" w:fill="E2EFD9" w:themeFill="accent6" w:themeFillTint="33"/>
            <w:vAlign w:val="center"/>
          </w:tcPr>
          <w:p w14:paraId="7B7B40B8"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single" w:sz="2" w:space="0" w:color="auto"/>
              <w:right w:val="single" w:sz="2" w:space="0" w:color="auto"/>
            </w:tcBorders>
            <w:shd w:val="clear" w:color="auto" w:fill="D9E2F3" w:themeFill="accent1" w:themeFillTint="33"/>
          </w:tcPr>
          <w:p w14:paraId="426EC602"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single" w:sz="2" w:space="0" w:color="auto"/>
              <w:bottom w:val="single" w:sz="4" w:space="0" w:color="auto"/>
              <w:right w:val="single" w:sz="4" w:space="0" w:color="auto"/>
            </w:tcBorders>
            <w:shd w:val="clear" w:color="auto" w:fill="auto"/>
          </w:tcPr>
          <w:p w14:paraId="2EAF1B9C"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(EI03CG04-4S</w:t>
            </w:r>
            <w:r>
              <w:rPr>
                <w:rFonts w:eastAsia="Times New Roman" w:cstheme="minorHAnsi"/>
                <w:b/>
                <w:bCs/>
                <w:color w:val="000000"/>
                <w:sz w:val="20"/>
                <w:szCs w:val="20"/>
              </w:rPr>
              <w:t>11</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Construir coletivamente com o auxílio do professor um quadro ou painel, relacionando quais são os principais hábitos de higiene que devemos adotar diariamente (tomar banho todos os dias, cortar as unhas, lavar as mãos antes e depois de utilizar o banheiro, lavar as mãos antes das refeições, escovar os dentes e utilizar o fio dental com frequência, dar descarga e tampar o vaso após a utilização entre outros).</w:t>
            </w:r>
          </w:p>
        </w:tc>
        <w:tc>
          <w:tcPr>
            <w:tcW w:w="3827" w:type="dxa"/>
            <w:tcBorders>
              <w:top w:val="single" w:sz="4" w:space="0" w:color="auto"/>
              <w:left w:val="nil"/>
              <w:bottom w:val="single" w:sz="4" w:space="0" w:color="auto"/>
              <w:right w:val="single" w:sz="2" w:space="0" w:color="auto"/>
            </w:tcBorders>
            <w:shd w:val="clear" w:color="auto" w:fill="auto"/>
          </w:tcPr>
          <w:p w14:paraId="0EC30432"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(EI03CG04-5S</w:t>
            </w:r>
            <w:r>
              <w:rPr>
                <w:rFonts w:eastAsia="Times New Roman" w:cstheme="minorHAnsi"/>
                <w:b/>
                <w:bCs/>
                <w:color w:val="000000"/>
                <w:sz w:val="20"/>
                <w:szCs w:val="20"/>
              </w:rPr>
              <w:t>11</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Construir coletivamente com o auxílio do professor um quadro ou painel, relacionando quais são os principais hábitos de higiene que devemos adotar diariamente (tomar banho todos os dias, cortar as unhas, lavar as mãos antes e depois de utilizar o banheiro, lavar as mãos antes das refeições, escovar os dentes e utilizar o fio dental com frequência, dar descarga e tampar o vaso após a utilização entre outros).</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6A84A171"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7D325D7D"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73489B48" w14:textId="77777777" w:rsidTr="00851C74">
        <w:trPr>
          <w:trHeight w:val="547"/>
        </w:trPr>
        <w:tc>
          <w:tcPr>
            <w:tcW w:w="1702" w:type="dxa"/>
            <w:vMerge/>
            <w:tcBorders>
              <w:left w:val="single" w:sz="2" w:space="0" w:color="auto"/>
              <w:right w:val="single" w:sz="2" w:space="0" w:color="auto"/>
            </w:tcBorders>
            <w:shd w:val="clear" w:color="auto" w:fill="E2EFD9" w:themeFill="accent6" w:themeFillTint="33"/>
            <w:vAlign w:val="center"/>
          </w:tcPr>
          <w:p w14:paraId="09A70C87"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single" w:sz="2" w:space="0" w:color="auto"/>
              <w:right w:val="single" w:sz="2" w:space="0" w:color="auto"/>
            </w:tcBorders>
            <w:shd w:val="clear" w:color="auto" w:fill="D9E2F3" w:themeFill="accent1" w:themeFillTint="33"/>
          </w:tcPr>
          <w:p w14:paraId="689848CB"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single" w:sz="2" w:space="0" w:color="auto"/>
              <w:bottom w:val="single" w:sz="4" w:space="0" w:color="auto"/>
              <w:right w:val="single" w:sz="4" w:space="0" w:color="auto"/>
            </w:tcBorders>
            <w:shd w:val="clear" w:color="auto" w:fill="auto"/>
          </w:tcPr>
          <w:p w14:paraId="352D84F7"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(EI03CG04-4S</w:t>
            </w:r>
            <w:r>
              <w:rPr>
                <w:rFonts w:eastAsia="Times New Roman" w:cstheme="minorHAnsi"/>
                <w:b/>
                <w:bCs/>
                <w:color w:val="000000"/>
                <w:sz w:val="20"/>
                <w:szCs w:val="20"/>
              </w:rPr>
              <w:t>12</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Fazer uso de noções básicas de cuidado consigo mesmas</w:t>
            </w:r>
            <w:r>
              <w:rPr>
                <w:rFonts w:eastAsia="Times New Roman" w:cstheme="minorHAnsi"/>
                <w:color w:val="000000"/>
                <w:sz w:val="20"/>
                <w:szCs w:val="20"/>
              </w:rPr>
              <w:t>.</w:t>
            </w:r>
          </w:p>
        </w:tc>
        <w:tc>
          <w:tcPr>
            <w:tcW w:w="3827" w:type="dxa"/>
            <w:tcBorders>
              <w:top w:val="single" w:sz="4" w:space="0" w:color="auto"/>
              <w:left w:val="nil"/>
              <w:bottom w:val="single" w:sz="4" w:space="0" w:color="auto"/>
              <w:right w:val="single" w:sz="2" w:space="0" w:color="auto"/>
            </w:tcBorders>
            <w:shd w:val="clear" w:color="auto" w:fill="auto"/>
          </w:tcPr>
          <w:p w14:paraId="2E52BCD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(EI03CG04-5S</w:t>
            </w:r>
            <w:r>
              <w:rPr>
                <w:rFonts w:eastAsia="Times New Roman" w:cstheme="minorHAnsi"/>
                <w:b/>
                <w:bCs/>
                <w:color w:val="000000"/>
                <w:sz w:val="20"/>
                <w:szCs w:val="20"/>
              </w:rPr>
              <w:t>12</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Fazer uso de noções básicas de cuidado consigo mesmas</w:t>
            </w:r>
            <w:r>
              <w:rPr>
                <w:rFonts w:eastAsia="Times New Roman" w:cstheme="minorHAnsi"/>
                <w:color w:val="000000"/>
                <w:sz w:val="20"/>
                <w:szCs w:val="20"/>
              </w:rPr>
              <w:t>.</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37226389"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3D514ECB"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6C760CD4" w14:textId="77777777" w:rsidTr="00851C74">
        <w:trPr>
          <w:trHeight w:val="547"/>
        </w:trPr>
        <w:tc>
          <w:tcPr>
            <w:tcW w:w="1702" w:type="dxa"/>
            <w:vMerge/>
            <w:tcBorders>
              <w:left w:val="single" w:sz="2" w:space="0" w:color="auto"/>
              <w:right w:val="single" w:sz="2" w:space="0" w:color="auto"/>
            </w:tcBorders>
            <w:shd w:val="clear" w:color="auto" w:fill="E2EFD9" w:themeFill="accent6" w:themeFillTint="33"/>
            <w:vAlign w:val="center"/>
          </w:tcPr>
          <w:p w14:paraId="437A1BAE"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single" w:sz="2" w:space="0" w:color="auto"/>
              <w:right w:val="single" w:sz="2" w:space="0" w:color="auto"/>
            </w:tcBorders>
            <w:shd w:val="clear" w:color="auto" w:fill="D9E2F3" w:themeFill="accent1" w:themeFillTint="33"/>
          </w:tcPr>
          <w:p w14:paraId="3E84CC3C"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single" w:sz="2" w:space="0" w:color="auto"/>
              <w:bottom w:val="single" w:sz="4" w:space="0" w:color="auto"/>
              <w:right w:val="single" w:sz="4" w:space="0" w:color="auto"/>
            </w:tcBorders>
            <w:shd w:val="clear" w:color="auto" w:fill="auto"/>
          </w:tcPr>
          <w:p w14:paraId="079BF477" w14:textId="77777777" w:rsidR="00CD6ADF" w:rsidRPr="00912EF6" w:rsidRDefault="00CD6ADF" w:rsidP="00CD6ADF">
            <w:pPr>
              <w:spacing w:after="0" w:line="240" w:lineRule="auto"/>
              <w:ind w:left="214" w:hanging="214"/>
              <w:jc w:val="both"/>
              <w:rPr>
                <w:rFonts w:eastAsia="Times New Roman" w:cstheme="minorHAnsi"/>
                <w:color w:val="000000"/>
                <w:sz w:val="20"/>
                <w:szCs w:val="20"/>
              </w:rPr>
            </w:pPr>
            <w:r w:rsidRPr="00912EF6">
              <w:rPr>
                <w:rFonts w:eastAsia="Times New Roman" w:cstheme="minorHAnsi"/>
                <w:b/>
                <w:bCs/>
                <w:color w:val="000000"/>
                <w:sz w:val="20"/>
                <w:szCs w:val="20"/>
              </w:rPr>
              <w:t>(EI03CG04-4S13)</w:t>
            </w:r>
            <w:r w:rsidRPr="00912EF6">
              <w:rPr>
                <w:rFonts w:eastAsia="Times New Roman" w:cstheme="minorHAnsi"/>
                <w:color w:val="000000"/>
                <w:sz w:val="20"/>
                <w:szCs w:val="20"/>
              </w:rPr>
              <w:t xml:space="preserve"> Reconhecer e nomear partes do corpo necessárias para o desenvolvimento do autocuidado e consciência corporal</w:t>
            </w:r>
            <w:r>
              <w:rPr>
                <w:rFonts w:eastAsia="Times New Roman" w:cstheme="minorHAnsi"/>
                <w:color w:val="000000"/>
                <w:sz w:val="20"/>
                <w:szCs w:val="20"/>
              </w:rPr>
              <w:t>.</w:t>
            </w:r>
          </w:p>
        </w:tc>
        <w:tc>
          <w:tcPr>
            <w:tcW w:w="3827" w:type="dxa"/>
            <w:tcBorders>
              <w:top w:val="single" w:sz="4" w:space="0" w:color="auto"/>
              <w:left w:val="nil"/>
              <w:bottom w:val="single" w:sz="4" w:space="0" w:color="auto"/>
              <w:right w:val="single" w:sz="2" w:space="0" w:color="auto"/>
            </w:tcBorders>
            <w:shd w:val="clear" w:color="auto" w:fill="auto"/>
          </w:tcPr>
          <w:p w14:paraId="04FE2478" w14:textId="77777777" w:rsidR="00CD6ADF" w:rsidRPr="00912EF6" w:rsidRDefault="00CD6ADF" w:rsidP="00CD6ADF">
            <w:pPr>
              <w:spacing w:after="0" w:line="240" w:lineRule="auto"/>
              <w:ind w:left="214" w:hanging="214"/>
              <w:jc w:val="both"/>
              <w:rPr>
                <w:rFonts w:eastAsia="Times New Roman" w:cstheme="minorHAnsi"/>
                <w:color w:val="000000"/>
                <w:sz w:val="20"/>
                <w:szCs w:val="20"/>
              </w:rPr>
            </w:pPr>
            <w:r w:rsidRPr="00912EF6">
              <w:rPr>
                <w:rFonts w:eastAsia="Times New Roman" w:cstheme="minorHAnsi"/>
                <w:b/>
                <w:bCs/>
                <w:color w:val="000000"/>
                <w:sz w:val="20"/>
                <w:szCs w:val="20"/>
              </w:rPr>
              <w:t>(EI03CG04-5S13)</w:t>
            </w:r>
            <w:r w:rsidRPr="00912EF6">
              <w:rPr>
                <w:rFonts w:eastAsia="Times New Roman" w:cstheme="minorHAnsi"/>
                <w:color w:val="000000"/>
                <w:sz w:val="20"/>
                <w:szCs w:val="20"/>
              </w:rPr>
              <w:t xml:space="preserve"> Identificar e nomear as partes do corpo e suas funções</w:t>
            </w:r>
            <w:r>
              <w:rPr>
                <w:rFonts w:eastAsia="Times New Roman" w:cstheme="minorHAnsi"/>
                <w:color w:val="000000"/>
                <w:sz w:val="20"/>
                <w:szCs w:val="20"/>
              </w:rPr>
              <w:t>.</w:t>
            </w:r>
            <w:r w:rsidRPr="00912EF6">
              <w:rPr>
                <w:rFonts w:eastAsia="Times New Roman" w:cstheme="minorHAnsi"/>
                <w:color w:val="000000"/>
                <w:sz w:val="20"/>
                <w:szCs w:val="20"/>
              </w:rPr>
              <w:t xml:space="preserve"> </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24C9BBA7"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6A30C803"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0C21744F" w14:textId="77777777" w:rsidTr="00851C74">
        <w:trPr>
          <w:trHeight w:val="547"/>
        </w:trPr>
        <w:tc>
          <w:tcPr>
            <w:tcW w:w="1702" w:type="dxa"/>
            <w:vMerge/>
            <w:tcBorders>
              <w:left w:val="single" w:sz="2" w:space="0" w:color="auto"/>
              <w:right w:val="single" w:sz="2" w:space="0" w:color="auto"/>
            </w:tcBorders>
            <w:shd w:val="clear" w:color="auto" w:fill="E2EFD9" w:themeFill="accent6" w:themeFillTint="33"/>
            <w:vAlign w:val="center"/>
          </w:tcPr>
          <w:p w14:paraId="07D716E2"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single" w:sz="2" w:space="0" w:color="auto"/>
              <w:right w:val="single" w:sz="2" w:space="0" w:color="auto"/>
            </w:tcBorders>
            <w:shd w:val="clear" w:color="auto" w:fill="D9E2F3" w:themeFill="accent1" w:themeFillTint="33"/>
          </w:tcPr>
          <w:p w14:paraId="619584F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4" w:space="0" w:color="auto"/>
              <w:left w:val="single" w:sz="2" w:space="0" w:color="auto"/>
              <w:bottom w:val="single" w:sz="2" w:space="0" w:color="auto"/>
              <w:right w:val="single" w:sz="4" w:space="0" w:color="auto"/>
            </w:tcBorders>
            <w:shd w:val="clear" w:color="auto" w:fill="auto"/>
          </w:tcPr>
          <w:p w14:paraId="4019C4CD"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(EI03CG04-4S</w:t>
            </w:r>
            <w:r>
              <w:rPr>
                <w:rFonts w:eastAsia="Times New Roman" w:cstheme="minorHAnsi"/>
                <w:b/>
                <w:bCs/>
                <w:color w:val="000000"/>
                <w:sz w:val="20"/>
                <w:szCs w:val="20"/>
              </w:rPr>
              <w:t>14</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Construir e praticar formas de higienização das partes do corpo, </w:t>
            </w:r>
            <w:r>
              <w:rPr>
                <w:rFonts w:eastAsia="Times New Roman" w:cstheme="minorHAnsi"/>
                <w:color w:val="000000"/>
                <w:sz w:val="20"/>
                <w:szCs w:val="20"/>
              </w:rPr>
              <w:lastRenderedPageBreak/>
              <w:t>conhecendo</w:t>
            </w:r>
            <w:r w:rsidRPr="00315B9F">
              <w:rPr>
                <w:rFonts w:eastAsia="Times New Roman" w:cstheme="minorHAnsi"/>
                <w:color w:val="000000"/>
                <w:sz w:val="20"/>
                <w:szCs w:val="20"/>
              </w:rPr>
              <w:t xml:space="preserve"> a necessidade dessas ações para manter a saúde em bom estado.</w:t>
            </w:r>
          </w:p>
        </w:tc>
        <w:tc>
          <w:tcPr>
            <w:tcW w:w="3827" w:type="dxa"/>
            <w:tcBorders>
              <w:top w:val="single" w:sz="4" w:space="0" w:color="auto"/>
              <w:left w:val="nil"/>
              <w:bottom w:val="single" w:sz="2" w:space="0" w:color="auto"/>
              <w:right w:val="single" w:sz="2" w:space="0" w:color="auto"/>
            </w:tcBorders>
            <w:shd w:val="clear" w:color="auto" w:fill="auto"/>
          </w:tcPr>
          <w:p w14:paraId="379FCF9B"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lastRenderedPageBreak/>
              <w:t>(EI03CG04-5S</w:t>
            </w:r>
            <w:r>
              <w:rPr>
                <w:rFonts w:eastAsia="Times New Roman" w:cstheme="minorHAnsi"/>
                <w:b/>
                <w:bCs/>
                <w:color w:val="000000"/>
                <w:sz w:val="20"/>
                <w:szCs w:val="20"/>
              </w:rPr>
              <w:t>14</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Construir e praticar formas de higienização das partes do corpo, </w:t>
            </w:r>
            <w:r>
              <w:rPr>
                <w:rFonts w:eastAsia="Times New Roman" w:cstheme="minorHAnsi"/>
                <w:color w:val="000000"/>
                <w:sz w:val="20"/>
                <w:szCs w:val="20"/>
              </w:rPr>
              <w:lastRenderedPageBreak/>
              <w:t>conhecendo</w:t>
            </w:r>
            <w:r w:rsidRPr="00315B9F">
              <w:rPr>
                <w:rFonts w:eastAsia="Times New Roman" w:cstheme="minorHAnsi"/>
                <w:color w:val="000000"/>
                <w:sz w:val="20"/>
                <w:szCs w:val="20"/>
              </w:rPr>
              <w:t xml:space="preserve"> a necessidade dessas ações para manter a saúde em bom estado.</w:t>
            </w:r>
          </w:p>
        </w:tc>
        <w:tc>
          <w:tcPr>
            <w:tcW w:w="1791" w:type="dxa"/>
            <w:vMerge/>
            <w:tcBorders>
              <w:top w:val="single" w:sz="2" w:space="0" w:color="auto"/>
              <w:left w:val="single" w:sz="2" w:space="0" w:color="auto"/>
              <w:bottom w:val="single" w:sz="2" w:space="0" w:color="auto"/>
              <w:right w:val="single" w:sz="2" w:space="0" w:color="auto"/>
            </w:tcBorders>
            <w:shd w:val="clear" w:color="auto" w:fill="auto"/>
          </w:tcPr>
          <w:p w14:paraId="08EC2CB4"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2" w:space="0" w:color="auto"/>
              <w:left w:val="single" w:sz="2" w:space="0" w:color="auto"/>
              <w:bottom w:val="single" w:sz="2" w:space="0" w:color="auto"/>
              <w:right w:val="single" w:sz="2" w:space="0" w:color="auto"/>
            </w:tcBorders>
            <w:shd w:val="clear" w:color="auto" w:fill="auto"/>
          </w:tcPr>
          <w:p w14:paraId="677B9C20"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38A45611" w14:textId="77777777" w:rsidTr="00851C74">
        <w:trPr>
          <w:trHeight w:val="547"/>
        </w:trPr>
        <w:tc>
          <w:tcPr>
            <w:tcW w:w="1702" w:type="dxa"/>
            <w:vMerge/>
            <w:tcBorders>
              <w:left w:val="single" w:sz="2" w:space="0" w:color="auto"/>
              <w:bottom w:val="single" w:sz="12" w:space="0" w:color="auto"/>
              <w:right w:val="single" w:sz="2" w:space="0" w:color="auto"/>
            </w:tcBorders>
            <w:shd w:val="clear" w:color="auto" w:fill="E2EFD9" w:themeFill="accent6" w:themeFillTint="33"/>
            <w:vAlign w:val="center"/>
          </w:tcPr>
          <w:p w14:paraId="7A77B7C3"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single" w:sz="2" w:space="0" w:color="auto"/>
              <w:bottom w:val="single" w:sz="12" w:space="0" w:color="auto"/>
              <w:right w:val="single" w:sz="2" w:space="0" w:color="auto"/>
            </w:tcBorders>
            <w:shd w:val="clear" w:color="auto" w:fill="D9E2F3" w:themeFill="accent1" w:themeFillTint="33"/>
          </w:tcPr>
          <w:p w14:paraId="5DD1B577"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2" w:space="0" w:color="auto"/>
              <w:right w:val="single" w:sz="2" w:space="0" w:color="auto"/>
            </w:tcBorders>
            <w:shd w:val="clear" w:color="auto" w:fill="auto"/>
          </w:tcPr>
          <w:p w14:paraId="512B795C"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(EI03CG04-4S</w:t>
            </w:r>
            <w:r>
              <w:rPr>
                <w:rFonts w:eastAsia="Times New Roman" w:cstheme="minorHAnsi"/>
                <w:b/>
                <w:bCs/>
                <w:color w:val="000000"/>
                <w:sz w:val="20"/>
                <w:szCs w:val="20"/>
              </w:rPr>
              <w:t>15</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Planejar com o auxílio do professor, caminhadas verdes, com pequenas tarefas de limpeza e dialogar nas rodas de conversas quais são os prejuízos que o lixo pode trazer para o meio ambiente.</w:t>
            </w:r>
          </w:p>
        </w:tc>
        <w:tc>
          <w:tcPr>
            <w:tcW w:w="3827" w:type="dxa"/>
            <w:tcBorders>
              <w:top w:val="single" w:sz="2" w:space="0" w:color="auto"/>
              <w:left w:val="single" w:sz="2" w:space="0" w:color="auto"/>
              <w:bottom w:val="single" w:sz="2" w:space="0" w:color="auto"/>
              <w:right w:val="single" w:sz="2" w:space="0" w:color="auto"/>
            </w:tcBorders>
            <w:shd w:val="clear" w:color="auto" w:fill="auto"/>
          </w:tcPr>
          <w:p w14:paraId="0BDBA42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(EI03CG04-5S</w:t>
            </w:r>
            <w:r>
              <w:rPr>
                <w:rFonts w:eastAsia="Times New Roman" w:cstheme="minorHAnsi"/>
                <w:b/>
                <w:bCs/>
                <w:color w:val="000000"/>
                <w:sz w:val="20"/>
                <w:szCs w:val="20"/>
              </w:rPr>
              <w:t>15</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Planejar com o auxílio do professor, caminhadas verdes, com pequenas tarefas de limpeza e dialogar nas rodas de conversas quais são os prejuízos que o lixo pode trazer para o meio ambiente.</w:t>
            </w:r>
          </w:p>
          <w:p w14:paraId="04361F74"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1791" w:type="dxa"/>
            <w:tcBorders>
              <w:top w:val="single" w:sz="2" w:space="0" w:color="auto"/>
              <w:left w:val="single" w:sz="2" w:space="0" w:color="auto"/>
              <w:bottom w:val="single" w:sz="12" w:space="0" w:color="auto"/>
              <w:right w:val="single" w:sz="2" w:space="0" w:color="auto"/>
            </w:tcBorders>
            <w:shd w:val="clear" w:color="auto" w:fill="auto"/>
          </w:tcPr>
          <w:p w14:paraId="2B615519"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tcBorders>
              <w:top w:val="single" w:sz="2" w:space="0" w:color="auto"/>
              <w:left w:val="single" w:sz="2" w:space="0" w:color="auto"/>
              <w:bottom w:val="single" w:sz="12" w:space="0" w:color="auto"/>
              <w:right w:val="single" w:sz="2" w:space="0" w:color="auto"/>
            </w:tcBorders>
            <w:shd w:val="clear" w:color="auto" w:fill="auto"/>
          </w:tcPr>
          <w:p w14:paraId="500A5D26"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6D89D719" w14:textId="77777777" w:rsidTr="00851C74">
        <w:trPr>
          <w:trHeight w:val="187"/>
        </w:trPr>
        <w:tc>
          <w:tcPr>
            <w:tcW w:w="1702" w:type="dxa"/>
            <w:vMerge w:val="restart"/>
            <w:tcBorders>
              <w:top w:val="single" w:sz="12" w:space="0" w:color="auto"/>
              <w:left w:val="single" w:sz="4" w:space="0" w:color="auto"/>
              <w:right w:val="single" w:sz="4" w:space="0" w:color="auto"/>
            </w:tcBorders>
            <w:shd w:val="clear" w:color="auto" w:fill="E2EFD9" w:themeFill="accent6" w:themeFillTint="33"/>
          </w:tcPr>
          <w:p w14:paraId="1386AD29"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r w:rsidRPr="00315B9F">
              <w:rPr>
                <w:rFonts w:eastAsia="Times New Roman" w:cstheme="minorHAnsi"/>
                <w:b/>
                <w:bCs/>
                <w:color w:val="000000"/>
                <w:sz w:val="20"/>
                <w:szCs w:val="20"/>
              </w:rPr>
              <w:t>(EI03CG05)</w:t>
            </w:r>
            <w:r w:rsidRPr="00315B9F">
              <w:rPr>
                <w:rFonts w:eastAsia="Times New Roman" w:cstheme="minorHAnsi"/>
                <w:color w:val="000000"/>
                <w:sz w:val="20"/>
                <w:szCs w:val="20"/>
              </w:rPr>
              <w:t xml:space="preserve"> </w:t>
            </w:r>
            <w:r w:rsidRPr="00315B9F">
              <w:rPr>
                <w:rFonts w:eastAsia="Times New Roman" w:cstheme="minorHAnsi"/>
                <w:color w:val="000000"/>
                <w:sz w:val="20"/>
                <w:szCs w:val="20"/>
              </w:rPr>
              <w:br/>
              <w:t>Coordenar suas habilidades manuais no atendimento adequado a seus interesses e necessidades em situações diversas.</w:t>
            </w:r>
          </w:p>
        </w:tc>
        <w:tc>
          <w:tcPr>
            <w:tcW w:w="2049" w:type="dxa"/>
            <w:vMerge w:val="restart"/>
            <w:tcBorders>
              <w:top w:val="single" w:sz="12" w:space="0" w:color="auto"/>
              <w:left w:val="nil"/>
              <w:right w:val="single" w:sz="2" w:space="0" w:color="auto"/>
            </w:tcBorders>
            <w:shd w:val="clear" w:color="auto" w:fill="D9E2F3" w:themeFill="accent1" w:themeFillTint="33"/>
          </w:tcPr>
          <w:p w14:paraId="30ADAF59"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C1. Conhecimento</w:t>
            </w:r>
          </w:p>
          <w:p w14:paraId="122CBEAE"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C2. Pensamento científico, crítico e criativo</w:t>
            </w:r>
          </w:p>
          <w:p w14:paraId="599BC86A"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C3. Repertório Cultural</w:t>
            </w:r>
          </w:p>
          <w:p w14:paraId="486474FB"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C4. Comunicação</w:t>
            </w:r>
          </w:p>
          <w:p w14:paraId="50E89F4B"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C6. Trabalho e projeto de vida</w:t>
            </w:r>
          </w:p>
          <w:p w14:paraId="0733DF7C"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C8. Autoconhecimento e autocuidado</w:t>
            </w:r>
          </w:p>
          <w:p w14:paraId="6C11465A"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C9. Empatia e Cooperação</w:t>
            </w:r>
          </w:p>
          <w:p w14:paraId="6DC4CE46" w14:textId="77777777" w:rsidR="00CD6ADF" w:rsidRPr="00315B9F" w:rsidRDefault="00CD6ADF" w:rsidP="00CD6ADF">
            <w:pPr>
              <w:spacing w:after="0" w:line="240" w:lineRule="auto"/>
              <w:ind w:left="214" w:hanging="214"/>
              <w:rPr>
                <w:rFonts w:eastAsia="Times New Roman" w:cstheme="minorHAnsi"/>
                <w:color w:val="000000"/>
                <w:sz w:val="20"/>
                <w:szCs w:val="20"/>
              </w:rPr>
            </w:pPr>
            <w:r w:rsidRPr="00315B9F">
              <w:rPr>
                <w:rFonts w:eastAsia="Times New Roman" w:cstheme="minorHAnsi"/>
                <w:color w:val="000000"/>
                <w:sz w:val="20"/>
                <w:szCs w:val="20"/>
              </w:rPr>
              <w:t>C10. Responsabilidade e autonomia</w:t>
            </w:r>
          </w:p>
        </w:tc>
        <w:tc>
          <w:tcPr>
            <w:tcW w:w="7873" w:type="dxa"/>
            <w:gridSpan w:val="2"/>
            <w:tcBorders>
              <w:top w:val="single" w:sz="12" w:space="0" w:color="auto"/>
              <w:left w:val="single" w:sz="2" w:space="0" w:color="auto"/>
              <w:bottom w:val="single" w:sz="2" w:space="0" w:color="auto"/>
              <w:right w:val="single" w:sz="2" w:space="0" w:color="auto"/>
            </w:tcBorders>
            <w:shd w:val="clear" w:color="auto" w:fill="F4B083" w:themeFill="accent2" w:themeFillTint="99"/>
          </w:tcPr>
          <w:p w14:paraId="322A3CB5" w14:textId="77777777" w:rsidR="00CD6ADF" w:rsidRPr="00315B9F" w:rsidRDefault="00CD6ADF" w:rsidP="00CD6ADF">
            <w:pPr>
              <w:spacing w:after="0" w:line="240" w:lineRule="auto"/>
              <w:ind w:left="214" w:hanging="214"/>
              <w:jc w:val="center"/>
              <w:rPr>
                <w:rFonts w:eastAsia="Times New Roman" w:cstheme="minorHAnsi"/>
                <w:color w:val="000000"/>
                <w:sz w:val="20"/>
                <w:szCs w:val="20"/>
                <w:highlight w:val="yellow"/>
              </w:rPr>
            </w:pPr>
          </w:p>
        </w:tc>
        <w:tc>
          <w:tcPr>
            <w:tcW w:w="1791" w:type="dxa"/>
            <w:vMerge w:val="restart"/>
            <w:tcBorders>
              <w:top w:val="single" w:sz="12" w:space="0" w:color="auto"/>
              <w:left w:val="single" w:sz="2" w:space="0" w:color="auto"/>
              <w:bottom w:val="single" w:sz="4" w:space="0" w:color="auto"/>
              <w:right w:val="single" w:sz="4" w:space="0" w:color="auto"/>
            </w:tcBorders>
            <w:shd w:val="clear" w:color="auto" w:fill="auto"/>
          </w:tcPr>
          <w:p w14:paraId="1967A72D"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Conviver</w:t>
            </w:r>
          </w:p>
          <w:p w14:paraId="38851E66"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Brincar</w:t>
            </w:r>
          </w:p>
          <w:p w14:paraId="65EBF99B"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Participar</w:t>
            </w:r>
          </w:p>
          <w:p w14:paraId="28D3A53F"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Explorar</w:t>
            </w:r>
          </w:p>
          <w:p w14:paraId="5A7737FA"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Expressar</w:t>
            </w:r>
          </w:p>
          <w:p w14:paraId="2AAB66B6" w14:textId="77777777" w:rsidR="00CD6ADF" w:rsidRPr="001220E5" w:rsidRDefault="00CD6ADF" w:rsidP="00CD6ADF">
            <w:pPr>
              <w:spacing w:after="0" w:line="240" w:lineRule="auto"/>
              <w:ind w:left="214" w:hanging="214"/>
              <w:jc w:val="both"/>
              <w:rPr>
                <w:rFonts w:eastAsia="Times New Roman" w:cstheme="minorHAnsi"/>
                <w:color w:val="000000"/>
                <w:sz w:val="20"/>
                <w:szCs w:val="20"/>
              </w:rPr>
            </w:pPr>
            <w:r w:rsidRPr="001220E5">
              <w:rPr>
                <w:rFonts w:eastAsia="Times New Roman" w:cstheme="minorHAnsi"/>
                <w:color w:val="000000"/>
                <w:sz w:val="20"/>
                <w:szCs w:val="20"/>
              </w:rPr>
              <w:t>Conhecer-se</w:t>
            </w:r>
          </w:p>
        </w:tc>
        <w:tc>
          <w:tcPr>
            <w:tcW w:w="2315" w:type="dxa"/>
            <w:vMerge w:val="restart"/>
            <w:tcBorders>
              <w:top w:val="single" w:sz="12" w:space="0" w:color="auto"/>
              <w:left w:val="nil"/>
              <w:bottom w:val="single" w:sz="4" w:space="0" w:color="auto"/>
              <w:right w:val="single" w:sz="4" w:space="0" w:color="auto"/>
            </w:tcBorders>
            <w:shd w:val="clear" w:color="auto" w:fill="auto"/>
          </w:tcPr>
          <w:p w14:paraId="0C901562"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r w:rsidRPr="00315B9F">
              <w:rPr>
                <w:rFonts w:cstheme="minorHAnsi"/>
                <w:noProof/>
                <w:sz w:val="20"/>
                <w:szCs w:val="20"/>
              </w:rPr>
              <w:drawing>
                <wp:inline distT="0" distB="0" distL="0" distR="0" wp14:anchorId="44F93DE9" wp14:editId="28C8EB8A">
                  <wp:extent cx="906711" cy="888521"/>
                  <wp:effectExtent l="0" t="0" r="8255" b="6985"/>
                  <wp:docPr id="121" name="Imagem 121"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p w14:paraId="0E910C19"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78774171" w14:textId="77777777" w:rsidTr="00851C74">
        <w:trPr>
          <w:trHeight w:val="547"/>
        </w:trPr>
        <w:tc>
          <w:tcPr>
            <w:tcW w:w="1702" w:type="dxa"/>
            <w:vMerge/>
            <w:tcBorders>
              <w:left w:val="single" w:sz="4" w:space="0" w:color="auto"/>
              <w:right w:val="single" w:sz="4" w:space="0" w:color="auto"/>
            </w:tcBorders>
            <w:shd w:val="clear" w:color="auto" w:fill="E2EFD9" w:themeFill="accent6" w:themeFillTint="33"/>
            <w:vAlign w:val="center"/>
          </w:tcPr>
          <w:p w14:paraId="5C0DC6E0"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nil"/>
              <w:right w:val="single" w:sz="2" w:space="0" w:color="auto"/>
            </w:tcBorders>
            <w:shd w:val="clear" w:color="auto" w:fill="D9E2F3" w:themeFill="accent1" w:themeFillTint="33"/>
          </w:tcPr>
          <w:p w14:paraId="179375B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2" w:space="0" w:color="auto"/>
              <w:right w:val="single" w:sz="2" w:space="0" w:color="auto"/>
            </w:tcBorders>
          </w:tcPr>
          <w:p w14:paraId="0F16B383" w14:textId="77777777" w:rsidR="00CD6ADF" w:rsidRPr="00315B9F" w:rsidRDefault="00CD6ADF" w:rsidP="00CD6ADF">
            <w:pPr>
              <w:spacing w:after="0" w:line="240" w:lineRule="auto"/>
              <w:ind w:left="214" w:hanging="214"/>
              <w:jc w:val="both"/>
              <w:rPr>
                <w:rFonts w:eastAsia="Times New Roman" w:cstheme="minorHAnsi"/>
                <w:color w:val="000000"/>
                <w:sz w:val="20"/>
                <w:szCs w:val="20"/>
                <w:highlight w:val="yellow"/>
              </w:rPr>
            </w:pPr>
            <w:r w:rsidRPr="00315B9F">
              <w:rPr>
                <w:rFonts w:eastAsia="Times New Roman" w:cstheme="minorHAnsi"/>
                <w:b/>
                <w:bCs/>
                <w:color w:val="000000"/>
                <w:sz w:val="20"/>
                <w:szCs w:val="20"/>
              </w:rPr>
              <w:t>(EI03CG05-4S01)</w:t>
            </w:r>
            <w:r w:rsidRPr="00315B9F">
              <w:rPr>
                <w:rFonts w:eastAsia="Times New Roman" w:cstheme="minorHAnsi"/>
                <w:color w:val="000000"/>
                <w:sz w:val="20"/>
                <w:szCs w:val="20"/>
              </w:rPr>
              <w:t xml:space="preserve"> Identificar com o auxílio do professor quais as atividades podemos realizar com as nossas mãos.</w:t>
            </w:r>
          </w:p>
        </w:tc>
        <w:tc>
          <w:tcPr>
            <w:tcW w:w="3827" w:type="dxa"/>
            <w:tcBorders>
              <w:top w:val="single" w:sz="2" w:space="0" w:color="auto"/>
              <w:left w:val="single" w:sz="2" w:space="0" w:color="auto"/>
              <w:bottom w:val="single" w:sz="2" w:space="0" w:color="auto"/>
              <w:right w:val="single" w:sz="2" w:space="0" w:color="auto"/>
            </w:tcBorders>
          </w:tcPr>
          <w:p w14:paraId="74F16282" w14:textId="77777777" w:rsidR="00CD6ADF" w:rsidRPr="00315B9F" w:rsidRDefault="00CD6ADF" w:rsidP="00CD6ADF">
            <w:pPr>
              <w:spacing w:after="0" w:line="240" w:lineRule="auto"/>
              <w:ind w:left="214" w:hanging="214"/>
              <w:jc w:val="both"/>
              <w:rPr>
                <w:rFonts w:eastAsia="Times New Roman" w:cstheme="minorHAnsi"/>
                <w:color w:val="000000"/>
                <w:sz w:val="20"/>
                <w:szCs w:val="20"/>
                <w:highlight w:val="yellow"/>
              </w:rPr>
            </w:pPr>
            <w:r w:rsidRPr="00315B9F">
              <w:rPr>
                <w:rFonts w:eastAsia="Times New Roman" w:cstheme="minorHAnsi"/>
                <w:b/>
                <w:bCs/>
                <w:color w:val="000000"/>
                <w:sz w:val="20"/>
                <w:szCs w:val="20"/>
              </w:rPr>
              <w:t>(EI03CG05-5S01)</w:t>
            </w:r>
            <w:r w:rsidRPr="00315B9F">
              <w:rPr>
                <w:rFonts w:eastAsia="Times New Roman" w:cstheme="minorHAnsi"/>
                <w:color w:val="000000"/>
                <w:sz w:val="20"/>
                <w:szCs w:val="20"/>
              </w:rPr>
              <w:t xml:space="preserve"> Identificar com o auxílio do professor quais as atividades podemos realizar com as nossas mãos, ampliando a autonomia e o protagonismo.</w:t>
            </w:r>
          </w:p>
        </w:tc>
        <w:tc>
          <w:tcPr>
            <w:tcW w:w="1791" w:type="dxa"/>
            <w:vMerge/>
            <w:tcBorders>
              <w:top w:val="single" w:sz="4" w:space="0" w:color="auto"/>
              <w:left w:val="single" w:sz="2" w:space="0" w:color="auto"/>
              <w:bottom w:val="single" w:sz="4" w:space="0" w:color="auto"/>
              <w:right w:val="single" w:sz="4" w:space="0" w:color="auto"/>
            </w:tcBorders>
            <w:shd w:val="clear" w:color="auto" w:fill="auto"/>
          </w:tcPr>
          <w:p w14:paraId="6B5CFEB9"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4" w:space="0" w:color="auto"/>
              <w:left w:val="nil"/>
              <w:bottom w:val="single" w:sz="4" w:space="0" w:color="auto"/>
              <w:right w:val="single" w:sz="4" w:space="0" w:color="auto"/>
            </w:tcBorders>
            <w:shd w:val="clear" w:color="auto" w:fill="auto"/>
          </w:tcPr>
          <w:p w14:paraId="69A4F5D1"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3480B3F7" w14:textId="77777777" w:rsidTr="00851C74">
        <w:trPr>
          <w:trHeight w:val="547"/>
        </w:trPr>
        <w:tc>
          <w:tcPr>
            <w:tcW w:w="1702" w:type="dxa"/>
            <w:vMerge/>
            <w:tcBorders>
              <w:left w:val="single" w:sz="4" w:space="0" w:color="auto"/>
              <w:right w:val="single" w:sz="4" w:space="0" w:color="auto"/>
            </w:tcBorders>
            <w:shd w:val="clear" w:color="auto" w:fill="E2EFD9" w:themeFill="accent6" w:themeFillTint="33"/>
            <w:vAlign w:val="center"/>
          </w:tcPr>
          <w:p w14:paraId="1216892F"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nil"/>
              <w:right w:val="single" w:sz="2" w:space="0" w:color="auto"/>
            </w:tcBorders>
            <w:shd w:val="clear" w:color="auto" w:fill="D9E2F3" w:themeFill="accent1" w:themeFillTint="33"/>
          </w:tcPr>
          <w:p w14:paraId="059990B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2" w:space="0" w:color="auto"/>
              <w:right w:val="single" w:sz="2" w:space="0" w:color="auto"/>
            </w:tcBorders>
          </w:tcPr>
          <w:p w14:paraId="6F52732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(EI03CG05-4S0</w:t>
            </w:r>
            <w:r>
              <w:rPr>
                <w:rFonts w:eastAsia="Times New Roman" w:cstheme="minorHAnsi"/>
                <w:b/>
                <w:bCs/>
                <w:color w:val="000000"/>
                <w:sz w:val="20"/>
                <w:szCs w:val="20"/>
              </w:rPr>
              <w:t>2</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Coordenar suas habilidades manuais como alinhavo e produção de origamis, alcançando produtos como resultados de suas intenções</w:t>
            </w:r>
            <w:r>
              <w:rPr>
                <w:rFonts w:eastAsia="Times New Roman" w:cstheme="minorHAnsi"/>
                <w:color w:val="000000"/>
                <w:sz w:val="20"/>
                <w:szCs w:val="20"/>
              </w:rPr>
              <w:t>.</w:t>
            </w:r>
          </w:p>
        </w:tc>
        <w:tc>
          <w:tcPr>
            <w:tcW w:w="3827" w:type="dxa"/>
            <w:tcBorders>
              <w:top w:val="single" w:sz="2" w:space="0" w:color="auto"/>
              <w:left w:val="single" w:sz="2" w:space="0" w:color="auto"/>
              <w:bottom w:val="single" w:sz="2" w:space="0" w:color="auto"/>
              <w:right w:val="single" w:sz="2" w:space="0" w:color="auto"/>
            </w:tcBorders>
          </w:tcPr>
          <w:p w14:paraId="4917BC56"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(EI03CG05-5S</w:t>
            </w:r>
            <w:r>
              <w:rPr>
                <w:rFonts w:eastAsia="Times New Roman" w:cstheme="minorHAnsi"/>
                <w:b/>
                <w:bCs/>
                <w:color w:val="000000"/>
                <w:sz w:val="20"/>
                <w:szCs w:val="20"/>
              </w:rPr>
              <w:t>02</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Coordenar suas habilidades manuais como alinhavo, produção de origamis e construção de brinquedos alcançando produtos como resultados de suas intenções</w:t>
            </w:r>
            <w:r>
              <w:rPr>
                <w:rFonts w:eastAsia="Times New Roman" w:cstheme="minorHAnsi"/>
                <w:color w:val="000000"/>
                <w:sz w:val="20"/>
                <w:szCs w:val="20"/>
              </w:rPr>
              <w:t>.</w:t>
            </w:r>
          </w:p>
        </w:tc>
        <w:tc>
          <w:tcPr>
            <w:tcW w:w="1791" w:type="dxa"/>
            <w:vMerge/>
            <w:tcBorders>
              <w:top w:val="single" w:sz="4" w:space="0" w:color="auto"/>
              <w:left w:val="single" w:sz="2" w:space="0" w:color="auto"/>
              <w:bottom w:val="single" w:sz="4" w:space="0" w:color="auto"/>
              <w:right w:val="single" w:sz="4" w:space="0" w:color="auto"/>
            </w:tcBorders>
            <w:shd w:val="clear" w:color="auto" w:fill="auto"/>
          </w:tcPr>
          <w:p w14:paraId="2EA1191E"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4" w:space="0" w:color="auto"/>
              <w:left w:val="nil"/>
              <w:bottom w:val="single" w:sz="4" w:space="0" w:color="auto"/>
              <w:right w:val="single" w:sz="4" w:space="0" w:color="auto"/>
            </w:tcBorders>
            <w:shd w:val="clear" w:color="auto" w:fill="auto"/>
          </w:tcPr>
          <w:p w14:paraId="754D609F"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659FC9B1" w14:textId="77777777" w:rsidTr="00851C74">
        <w:trPr>
          <w:trHeight w:val="547"/>
        </w:trPr>
        <w:tc>
          <w:tcPr>
            <w:tcW w:w="1702" w:type="dxa"/>
            <w:vMerge/>
            <w:tcBorders>
              <w:left w:val="single" w:sz="4" w:space="0" w:color="auto"/>
              <w:right w:val="single" w:sz="4" w:space="0" w:color="auto"/>
            </w:tcBorders>
            <w:shd w:val="clear" w:color="auto" w:fill="E2EFD9" w:themeFill="accent6" w:themeFillTint="33"/>
            <w:vAlign w:val="center"/>
          </w:tcPr>
          <w:p w14:paraId="4884DC7A"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nil"/>
              <w:right w:val="single" w:sz="2" w:space="0" w:color="auto"/>
            </w:tcBorders>
            <w:shd w:val="clear" w:color="auto" w:fill="D9E2F3" w:themeFill="accent1" w:themeFillTint="33"/>
          </w:tcPr>
          <w:p w14:paraId="2C0B14AE"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2" w:space="0" w:color="auto"/>
              <w:right w:val="single" w:sz="2" w:space="0" w:color="auto"/>
            </w:tcBorders>
          </w:tcPr>
          <w:p w14:paraId="4025215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(EI03CG05-4S0</w:t>
            </w:r>
            <w:r>
              <w:rPr>
                <w:rFonts w:eastAsia="Times New Roman" w:cstheme="minorHAnsi"/>
                <w:b/>
                <w:bCs/>
                <w:color w:val="000000"/>
                <w:sz w:val="20"/>
                <w:szCs w:val="20"/>
              </w:rPr>
              <w:t>3</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Utilizar diariamente </w:t>
            </w:r>
            <w:r>
              <w:rPr>
                <w:rFonts w:eastAsia="Times New Roman" w:cstheme="minorHAnsi"/>
                <w:color w:val="000000"/>
                <w:sz w:val="20"/>
                <w:szCs w:val="20"/>
              </w:rPr>
              <w:t xml:space="preserve">e gradativamente </w:t>
            </w:r>
            <w:r w:rsidRPr="00315B9F">
              <w:rPr>
                <w:rFonts w:eastAsia="Times New Roman" w:cstheme="minorHAnsi"/>
                <w:color w:val="000000"/>
                <w:sz w:val="20"/>
                <w:szCs w:val="20"/>
              </w:rPr>
              <w:t>movimentos de pinça, empunhadura de lápis, uso da tesoura, controle de força das mãos para desenvolver a coordenação motora fina.</w:t>
            </w:r>
          </w:p>
        </w:tc>
        <w:tc>
          <w:tcPr>
            <w:tcW w:w="3827" w:type="dxa"/>
            <w:tcBorders>
              <w:top w:val="single" w:sz="2" w:space="0" w:color="auto"/>
              <w:left w:val="single" w:sz="2" w:space="0" w:color="auto"/>
              <w:bottom w:val="single" w:sz="2" w:space="0" w:color="auto"/>
              <w:right w:val="single" w:sz="2" w:space="0" w:color="auto"/>
            </w:tcBorders>
          </w:tcPr>
          <w:p w14:paraId="6B7BEC8D" w14:textId="77777777" w:rsidR="00CD6ADF" w:rsidRPr="00315B9F" w:rsidRDefault="00CD6ADF" w:rsidP="00CD6ADF">
            <w:pPr>
              <w:spacing w:after="0" w:line="240" w:lineRule="auto"/>
              <w:ind w:left="214" w:hanging="214"/>
              <w:jc w:val="both"/>
              <w:rPr>
                <w:rFonts w:eastAsia="Times New Roman" w:cstheme="minorHAnsi"/>
                <w:b/>
                <w:bCs/>
                <w:color w:val="000000"/>
                <w:sz w:val="20"/>
                <w:szCs w:val="20"/>
              </w:rPr>
            </w:pPr>
            <w:r w:rsidRPr="00315B9F">
              <w:rPr>
                <w:rFonts w:eastAsia="Times New Roman" w:cstheme="minorHAnsi"/>
                <w:b/>
                <w:bCs/>
                <w:color w:val="000000"/>
                <w:sz w:val="20"/>
                <w:szCs w:val="20"/>
              </w:rPr>
              <w:t>(EI03CG05-5S0</w:t>
            </w:r>
            <w:r>
              <w:rPr>
                <w:rFonts w:eastAsia="Times New Roman" w:cstheme="minorHAnsi"/>
                <w:b/>
                <w:bCs/>
                <w:color w:val="000000"/>
                <w:sz w:val="20"/>
                <w:szCs w:val="20"/>
              </w:rPr>
              <w:t>3</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Utilizar diariamente </w:t>
            </w:r>
            <w:r>
              <w:rPr>
                <w:rFonts w:eastAsia="Times New Roman" w:cstheme="minorHAnsi"/>
                <w:color w:val="000000"/>
                <w:sz w:val="20"/>
                <w:szCs w:val="20"/>
              </w:rPr>
              <w:t xml:space="preserve">gradativamente </w:t>
            </w:r>
            <w:r w:rsidRPr="00315B9F">
              <w:rPr>
                <w:rFonts w:eastAsia="Times New Roman" w:cstheme="minorHAnsi"/>
                <w:color w:val="000000"/>
                <w:sz w:val="20"/>
                <w:szCs w:val="20"/>
              </w:rPr>
              <w:t>movimentos de pinça, empunhadura de lápis, uso da tesoura, controle de força das mãos para desenvolver a coordenação motora fina.</w:t>
            </w:r>
          </w:p>
        </w:tc>
        <w:tc>
          <w:tcPr>
            <w:tcW w:w="1791" w:type="dxa"/>
            <w:vMerge/>
            <w:tcBorders>
              <w:top w:val="single" w:sz="4" w:space="0" w:color="auto"/>
              <w:left w:val="single" w:sz="2" w:space="0" w:color="auto"/>
              <w:bottom w:val="single" w:sz="4" w:space="0" w:color="auto"/>
              <w:right w:val="single" w:sz="4" w:space="0" w:color="auto"/>
            </w:tcBorders>
            <w:shd w:val="clear" w:color="auto" w:fill="auto"/>
          </w:tcPr>
          <w:p w14:paraId="0C2ECC0C"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4" w:space="0" w:color="auto"/>
              <w:left w:val="nil"/>
              <w:bottom w:val="single" w:sz="4" w:space="0" w:color="auto"/>
              <w:right w:val="single" w:sz="4" w:space="0" w:color="auto"/>
            </w:tcBorders>
            <w:shd w:val="clear" w:color="auto" w:fill="auto"/>
          </w:tcPr>
          <w:p w14:paraId="7A568E58"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61AFBB15" w14:textId="77777777" w:rsidTr="00851C74">
        <w:trPr>
          <w:trHeight w:val="547"/>
        </w:trPr>
        <w:tc>
          <w:tcPr>
            <w:tcW w:w="1702" w:type="dxa"/>
            <w:vMerge/>
            <w:tcBorders>
              <w:left w:val="single" w:sz="4" w:space="0" w:color="auto"/>
              <w:right w:val="single" w:sz="4" w:space="0" w:color="auto"/>
            </w:tcBorders>
            <w:shd w:val="clear" w:color="auto" w:fill="E2EFD9" w:themeFill="accent6" w:themeFillTint="33"/>
            <w:vAlign w:val="center"/>
          </w:tcPr>
          <w:p w14:paraId="3E0971BA"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nil"/>
              <w:right w:val="single" w:sz="2" w:space="0" w:color="auto"/>
            </w:tcBorders>
            <w:shd w:val="clear" w:color="auto" w:fill="D9E2F3" w:themeFill="accent1" w:themeFillTint="33"/>
          </w:tcPr>
          <w:p w14:paraId="0B5CD207"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2" w:space="0" w:color="auto"/>
              <w:right w:val="single" w:sz="2" w:space="0" w:color="auto"/>
            </w:tcBorders>
          </w:tcPr>
          <w:p w14:paraId="02F207C6" w14:textId="77777777" w:rsidR="00CD6ADF" w:rsidRPr="00315B9F" w:rsidRDefault="00CD6ADF" w:rsidP="00CD6ADF">
            <w:pPr>
              <w:spacing w:after="0" w:line="240" w:lineRule="auto"/>
              <w:ind w:left="214" w:hanging="214"/>
              <w:jc w:val="both"/>
              <w:rPr>
                <w:rFonts w:eastAsia="Times New Roman" w:cstheme="minorHAnsi"/>
                <w:b/>
                <w:bCs/>
                <w:color w:val="000000"/>
                <w:sz w:val="20"/>
                <w:szCs w:val="20"/>
              </w:rPr>
            </w:pPr>
            <w:r w:rsidRPr="00315B9F">
              <w:rPr>
                <w:rFonts w:eastAsia="Times New Roman" w:cstheme="minorHAnsi"/>
                <w:b/>
                <w:bCs/>
                <w:color w:val="000000"/>
                <w:sz w:val="20"/>
                <w:szCs w:val="20"/>
              </w:rPr>
              <w:t>(EI03CG05-4S0</w:t>
            </w:r>
            <w:r>
              <w:rPr>
                <w:rFonts w:eastAsia="Times New Roman" w:cstheme="minorHAnsi"/>
                <w:b/>
                <w:bCs/>
                <w:color w:val="000000"/>
                <w:sz w:val="20"/>
                <w:szCs w:val="20"/>
              </w:rPr>
              <w:t>4</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w:t>
            </w:r>
            <w:r>
              <w:rPr>
                <w:rFonts w:eastAsia="Times New Roman" w:cstheme="minorHAnsi"/>
                <w:color w:val="000000"/>
                <w:sz w:val="20"/>
                <w:szCs w:val="20"/>
              </w:rPr>
              <w:t>E</w:t>
            </w:r>
            <w:r w:rsidRPr="00315B9F">
              <w:rPr>
                <w:rFonts w:eastAsia="Times New Roman" w:cstheme="minorHAnsi"/>
                <w:color w:val="000000"/>
                <w:sz w:val="20"/>
                <w:szCs w:val="20"/>
              </w:rPr>
              <w:t>xplorar diferentes materiais como lápis e pincéis de diferentes texturas e espessuras, brochas, carvão, carimbo entre outros aprimorando suas habilidades</w:t>
            </w:r>
            <w:r>
              <w:rPr>
                <w:rFonts w:eastAsia="Times New Roman" w:cstheme="minorHAnsi"/>
                <w:color w:val="000000"/>
                <w:sz w:val="20"/>
                <w:szCs w:val="20"/>
              </w:rPr>
              <w:t xml:space="preserve"> para desenhar, pintar, modelar, dentre outros. </w:t>
            </w:r>
          </w:p>
        </w:tc>
        <w:tc>
          <w:tcPr>
            <w:tcW w:w="3827" w:type="dxa"/>
            <w:tcBorders>
              <w:top w:val="single" w:sz="2" w:space="0" w:color="auto"/>
              <w:left w:val="single" w:sz="2" w:space="0" w:color="auto"/>
              <w:bottom w:val="single" w:sz="2" w:space="0" w:color="auto"/>
              <w:right w:val="single" w:sz="2" w:space="0" w:color="auto"/>
            </w:tcBorders>
          </w:tcPr>
          <w:p w14:paraId="1A20F75F" w14:textId="77777777" w:rsidR="00CD6ADF" w:rsidRPr="00315B9F" w:rsidRDefault="00CD6ADF" w:rsidP="00CD6ADF">
            <w:pPr>
              <w:spacing w:after="0" w:line="240" w:lineRule="auto"/>
              <w:ind w:left="214" w:hanging="214"/>
              <w:jc w:val="both"/>
              <w:rPr>
                <w:rFonts w:eastAsia="Times New Roman" w:cstheme="minorHAnsi"/>
                <w:b/>
                <w:bCs/>
                <w:color w:val="000000"/>
                <w:sz w:val="20"/>
                <w:szCs w:val="20"/>
              </w:rPr>
            </w:pPr>
            <w:r w:rsidRPr="00315B9F">
              <w:rPr>
                <w:rFonts w:eastAsia="Times New Roman" w:cstheme="minorHAnsi"/>
                <w:b/>
                <w:bCs/>
                <w:color w:val="000000"/>
                <w:sz w:val="20"/>
                <w:szCs w:val="20"/>
              </w:rPr>
              <w:t>(EI03CG05-5S0</w:t>
            </w:r>
            <w:r>
              <w:rPr>
                <w:rFonts w:eastAsia="Times New Roman" w:cstheme="minorHAnsi"/>
                <w:b/>
                <w:bCs/>
                <w:color w:val="000000"/>
                <w:sz w:val="20"/>
                <w:szCs w:val="20"/>
              </w:rPr>
              <w:t>4</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w:t>
            </w:r>
            <w:r>
              <w:rPr>
                <w:rFonts w:eastAsia="Times New Roman" w:cstheme="minorHAnsi"/>
                <w:color w:val="000000"/>
                <w:sz w:val="20"/>
                <w:szCs w:val="20"/>
              </w:rPr>
              <w:t>U</w:t>
            </w:r>
            <w:r w:rsidRPr="00315B9F">
              <w:rPr>
                <w:rFonts w:eastAsia="Times New Roman" w:cstheme="minorHAnsi"/>
                <w:color w:val="000000"/>
                <w:sz w:val="20"/>
                <w:szCs w:val="20"/>
              </w:rPr>
              <w:t>tilizar diferentes materiais de diferentes texturas e espessuras e de variados suportes gráficos como jornal, papel, papelão, caixas e madeiras necessários para desenhar, pintar, modelar entre outros</w:t>
            </w:r>
            <w:r>
              <w:rPr>
                <w:rFonts w:eastAsia="Times New Roman" w:cstheme="minorHAnsi"/>
                <w:color w:val="000000"/>
                <w:sz w:val="20"/>
                <w:szCs w:val="20"/>
              </w:rPr>
              <w:t>.</w:t>
            </w:r>
          </w:p>
        </w:tc>
        <w:tc>
          <w:tcPr>
            <w:tcW w:w="1791" w:type="dxa"/>
            <w:vMerge/>
            <w:tcBorders>
              <w:top w:val="single" w:sz="4" w:space="0" w:color="auto"/>
              <w:left w:val="single" w:sz="2" w:space="0" w:color="auto"/>
              <w:bottom w:val="single" w:sz="4" w:space="0" w:color="auto"/>
              <w:right w:val="single" w:sz="4" w:space="0" w:color="auto"/>
            </w:tcBorders>
            <w:shd w:val="clear" w:color="auto" w:fill="auto"/>
          </w:tcPr>
          <w:p w14:paraId="7DBEB314"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4" w:space="0" w:color="auto"/>
              <w:left w:val="nil"/>
              <w:bottom w:val="single" w:sz="4" w:space="0" w:color="auto"/>
              <w:right w:val="single" w:sz="4" w:space="0" w:color="auto"/>
            </w:tcBorders>
            <w:shd w:val="clear" w:color="auto" w:fill="auto"/>
          </w:tcPr>
          <w:p w14:paraId="17E9069F"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588E8E69" w14:textId="77777777" w:rsidTr="00851C74">
        <w:trPr>
          <w:trHeight w:val="547"/>
        </w:trPr>
        <w:tc>
          <w:tcPr>
            <w:tcW w:w="1702" w:type="dxa"/>
            <w:vMerge/>
            <w:tcBorders>
              <w:left w:val="single" w:sz="4" w:space="0" w:color="auto"/>
              <w:right w:val="single" w:sz="4" w:space="0" w:color="auto"/>
            </w:tcBorders>
            <w:shd w:val="clear" w:color="auto" w:fill="E2EFD9" w:themeFill="accent6" w:themeFillTint="33"/>
            <w:vAlign w:val="center"/>
          </w:tcPr>
          <w:p w14:paraId="2DA8ECBF"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nil"/>
              <w:right w:val="single" w:sz="2" w:space="0" w:color="auto"/>
            </w:tcBorders>
            <w:shd w:val="clear" w:color="auto" w:fill="D9E2F3" w:themeFill="accent1" w:themeFillTint="33"/>
          </w:tcPr>
          <w:p w14:paraId="448F263D"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2" w:space="0" w:color="auto"/>
              <w:right w:val="single" w:sz="2" w:space="0" w:color="auto"/>
            </w:tcBorders>
          </w:tcPr>
          <w:p w14:paraId="42BADD9C" w14:textId="77777777" w:rsidR="00CD6ADF" w:rsidRPr="00912EF6" w:rsidRDefault="00CD6ADF" w:rsidP="00CD6ADF">
            <w:pPr>
              <w:spacing w:after="0" w:line="240" w:lineRule="auto"/>
              <w:ind w:left="214" w:hanging="214"/>
              <w:jc w:val="both"/>
              <w:rPr>
                <w:rFonts w:eastAsia="Times New Roman" w:cstheme="minorHAnsi"/>
                <w:color w:val="000000"/>
                <w:sz w:val="20"/>
                <w:szCs w:val="20"/>
              </w:rPr>
            </w:pPr>
            <w:r w:rsidRPr="00912EF6">
              <w:rPr>
                <w:rFonts w:eastAsia="Times New Roman" w:cstheme="minorHAnsi"/>
                <w:b/>
                <w:bCs/>
                <w:color w:val="000000"/>
                <w:sz w:val="20"/>
                <w:szCs w:val="20"/>
              </w:rPr>
              <w:t>(EI03CG05-4S0</w:t>
            </w:r>
            <w:r>
              <w:rPr>
                <w:rFonts w:eastAsia="Times New Roman" w:cstheme="minorHAnsi"/>
                <w:b/>
                <w:bCs/>
                <w:color w:val="000000"/>
                <w:sz w:val="20"/>
                <w:szCs w:val="20"/>
              </w:rPr>
              <w:t>5</w:t>
            </w:r>
            <w:r w:rsidRPr="00912EF6">
              <w:rPr>
                <w:rFonts w:eastAsia="Times New Roman" w:cstheme="minorHAnsi"/>
                <w:b/>
                <w:bCs/>
                <w:color w:val="000000"/>
                <w:sz w:val="20"/>
                <w:szCs w:val="20"/>
              </w:rPr>
              <w:t>)</w:t>
            </w:r>
            <w:r w:rsidRPr="00912EF6">
              <w:rPr>
                <w:rFonts w:eastAsia="Times New Roman" w:cstheme="minorHAnsi"/>
                <w:color w:val="000000"/>
                <w:sz w:val="20"/>
                <w:szCs w:val="20"/>
              </w:rPr>
              <w:t xml:space="preserve"> Participar de situações que desenvolvam habilidades manuais como: </w:t>
            </w:r>
            <w:r w:rsidRPr="00912EF6">
              <w:rPr>
                <w:rFonts w:eastAsia="Times New Roman" w:cstheme="minorHAnsi"/>
                <w:color w:val="000000"/>
                <w:sz w:val="20"/>
                <w:szCs w:val="20"/>
              </w:rPr>
              <w:lastRenderedPageBreak/>
              <w:t>empilhar, encaixar, rosquear e pinçar, chutar, arremessar e receber.</w:t>
            </w:r>
          </w:p>
        </w:tc>
        <w:tc>
          <w:tcPr>
            <w:tcW w:w="3827" w:type="dxa"/>
            <w:tcBorders>
              <w:top w:val="single" w:sz="2" w:space="0" w:color="auto"/>
              <w:left w:val="single" w:sz="2" w:space="0" w:color="auto"/>
              <w:bottom w:val="single" w:sz="2" w:space="0" w:color="auto"/>
              <w:right w:val="single" w:sz="2" w:space="0" w:color="auto"/>
            </w:tcBorders>
          </w:tcPr>
          <w:p w14:paraId="15D46F48" w14:textId="77777777" w:rsidR="00CD6ADF" w:rsidRPr="00912EF6" w:rsidRDefault="00CD6ADF" w:rsidP="00CD6ADF">
            <w:pPr>
              <w:spacing w:after="0" w:line="240" w:lineRule="auto"/>
              <w:ind w:left="214" w:hanging="214"/>
              <w:jc w:val="both"/>
              <w:rPr>
                <w:rFonts w:eastAsia="Times New Roman" w:cstheme="minorHAnsi"/>
                <w:color w:val="000000"/>
                <w:sz w:val="20"/>
                <w:szCs w:val="20"/>
              </w:rPr>
            </w:pPr>
            <w:r w:rsidRPr="00912EF6">
              <w:rPr>
                <w:rFonts w:eastAsia="Times New Roman" w:cstheme="minorHAnsi"/>
                <w:b/>
                <w:bCs/>
                <w:color w:val="000000"/>
                <w:sz w:val="20"/>
                <w:szCs w:val="20"/>
              </w:rPr>
              <w:lastRenderedPageBreak/>
              <w:t>(EI03CG05-5S0</w:t>
            </w:r>
            <w:r>
              <w:rPr>
                <w:rFonts w:eastAsia="Times New Roman" w:cstheme="minorHAnsi"/>
                <w:b/>
                <w:bCs/>
                <w:color w:val="000000"/>
                <w:sz w:val="20"/>
                <w:szCs w:val="20"/>
              </w:rPr>
              <w:t>5</w:t>
            </w:r>
            <w:r w:rsidRPr="00912EF6">
              <w:rPr>
                <w:rFonts w:eastAsia="Times New Roman" w:cstheme="minorHAnsi"/>
                <w:b/>
                <w:bCs/>
                <w:color w:val="000000"/>
                <w:sz w:val="20"/>
                <w:szCs w:val="20"/>
              </w:rPr>
              <w:t>)</w:t>
            </w:r>
            <w:r w:rsidRPr="00912EF6">
              <w:rPr>
                <w:rFonts w:eastAsia="Times New Roman" w:cstheme="minorHAnsi"/>
                <w:color w:val="000000"/>
                <w:sz w:val="20"/>
                <w:szCs w:val="20"/>
              </w:rPr>
              <w:t xml:space="preserve"> Participar de situações que desenvolvam habilidades como correr, subir, descer, escorregar, pendurar-se, </w:t>
            </w:r>
            <w:r w:rsidRPr="00912EF6">
              <w:rPr>
                <w:rFonts w:eastAsia="Times New Roman" w:cstheme="minorHAnsi"/>
                <w:color w:val="000000"/>
                <w:sz w:val="20"/>
                <w:szCs w:val="20"/>
              </w:rPr>
              <w:lastRenderedPageBreak/>
              <w:t>movimentar-se, dançar etc., ampliando gradualmente controle sobre o corpo e o movimento.</w:t>
            </w:r>
          </w:p>
        </w:tc>
        <w:tc>
          <w:tcPr>
            <w:tcW w:w="1791" w:type="dxa"/>
            <w:vMerge/>
            <w:tcBorders>
              <w:top w:val="single" w:sz="4" w:space="0" w:color="auto"/>
              <w:left w:val="single" w:sz="2" w:space="0" w:color="auto"/>
              <w:bottom w:val="single" w:sz="4" w:space="0" w:color="auto"/>
              <w:right w:val="single" w:sz="4" w:space="0" w:color="auto"/>
            </w:tcBorders>
            <w:shd w:val="clear" w:color="auto" w:fill="auto"/>
          </w:tcPr>
          <w:p w14:paraId="11BDED2F"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4" w:space="0" w:color="auto"/>
              <w:left w:val="nil"/>
              <w:bottom w:val="single" w:sz="4" w:space="0" w:color="auto"/>
              <w:right w:val="single" w:sz="4" w:space="0" w:color="auto"/>
            </w:tcBorders>
            <w:shd w:val="clear" w:color="auto" w:fill="auto"/>
          </w:tcPr>
          <w:p w14:paraId="3E40D740"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6F8F051C" w14:textId="77777777" w:rsidTr="00851C74">
        <w:trPr>
          <w:trHeight w:val="547"/>
        </w:trPr>
        <w:tc>
          <w:tcPr>
            <w:tcW w:w="1702" w:type="dxa"/>
            <w:vMerge/>
            <w:tcBorders>
              <w:left w:val="single" w:sz="4" w:space="0" w:color="auto"/>
              <w:right w:val="single" w:sz="4" w:space="0" w:color="auto"/>
            </w:tcBorders>
            <w:shd w:val="clear" w:color="auto" w:fill="E2EFD9" w:themeFill="accent6" w:themeFillTint="33"/>
            <w:vAlign w:val="center"/>
          </w:tcPr>
          <w:p w14:paraId="6FFA3C04"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nil"/>
              <w:right w:val="single" w:sz="2" w:space="0" w:color="auto"/>
            </w:tcBorders>
            <w:shd w:val="clear" w:color="auto" w:fill="D9E2F3" w:themeFill="accent1" w:themeFillTint="33"/>
          </w:tcPr>
          <w:p w14:paraId="6DDD588A"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2" w:space="0" w:color="auto"/>
              <w:right w:val="single" w:sz="2" w:space="0" w:color="auto"/>
            </w:tcBorders>
          </w:tcPr>
          <w:p w14:paraId="5F9AA655" w14:textId="77777777" w:rsidR="00CD6ADF" w:rsidRPr="00912EF6" w:rsidRDefault="00CD6ADF" w:rsidP="00CD6ADF">
            <w:pPr>
              <w:spacing w:after="0" w:line="240" w:lineRule="auto"/>
              <w:ind w:left="214" w:hanging="214"/>
              <w:jc w:val="both"/>
              <w:rPr>
                <w:rFonts w:eastAsia="Times New Roman" w:cstheme="minorHAnsi"/>
                <w:color w:val="000000"/>
                <w:sz w:val="20"/>
                <w:szCs w:val="20"/>
              </w:rPr>
            </w:pPr>
            <w:r w:rsidRPr="00912EF6">
              <w:rPr>
                <w:rFonts w:eastAsia="Times New Roman" w:cstheme="minorHAnsi"/>
                <w:b/>
                <w:bCs/>
                <w:color w:val="000000"/>
                <w:sz w:val="20"/>
                <w:szCs w:val="20"/>
              </w:rPr>
              <w:t>(EI03CG05-4S0</w:t>
            </w:r>
            <w:r>
              <w:rPr>
                <w:rFonts w:eastAsia="Times New Roman" w:cstheme="minorHAnsi"/>
                <w:b/>
                <w:bCs/>
                <w:color w:val="000000"/>
                <w:sz w:val="20"/>
                <w:szCs w:val="20"/>
              </w:rPr>
              <w:t>6</w:t>
            </w:r>
            <w:r w:rsidRPr="00912EF6">
              <w:rPr>
                <w:rFonts w:eastAsia="Times New Roman" w:cstheme="minorHAnsi"/>
                <w:b/>
                <w:bCs/>
                <w:color w:val="000000"/>
                <w:sz w:val="20"/>
                <w:szCs w:val="20"/>
              </w:rPr>
              <w:t>)</w:t>
            </w:r>
            <w:r w:rsidRPr="00912EF6">
              <w:rPr>
                <w:rFonts w:eastAsia="Times New Roman" w:cstheme="minorHAnsi"/>
                <w:color w:val="000000"/>
                <w:sz w:val="20"/>
                <w:szCs w:val="20"/>
              </w:rPr>
              <w:t xml:space="preserve"> Utilizar materiais diversos e não estruturados para trabalhar as cores e as quantidades</w:t>
            </w:r>
            <w:r>
              <w:rPr>
                <w:rFonts w:eastAsia="Times New Roman" w:cstheme="minorHAnsi"/>
                <w:color w:val="000000"/>
                <w:sz w:val="20"/>
                <w:szCs w:val="20"/>
              </w:rPr>
              <w:t>.</w:t>
            </w:r>
            <w:r w:rsidRPr="00912EF6">
              <w:rPr>
                <w:rFonts w:eastAsia="Times New Roman" w:cstheme="minorHAnsi"/>
                <w:color w:val="000000"/>
                <w:sz w:val="20"/>
                <w:szCs w:val="20"/>
              </w:rPr>
              <w:t xml:space="preserve"> formas geométricas...</w:t>
            </w:r>
          </w:p>
        </w:tc>
        <w:tc>
          <w:tcPr>
            <w:tcW w:w="3827" w:type="dxa"/>
            <w:tcBorders>
              <w:top w:val="single" w:sz="2" w:space="0" w:color="auto"/>
              <w:left w:val="single" w:sz="2" w:space="0" w:color="auto"/>
              <w:bottom w:val="single" w:sz="2" w:space="0" w:color="auto"/>
              <w:right w:val="single" w:sz="2" w:space="0" w:color="auto"/>
            </w:tcBorders>
          </w:tcPr>
          <w:p w14:paraId="4AEC02FD" w14:textId="77777777" w:rsidR="00CD6ADF" w:rsidRPr="00912EF6" w:rsidRDefault="00CD6ADF" w:rsidP="00CD6ADF">
            <w:pPr>
              <w:spacing w:after="0" w:line="240" w:lineRule="auto"/>
              <w:ind w:left="214" w:hanging="214"/>
              <w:jc w:val="both"/>
              <w:rPr>
                <w:rFonts w:eastAsia="Times New Roman" w:cstheme="minorHAnsi"/>
                <w:color w:val="000000"/>
                <w:sz w:val="20"/>
                <w:szCs w:val="20"/>
              </w:rPr>
            </w:pPr>
            <w:r w:rsidRPr="00912EF6">
              <w:rPr>
                <w:rFonts w:eastAsia="Times New Roman" w:cstheme="minorHAnsi"/>
                <w:b/>
                <w:bCs/>
                <w:color w:val="000000"/>
                <w:sz w:val="20"/>
                <w:szCs w:val="20"/>
              </w:rPr>
              <w:t>(EI03CG05-5S0</w:t>
            </w:r>
            <w:r>
              <w:rPr>
                <w:rFonts w:eastAsia="Times New Roman" w:cstheme="minorHAnsi"/>
                <w:b/>
                <w:bCs/>
                <w:color w:val="000000"/>
                <w:sz w:val="20"/>
                <w:szCs w:val="20"/>
              </w:rPr>
              <w:t>6</w:t>
            </w:r>
            <w:r w:rsidRPr="00912EF6">
              <w:rPr>
                <w:rFonts w:eastAsia="Times New Roman" w:cstheme="minorHAnsi"/>
                <w:b/>
                <w:bCs/>
                <w:color w:val="000000"/>
                <w:sz w:val="20"/>
                <w:szCs w:val="20"/>
              </w:rPr>
              <w:t>)</w:t>
            </w:r>
            <w:r w:rsidRPr="00912EF6">
              <w:rPr>
                <w:rFonts w:eastAsia="Times New Roman" w:cstheme="minorHAnsi"/>
                <w:color w:val="000000"/>
                <w:sz w:val="20"/>
                <w:szCs w:val="20"/>
              </w:rPr>
              <w:t xml:space="preserve"> Ampliar o uso de materiais diversos e não estruturados para trabalhar as cores, as quantidades, formas geométricas...</w:t>
            </w:r>
          </w:p>
        </w:tc>
        <w:tc>
          <w:tcPr>
            <w:tcW w:w="1791" w:type="dxa"/>
            <w:vMerge/>
            <w:tcBorders>
              <w:top w:val="single" w:sz="4" w:space="0" w:color="auto"/>
              <w:left w:val="single" w:sz="2" w:space="0" w:color="auto"/>
              <w:bottom w:val="single" w:sz="4" w:space="0" w:color="auto"/>
              <w:right w:val="single" w:sz="4" w:space="0" w:color="auto"/>
            </w:tcBorders>
            <w:shd w:val="clear" w:color="auto" w:fill="auto"/>
          </w:tcPr>
          <w:p w14:paraId="5B3B8444"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vMerge/>
            <w:tcBorders>
              <w:top w:val="single" w:sz="4" w:space="0" w:color="auto"/>
              <w:left w:val="nil"/>
              <w:bottom w:val="single" w:sz="4" w:space="0" w:color="auto"/>
              <w:right w:val="single" w:sz="4" w:space="0" w:color="auto"/>
            </w:tcBorders>
            <w:shd w:val="clear" w:color="auto" w:fill="auto"/>
          </w:tcPr>
          <w:p w14:paraId="154E152C"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7C2D92B1" w14:textId="77777777" w:rsidTr="00851C74">
        <w:trPr>
          <w:trHeight w:val="547"/>
        </w:trPr>
        <w:tc>
          <w:tcPr>
            <w:tcW w:w="1702" w:type="dxa"/>
            <w:vMerge/>
            <w:tcBorders>
              <w:left w:val="single" w:sz="4" w:space="0" w:color="auto"/>
              <w:right w:val="single" w:sz="4" w:space="0" w:color="auto"/>
            </w:tcBorders>
            <w:shd w:val="clear" w:color="auto" w:fill="E2EFD9" w:themeFill="accent6" w:themeFillTint="33"/>
            <w:vAlign w:val="center"/>
          </w:tcPr>
          <w:p w14:paraId="5CC3F1FD"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vMerge/>
            <w:tcBorders>
              <w:left w:val="nil"/>
              <w:right w:val="single" w:sz="2" w:space="0" w:color="auto"/>
            </w:tcBorders>
            <w:shd w:val="clear" w:color="auto" w:fill="D9E2F3" w:themeFill="accent1" w:themeFillTint="33"/>
          </w:tcPr>
          <w:p w14:paraId="642769A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2" w:space="0" w:color="auto"/>
              <w:right w:val="single" w:sz="2" w:space="0" w:color="auto"/>
            </w:tcBorders>
          </w:tcPr>
          <w:p w14:paraId="570BFC7C"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(EI03CG05-4S0</w:t>
            </w:r>
            <w:r>
              <w:rPr>
                <w:rFonts w:eastAsia="Times New Roman" w:cstheme="minorHAnsi"/>
                <w:b/>
                <w:bCs/>
                <w:color w:val="000000"/>
                <w:sz w:val="20"/>
                <w:szCs w:val="20"/>
              </w:rPr>
              <w:t>7</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Utilizar </w:t>
            </w:r>
            <w:r>
              <w:rPr>
                <w:rFonts w:eastAsia="Times New Roman" w:cstheme="minorHAnsi"/>
                <w:color w:val="000000"/>
                <w:sz w:val="20"/>
                <w:szCs w:val="20"/>
              </w:rPr>
              <w:t>d</w:t>
            </w:r>
            <w:r w:rsidRPr="00315B9F">
              <w:rPr>
                <w:rFonts w:eastAsia="Times New Roman" w:cstheme="minorHAnsi"/>
                <w:color w:val="000000"/>
                <w:sz w:val="20"/>
                <w:szCs w:val="20"/>
              </w:rPr>
              <w:t>e forma progressiva a transferência de líquido de um copo para outro, sem deixar derramar</w:t>
            </w:r>
            <w:r>
              <w:rPr>
                <w:rFonts w:eastAsia="Times New Roman" w:cstheme="minorHAnsi"/>
                <w:color w:val="000000"/>
                <w:sz w:val="20"/>
                <w:szCs w:val="20"/>
              </w:rPr>
              <w:t>.</w:t>
            </w:r>
          </w:p>
        </w:tc>
        <w:tc>
          <w:tcPr>
            <w:tcW w:w="3827" w:type="dxa"/>
            <w:tcBorders>
              <w:top w:val="single" w:sz="2" w:space="0" w:color="auto"/>
              <w:left w:val="single" w:sz="2" w:space="0" w:color="auto"/>
              <w:bottom w:val="single" w:sz="2" w:space="0" w:color="auto"/>
              <w:right w:val="single" w:sz="2" w:space="0" w:color="auto"/>
            </w:tcBorders>
          </w:tcPr>
          <w:p w14:paraId="01E20754"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(EI03CG05-5S0</w:t>
            </w:r>
            <w:r>
              <w:rPr>
                <w:rFonts w:eastAsia="Times New Roman" w:cstheme="minorHAnsi"/>
                <w:b/>
                <w:bCs/>
                <w:color w:val="000000"/>
                <w:sz w:val="20"/>
                <w:szCs w:val="20"/>
              </w:rPr>
              <w:t>7</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Utilizar </w:t>
            </w:r>
            <w:r>
              <w:rPr>
                <w:rFonts w:eastAsia="Times New Roman" w:cstheme="minorHAnsi"/>
                <w:color w:val="000000"/>
                <w:sz w:val="20"/>
                <w:szCs w:val="20"/>
              </w:rPr>
              <w:t>d</w:t>
            </w:r>
            <w:r w:rsidRPr="00315B9F">
              <w:rPr>
                <w:rFonts w:eastAsia="Times New Roman" w:cstheme="minorHAnsi"/>
                <w:color w:val="000000"/>
                <w:sz w:val="20"/>
                <w:szCs w:val="20"/>
              </w:rPr>
              <w:t>e forma progressiva a transferência de líquido de um copo para outro, sem deixar derramar, individualmente ou no coletivo</w:t>
            </w:r>
            <w:r>
              <w:rPr>
                <w:rFonts w:eastAsia="Times New Roman" w:cstheme="minorHAnsi"/>
                <w:color w:val="000000"/>
                <w:sz w:val="20"/>
                <w:szCs w:val="20"/>
              </w:rPr>
              <w:t>.</w:t>
            </w:r>
          </w:p>
        </w:tc>
        <w:tc>
          <w:tcPr>
            <w:tcW w:w="1791" w:type="dxa"/>
            <w:tcBorders>
              <w:top w:val="single" w:sz="4" w:space="0" w:color="auto"/>
              <w:left w:val="single" w:sz="2" w:space="0" w:color="auto"/>
              <w:right w:val="single" w:sz="4" w:space="0" w:color="auto"/>
            </w:tcBorders>
            <w:shd w:val="clear" w:color="auto" w:fill="auto"/>
          </w:tcPr>
          <w:p w14:paraId="573FD2AB"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tcBorders>
              <w:top w:val="single" w:sz="4" w:space="0" w:color="auto"/>
              <w:left w:val="nil"/>
              <w:right w:val="single" w:sz="4" w:space="0" w:color="auto"/>
            </w:tcBorders>
            <w:shd w:val="clear" w:color="auto" w:fill="auto"/>
          </w:tcPr>
          <w:p w14:paraId="4681C9F5"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31866C81" w14:textId="77777777" w:rsidTr="00851C74">
        <w:trPr>
          <w:trHeight w:val="547"/>
        </w:trPr>
        <w:tc>
          <w:tcPr>
            <w:tcW w:w="1702" w:type="dxa"/>
            <w:vMerge/>
            <w:tcBorders>
              <w:left w:val="single" w:sz="4" w:space="0" w:color="auto"/>
              <w:right w:val="single" w:sz="4" w:space="0" w:color="auto"/>
            </w:tcBorders>
            <w:shd w:val="clear" w:color="auto" w:fill="E2EFD9" w:themeFill="accent6" w:themeFillTint="33"/>
            <w:vAlign w:val="center"/>
          </w:tcPr>
          <w:p w14:paraId="7B619692"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tcBorders>
              <w:left w:val="nil"/>
              <w:right w:val="single" w:sz="2" w:space="0" w:color="auto"/>
            </w:tcBorders>
            <w:shd w:val="clear" w:color="auto" w:fill="D9E2F3" w:themeFill="accent1" w:themeFillTint="33"/>
          </w:tcPr>
          <w:p w14:paraId="69DA4C0F"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2" w:space="0" w:color="auto"/>
              <w:right w:val="single" w:sz="2" w:space="0" w:color="auto"/>
            </w:tcBorders>
          </w:tcPr>
          <w:p w14:paraId="76A4C060"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(EI03CG05-4S0</w:t>
            </w:r>
            <w:r>
              <w:rPr>
                <w:rFonts w:eastAsia="Times New Roman" w:cstheme="minorHAnsi"/>
                <w:b/>
                <w:bCs/>
                <w:color w:val="000000"/>
                <w:sz w:val="20"/>
                <w:szCs w:val="20"/>
              </w:rPr>
              <w:t>8</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Utilizar diferentes recipientes com tampas para abr</w:t>
            </w:r>
            <w:r>
              <w:rPr>
                <w:rFonts w:eastAsia="Times New Roman" w:cstheme="minorHAnsi"/>
                <w:color w:val="000000"/>
                <w:sz w:val="20"/>
                <w:szCs w:val="20"/>
              </w:rPr>
              <w:t xml:space="preserve">i-los </w:t>
            </w:r>
            <w:r w:rsidRPr="00315B9F">
              <w:rPr>
                <w:rFonts w:eastAsia="Times New Roman" w:cstheme="minorHAnsi"/>
                <w:color w:val="000000"/>
                <w:sz w:val="20"/>
                <w:szCs w:val="20"/>
              </w:rPr>
              <w:t>e fech</w:t>
            </w:r>
            <w:r>
              <w:rPr>
                <w:rFonts w:eastAsia="Times New Roman" w:cstheme="minorHAnsi"/>
                <w:color w:val="000000"/>
                <w:sz w:val="20"/>
                <w:szCs w:val="20"/>
              </w:rPr>
              <w:t>á-los.</w:t>
            </w:r>
          </w:p>
        </w:tc>
        <w:tc>
          <w:tcPr>
            <w:tcW w:w="3827" w:type="dxa"/>
            <w:tcBorders>
              <w:top w:val="single" w:sz="2" w:space="0" w:color="auto"/>
              <w:left w:val="single" w:sz="2" w:space="0" w:color="auto"/>
              <w:bottom w:val="single" w:sz="2" w:space="0" w:color="auto"/>
              <w:right w:val="single" w:sz="2" w:space="0" w:color="auto"/>
            </w:tcBorders>
          </w:tcPr>
          <w:p w14:paraId="2975166B"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(EI03CG05-5S0</w:t>
            </w:r>
            <w:r>
              <w:rPr>
                <w:rFonts w:eastAsia="Times New Roman" w:cstheme="minorHAnsi"/>
                <w:b/>
                <w:bCs/>
                <w:color w:val="000000"/>
                <w:sz w:val="20"/>
                <w:szCs w:val="20"/>
              </w:rPr>
              <w:t>8</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Utilizar diferentes recipientes com tampas para abr</w:t>
            </w:r>
            <w:r>
              <w:rPr>
                <w:rFonts w:eastAsia="Times New Roman" w:cstheme="minorHAnsi"/>
                <w:color w:val="000000"/>
                <w:sz w:val="20"/>
                <w:szCs w:val="20"/>
              </w:rPr>
              <w:t xml:space="preserve">i-los </w:t>
            </w:r>
            <w:r w:rsidRPr="00315B9F">
              <w:rPr>
                <w:rFonts w:eastAsia="Times New Roman" w:cstheme="minorHAnsi"/>
                <w:color w:val="000000"/>
                <w:sz w:val="20"/>
                <w:szCs w:val="20"/>
              </w:rPr>
              <w:t>e fech</w:t>
            </w:r>
            <w:r>
              <w:rPr>
                <w:rFonts w:eastAsia="Times New Roman" w:cstheme="minorHAnsi"/>
                <w:color w:val="000000"/>
                <w:sz w:val="20"/>
                <w:szCs w:val="20"/>
              </w:rPr>
              <w:t>á-los.</w:t>
            </w:r>
          </w:p>
        </w:tc>
        <w:tc>
          <w:tcPr>
            <w:tcW w:w="1791" w:type="dxa"/>
            <w:tcBorders>
              <w:left w:val="single" w:sz="2" w:space="0" w:color="auto"/>
              <w:right w:val="single" w:sz="4" w:space="0" w:color="auto"/>
            </w:tcBorders>
            <w:shd w:val="clear" w:color="auto" w:fill="auto"/>
          </w:tcPr>
          <w:p w14:paraId="0BE9BDF2"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tcBorders>
              <w:left w:val="nil"/>
              <w:right w:val="single" w:sz="4" w:space="0" w:color="auto"/>
            </w:tcBorders>
            <w:shd w:val="clear" w:color="auto" w:fill="auto"/>
          </w:tcPr>
          <w:p w14:paraId="2128B3CC"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r w:rsidR="00CD6ADF" w:rsidRPr="00315B9F" w14:paraId="1B452170" w14:textId="77777777" w:rsidTr="00851C74">
        <w:trPr>
          <w:trHeight w:val="547"/>
        </w:trPr>
        <w:tc>
          <w:tcPr>
            <w:tcW w:w="1702" w:type="dxa"/>
            <w:vMerge/>
            <w:tcBorders>
              <w:left w:val="single" w:sz="4" w:space="0" w:color="auto"/>
              <w:bottom w:val="single" w:sz="4" w:space="0" w:color="auto"/>
              <w:right w:val="single" w:sz="4" w:space="0" w:color="auto"/>
            </w:tcBorders>
            <w:shd w:val="clear" w:color="auto" w:fill="E2EFD9" w:themeFill="accent6" w:themeFillTint="33"/>
            <w:vAlign w:val="center"/>
          </w:tcPr>
          <w:p w14:paraId="0CFD7113" w14:textId="77777777" w:rsidR="00CD6ADF" w:rsidRPr="00315B9F" w:rsidRDefault="00CD6ADF" w:rsidP="00CD6ADF">
            <w:pPr>
              <w:spacing w:after="0" w:line="240" w:lineRule="auto"/>
              <w:ind w:left="214" w:hanging="214"/>
              <w:jc w:val="center"/>
              <w:rPr>
                <w:rFonts w:eastAsia="Times New Roman" w:cstheme="minorHAnsi"/>
                <w:b/>
                <w:bCs/>
                <w:color w:val="000000"/>
                <w:sz w:val="20"/>
                <w:szCs w:val="20"/>
              </w:rPr>
            </w:pPr>
          </w:p>
        </w:tc>
        <w:tc>
          <w:tcPr>
            <w:tcW w:w="2049" w:type="dxa"/>
            <w:tcBorders>
              <w:left w:val="nil"/>
              <w:bottom w:val="single" w:sz="4" w:space="0" w:color="auto"/>
              <w:right w:val="single" w:sz="2" w:space="0" w:color="auto"/>
            </w:tcBorders>
            <w:shd w:val="clear" w:color="auto" w:fill="D9E2F3" w:themeFill="accent1" w:themeFillTint="33"/>
          </w:tcPr>
          <w:p w14:paraId="71E7A21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p>
        </w:tc>
        <w:tc>
          <w:tcPr>
            <w:tcW w:w="4046" w:type="dxa"/>
            <w:tcBorders>
              <w:top w:val="single" w:sz="2" w:space="0" w:color="auto"/>
              <w:left w:val="single" w:sz="2" w:space="0" w:color="auto"/>
              <w:bottom w:val="single" w:sz="2" w:space="0" w:color="auto"/>
              <w:right w:val="single" w:sz="2" w:space="0" w:color="auto"/>
            </w:tcBorders>
          </w:tcPr>
          <w:p w14:paraId="5E4160E8"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(EI03CG05-4S</w:t>
            </w:r>
            <w:r>
              <w:rPr>
                <w:rFonts w:eastAsia="Times New Roman" w:cstheme="minorHAnsi"/>
                <w:b/>
                <w:bCs/>
                <w:color w:val="000000"/>
                <w:sz w:val="20"/>
                <w:szCs w:val="20"/>
              </w:rPr>
              <w:t>09</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Utilizar diferentes objetos </w:t>
            </w:r>
            <w:r>
              <w:rPr>
                <w:rFonts w:eastAsia="Times New Roman" w:cstheme="minorHAnsi"/>
                <w:color w:val="000000"/>
                <w:sz w:val="20"/>
                <w:szCs w:val="20"/>
              </w:rPr>
              <w:t xml:space="preserve">da vida cotidiana </w:t>
            </w:r>
            <w:r w:rsidRPr="00315B9F">
              <w:rPr>
                <w:rFonts w:eastAsia="Times New Roman" w:cstheme="minorHAnsi"/>
                <w:color w:val="000000"/>
                <w:sz w:val="20"/>
                <w:szCs w:val="20"/>
              </w:rPr>
              <w:t>para ampliar a coordenação motora fina, tais como: abrir e fechar zíper, recipientes com tampas diversas, cadeados com chaves, abotoar e desabotoar botões...</w:t>
            </w:r>
          </w:p>
        </w:tc>
        <w:tc>
          <w:tcPr>
            <w:tcW w:w="3827" w:type="dxa"/>
            <w:tcBorders>
              <w:top w:val="single" w:sz="2" w:space="0" w:color="auto"/>
              <w:left w:val="single" w:sz="2" w:space="0" w:color="auto"/>
              <w:bottom w:val="single" w:sz="2" w:space="0" w:color="auto"/>
              <w:right w:val="single" w:sz="2" w:space="0" w:color="auto"/>
            </w:tcBorders>
          </w:tcPr>
          <w:p w14:paraId="0D2F9281" w14:textId="77777777" w:rsidR="00CD6ADF" w:rsidRPr="00315B9F" w:rsidRDefault="00CD6ADF" w:rsidP="00CD6ADF">
            <w:pPr>
              <w:spacing w:after="0" w:line="240" w:lineRule="auto"/>
              <w:ind w:left="214" w:hanging="214"/>
              <w:jc w:val="both"/>
              <w:rPr>
                <w:rFonts w:eastAsia="Times New Roman" w:cstheme="minorHAnsi"/>
                <w:color w:val="000000"/>
                <w:sz w:val="20"/>
                <w:szCs w:val="20"/>
              </w:rPr>
            </w:pPr>
            <w:r w:rsidRPr="00315B9F">
              <w:rPr>
                <w:rFonts w:eastAsia="Times New Roman" w:cstheme="minorHAnsi"/>
                <w:b/>
                <w:bCs/>
                <w:color w:val="000000"/>
                <w:sz w:val="20"/>
                <w:szCs w:val="20"/>
              </w:rPr>
              <w:t>(EI03CG05-5S</w:t>
            </w:r>
            <w:r>
              <w:rPr>
                <w:rFonts w:eastAsia="Times New Roman" w:cstheme="minorHAnsi"/>
                <w:b/>
                <w:bCs/>
                <w:color w:val="000000"/>
                <w:sz w:val="20"/>
                <w:szCs w:val="20"/>
              </w:rPr>
              <w:t>09</w:t>
            </w:r>
            <w:r w:rsidRPr="00315B9F">
              <w:rPr>
                <w:rFonts w:eastAsia="Times New Roman" w:cstheme="minorHAnsi"/>
                <w:b/>
                <w:bCs/>
                <w:color w:val="000000"/>
                <w:sz w:val="20"/>
                <w:szCs w:val="20"/>
              </w:rPr>
              <w:t>)</w:t>
            </w:r>
            <w:r w:rsidRPr="00315B9F">
              <w:rPr>
                <w:rFonts w:eastAsia="Times New Roman" w:cstheme="minorHAnsi"/>
                <w:color w:val="000000"/>
                <w:sz w:val="20"/>
                <w:szCs w:val="20"/>
              </w:rPr>
              <w:t xml:space="preserve"> Utilizar diferentes objetos </w:t>
            </w:r>
            <w:r>
              <w:rPr>
                <w:rFonts w:eastAsia="Times New Roman" w:cstheme="minorHAnsi"/>
                <w:color w:val="000000"/>
                <w:sz w:val="20"/>
                <w:szCs w:val="20"/>
              </w:rPr>
              <w:t xml:space="preserve">da vida cotidiana </w:t>
            </w:r>
            <w:r w:rsidRPr="00315B9F">
              <w:rPr>
                <w:rFonts w:eastAsia="Times New Roman" w:cstheme="minorHAnsi"/>
                <w:color w:val="000000"/>
                <w:sz w:val="20"/>
                <w:szCs w:val="20"/>
              </w:rPr>
              <w:t>para ampliar a coordenação motora fina, tais como: abrir e fechar zíper, recipientes com tampas diversas, cadeados com chaves, abotoar e desabotoar botões...</w:t>
            </w:r>
          </w:p>
        </w:tc>
        <w:tc>
          <w:tcPr>
            <w:tcW w:w="1791" w:type="dxa"/>
            <w:tcBorders>
              <w:left w:val="single" w:sz="2" w:space="0" w:color="auto"/>
              <w:bottom w:val="single" w:sz="4" w:space="0" w:color="auto"/>
              <w:right w:val="single" w:sz="4" w:space="0" w:color="auto"/>
            </w:tcBorders>
            <w:shd w:val="clear" w:color="auto" w:fill="auto"/>
          </w:tcPr>
          <w:p w14:paraId="751419C1"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c>
          <w:tcPr>
            <w:tcW w:w="2315" w:type="dxa"/>
            <w:tcBorders>
              <w:left w:val="nil"/>
              <w:bottom w:val="single" w:sz="4" w:space="0" w:color="auto"/>
              <w:right w:val="single" w:sz="4" w:space="0" w:color="auto"/>
            </w:tcBorders>
            <w:shd w:val="clear" w:color="auto" w:fill="auto"/>
          </w:tcPr>
          <w:p w14:paraId="1F2CF87A" w14:textId="77777777" w:rsidR="00CD6ADF" w:rsidRPr="00315B9F" w:rsidRDefault="00CD6ADF" w:rsidP="00CD6ADF">
            <w:pPr>
              <w:spacing w:after="0" w:line="240" w:lineRule="auto"/>
              <w:ind w:left="214" w:hanging="214"/>
              <w:jc w:val="center"/>
              <w:rPr>
                <w:rFonts w:eastAsia="Times New Roman" w:cstheme="minorHAnsi"/>
                <w:color w:val="000000"/>
                <w:sz w:val="20"/>
                <w:szCs w:val="20"/>
              </w:rPr>
            </w:pPr>
          </w:p>
        </w:tc>
      </w:tr>
    </w:tbl>
    <w:p w14:paraId="26235E68" w14:textId="573996BB" w:rsidR="00CD6ADF" w:rsidRDefault="00CD6ADF" w:rsidP="00CD6ADF">
      <w:pPr>
        <w:shd w:val="clear" w:color="auto" w:fill="FFFFFF" w:themeFill="background1"/>
        <w:spacing w:before="300" w:after="300" w:line="360" w:lineRule="auto"/>
        <w:ind w:left="284" w:hanging="284"/>
        <w:jc w:val="both"/>
        <w:rPr>
          <w:rFonts w:ascii="Arial" w:hAnsi="Arial" w:cs="Arial"/>
          <w:sz w:val="24"/>
          <w:szCs w:val="24"/>
        </w:rPr>
      </w:pPr>
    </w:p>
    <w:p w14:paraId="5758584D" w14:textId="7340700A" w:rsidR="00851C74" w:rsidRDefault="00851C74" w:rsidP="00CD6ADF">
      <w:pPr>
        <w:shd w:val="clear" w:color="auto" w:fill="FFFFFF" w:themeFill="background1"/>
        <w:spacing w:before="300" w:after="300" w:line="360" w:lineRule="auto"/>
        <w:ind w:left="284" w:hanging="284"/>
        <w:jc w:val="both"/>
        <w:rPr>
          <w:rFonts w:ascii="Arial" w:hAnsi="Arial" w:cs="Arial"/>
          <w:sz w:val="24"/>
          <w:szCs w:val="24"/>
        </w:rPr>
      </w:pPr>
    </w:p>
    <w:p w14:paraId="0A172952" w14:textId="21641697" w:rsidR="00851C74" w:rsidRDefault="00851C74" w:rsidP="00CD6ADF">
      <w:pPr>
        <w:shd w:val="clear" w:color="auto" w:fill="FFFFFF" w:themeFill="background1"/>
        <w:spacing w:before="300" w:after="300" w:line="360" w:lineRule="auto"/>
        <w:ind w:left="284" w:hanging="284"/>
        <w:jc w:val="both"/>
        <w:rPr>
          <w:rFonts w:ascii="Arial" w:hAnsi="Arial" w:cs="Arial"/>
          <w:sz w:val="24"/>
          <w:szCs w:val="24"/>
        </w:rPr>
      </w:pPr>
    </w:p>
    <w:p w14:paraId="17C36C7C" w14:textId="3F258B6B" w:rsidR="00851C74" w:rsidRDefault="00851C74" w:rsidP="00CD6ADF">
      <w:pPr>
        <w:shd w:val="clear" w:color="auto" w:fill="FFFFFF" w:themeFill="background1"/>
        <w:spacing w:before="300" w:after="300" w:line="360" w:lineRule="auto"/>
        <w:ind w:left="284" w:hanging="284"/>
        <w:jc w:val="both"/>
        <w:rPr>
          <w:rFonts w:ascii="Arial" w:hAnsi="Arial" w:cs="Arial"/>
          <w:sz w:val="24"/>
          <w:szCs w:val="24"/>
        </w:rPr>
      </w:pPr>
    </w:p>
    <w:p w14:paraId="1E624E75" w14:textId="3C689607" w:rsidR="00851C74" w:rsidRDefault="00851C74" w:rsidP="00CD6ADF">
      <w:pPr>
        <w:shd w:val="clear" w:color="auto" w:fill="FFFFFF" w:themeFill="background1"/>
        <w:spacing w:before="300" w:after="300" w:line="360" w:lineRule="auto"/>
        <w:ind w:left="284" w:hanging="284"/>
        <w:jc w:val="both"/>
        <w:rPr>
          <w:rFonts w:ascii="Arial" w:hAnsi="Arial" w:cs="Arial"/>
          <w:sz w:val="24"/>
          <w:szCs w:val="24"/>
        </w:rPr>
      </w:pPr>
    </w:p>
    <w:p w14:paraId="135054E0" w14:textId="0BD4D00C" w:rsidR="00851C74" w:rsidRDefault="00851C74" w:rsidP="00CD6ADF">
      <w:pPr>
        <w:shd w:val="clear" w:color="auto" w:fill="FFFFFF" w:themeFill="background1"/>
        <w:spacing w:before="300" w:after="300" w:line="360" w:lineRule="auto"/>
        <w:ind w:left="284" w:hanging="284"/>
        <w:jc w:val="both"/>
        <w:rPr>
          <w:rFonts w:ascii="Arial" w:hAnsi="Arial" w:cs="Arial"/>
          <w:sz w:val="24"/>
          <w:szCs w:val="24"/>
        </w:rPr>
      </w:pPr>
    </w:p>
    <w:p w14:paraId="7E3E1873" w14:textId="2F3CE78B" w:rsidR="00851C74" w:rsidRDefault="00851C74" w:rsidP="00CD6ADF">
      <w:pPr>
        <w:shd w:val="clear" w:color="auto" w:fill="FFFFFF" w:themeFill="background1"/>
        <w:spacing w:before="300" w:after="300" w:line="360" w:lineRule="auto"/>
        <w:ind w:left="284" w:hanging="284"/>
        <w:jc w:val="both"/>
        <w:rPr>
          <w:rFonts w:ascii="Arial" w:hAnsi="Arial" w:cs="Arial"/>
          <w:sz w:val="24"/>
          <w:szCs w:val="24"/>
        </w:rPr>
      </w:pPr>
    </w:p>
    <w:tbl>
      <w:tblPr>
        <w:tblW w:w="15730" w:type="dxa"/>
        <w:tblInd w:w="-856" w:type="dxa"/>
        <w:tblLayout w:type="fixed"/>
        <w:tblCellMar>
          <w:left w:w="70" w:type="dxa"/>
          <w:right w:w="70" w:type="dxa"/>
        </w:tblCellMar>
        <w:tblLook w:val="04A0" w:firstRow="1" w:lastRow="0" w:firstColumn="1" w:lastColumn="0" w:noHBand="0" w:noVBand="1"/>
      </w:tblPr>
      <w:tblGrid>
        <w:gridCol w:w="1702"/>
        <w:gridCol w:w="2051"/>
        <w:gridCol w:w="3881"/>
        <w:gridCol w:w="3882"/>
        <w:gridCol w:w="1895"/>
        <w:gridCol w:w="2319"/>
      </w:tblGrid>
      <w:tr w:rsidR="00851C74" w:rsidRPr="00851C74" w14:paraId="14308736" w14:textId="77777777" w:rsidTr="00851C74">
        <w:trPr>
          <w:trHeight w:val="510"/>
        </w:trPr>
        <w:tc>
          <w:tcPr>
            <w:tcW w:w="1573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359AF187" w14:textId="77777777" w:rsidR="00851C74" w:rsidRPr="00851C74" w:rsidRDefault="00851C74" w:rsidP="00851C74">
            <w:pPr>
              <w:spacing w:after="0" w:line="240" w:lineRule="auto"/>
              <w:jc w:val="center"/>
              <w:rPr>
                <w:rFonts w:eastAsia="Times New Roman"/>
                <w:b/>
                <w:bCs/>
                <w:color w:val="8EAADB" w:themeColor="accent1" w:themeTint="99"/>
                <w:sz w:val="44"/>
                <w:szCs w:val="44"/>
              </w:rPr>
            </w:pPr>
            <w:r w:rsidRPr="00851C74">
              <w:rPr>
                <w:rFonts w:asciiTheme="minorHAnsi" w:eastAsiaTheme="minorHAnsi" w:hAnsiTheme="minorHAnsi" w:cstheme="minorBidi"/>
                <w:lang w:eastAsia="en-US"/>
              </w:rPr>
              <w:br w:type="page"/>
            </w:r>
            <w:r w:rsidRPr="00851C74">
              <w:rPr>
                <w:rFonts w:eastAsia="Times New Roman"/>
                <w:b/>
                <w:bCs/>
                <w:color w:val="8EAADB" w:themeColor="accent1" w:themeTint="99"/>
                <w:sz w:val="44"/>
                <w:szCs w:val="44"/>
              </w:rPr>
              <w:t>SESI – Educação Infantil</w:t>
            </w:r>
          </w:p>
        </w:tc>
      </w:tr>
      <w:tr w:rsidR="00851C74" w:rsidRPr="00851C74" w14:paraId="52BEE6D8" w14:textId="77777777" w:rsidTr="00851C74">
        <w:trPr>
          <w:trHeight w:val="397"/>
        </w:trPr>
        <w:tc>
          <w:tcPr>
            <w:tcW w:w="1573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4BFDAD1" w14:textId="77777777" w:rsidR="00851C74" w:rsidRPr="00851C74" w:rsidRDefault="00851C74" w:rsidP="00851C74">
            <w:pPr>
              <w:spacing w:after="0" w:line="240" w:lineRule="auto"/>
              <w:jc w:val="center"/>
              <w:rPr>
                <w:rFonts w:eastAsia="Times New Roman"/>
                <w:b/>
                <w:bCs/>
                <w:sz w:val="20"/>
                <w:szCs w:val="20"/>
              </w:rPr>
            </w:pPr>
          </w:p>
          <w:p w14:paraId="6F3A403E" w14:textId="77777777" w:rsidR="00851C74" w:rsidRPr="00851C74" w:rsidRDefault="00851C74" w:rsidP="00851C74">
            <w:pPr>
              <w:spacing w:after="0" w:line="240" w:lineRule="auto"/>
              <w:jc w:val="center"/>
              <w:rPr>
                <w:rFonts w:eastAsia="Times New Roman"/>
                <w:b/>
                <w:bCs/>
                <w:color w:val="2F5496" w:themeColor="accent1" w:themeShade="BF"/>
                <w:sz w:val="28"/>
                <w:szCs w:val="28"/>
              </w:rPr>
            </w:pPr>
            <w:r w:rsidRPr="00851C74">
              <w:rPr>
                <w:rFonts w:eastAsia="Times New Roman"/>
                <w:b/>
                <w:bCs/>
                <w:color w:val="2F5496" w:themeColor="accent1" w:themeShade="BF"/>
                <w:sz w:val="28"/>
                <w:szCs w:val="28"/>
              </w:rPr>
              <w:t>CAMPO DE EXPERIÊNCIAS: TRAÇOS, SONS, CORES E FORMAS</w:t>
            </w:r>
          </w:p>
          <w:p w14:paraId="28BF6CD5" w14:textId="77777777" w:rsidR="00851C74" w:rsidRPr="00851C74" w:rsidRDefault="00851C74" w:rsidP="00851C74">
            <w:pPr>
              <w:spacing w:after="0" w:line="240" w:lineRule="auto"/>
              <w:jc w:val="center"/>
              <w:rPr>
                <w:rFonts w:eastAsia="Times New Roman"/>
                <w:b/>
                <w:bCs/>
                <w:sz w:val="20"/>
                <w:szCs w:val="20"/>
              </w:rPr>
            </w:pPr>
          </w:p>
        </w:tc>
      </w:tr>
      <w:tr w:rsidR="00851C74" w:rsidRPr="00851C74" w14:paraId="12842FE8" w14:textId="77777777" w:rsidTr="00851C74">
        <w:trPr>
          <w:trHeight w:val="477"/>
        </w:trPr>
        <w:tc>
          <w:tcPr>
            <w:tcW w:w="1702"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00AAC08B" w14:textId="77777777" w:rsidR="00851C74" w:rsidRPr="00851C74" w:rsidRDefault="00851C74" w:rsidP="00851C74">
            <w:pPr>
              <w:spacing w:after="0" w:line="240" w:lineRule="auto"/>
              <w:jc w:val="center"/>
              <w:rPr>
                <w:rFonts w:asciiTheme="minorHAnsi" w:eastAsia="Times New Roman" w:hAnsiTheme="minorHAnsi" w:cstheme="minorHAnsi"/>
                <w:b/>
                <w:bCs/>
                <w:sz w:val="20"/>
                <w:szCs w:val="20"/>
              </w:rPr>
            </w:pPr>
            <w:r w:rsidRPr="00851C74">
              <w:rPr>
                <w:rFonts w:asciiTheme="minorHAnsi" w:eastAsia="Times New Roman" w:hAnsiTheme="minorHAnsi" w:cstheme="minorHAnsi"/>
                <w:b/>
                <w:bCs/>
                <w:sz w:val="20"/>
                <w:szCs w:val="20"/>
              </w:rPr>
              <w:t>OBJETIVOS DE APRENDIZAGEM E DESENVOLVIMENTO BNCC</w:t>
            </w:r>
          </w:p>
        </w:tc>
        <w:tc>
          <w:tcPr>
            <w:tcW w:w="205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1A94055" w14:textId="77777777" w:rsidR="00851C74" w:rsidRPr="00851C74" w:rsidRDefault="00851C74" w:rsidP="00851C74">
            <w:pPr>
              <w:spacing w:after="0" w:line="240" w:lineRule="auto"/>
              <w:jc w:val="center"/>
              <w:rPr>
                <w:rFonts w:asciiTheme="minorHAnsi" w:eastAsia="Times New Roman" w:hAnsiTheme="minorHAnsi" w:cstheme="minorHAnsi"/>
                <w:b/>
                <w:bCs/>
                <w:sz w:val="20"/>
                <w:szCs w:val="20"/>
              </w:rPr>
            </w:pPr>
            <w:r w:rsidRPr="00851C74">
              <w:rPr>
                <w:rFonts w:asciiTheme="minorHAnsi" w:eastAsia="Times New Roman" w:hAnsiTheme="minorHAnsi" w:cstheme="minorHAnsi"/>
                <w:b/>
                <w:bCs/>
                <w:sz w:val="20"/>
                <w:szCs w:val="20"/>
              </w:rPr>
              <w:t>COMPETÊNCIAS GERAIS DA BNCC</w:t>
            </w:r>
          </w:p>
        </w:tc>
        <w:tc>
          <w:tcPr>
            <w:tcW w:w="3881" w:type="dxa"/>
            <w:tcBorders>
              <w:top w:val="single" w:sz="4" w:space="0" w:color="auto"/>
              <w:left w:val="single" w:sz="4" w:space="0" w:color="auto"/>
              <w:bottom w:val="single" w:sz="4" w:space="0" w:color="auto"/>
              <w:right w:val="single" w:sz="4" w:space="0" w:color="auto"/>
            </w:tcBorders>
            <w:shd w:val="clear" w:color="auto" w:fill="auto"/>
            <w:vAlign w:val="center"/>
          </w:tcPr>
          <w:p w14:paraId="4515BA52" w14:textId="77777777" w:rsidR="00851C74" w:rsidRPr="00851C74" w:rsidRDefault="00851C74" w:rsidP="00851C74">
            <w:pPr>
              <w:spacing w:after="0" w:line="240" w:lineRule="auto"/>
              <w:jc w:val="center"/>
              <w:rPr>
                <w:rFonts w:asciiTheme="minorHAnsi" w:eastAsia="Times New Roman" w:hAnsiTheme="minorHAnsi" w:cstheme="minorHAnsi"/>
                <w:b/>
                <w:bCs/>
                <w:sz w:val="20"/>
                <w:szCs w:val="20"/>
              </w:rPr>
            </w:pPr>
            <w:r w:rsidRPr="00851C74">
              <w:rPr>
                <w:rFonts w:asciiTheme="minorHAnsi" w:eastAsia="Times New Roman" w:hAnsiTheme="minorHAnsi" w:cstheme="minorHAnsi"/>
                <w:b/>
                <w:bCs/>
                <w:sz w:val="20"/>
                <w:szCs w:val="20"/>
              </w:rPr>
              <w:t>OBJETIVOS DE APRENDIZAGEM E DESENVOLVIMENTO SESI 4 ANOS</w:t>
            </w:r>
          </w:p>
        </w:tc>
        <w:tc>
          <w:tcPr>
            <w:tcW w:w="38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99BF07" w14:textId="77777777" w:rsidR="00851C74" w:rsidRPr="00851C74" w:rsidRDefault="00851C74" w:rsidP="00851C74">
            <w:pPr>
              <w:spacing w:after="0" w:line="240" w:lineRule="auto"/>
              <w:jc w:val="center"/>
              <w:rPr>
                <w:rFonts w:asciiTheme="minorHAnsi" w:eastAsia="Times New Roman" w:hAnsiTheme="minorHAnsi" w:cstheme="minorHAnsi"/>
                <w:b/>
                <w:bCs/>
                <w:sz w:val="20"/>
                <w:szCs w:val="20"/>
              </w:rPr>
            </w:pPr>
            <w:r w:rsidRPr="00851C74">
              <w:rPr>
                <w:rFonts w:asciiTheme="minorHAnsi" w:eastAsia="Times New Roman" w:hAnsiTheme="minorHAnsi" w:cstheme="minorHAnsi"/>
                <w:b/>
                <w:bCs/>
                <w:sz w:val="20"/>
                <w:szCs w:val="20"/>
              </w:rPr>
              <w:t>OBJETIVOS DE APRENDIZAGEM E DESENVOLVIMENTO SESI 5 ANOS</w:t>
            </w:r>
          </w:p>
        </w:tc>
        <w:tc>
          <w:tcPr>
            <w:tcW w:w="1895" w:type="dxa"/>
            <w:tcBorders>
              <w:top w:val="single" w:sz="4" w:space="0" w:color="auto"/>
              <w:left w:val="single" w:sz="4" w:space="0" w:color="auto"/>
              <w:bottom w:val="single" w:sz="2" w:space="0" w:color="auto"/>
              <w:right w:val="single" w:sz="4" w:space="0" w:color="auto"/>
            </w:tcBorders>
            <w:shd w:val="clear" w:color="auto" w:fill="auto"/>
            <w:vAlign w:val="center"/>
          </w:tcPr>
          <w:p w14:paraId="3E4272F8" w14:textId="77777777" w:rsidR="00851C74" w:rsidRPr="00851C74" w:rsidRDefault="00851C74" w:rsidP="00851C74">
            <w:pPr>
              <w:spacing w:after="0" w:line="240" w:lineRule="auto"/>
              <w:jc w:val="center"/>
              <w:rPr>
                <w:rFonts w:asciiTheme="minorHAnsi" w:eastAsia="Times New Roman" w:hAnsiTheme="minorHAnsi" w:cstheme="minorHAnsi"/>
                <w:b/>
                <w:bCs/>
                <w:sz w:val="20"/>
                <w:szCs w:val="20"/>
              </w:rPr>
            </w:pPr>
            <w:r w:rsidRPr="00851C74">
              <w:rPr>
                <w:rFonts w:asciiTheme="minorHAnsi" w:eastAsia="Times New Roman" w:hAnsiTheme="minorHAnsi" w:cstheme="minorHAnsi"/>
                <w:b/>
                <w:bCs/>
                <w:sz w:val="20"/>
                <w:szCs w:val="20"/>
              </w:rPr>
              <w:t>DIREITOS DE APRENDIZAGEM</w:t>
            </w:r>
          </w:p>
        </w:tc>
        <w:tc>
          <w:tcPr>
            <w:tcW w:w="2319" w:type="dxa"/>
            <w:tcBorders>
              <w:top w:val="single" w:sz="4" w:space="0" w:color="auto"/>
              <w:left w:val="single" w:sz="4" w:space="0" w:color="auto"/>
              <w:bottom w:val="single" w:sz="2" w:space="0" w:color="auto"/>
              <w:right w:val="single" w:sz="4" w:space="0" w:color="auto"/>
            </w:tcBorders>
            <w:shd w:val="clear" w:color="auto" w:fill="auto"/>
            <w:vAlign w:val="center"/>
          </w:tcPr>
          <w:p w14:paraId="16415EA6" w14:textId="77777777" w:rsidR="00851C74" w:rsidRPr="00851C74" w:rsidRDefault="00851C74" w:rsidP="00851C74">
            <w:pPr>
              <w:autoSpaceDE w:val="0"/>
              <w:autoSpaceDN w:val="0"/>
              <w:adjustRightInd w:val="0"/>
              <w:spacing w:after="0" w:line="240" w:lineRule="auto"/>
              <w:jc w:val="center"/>
              <w:rPr>
                <w:rFonts w:asciiTheme="minorHAnsi" w:eastAsia="Times New Roman" w:hAnsiTheme="minorHAnsi" w:cstheme="minorHAnsi"/>
                <w:b/>
                <w:bCs/>
                <w:sz w:val="20"/>
                <w:szCs w:val="20"/>
              </w:rPr>
            </w:pPr>
            <w:r w:rsidRPr="00851C74">
              <w:rPr>
                <w:rFonts w:asciiTheme="minorHAnsi" w:eastAsia="Times New Roman" w:hAnsiTheme="minorHAnsi" w:cstheme="minorHAnsi"/>
                <w:b/>
                <w:bCs/>
                <w:sz w:val="20"/>
                <w:szCs w:val="20"/>
              </w:rPr>
              <w:t>OBJETIVOS DE</w:t>
            </w:r>
          </w:p>
          <w:p w14:paraId="64D8D5E0" w14:textId="77777777" w:rsidR="00851C74" w:rsidRPr="00851C74" w:rsidRDefault="00851C74" w:rsidP="00851C74">
            <w:pPr>
              <w:autoSpaceDE w:val="0"/>
              <w:autoSpaceDN w:val="0"/>
              <w:adjustRightInd w:val="0"/>
              <w:spacing w:after="0" w:line="240" w:lineRule="auto"/>
              <w:jc w:val="center"/>
              <w:rPr>
                <w:rFonts w:asciiTheme="minorHAnsi" w:eastAsia="Times New Roman" w:hAnsiTheme="minorHAnsi" w:cstheme="minorHAnsi"/>
                <w:b/>
                <w:bCs/>
                <w:sz w:val="20"/>
                <w:szCs w:val="20"/>
              </w:rPr>
            </w:pPr>
            <w:r w:rsidRPr="00851C74">
              <w:rPr>
                <w:rFonts w:asciiTheme="minorHAnsi" w:eastAsia="Times New Roman" w:hAnsiTheme="minorHAnsi" w:cstheme="minorHAnsi"/>
                <w:b/>
                <w:bCs/>
                <w:sz w:val="20"/>
                <w:szCs w:val="20"/>
              </w:rPr>
              <w:t>DESENVOLVIMENTO</w:t>
            </w:r>
          </w:p>
          <w:p w14:paraId="6D91EED4" w14:textId="77777777" w:rsidR="00851C74" w:rsidRPr="00851C74" w:rsidRDefault="00851C74" w:rsidP="00851C74">
            <w:pPr>
              <w:spacing w:after="0" w:line="240" w:lineRule="auto"/>
              <w:jc w:val="center"/>
              <w:rPr>
                <w:rFonts w:asciiTheme="minorHAnsi" w:eastAsia="Times New Roman" w:hAnsiTheme="minorHAnsi" w:cstheme="minorHAnsi"/>
                <w:b/>
                <w:bCs/>
                <w:sz w:val="20"/>
                <w:szCs w:val="20"/>
              </w:rPr>
            </w:pPr>
            <w:r w:rsidRPr="00851C74">
              <w:rPr>
                <w:rFonts w:asciiTheme="minorHAnsi" w:eastAsia="Times New Roman" w:hAnsiTheme="minorHAnsi" w:cstheme="minorHAnsi"/>
                <w:b/>
                <w:bCs/>
                <w:sz w:val="20"/>
                <w:szCs w:val="20"/>
              </w:rPr>
              <w:t>SUSTENTÁVEL</w:t>
            </w:r>
          </w:p>
        </w:tc>
      </w:tr>
      <w:tr w:rsidR="00851C74" w:rsidRPr="00851C74" w14:paraId="0CC4176C" w14:textId="77777777" w:rsidTr="00851C74">
        <w:trPr>
          <w:trHeight w:val="131"/>
        </w:trPr>
        <w:tc>
          <w:tcPr>
            <w:tcW w:w="1702"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42E988A"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(EI03TS01)</w:t>
            </w:r>
          </w:p>
          <w:p w14:paraId="3A9EEE5A" w14:textId="77777777" w:rsidR="00851C74" w:rsidRPr="00851C74" w:rsidRDefault="00851C74" w:rsidP="00851C74">
            <w:pPr>
              <w:spacing w:after="0" w:line="240" w:lineRule="auto"/>
              <w:jc w:val="center"/>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Utilizar sons produzidos por materiais, objetos e instrumentos musicais durante brincadeiras de faz de conta, encenações, criações musicais, festas.</w:t>
            </w:r>
          </w:p>
          <w:p w14:paraId="7E2AD539"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p>
        </w:tc>
        <w:tc>
          <w:tcPr>
            <w:tcW w:w="2051"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C42E670"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C1. Conhecimento</w:t>
            </w:r>
          </w:p>
          <w:p w14:paraId="3D8F44E8"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C3. Repertório Cultural</w:t>
            </w:r>
          </w:p>
          <w:p w14:paraId="3C53598A"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C4. Comunicação</w:t>
            </w:r>
          </w:p>
          <w:p w14:paraId="649ED421"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C5. Cultura Digital</w:t>
            </w:r>
          </w:p>
          <w:p w14:paraId="3C3CDD64"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C8. Autoconhecimento e autocuidado</w:t>
            </w:r>
          </w:p>
          <w:p w14:paraId="06061249"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C9. Empatia e Cooperação</w:t>
            </w:r>
          </w:p>
          <w:p w14:paraId="31F81C8A"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C10. Responsabilidade e autonomia</w:t>
            </w:r>
          </w:p>
        </w:tc>
        <w:tc>
          <w:tcPr>
            <w:tcW w:w="7763" w:type="dxa"/>
            <w:gridSpan w:val="2"/>
            <w:tcBorders>
              <w:top w:val="single" w:sz="4" w:space="0" w:color="auto"/>
              <w:left w:val="single" w:sz="4" w:space="0" w:color="auto"/>
              <w:bottom w:val="single" w:sz="4" w:space="0" w:color="auto"/>
              <w:right w:val="single" w:sz="2" w:space="0" w:color="auto"/>
            </w:tcBorders>
            <w:shd w:val="clear" w:color="auto" w:fill="F4B083" w:themeFill="accent2" w:themeFillTint="99"/>
            <w:vAlign w:val="center"/>
          </w:tcPr>
          <w:p w14:paraId="166B9F72" w14:textId="77777777" w:rsidR="00851C74" w:rsidRPr="00851C74" w:rsidRDefault="00851C74" w:rsidP="00851C74">
            <w:pPr>
              <w:spacing w:after="0" w:line="240" w:lineRule="auto"/>
              <w:ind w:left="720"/>
              <w:contextualSpacing/>
              <w:jc w:val="center"/>
              <w:rPr>
                <w:rFonts w:asciiTheme="minorHAnsi" w:eastAsia="Times New Roman" w:hAnsiTheme="minorHAnsi" w:cstheme="minorHAnsi"/>
                <w:b/>
                <w:bCs/>
                <w:color w:val="000000"/>
                <w:sz w:val="20"/>
                <w:szCs w:val="20"/>
              </w:rPr>
            </w:pPr>
          </w:p>
        </w:tc>
        <w:tc>
          <w:tcPr>
            <w:tcW w:w="1895" w:type="dxa"/>
            <w:vMerge w:val="restart"/>
            <w:tcBorders>
              <w:top w:val="single" w:sz="2" w:space="0" w:color="auto"/>
              <w:left w:val="single" w:sz="2" w:space="0" w:color="auto"/>
              <w:bottom w:val="single" w:sz="2" w:space="0" w:color="auto"/>
              <w:right w:val="single" w:sz="2" w:space="0" w:color="auto"/>
            </w:tcBorders>
            <w:shd w:val="clear" w:color="auto" w:fill="auto"/>
          </w:tcPr>
          <w:p w14:paraId="39D08C91"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Conviver</w:t>
            </w:r>
          </w:p>
          <w:p w14:paraId="10AD5A57"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Brincar</w:t>
            </w:r>
          </w:p>
          <w:p w14:paraId="656F6FE7"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Participar</w:t>
            </w:r>
          </w:p>
          <w:p w14:paraId="7F24E8E0"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Explorar</w:t>
            </w:r>
          </w:p>
          <w:p w14:paraId="4606D229"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Expressar</w:t>
            </w:r>
          </w:p>
          <w:p w14:paraId="0EB9413E"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Conhecer-se</w:t>
            </w:r>
          </w:p>
        </w:tc>
        <w:tc>
          <w:tcPr>
            <w:tcW w:w="2319" w:type="dxa"/>
            <w:vMerge w:val="restart"/>
            <w:tcBorders>
              <w:top w:val="single" w:sz="2" w:space="0" w:color="auto"/>
              <w:left w:val="single" w:sz="2" w:space="0" w:color="auto"/>
              <w:bottom w:val="single" w:sz="2" w:space="0" w:color="auto"/>
              <w:right w:val="single" w:sz="2" w:space="0" w:color="auto"/>
            </w:tcBorders>
            <w:shd w:val="clear" w:color="auto" w:fill="auto"/>
          </w:tcPr>
          <w:p w14:paraId="7408B2E6" w14:textId="77777777" w:rsidR="00851C74" w:rsidRPr="00851C74" w:rsidRDefault="00851C74" w:rsidP="00851C74">
            <w:pPr>
              <w:spacing w:after="0" w:line="240" w:lineRule="auto"/>
              <w:ind w:left="360"/>
              <w:contextualSpacing/>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noProof/>
                <w:sz w:val="20"/>
                <w:szCs w:val="20"/>
              </w:rPr>
              <w:drawing>
                <wp:inline distT="0" distB="0" distL="0" distR="0" wp14:anchorId="07415025" wp14:editId="6FAC4B05">
                  <wp:extent cx="906711" cy="888521"/>
                  <wp:effectExtent l="0" t="0" r="8255" b="6985"/>
                  <wp:docPr id="1680138562" name="Imagem 1680138562"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r w:rsidRPr="00851C74">
              <w:rPr>
                <w:rFonts w:asciiTheme="minorHAnsi" w:eastAsiaTheme="minorHAnsi" w:hAnsiTheme="minorHAnsi" w:cstheme="minorHAnsi"/>
                <w:noProof/>
                <w:sz w:val="20"/>
                <w:szCs w:val="20"/>
              </w:rPr>
              <w:drawing>
                <wp:inline distT="0" distB="0" distL="0" distR="0" wp14:anchorId="3FC6E5C5" wp14:editId="4C698038">
                  <wp:extent cx="948688" cy="923026"/>
                  <wp:effectExtent l="0" t="0" r="4445" b="0"/>
                  <wp:docPr id="1680138563" name="Imagem 1680138563"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66781" t="14728" r="15641" b="56619"/>
                          <a:stretch/>
                        </pic:blipFill>
                        <pic:spPr bwMode="auto">
                          <a:xfrm>
                            <a:off x="0" y="0"/>
                            <a:ext cx="949217" cy="923541"/>
                          </a:xfrm>
                          <a:prstGeom prst="rect">
                            <a:avLst/>
                          </a:prstGeom>
                          <a:noFill/>
                          <a:ln>
                            <a:noFill/>
                          </a:ln>
                          <a:extLst>
                            <a:ext uri="{53640926-AAD7-44D8-BBD7-CCE9431645EC}">
                              <a14:shadowObscured xmlns:a14="http://schemas.microsoft.com/office/drawing/2010/main"/>
                            </a:ext>
                          </a:extLst>
                        </pic:spPr>
                      </pic:pic>
                    </a:graphicData>
                  </a:graphic>
                </wp:inline>
              </w:drawing>
            </w:r>
            <w:r w:rsidRPr="00851C74">
              <w:rPr>
                <w:rFonts w:asciiTheme="minorHAnsi" w:eastAsiaTheme="minorHAnsi" w:hAnsiTheme="minorHAnsi" w:cstheme="minorHAnsi"/>
                <w:noProof/>
                <w:sz w:val="20"/>
                <w:szCs w:val="20"/>
              </w:rPr>
              <w:drawing>
                <wp:inline distT="0" distB="0" distL="0" distR="0" wp14:anchorId="0668D364" wp14:editId="7E825E25">
                  <wp:extent cx="897147" cy="922655"/>
                  <wp:effectExtent l="0" t="0" r="0" b="0"/>
                  <wp:docPr id="1680138564" name="Imagem 1680138564"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49972" t="43359" r="33401" b="27994"/>
                          <a:stretch/>
                        </pic:blipFill>
                        <pic:spPr bwMode="auto">
                          <a:xfrm>
                            <a:off x="0" y="0"/>
                            <a:ext cx="897841" cy="9233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51C74" w:rsidRPr="00851C74" w14:paraId="64135916" w14:textId="77777777" w:rsidTr="00851C74">
        <w:trPr>
          <w:trHeight w:val="868"/>
        </w:trPr>
        <w:tc>
          <w:tcPr>
            <w:tcW w:w="1702" w:type="dxa"/>
            <w:vMerge/>
            <w:tcBorders>
              <w:top w:val="single" w:sz="4" w:space="0" w:color="auto"/>
              <w:left w:val="single" w:sz="4" w:space="0" w:color="auto"/>
              <w:bottom w:val="single" w:sz="2" w:space="0" w:color="auto"/>
              <w:right w:val="single" w:sz="4" w:space="0" w:color="auto"/>
            </w:tcBorders>
            <w:shd w:val="clear" w:color="auto" w:fill="E2EFD9" w:themeFill="accent6" w:themeFillTint="33"/>
            <w:vAlign w:val="center"/>
          </w:tcPr>
          <w:p w14:paraId="59C33312"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4" w:space="0" w:color="auto"/>
              <w:left w:val="nil"/>
              <w:bottom w:val="single" w:sz="2" w:space="0" w:color="auto"/>
              <w:right w:val="single" w:sz="4" w:space="0" w:color="auto"/>
            </w:tcBorders>
            <w:shd w:val="clear" w:color="auto" w:fill="D9E2F3" w:themeFill="accent1" w:themeFillTint="33"/>
          </w:tcPr>
          <w:p w14:paraId="308B1328"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bottom w:val="single" w:sz="4" w:space="0" w:color="auto"/>
              <w:right w:val="single" w:sz="4" w:space="0" w:color="auto"/>
            </w:tcBorders>
          </w:tcPr>
          <w:p w14:paraId="626AA24C"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(EI03TS01-4S01) </w:t>
            </w:r>
            <w:r w:rsidRPr="00851C74">
              <w:rPr>
                <w:rFonts w:asciiTheme="minorHAnsi" w:eastAsia="Times New Roman" w:hAnsiTheme="minorHAnsi" w:cstheme="minorHAnsi"/>
                <w:color w:val="000000"/>
                <w:sz w:val="20"/>
                <w:szCs w:val="20"/>
              </w:rPr>
              <w:t>Conhecer sobre o seu próprio corpo e sobre sua cultura por meio de movimentos e coreografias musicais.</w:t>
            </w:r>
          </w:p>
        </w:tc>
        <w:tc>
          <w:tcPr>
            <w:tcW w:w="3882" w:type="dxa"/>
            <w:tcBorders>
              <w:left w:val="single" w:sz="4" w:space="0" w:color="auto"/>
            </w:tcBorders>
          </w:tcPr>
          <w:p w14:paraId="2FE1235D"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(EI03TS01-5S01) </w:t>
            </w:r>
            <w:r w:rsidRPr="00851C74">
              <w:rPr>
                <w:rFonts w:asciiTheme="minorHAnsi" w:eastAsia="Times New Roman" w:hAnsiTheme="minorHAnsi" w:cstheme="minorHAnsi"/>
                <w:color w:val="000000"/>
                <w:sz w:val="20"/>
                <w:szCs w:val="20"/>
              </w:rPr>
              <w:t>Conhecer (colocar mostrar ou algo que identifique que a criança já sabe) sobre o seu próprio corpo e sobre a sua cultura por meio de expressões corporais e faciais.</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6B1673E2" w14:textId="77777777" w:rsidR="00851C74" w:rsidRPr="00851C74" w:rsidRDefault="00851C74" w:rsidP="00DC5FA0">
            <w:pPr>
              <w:numPr>
                <w:ilvl w:val="0"/>
                <w:numId w:val="27"/>
              </w:numPr>
              <w:spacing w:after="0" w:line="240" w:lineRule="auto"/>
              <w:contextualSpacing/>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5768A1C8" w14:textId="77777777" w:rsidR="00851C74" w:rsidRPr="00851C74" w:rsidRDefault="00851C74" w:rsidP="00851C74">
            <w:pPr>
              <w:spacing w:after="0" w:line="240" w:lineRule="auto"/>
              <w:ind w:left="294"/>
              <w:contextualSpacing/>
              <w:jc w:val="both"/>
              <w:rPr>
                <w:rFonts w:asciiTheme="minorHAnsi" w:eastAsia="Times New Roman" w:hAnsiTheme="minorHAnsi" w:cstheme="minorHAnsi"/>
                <w:color w:val="000000"/>
                <w:sz w:val="20"/>
                <w:szCs w:val="20"/>
              </w:rPr>
            </w:pPr>
          </w:p>
        </w:tc>
      </w:tr>
      <w:tr w:rsidR="00851C74" w:rsidRPr="00851C74" w14:paraId="251D7F21" w14:textId="77777777" w:rsidTr="00851C74">
        <w:trPr>
          <w:trHeight w:val="568"/>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554D7C41"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18A4AC99"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4" w:space="0" w:color="auto"/>
              <w:right w:val="single" w:sz="4" w:space="0" w:color="auto"/>
            </w:tcBorders>
            <w:shd w:val="clear" w:color="auto" w:fill="auto"/>
          </w:tcPr>
          <w:p w14:paraId="007E1B0A"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(EI03TS01-4S02) </w:t>
            </w:r>
            <w:r w:rsidRPr="00851C74">
              <w:rPr>
                <w:rFonts w:asciiTheme="minorHAnsi" w:eastAsia="Times New Roman" w:hAnsiTheme="minorHAnsi" w:cstheme="minorHAnsi"/>
                <w:color w:val="000000"/>
                <w:sz w:val="20"/>
                <w:szCs w:val="20"/>
              </w:rPr>
              <w:t>Reconhecer elementos musicais básicos: frases, partes, elementos que se repetem entre outros.</w:t>
            </w:r>
          </w:p>
        </w:tc>
        <w:tc>
          <w:tcPr>
            <w:tcW w:w="3882" w:type="dxa"/>
            <w:tcBorders>
              <w:top w:val="single" w:sz="4" w:space="0" w:color="auto"/>
              <w:left w:val="nil"/>
              <w:bottom w:val="single" w:sz="4" w:space="0" w:color="auto"/>
              <w:right w:val="single" w:sz="2" w:space="0" w:color="auto"/>
            </w:tcBorders>
            <w:shd w:val="clear" w:color="auto" w:fill="auto"/>
          </w:tcPr>
          <w:p w14:paraId="00DFFD9E"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(EI03TS01-5S02) </w:t>
            </w:r>
            <w:r w:rsidRPr="00851C74">
              <w:rPr>
                <w:rFonts w:asciiTheme="minorHAnsi" w:eastAsia="Times New Roman" w:hAnsiTheme="minorHAnsi" w:cstheme="minorHAnsi"/>
                <w:color w:val="000000"/>
                <w:sz w:val="20"/>
                <w:szCs w:val="20"/>
              </w:rPr>
              <w:t>Reconhecer elementos musicais básicos: frases, partes, elementos que se repetem entre outros.</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2C11459B" w14:textId="77777777" w:rsidR="00851C74" w:rsidRPr="00851C74" w:rsidRDefault="00851C74" w:rsidP="00DC5FA0">
            <w:pPr>
              <w:numPr>
                <w:ilvl w:val="0"/>
                <w:numId w:val="27"/>
              </w:numPr>
              <w:spacing w:after="0" w:line="240" w:lineRule="auto"/>
              <w:contextualSpacing/>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2DA81AEB" w14:textId="77777777" w:rsidR="00851C74" w:rsidRPr="00851C74" w:rsidRDefault="00851C74" w:rsidP="00851C74">
            <w:pPr>
              <w:spacing w:after="0" w:line="240" w:lineRule="auto"/>
              <w:ind w:left="294"/>
              <w:contextualSpacing/>
              <w:jc w:val="both"/>
              <w:rPr>
                <w:rFonts w:asciiTheme="minorHAnsi" w:eastAsia="Times New Roman" w:hAnsiTheme="minorHAnsi" w:cstheme="minorHAnsi"/>
                <w:color w:val="000000"/>
                <w:sz w:val="20"/>
                <w:szCs w:val="20"/>
              </w:rPr>
            </w:pPr>
          </w:p>
        </w:tc>
      </w:tr>
      <w:tr w:rsidR="00851C74" w:rsidRPr="00851C74" w14:paraId="10F76D74" w14:textId="77777777" w:rsidTr="00851C74">
        <w:trPr>
          <w:trHeight w:val="22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77A2D756"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3D2BE53B"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bottom w:val="single" w:sz="4" w:space="0" w:color="auto"/>
              <w:right w:val="single" w:sz="4" w:space="0" w:color="auto"/>
            </w:tcBorders>
          </w:tcPr>
          <w:p w14:paraId="5805E8B7"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(EI03TS01-4S03) </w:t>
            </w:r>
            <w:r w:rsidRPr="00851C74">
              <w:rPr>
                <w:rFonts w:asciiTheme="minorHAnsi" w:eastAsia="Times New Roman" w:hAnsiTheme="minorHAnsi" w:cstheme="minorHAnsi"/>
                <w:color w:val="000000"/>
                <w:sz w:val="20"/>
                <w:szCs w:val="20"/>
              </w:rPr>
              <w:t>Contar histórias usando modulações de voz, objetos sonoros e instrumentos musicais.</w:t>
            </w:r>
          </w:p>
        </w:tc>
        <w:tc>
          <w:tcPr>
            <w:tcW w:w="3882" w:type="dxa"/>
            <w:tcBorders>
              <w:top w:val="single" w:sz="4" w:space="0" w:color="auto"/>
              <w:left w:val="single" w:sz="4" w:space="0" w:color="auto"/>
              <w:bottom w:val="single" w:sz="4" w:space="0" w:color="auto"/>
              <w:right w:val="single" w:sz="4" w:space="0" w:color="auto"/>
            </w:tcBorders>
          </w:tcPr>
          <w:p w14:paraId="75BD9DFA"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(EI03TS01-5S03) </w:t>
            </w:r>
            <w:r w:rsidRPr="00851C74">
              <w:rPr>
                <w:rFonts w:asciiTheme="minorHAnsi" w:eastAsia="Times New Roman" w:hAnsiTheme="minorHAnsi" w:cstheme="minorHAnsi"/>
                <w:color w:val="000000"/>
                <w:sz w:val="20"/>
                <w:szCs w:val="20"/>
              </w:rPr>
              <w:t>Contar histórias usando modulações de voz, objetos sonoros e instrumentos musicais em situações ou narrativas indicadas pelo professor.</w:t>
            </w:r>
          </w:p>
        </w:tc>
        <w:tc>
          <w:tcPr>
            <w:tcW w:w="1895" w:type="dxa"/>
            <w:vMerge/>
            <w:tcBorders>
              <w:top w:val="single" w:sz="2" w:space="0" w:color="auto"/>
              <w:left w:val="single" w:sz="4" w:space="0" w:color="auto"/>
              <w:bottom w:val="single" w:sz="2" w:space="0" w:color="auto"/>
              <w:right w:val="single" w:sz="2" w:space="0" w:color="auto"/>
            </w:tcBorders>
            <w:shd w:val="clear" w:color="auto" w:fill="auto"/>
          </w:tcPr>
          <w:p w14:paraId="06627670" w14:textId="77777777" w:rsidR="00851C74" w:rsidRPr="00851C74" w:rsidRDefault="00851C74" w:rsidP="00DC5FA0">
            <w:pPr>
              <w:numPr>
                <w:ilvl w:val="0"/>
                <w:numId w:val="27"/>
              </w:numPr>
              <w:spacing w:after="0" w:line="240" w:lineRule="auto"/>
              <w:contextualSpacing/>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0A66487C" w14:textId="77777777" w:rsidR="00851C74" w:rsidRPr="00851C74" w:rsidRDefault="00851C74" w:rsidP="00851C74">
            <w:pPr>
              <w:spacing w:after="0" w:line="240" w:lineRule="auto"/>
              <w:ind w:left="294"/>
              <w:contextualSpacing/>
              <w:jc w:val="both"/>
              <w:rPr>
                <w:rFonts w:asciiTheme="minorHAnsi" w:eastAsia="Times New Roman" w:hAnsiTheme="minorHAnsi" w:cstheme="minorHAnsi"/>
                <w:color w:val="000000"/>
                <w:sz w:val="20"/>
                <w:szCs w:val="20"/>
              </w:rPr>
            </w:pPr>
          </w:p>
        </w:tc>
      </w:tr>
      <w:tr w:rsidR="00851C74" w:rsidRPr="00851C74" w14:paraId="29FFE455" w14:textId="77777777" w:rsidTr="00851C74">
        <w:trPr>
          <w:trHeight w:val="22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7F2EBBA6"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3EE1DE91"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4" w:space="0" w:color="auto"/>
              <w:right w:val="single" w:sz="4" w:space="0" w:color="auto"/>
            </w:tcBorders>
            <w:shd w:val="clear" w:color="auto" w:fill="FFFFFF" w:themeFill="background1"/>
          </w:tcPr>
          <w:p w14:paraId="7A2445E7"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(EI03TS01-4S04) </w:t>
            </w:r>
            <w:r w:rsidRPr="00851C74">
              <w:rPr>
                <w:rFonts w:asciiTheme="minorHAnsi" w:eastAsia="Times New Roman" w:hAnsiTheme="minorHAnsi" w:cstheme="minorHAnsi"/>
                <w:color w:val="000000"/>
                <w:sz w:val="20"/>
                <w:szCs w:val="20"/>
              </w:rPr>
              <w:t>Ouvir histórias de diferentes gêneros textuais, gravadas para estímulo à percepção auditiva.</w:t>
            </w:r>
          </w:p>
        </w:tc>
        <w:tc>
          <w:tcPr>
            <w:tcW w:w="3882" w:type="dxa"/>
            <w:tcBorders>
              <w:top w:val="single" w:sz="4" w:space="0" w:color="auto"/>
              <w:left w:val="nil"/>
              <w:bottom w:val="single" w:sz="4" w:space="0" w:color="auto"/>
              <w:right w:val="single" w:sz="2" w:space="0" w:color="auto"/>
            </w:tcBorders>
            <w:shd w:val="clear" w:color="auto" w:fill="FFFFFF" w:themeFill="background1"/>
          </w:tcPr>
          <w:p w14:paraId="5C9A97F7"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(EI03TS01-5S04) </w:t>
            </w:r>
            <w:r w:rsidRPr="00851C74">
              <w:rPr>
                <w:rFonts w:asciiTheme="minorHAnsi" w:eastAsia="Times New Roman" w:hAnsiTheme="minorHAnsi" w:cstheme="minorHAnsi"/>
                <w:color w:val="000000"/>
                <w:sz w:val="20"/>
                <w:szCs w:val="20"/>
              </w:rPr>
              <w:t>Ouvir histórias de diferentes gêneros textuais e de sua própria voz, gravadas para estímulo à percepção auditiva.</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31C4D20C" w14:textId="77777777" w:rsidR="00851C74" w:rsidRPr="00851C74" w:rsidRDefault="00851C74" w:rsidP="00DC5FA0">
            <w:pPr>
              <w:numPr>
                <w:ilvl w:val="0"/>
                <w:numId w:val="27"/>
              </w:numPr>
              <w:spacing w:after="0" w:line="240" w:lineRule="auto"/>
              <w:contextualSpacing/>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66BADEBD" w14:textId="77777777" w:rsidR="00851C74" w:rsidRPr="00851C74" w:rsidRDefault="00851C74" w:rsidP="00851C74">
            <w:pPr>
              <w:spacing w:after="0" w:line="240" w:lineRule="auto"/>
              <w:ind w:left="294"/>
              <w:contextualSpacing/>
              <w:jc w:val="both"/>
              <w:rPr>
                <w:rFonts w:asciiTheme="minorHAnsi" w:eastAsia="Times New Roman" w:hAnsiTheme="minorHAnsi" w:cstheme="minorHAnsi"/>
                <w:color w:val="000000"/>
                <w:sz w:val="20"/>
                <w:szCs w:val="20"/>
              </w:rPr>
            </w:pPr>
          </w:p>
        </w:tc>
      </w:tr>
      <w:tr w:rsidR="00851C74" w:rsidRPr="00851C74" w14:paraId="4674B5AE" w14:textId="77777777" w:rsidTr="00851C74">
        <w:trPr>
          <w:trHeight w:val="22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58E76B64"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410FC55A"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4" w:space="0" w:color="auto"/>
              <w:right w:val="single" w:sz="4" w:space="0" w:color="auto"/>
            </w:tcBorders>
            <w:shd w:val="clear" w:color="auto" w:fill="FFFFFF" w:themeFill="background1"/>
          </w:tcPr>
          <w:p w14:paraId="1512E85D"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(EI03TS01-4S05) </w:t>
            </w:r>
            <w:r w:rsidRPr="00851C74">
              <w:rPr>
                <w:rFonts w:asciiTheme="minorHAnsi" w:eastAsia="Times New Roman" w:hAnsiTheme="minorHAnsi" w:cstheme="minorHAnsi"/>
                <w:color w:val="000000"/>
                <w:sz w:val="20"/>
                <w:szCs w:val="20"/>
              </w:rPr>
              <w:t>Escutar obras musicais de diversos gêneros, estilos, épocas e culturas, da produção musical brasileira.</w:t>
            </w:r>
          </w:p>
        </w:tc>
        <w:tc>
          <w:tcPr>
            <w:tcW w:w="3882" w:type="dxa"/>
            <w:tcBorders>
              <w:top w:val="single" w:sz="4" w:space="0" w:color="auto"/>
              <w:left w:val="nil"/>
              <w:bottom w:val="single" w:sz="4" w:space="0" w:color="auto"/>
              <w:right w:val="single" w:sz="2" w:space="0" w:color="auto"/>
            </w:tcBorders>
            <w:shd w:val="clear" w:color="auto" w:fill="FFFFFF" w:themeFill="background1"/>
          </w:tcPr>
          <w:p w14:paraId="1168E306"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(EI03TS01-5S05) </w:t>
            </w:r>
            <w:r w:rsidRPr="00851C74">
              <w:rPr>
                <w:rFonts w:asciiTheme="minorHAnsi" w:eastAsia="Times New Roman" w:hAnsiTheme="minorHAnsi" w:cstheme="minorHAnsi"/>
                <w:color w:val="000000"/>
                <w:sz w:val="20"/>
                <w:szCs w:val="20"/>
              </w:rPr>
              <w:t xml:space="preserve">Escutar obras musicais de diversos gêneros, estilos, épocas e culturas, da produção musical brasileira e de outros povos </w:t>
            </w:r>
            <w:r w:rsidRPr="00851C74">
              <w:rPr>
                <w:rFonts w:asciiTheme="minorHAnsi" w:eastAsia="Times New Roman" w:hAnsiTheme="minorHAnsi" w:cstheme="minorHAnsi"/>
                <w:color w:val="000000"/>
                <w:sz w:val="20"/>
                <w:szCs w:val="20"/>
              </w:rPr>
              <w:lastRenderedPageBreak/>
              <w:t>e países percebendo semelhanças e diferenças.</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7FDA093C" w14:textId="77777777" w:rsidR="00851C74" w:rsidRPr="00851C74" w:rsidRDefault="00851C74" w:rsidP="00DC5FA0">
            <w:pPr>
              <w:numPr>
                <w:ilvl w:val="0"/>
                <w:numId w:val="27"/>
              </w:numPr>
              <w:spacing w:after="0" w:line="240" w:lineRule="auto"/>
              <w:contextualSpacing/>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6AA13B81" w14:textId="77777777" w:rsidR="00851C74" w:rsidRPr="00851C74" w:rsidRDefault="00851C74" w:rsidP="00851C74">
            <w:pPr>
              <w:spacing w:after="0" w:line="240" w:lineRule="auto"/>
              <w:ind w:left="294"/>
              <w:contextualSpacing/>
              <w:jc w:val="both"/>
              <w:rPr>
                <w:rFonts w:asciiTheme="minorHAnsi" w:eastAsia="Times New Roman" w:hAnsiTheme="minorHAnsi" w:cstheme="minorHAnsi"/>
                <w:color w:val="000000"/>
                <w:sz w:val="20"/>
                <w:szCs w:val="20"/>
              </w:rPr>
            </w:pPr>
          </w:p>
        </w:tc>
      </w:tr>
      <w:tr w:rsidR="00851C74" w:rsidRPr="00851C74" w14:paraId="1FC3D091" w14:textId="77777777" w:rsidTr="00851C74">
        <w:trPr>
          <w:trHeight w:val="998"/>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066AAAAF"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4522A037"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4" w:space="0" w:color="auto"/>
              <w:right w:val="single" w:sz="4" w:space="0" w:color="auto"/>
            </w:tcBorders>
            <w:shd w:val="clear" w:color="auto" w:fill="auto"/>
          </w:tcPr>
          <w:p w14:paraId="5C693100"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(EI03TS01-4S06) </w:t>
            </w:r>
            <w:r w:rsidRPr="00851C74">
              <w:rPr>
                <w:rFonts w:asciiTheme="minorHAnsi" w:eastAsia="Times New Roman" w:hAnsiTheme="minorHAnsi" w:cstheme="minorHAnsi"/>
                <w:color w:val="000000"/>
                <w:sz w:val="20"/>
                <w:szCs w:val="20"/>
              </w:rPr>
              <w:t>Utilizar brinquedos sonoros e materiais não estruturados que produzam sons ou instrumentos musicais para participar de encenações ou criações musicais, vivências de dança etc.</w:t>
            </w:r>
          </w:p>
        </w:tc>
        <w:tc>
          <w:tcPr>
            <w:tcW w:w="3882" w:type="dxa"/>
            <w:tcBorders>
              <w:top w:val="single" w:sz="4" w:space="0" w:color="auto"/>
              <w:left w:val="nil"/>
              <w:bottom w:val="single" w:sz="4" w:space="0" w:color="auto"/>
              <w:right w:val="single" w:sz="2" w:space="0" w:color="auto"/>
            </w:tcBorders>
            <w:shd w:val="clear" w:color="auto" w:fill="auto"/>
          </w:tcPr>
          <w:p w14:paraId="4A89B0BB"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(EI03TS01-5S06) </w:t>
            </w:r>
            <w:r w:rsidRPr="00851C74">
              <w:rPr>
                <w:rFonts w:asciiTheme="minorHAnsi" w:eastAsia="Times New Roman" w:hAnsiTheme="minorHAnsi" w:cstheme="minorHAnsi"/>
                <w:color w:val="000000"/>
                <w:sz w:val="20"/>
                <w:szCs w:val="20"/>
              </w:rPr>
              <w:t>Utilizar brinquedos sonoros e materiais não estruturados que produzam sons ou instrumentos musicais para participar de encenações ou criações musicais, vivências de dança etc.</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1F4DC6B5"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05CCE041"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851C74" w:rsidRPr="00851C74" w14:paraId="0D23E746" w14:textId="77777777" w:rsidTr="00851C74">
        <w:trPr>
          <w:trHeight w:val="1682"/>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362511EF"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472DCDB3"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right w:val="single" w:sz="4" w:space="0" w:color="auto"/>
            </w:tcBorders>
            <w:shd w:val="clear" w:color="auto" w:fill="auto"/>
          </w:tcPr>
          <w:p w14:paraId="433917A1"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(EI03TS01-4S07) </w:t>
            </w:r>
            <w:r w:rsidRPr="00851C74">
              <w:rPr>
                <w:rFonts w:asciiTheme="minorHAnsi" w:eastAsia="Times New Roman" w:hAnsiTheme="minorHAnsi" w:cstheme="minorHAnsi"/>
                <w:color w:val="000000"/>
                <w:sz w:val="20"/>
                <w:szCs w:val="20"/>
              </w:rPr>
              <w:t>Apreciar e fazer uso da linguagem musical a partir da escuta de diferentes estilos musicais.</w:t>
            </w:r>
          </w:p>
          <w:p w14:paraId="004C5FE5"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tc>
        <w:tc>
          <w:tcPr>
            <w:tcW w:w="3882" w:type="dxa"/>
            <w:tcBorders>
              <w:top w:val="single" w:sz="4" w:space="0" w:color="auto"/>
              <w:left w:val="nil"/>
              <w:right w:val="single" w:sz="2" w:space="0" w:color="auto"/>
            </w:tcBorders>
            <w:shd w:val="clear" w:color="auto" w:fill="auto"/>
          </w:tcPr>
          <w:p w14:paraId="0D0796F5"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(EI03TS01-5S07) </w:t>
            </w:r>
            <w:r w:rsidRPr="00851C74">
              <w:rPr>
                <w:rFonts w:asciiTheme="minorHAnsi" w:eastAsia="Times New Roman" w:hAnsiTheme="minorHAnsi" w:cstheme="minorHAnsi"/>
                <w:color w:val="000000"/>
                <w:sz w:val="20"/>
                <w:szCs w:val="20"/>
              </w:rPr>
              <w:t>Apreciar e fazer uso da linguagem musical a - partir da escuta de diferentes estilos musicais.</w:t>
            </w:r>
          </w:p>
          <w:p w14:paraId="7736E269"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0F98C136"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7238EE89"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851C74" w:rsidRPr="00851C74" w14:paraId="0F362E22" w14:textId="77777777" w:rsidTr="00851C74">
        <w:trPr>
          <w:trHeight w:val="581"/>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356C1251"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0E077583"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4" w:space="0" w:color="auto"/>
              <w:right w:val="single" w:sz="4" w:space="0" w:color="auto"/>
            </w:tcBorders>
            <w:shd w:val="clear" w:color="auto" w:fill="auto"/>
          </w:tcPr>
          <w:p w14:paraId="4F33CC06"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(EI03TS01-4S08) </w:t>
            </w:r>
            <w:r w:rsidRPr="00851C74">
              <w:rPr>
                <w:rFonts w:asciiTheme="minorHAnsi" w:eastAsia="Times New Roman" w:hAnsiTheme="minorHAnsi" w:cstheme="minorHAnsi"/>
                <w:color w:val="000000"/>
                <w:sz w:val="20"/>
                <w:szCs w:val="20"/>
              </w:rPr>
              <w:t>Participar de brincadeiras, jogos e musicalidade que integrem a sua cultura.</w:t>
            </w:r>
          </w:p>
        </w:tc>
        <w:tc>
          <w:tcPr>
            <w:tcW w:w="3882" w:type="dxa"/>
            <w:tcBorders>
              <w:top w:val="single" w:sz="4" w:space="0" w:color="auto"/>
              <w:left w:val="nil"/>
              <w:bottom w:val="single" w:sz="4" w:space="0" w:color="auto"/>
              <w:right w:val="single" w:sz="2" w:space="0" w:color="auto"/>
            </w:tcBorders>
            <w:shd w:val="clear" w:color="auto" w:fill="auto"/>
          </w:tcPr>
          <w:p w14:paraId="1126ED2E"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(EI03TS01-5S08) </w:t>
            </w:r>
            <w:r w:rsidRPr="00851C74">
              <w:rPr>
                <w:rFonts w:asciiTheme="minorHAnsi" w:eastAsia="Times New Roman" w:hAnsiTheme="minorHAnsi" w:cstheme="minorHAnsi"/>
                <w:color w:val="000000"/>
                <w:sz w:val="20"/>
                <w:szCs w:val="20"/>
              </w:rPr>
              <w:t>Participar de brincadeiras, jogos e musicalidade que integrem a sua cultura.</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1D65BFE0"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637EB6C2"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851C74" w:rsidRPr="00851C74" w14:paraId="0F52E64C" w14:textId="77777777" w:rsidTr="00851C74">
        <w:trPr>
          <w:trHeight w:val="1001"/>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2C949948"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5BC92B35"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4" w:space="0" w:color="auto"/>
              <w:right w:val="single" w:sz="4" w:space="0" w:color="auto"/>
            </w:tcBorders>
            <w:shd w:val="clear" w:color="auto" w:fill="auto"/>
          </w:tcPr>
          <w:p w14:paraId="4F8B781B"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(EI03TS01-4S09) </w:t>
            </w:r>
            <w:r w:rsidRPr="00851C74">
              <w:rPr>
                <w:rFonts w:asciiTheme="minorHAnsi" w:eastAsia="Times New Roman" w:hAnsiTheme="minorHAnsi" w:cstheme="minorHAnsi"/>
                <w:color w:val="000000"/>
                <w:sz w:val="20"/>
                <w:szCs w:val="20"/>
              </w:rPr>
              <w:t>Confeccionar diferentes instrumentos musicais de percussão, de sopro, de corda entre outros, utilizando materiais alternativos em situações de brincadeiras cantadas com outras crianças.</w:t>
            </w:r>
          </w:p>
        </w:tc>
        <w:tc>
          <w:tcPr>
            <w:tcW w:w="3882" w:type="dxa"/>
            <w:tcBorders>
              <w:top w:val="single" w:sz="4" w:space="0" w:color="auto"/>
              <w:left w:val="nil"/>
              <w:bottom w:val="single" w:sz="4" w:space="0" w:color="auto"/>
              <w:right w:val="single" w:sz="2" w:space="0" w:color="auto"/>
            </w:tcBorders>
            <w:shd w:val="clear" w:color="auto" w:fill="auto"/>
          </w:tcPr>
          <w:p w14:paraId="348B7435"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(EI03TS01-5S09) </w:t>
            </w:r>
            <w:r w:rsidRPr="00851C74">
              <w:rPr>
                <w:rFonts w:asciiTheme="minorHAnsi" w:eastAsia="Times New Roman" w:hAnsiTheme="minorHAnsi" w:cstheme="minorHAnsi"/>
                <w:color w:val="000000"/>
                <w:sz w:val="20"/>
                <w:szCs w:val="20"/>
              </w:rPr>
              <w:t>Confeccionar diferentes instrumentos musicais de percussão, de sopro, de corda entre outros, utilizando materiais alternativos em situações de brincadeiras cantadas com outras crianças.</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64F5EB45"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494FA3FC"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r>
      <w:tr w:rsidR="00851C74" w:rsidRPr="00851C74" w14:paraId="00A1597E" w14:textId="77777777" w:rsidTr="00851C74">
        <w:trPr>
          <w:trHeight w:val="752"/>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7A59ACB9"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5D444179"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2" w:space="0" w:color="auto"/>
              <w:right w:val="single" w:sz="4" w:space="0" w:color="auto"/>
            </w:tcBorders>
            <w:shd w:val="clear" w:color="auto" w:fill="auto"/>
          </w:tcPr>
          <w:p w14:paraId="1E9099FF"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(EI03TS01-4S10) </w:t>
            </w:r>
            <w:r w:rsidRPr="00851C74">
              <w:rPr>
                <w:rFonts w:asciiTheme="minorHAnsi" w:eastAsia="Times New Roman" w:hAnsiTheme="minorHAnsi" w:cstheme="minorHAnsi"/>
                <w:color w:val="000000"/>
                <w:sz w:val="20"/>
                <w:szCs w:val="20"/>
              </w:rPr>
              <w:t>Produzir e fazer improvisações musicais utilizando diversos materiais que produzem sons.</w:t>
            </w:r>
          </w:p>
          <w:p w14:paraId="2C7099B7"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76C5BF4B"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EI03TS01-5S11) </w:t>
            </w:r>
            <w:r w:rsidRPr="00851C74">
              <w:rPr>
                <w:rFonts w:asciiTheme="minorHAnsi" w:eastAsia="Times New Roman" w:hAnsiTheme="minorHAnsi" w:cstheme="minorHAnsi"/>
                <w:color w:val="000000"/>
                <w:sz w:val="20"/>
                <w:szCs w:val="20"/>
              </w:rPr>
              <w:t xml:space="preserve">Usar sons com fins de “trilha sonora”, para composição de narrativas, </w:t>
            </w:r>
            <w:proofErr w:type="gramStart"/>
            <w:r w:rsidRPr="00851C74">
              <w:rPr>
                <w:rFonts w:asciiTheme="minorHAnsi" w:eastAsia="Times New Roman" w:hAnsiTheme="minorHAnsi" w:cstheme="minorHAnsi"/>
                <w:color w:val="000000"/>
                <w:sz w:val="20"/>
                <w:szCs w:val="20"/>
              </w:rPr>
              <w:t>festas, etc.</w:t>
            </w:r>
            <w:proofErr w:type="gramEnd"/>
          </w:p>
        </w:tc>
        <w:tc>
          <w:tcPr>
            <w:tcW w:w="3882" w:type="dxa"/>
            <w:tcBorders>
              <w:top w:val="single" w:sz="4" w:space="0" w:color="auto"/>
              <w:left w:val="nil"/>
              <w:bottom w:val="single" w:sz="2" w:space="0" w:color="auto"/>
              <w:right w:val="single" w:sz="2" w:space="0" w:color="auto"/>
            </w:tcBorders>
            <w:shd w:val="clear" w:color="auto" w:fill="auto"/>
          </w:tcPr>
          <w:p w14:paraId="1B489AD5"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(EI03TS01-5S10) </w:t>
            </w:r>
            <w:r w:rsidRPr="00851C74">
              <w:rPr>
                <w:rFonts w:asciiTheme="minorHAnsi" w:eastAsia="Times New Roman" w:hAnsiTheme="minorHAnsi" w:cstheme="minorHAnsi"/>
                <w:color w:val="000000"/>
                <w:sz w:val="20"/>
                <w:szCs w:val="20"/>
              </w:rPr>
              <w:t>Produzir e fazer improvisações musicais utilizando diversos materiais que produzem sons.</w:t>
            </w:r>
          </w:p>
          <w:p w14:paraId="4B689726"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067B685F"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(EI03TS01-5S11) </w:t>
            </w:r>
            <w:r w:rsidRPr="00851C74">
              <w:rPr>
                <w:rFonts w:asciiTheme="minorHAnsi" w:eastAsia="Times New Roman" w:hAnsiTheme="minorHAnsi" w:cstheme="minorHAnsi"/>
                <w:color w:val="000000"/>
                <w:sz w:val="20"/>
                <w:szCs w:val="20"/>
              </w:rPr>
              <w:t xml:space="preserve">Produzir sons com fins de “trilha sonora”, para composição de narrativas, </w:t>
            </w:r>
            <w:proofErr w:type="gramStart"/>
            <w:r w:rsidRPr="00851C74">
              <w:rPr>
                <w:rFonts w:asciiTheme="minorHAnsi" w:eastAsia="Times New Roman" w:hAnsiTheme="minorHAnsi" w:cstheme="minorHAnsi"/>
                <w:color w:val="000000"/>
                <w:sz w:val="20"/>
                <w:szCs w:val="20"/>
              </w:rPr>
              <w:t>festas, etc.</w:t>
            </w:r>
            <w:proofErr w:type="gramEnd"/>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475FB6A3" w14:textId="77777777" w:rsidR="00851C74" w:rsidRPr="00851C74" w:rsidRDefault="00851C74" w:rsidP="00851C74">
            <w:pPr>
              <w:spacing w:after="0" w:line="240" w:lineRule="auto"/>
              <w:jc w:val="center"/>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3DEE78E9" w14:textId="77777777" w:rsidR="00851C74" w:rsidRPr="00851C74" w:rsidRDefault="00851C74" w:rsidP="00851C74">
            <w:pPr>
              <w:spacing w:after="0" w:line="240" w:lineRule="auto"/>
              <w:jc w:val="center"/>
              <w:rPr>
                <w:rFonts w:asciiTheme="minorHAnsi" w:eastAsia="Times New Roman" w:hAnsiTheme="minorHAnsi" w:cstheme="minorHAnsi"/>
                <w:color w:val="000000"/>
                <w:sz w:val="20"/>
                <w:szCs w:val="20"/>
              </w:rPr>
            </w:pPr>
          </w:p>
        </w:tc>
      </w:tr>
      <w:tr w:rsidR="00851C74" w:rsidRPr="00851C74" w14:paraId="1838F302" w14:textId="77777777" w:rsidTr="00851C74">
        <w:trPr>
          <w:trHeight w:val="227"/>
        </w:trPr>
        <w:tc>
          <w:tcPr>
            <w:tcW w:w="1702" w:type="dxa"/>
            <w:vMerge w:val="restart"/>
            <w:tcBorders>
              <w:top w:val="single" w:sz="24" w:space="0" w:color="auto"/>
              <w:left w:val="single" w:sz="4" w:space="0" w:color="auto"/>
              <w:bottom w:val="single" w:sz="2" w:space="0" w:color="auto"/>
              <w:right w:val="single" w:sz="4" w:space="0" w:color="auto"/>
            </w:tcBorders>
            <w:shd w:val="clear" w:color="auto" w:fill="E2EFD9" w:themeFill="accent6" w:themeFillTint="33"/>
          </w:tcPr>
          <w:p w14:paraId="48F2D7E4"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(EI03TS02)</w:t>
            </w:r>
          </w:p>
          <w:p w14:paraId="27512A9C" w14:textId="77777777" w:rsidR="00851C74" w:rsidRPr="00851C74" w:rsidRDefault="00851C74" w:rsidP="00851C74">
            <w:pPr>
              <w:spacing w:after="0" w:line="240" w:lineRule="auto"/>
              <w:jc w:val="center"/>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 xml:space="preserve">Expressar-se livremente por meio de desenho, </w:t>
            </w:r>
            <w:r w:rsidRPr="00851C74">
              <w:rPr>
                <w:rFonts w:asciiTheme="minorHAnsi" w:eastAsia="Times New Roman" w:hAnsiTheme="minorHAnsi" w:cstheme="minorHAnsi"/>
                <w:color w:val="000000"/>
                <w:sz w:val="20"/>
                <w:szCs w:val="20"/>
              </w:rPr>
              <w:lastRenderedPageBreak/>
              <w:t>pintura, colagem, dobradura e escultura, criando produções bidimensionais e tridimensionais.</w:t>
            </w:r>
          </w:p>
          <w:p w14:paraId="6FDC6D5F"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p w14:paraId="765CD962" w14:textId="77777777" w:rsidR="00851C74" w:rsidRPr="00851C74" w:rsidRDefault="00851C74" w:rsidP="00851C74">
            <w:pPr>
              <w:spacing w:after="0" w:line="240" w:lineRule="auto"/>
              <w:rPr>
                <w:rFonts w:asciiTheme="minorHAnsi" w:eastAsia="Times New Roman" w:hAnsiTheme="minorHAnsi" w:cstheme="minorHAnsi"/>
                <w:b/>
                <w:bCs/>
                <w:color w:val="000000"/>
                <w:sz w:val="20"/>
                <w:szCs w:val="20"/>
              </w:rPr>
            </w:pPr>
          </w:p>
        </w:tc>
        <w:tc>
          <w:tcPr>
            <w:tcW w:w="2051" w:type="dxa"/>
            <w:vMerge w:val="restart"/>
            <w:tcBorders>
              <w:top w:val="single" w:sz="24" w:space="0" w:color="auto"/>
              <w:left w:val="nil"/>
              <w:bottom w:val="single" w:sz="2" w:space="0" w:color="auto"/>
              <w:right w:val="single" w:sz="4" w:space="0" w:color="auto"/>
            </w:tcBorders>
            <w:shd w:val="clear" w:color="auto" w:fill="D9E2F3" w:themeFill="accent1" w:themeFillTint="33"/>
          </w:tcPr>
          <w:p w14:paraId="630C78D0"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lastRenderedPageBreak/>
              <w:t>C1. Conhecimento</w:t>
            </w:r>
          </w:p>
          <w:p w14:paraId="7083B946"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C2. Pensamento científico, crítico e criativo</w:t>
            </w:r>
          </w:p>
          <w:p w14:paraId="086799FC"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lastRenderedPageBreak/>
              <w:t>C3. Repertório Cultural</w:t>
            </w:r>
          </w:p>
          <w:p w14:paraId="098B0D3A"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C4. Comunicação</w:t>
            </w:r>
          </w:p>
          <w:p w14:paraId="368711C9"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C5. Cultura Digital</w:t>
            </w:r>
          </w:p>
          <w:p w14:paraId="76C209D5"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C8. Autoconhecimento e autocuidado</w:t>
            </w:r>
          </w:p>
          <w:p w14:paraId="0D002AF7"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C9. Empatia e Cooperação</w:t>
            </w:r>
          </w:p>
          <w:p w14:paraId="5A7CFF80"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C10. Responsabilidade e autonomia</w:t>
            </w:r>
          </w:p>
        </w:tc>
        <w:tc>
          <w:tcPr>
            <w:tcW w:w="7763" w:type="dxa"/>
            <w:gridSpan w:val="2"/>
            <w:tcBorders>
              <w:top w:val="single" w:sz="24" w:space="0" w:color="auto"/>
              <w:left w:val="nil"/>
              <w:bottom w:val="single" w:sz="4" w:space="0" w:color="auto"/>
              <w:right w:val="single" w:sz="2" w:space="0" w:color="auto"/>
            </w:tcBorders>
            <w:shd w:val="clear" w:color="auto" w:fill="F4B083" w:themeFill="accent2" w:themeFillTint="99"/>
          </w:tcPr>
          <w:p w14:paraId="0862AD11"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1895" w:type="dxa"/>
            <w:vMerge w:val="restart"/>
            <w:tcBorders>
              <w:top w:val="single" w:sz="18" w:space="0" w:color="auto"/>
              <w:left w:val="single" w:sz="2" w:space="0" w:color="auto"/>
              <w:bottom w:val="single" w:sz="2" w:space="0" w:color="auto"/>
              <w:right w:val="single" w:sz="2" w:space="0" w:color="auto"/>
            </w:tcBorders>
            <w:shd w:val="clear" w:color="auto" w:fill="auto"/>
          </w:tcPr>
          <w:p w14:paraId="4C96174D"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Conviver</w:t>
            </w:r>
          </w:p>
          <w:p w14:paraId="3508D2AB"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Brincar</w:t>
            </w:r>
          </w:p>
          <w:p w14:paraId="2E86C0F7"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Participar</w:t>
            </w:r>
          </w:p>
          <w:p w14:paraId="02A58B37"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Explorar</w:t>
            </w:r>
          </w:p>
          <w:p w14:paraId="23DA7B66"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lastRenderedPageBreak/>
              <w:t>Expressar</w:t>
            </w:r>
          </w:p>
          <w:p w14:paraId="0FBCB74D"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Conhecer-se</w:t>
            </w:r>
          </w:p>
          <w:p w14:paraId="55D0B4C7"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42B40BC9"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10350187"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5C8853E9"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7507F080"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4CA25D0E"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0BD8B3FC"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137D927B"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53693A8B"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06F7D9BD"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6D68E912"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6CC24754"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74376204"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0BB82114"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31D9A5DA"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05BC6EC5"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28F2357D"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6EFABF8B"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24932E1C"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3D5CB054"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27E55D49"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25387A09"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02AE6DCF"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78B75D10"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2D7A17DE"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3FF25D2A"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4FECF2F7"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5031DE59"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242BD666"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40CCC745"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0B056F19"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6A83BB11"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p w14:paraId="5AAC62BA"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tc>
        <w:tc>
          <w:tcPr>
            <w:tcW w:w="2319" w:type="dxa"/>
            <w:vMerge w:val="restart"/>
            <w:tcBorders>
              <w:top w:val="single" w:sz="18" w:space="0" w:color="auto"/>
              <w:left w:val="single" w:sz="2" w:space="0" w:color="auto"/>
              <w:bottom w:val="single" w:sz="2" w:space="0" w:color="auto"/>
              <w:right w:val="single" w:sz="2" w:space="0" w:color="auto"/>
            </w:tcBorders>
            <w:shd w:val="clear" w:color="auto" w:fill="auto"/>
          </w:tcPr>
          <w:p w14:paraId="22545476" w14:textId="77777777" w:rsidR="00851C74" w:rsidRPr="00851C74" w:rsidRDefault="00851C74" w:rsidP="00851C74">
            <w:pPr>
              <w:spacing w:after="0" w:line="240" w:lineRule="auto"/>
              <w:jc w:val="center"/>
              <w:rPr>
                <w:rFonts w:asciiTheme="minorHAnsi" w:eastAsia="Times New Roman" w:hAnsiTheme="minorHAnsi" w:cstheme="minorHAnsi"/>
                <w:color w:val="000000"/>
                <w:sz w:val="20"/>
                <w:szCs w:val="20"/>
              </w:rPr>
            </w:pPr>
            <w:r w:rsidRPr="00851C74">
              <w:rPr>
                <w:rFonts w:asciiTheme="minorHAnsi" w:eastAsiaTheme="minorHAnsi" w:hAnsiTheme="minorHAnsi" w:cstheme="minorHAnsi"/>
                <w:noProof/>
                <w:sz w:val="20"/>
                <w:szCs w:val="20"/>
              </w:rPr>
              <w:lastRenderedPageBreak/>
              <w:drawing>
                <wp:inline distT="0" distB="0" distL="0" distR="0" wp14:anchorId="6A62A1D5" wp14:editId="64E753E6">
                  <wp:extent cx="904632" cy="888150"/>
                  <wp:effectExtent l="0" t="0" r="0" b="7620"/>
                  <wp:docPr id="1680138565" name="Imagem 1680138565"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33396" t="15267" r="49839" b="57157"/>
                          <a:stretch/>
                        </pic:blipFill>
                        <pic:spPr bwMode="auto">
                          <a:xfrm>
                            <a:off x="0" y="0"/>
                            <a:ext cx="905339" cy="888845"/>
                          </a:xfrm>
                          <a:prstGeom prst="rect">
                            <a:avLst/>
                          </a:prstGeom>
                          <a:noFill/>
                          <a:ln>
                            <a:noFill/>
                          </a:ln>
                          <a:extLst>
                            <a:ext uri="{53640926-AAD7-44D8-BBD7-CCE9431645EC}">
                              <a14:shadowObscured xmlns:a14="http://schemas.microsoft.com/office/drawing/2010/main"/>
                            </a:ext>
                          </a:extLst>
                        </pic:spPr>
                      </pic:pic>
                    </a:graphicData>
                  </a:graphic>
                </wp:inline>
              </w:drawing>
            </w:r>
            <w:r w:rsidRPr="00851C74">
              <w:rPr>
                <w:rFonts w:asciiTheme="minorHAnsi" w:eastAsiaTheme="minorHAnsi" w:hAnsiTheme="minorHAnsi" w:cstheme="minorHAnsi"/>
                <w:noProof/>
                <w:sz w:val="20"/>
                <w:szCs w:val="20"/>
              </w:rPr>
              <w:drawing>
                <wp:inline distT="0" distB="0" distL="0" distR="0" wp14:anchorId="198A917F" wp14:editId="73FC8109">
                  <wp:extent cx="906711" cy="888521"/>
                  <wp:effectExtent l="0" t="0" r="8255" b="6985"/>
                  <wp:docPr id="1680138566" name="Imagem 1680138566"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r w:rsidRPr="00851C74">
              <w:rPr>
                <w:rFonts w:asciiTheme="minorHAnsi" w:eastAsiaTheme="minorHAnsi" w:hAnsiTheme="minorHAnsi" w:cstheme="minorHAnsi"/>
                <w:noProof/>
                <w:sz w:val="20"/>
                <w:szCs w:val="20"/>
              </w:rPr>
              <w:drawing>
                <wp:inline distT="0" distB="0" distL="0" distR="0" wp14:anchorId="38EF368C" wp14:editId="4C0C7180">
                  <wp:extent cx="853440" cy="891958"/>
                  <wp:effectExtent l="0" t="0" r="3810" b="3810"/>
                  <wp:docPr id="1680138567" name="Imagem 1680138567"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t="72309" r="84185"/>
                          <a:stretch/>
                        </pic:blipFill>
                        <pic:spPr bwMode="auto">
                          <a:xfrm>
                            <a:off x="0" y="0"/>
                            <a:ext cx="854015" cy="8925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51C74" w:rsidRPr="00851C74" w14:paraId="370962A1" w14:textId="77777777" w:rsidTr="00851C74">
        <w:trPr>
          <w:trHeight w:val="866"/>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5BCF59C8" w14:textId="77777777" w:rsidR="00851C74" w:rsidRPr="00851C74" w:rsidRDefault="00851C74" w:rsidP="00851C74">
            <w:pPr>
              <w:spacing w:after="0" w:line="240" w:lineRule="auto"/>
              <w:jc w:val="center"/>
              <w:rPr>
                <w:rFonts w:asciiTheme="minorHAnsi" w:eastAsia="Times New Roman" w:hAnsiTheme="minorHAnsi" w:cstheme="minorHAnsi"/>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3CB4477D"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4" w:space="0" w:color="auto"/>
              <w:right w:val="single" w:sz="4" w:space="0" w:color="auto"/>
            </w:tcBorders>
            <w:shd w:val="clear" w:color="auto" w:fill="auto"/>
          </w:tcPr>
          <w:p w14:paraId="6B276D96"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(EI03TS02-4S01) </w:t>
            </w:r>
            <w:r w:rsidRPr="00851C74">
              <w:rPr>
                <w:rFonts w:asciiTheme="minorHAnsi" w:eastAsia="Times New Roman" w:hAnsiTheme="minorHAnsi" w:cstheme="minorHAnsi"/>
                <w:color w:val="000000"/>
                <w:sz w:val="20"/>
                <w:szCs w:val="20"/>
              </w:rPr>
              <w:t>Reconhecer a diversidade de padrões de uso das cores em diferentes culturas e contextos de produção.</w:t>
            </w:r>
          </w:p>
        </w:tc>
        <w:tc>
          <w:tcPr>
            <w:tcW w:w="3882" w:type="dxa"/>
            <w:tcBorders>
              <w:top w:val="single" w:sz="4" w:space="0" w:color="auto"/>
              <w:left w:val="nil"/>
              <w:bottom w:val="single" w:sz="4" w:space="0" w:color="auto"/>
              <w:right w:val="single" w:sz="2" w:space="0" w:color="auto"/>
            </w:tcBorders>
            <w:shd w:val="clear" w:color="auto" w:fill="auto"/>
          </w:tcPr>
          <w:p w14:paraId="62A3F1E6"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(EI03TS02-5S01) </w:t>
            </w:r>
            <w:r w:rsidRPr="00851C74">
              <w:rPr>
                <w:rFonts w:asciiTheme="minorHAnsi" w:eastAsia="Times New Roman" w:hAnsiTheme="minorHAnsi" w:cstheme="minorHAnsi"/>
                <w:color w:val="000000"/>
                <w:sz w:val="20"/>
                <w:szCs w:val="20"/>
              </w:rPr>
              <w:t>Reconhecer a diversidade de padrões de uso das cores em diferentes culturas e contextos de produção.</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4683FFA9"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50F3E0F1" w14:textId="77777777" w:rsidR="00851C74" w:rsidRPr="00851C74" w:rsidRDefault="00851C74" w:rsidP="00851C74">
            <w:pPr>
              <w:spacing w:after="0" w:line="240" w:lineRule="auto"/>
              <w:ind w:left="294"/>
              <w:contextualSpacing/>
              <w:jc w:val="both"/>
              <w:rPr>
                <w:rFonts w:asciiTheme="minorHAnsi" w:eastAsia="Times New Roman" w:hAnsiTheme="minorHAnsi" w:cstheme="minorHAnsi"/>
                <w:color w:val="000000"/>
                <w:sz w:val="20"/>
                <w:szCs w:val="20"/>
              </w:rPr>
            </w:pPr>
          </w:p>
        </w:tc>
      </w:tr>
      <w:tr w:rsidR="00851C74" w:rsidRPr="00851C74" w14:paraId="777C5E71" w14:textId="77777777" w:rsidTr="00851C74">
        <w:trPr>
          <w:trHeight w:val="566"/>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7E199599"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368D09FD"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4" w:space="0" w:color="auto"/>
              <w:right w:val="single" w:sz="4" w:space="0" w:color="auto"/>
            </w:tcBorders>
            <w:shd w:val="clear" w:color="auto" w:fill="auto"/>
          </w:tcPr>
          <w:p w14:paraId="5BC50F0B"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(EI03TS02-4S02) </w:t>
            </w:r>
            <w:r w:rsidRPr="00851C74">
              <w:rPr>
                <w:rFonts w:asciiTheme="minorHAnsi" w:eastAsia="Times New Roman" w:hAnsiTheme="minorHAnsi" w:cstheme="minorHAnsi"/>
                <w:color w:val="000000"/>
                <w:sz w:val="20"/>
                <w:szCs w:val="20"/>
              </w:rPr>
              <w:t>Participar de diferentes situações de aprendizagens – individuais ou em pares, trios ou pequenos grupos para exploração e descobertas sobre as coisas e o mundo à sua volta como por exemplo criar dobraduras ou produções bidimensionais ou tridimensionais.</w:t>
            </w:r>
          </w:p>
        </w:tc>
        <w:tc>
          <w:tcPr>
            <w:tcW w:w="3882" w:type="dxa"/>
            <w:tcBorders>
              <w:top w:val="single" w:sz="4" w:space="0" w:color="auto"/>
              <w:left w:val="nil"/>
              <w:bottom w:val="single" w:sz="4" w:space="0" w:color="auto"/>
              <w:right w:val="single" w:sz="2" w:space="0" w:color="auto"/>
            </w:tcBorders>
            <w:shd w:val="clear" w:color="auto" w:fill="auto"/>
          </w:tcPr>
          <w:p w14:paraId="31DEF48F"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(EI03TS02-5S02) </w:t>
            </w:r>
            <w:r w:rsidRPr="00851C74">
              <w:rPr>
                <w:rFonts w:asciiTheme="minorHAnsi" w:eastAsia="Times New Roman" w:hAnsiTheme="minorHAnsi" w:cstheme="minorHAnsi"/>
                <w:color w:val="000000"/>
                <w:sz w:val="20"/>
                <w:szCs w:val="20"/>
              </w:rPr>
              <w:t>Participar de diferentes situações de aprendizagens – individuais ou em pares, trios ou pequenos grupos para exploração e descobertas sobre as coisas e o mundo à sua volta, como por exemplo criar dobraduras ou produções bidimensionais ou tridimensionais.</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5158EA70"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5B26B862"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851C74" w:rsidRPr="00851C74" w14:paraId="0B68E034" w14:textId="77777777" w:rsidTr="00851C74">
        <w:trPr>
          <w:trHeight w:val="566"/>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794002E4"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27BBF01F"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4" w:space="0" w:color="auto"/>
              <w:right w:val="single" w:sz="4" w:space="0" w:color="auto"/>
            </w:tcBorders>
            <w:shd w:val="clear" w:color="auto" w:fill="auto"/>
          </w:tcPr>
          <w:p w14:paraId="6FF7A283"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(EI03TS02-4S03) </w:t>
            </w:r>
            <w:r w:rsidRPr="00851C74">
              <w:rPr>
                <w:rFonts w:asciiTheme="minorHAnsi" w:eastAsia="Times New Roman" w:hAnsiTheme="minorHAnsi" w:cstheme="minorHAnsi"/>
                <w:color w:val="000000"/>
                <w:sz w:val="20"/>
                <w:szCs w:val="20"/>
              </w:rPr>
              <w:t>Pintar usando diferentes suportes (papéis, panos, telas, pedaços de metal ou acrílico) e materiais (aquarela, tinta guache, tinta feita com materiais da natureza, lápis de cor, canetas hidrográficas, esmalte de unhas).</w:t>
            </w:r>
          </w:p>
          <w:p w14:paraId="0A225FD9"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tc>
        <w:tc>
          <w:tcPr>
            <w:tcW w:w="3882" w:type="dxa"/>
            <w:tcBorders>
              <w:top w:val="single" w:sz="4" w:space="0" w:color="auto"/>
              <w:left w:val="nil"/>
              <w:bottom w:val="single" w:sz="4" w:space="0" w:color="auto"/>
              <w:right w:val="single" w:sz="2" w:space="0" w:color="auto"/>
            </w:tcBorders>
            <w:shd w:val="clear" w:color="auto" w:fill="auto"/>
          </w:tcPr>
          <w:p w14:paraId="63C3BCCE" w14:textId="77777777" w:rsidR="00851C74" w:rsidRPr="00851C74" w:rsidRDefault="00851C74" w:rsidP="00851C74">
            <w:pPr>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(EI03TS02-5S03) </w:t>
            </w:r>
            <w:r w:rsidRPr="00851C74">
              <w:rPr>
                <w:rFonts w:asciiTheme="minorHAnsi" w:eastAsia="Times New Roman" w:hAnsiTheme="minorHAnsi" w:cstheme="minorHAnsi"/>
                <w:color w:val="000000"/>
                <w:sz w:val="20"/>
                <w:szCs w:val="20"/>
              </w:rPr>
              <w:t>Pintar usando diferentes suportes (papéis, panos, telas, pedaços de metal ou acrílico) e materiais (aquarela, tinta guache, tinta feita com materiais da natureza, lápis de cor, canetas hidrográficas, esmalte de unhas).</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672F14C8"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143D36B8"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851C74" w:rsidRPr="00851C74" w14:paraId="6B1F9536" w14:textId="77777777" w:rsidTr="00851C74">
        <w:trPr>
          <w:trHeight w:val="519"/>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516DD693"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7DCD9B44"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2" w:space="0" w:color="auto"/>
              <w:left w:val="nil"/>
              <w:bottom w:val="single" w:sz="4" w:space="0" w:color="auto"/>
              <w:right w:val="single" w:sz="4" w:space="0" w:color="auto"/>
            </w:tcBorders>
            <w:shd w:val="clear" w:color="auto" w:fill="auto"/>
          </w:tcPr>
          <w:p w14:paraId="53CA860C"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(EI03TS02-4S04) </w:t>
            </w:r>
            <w:r w:rsidRPr="00851C74">
              <w:rPr>
                <w:rFonts w:asciiTheme="minorHAnsi" w:eastAsia="Times New Roman" w:hAnsiTheme="minorHAnsi" w:cstheme="minorHAnsi"/>
                <w:color w:val="000000"/>
                <w:sz w:val="20"/>
                <w:szCs w:val="20"/>
              </w:rPr>
              <w:t xml:space="preserve">Explorar e utilizar de alguns procedimentos necessários para desenhar, pintar, modelar etc. </w:t>
            </w:r>
          </w:p>
          <w:p w14:paraId="1B856E6D"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tc>
        <w:tc>
          <w:tcPr>
            <w:tcW w:w="3882" w:type="dxa"/>
            <w:tcBorders>
              <w:top w:val="single" w:sz="2" w:space="0" w:color="auto"/>
              <w:left w:val="nil"/>
              <w:bottom w:val="single" w:sz="4" w:space="0" w:color="auto"/>
              <w:right w:val="single" w:sz="2" w:space="0" w:color="auto"/>
            </w:tcBorders>
            <w:shd w:val="clear" w:color="auto" w:fill="auto"/>
          </w:tcPr>
          <w:p w14:paraId="68EA0CEF"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(EI03TS02-5S04) </w:t>
            </w:r>
            <w:r w:rsidRPr="00851C74">
              <w:rPr>
                <w:rFonts w:asciiTheme="minorHAnsi" w:eastAsia="Times New Roman" w:hAnsiTheme="minorHAnsi" w:cstheme="minorHAnsi"/>
                <w:color w:val="000000"/>
                <w:sz w:val="20"/>
                <w:szCs w:val="20"/>
              </w:rPr>
              <w:t xml:space="preserve">Explorar e utilizar de alguns procedimentos necessários para desenhar, pintar, modelar etc. </w:t>
            </w:r>
          </w:p>
          <w:p w14:paraId="75FF15A5"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55EE5F90"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34D504A2"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r>
      <w:tr w:rsidR="00851C74" w:rsidRPr="00851C74" w14:paraId="69C3BC08" w14:textId="77777777" w:rsidTr="00851C74">
        <w:trPr>
          <w:trHeight w:val="106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35AC3B11"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2B62DE28"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4" w:space="0" w:color="auto"/>
              <w:right w:val="single" w:sz="4" w:space="0" w:color="auto"/>
            </w:tcBorders>
            <w:shd w:val="clear" w:color="auto" w:fill="auto"/>
          </w:tcPr>
          <w:p w14:paraId="0AF17C5A"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(EI03TS02-4S05) </w:t>
            </w:r>
            <w:r w:rsidRPr="00851C74">
              <w:rPr>
                <w:rFonts w:asciiTheme="minorHAnsi" w:eastAsia="Times New Roman" w:hAnsiTheme="minorHAnsi" w:cstheme="minorHAnsi"/>
                <w:color w:val="000000"/>
                <w:sz w:val="20"/>
                <w:szCs w:val="20"/>
              </w:rPr>
              <w:t>Descobrir as possibilidades oferecidas por diversos materiais, instrumentos e suportes necessários para o fazer artístico.</w:t>
            </w:r>
          </w:p>
        </w:tc>
        <w:tc>
          <w:tcPr>
            <w:tcW w:w="3882" w:type="dxa"/>
            <w:tcBorders>
              <w:top w:val="single" w:sz="4" w:space="0" w:color="auto"/>
              <w:left w:val="nil"/>
              <w:bottom w:val="single" w:sz="4" w:space="0" w:color="auto"/>
              <w:right w:val="single" w:sz="2" w:space="0" w:color="auto"/>
            </w:tcBorders>
            <w:shd w:val="clear" w:color="auto" w:fill="auto"/>
          </w:tcPr>
          <w:p w14:paraId="6D3C37AC" w14:textId="77777777" w:rsidR="00851C74" w:rsidRPr="00851C74" w:rsidRDefault="00851C74" w:rsidP="00851C74">
            <w:pPr>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(EI03TS02-5S05) </w:t>
            </w:r>
            <w:r w:rsidRPr="00851C74">
              <w:rPr>
                <w:rFonts w:asciiTheme="minorHAnsi" w:eastAsia="Times New Roman" w:hAnsiTheme="minorHAnsi" w:cstheme="minorHAnsi"/>
                <w:color w:val="000000"/>
                <w:sz w:val="20"/>
                <w:szCs w:val="20"/>
              </w:rPr>
              <w:t>Identificar, utilizar e aprofundar as possibilidades oferecidas por diversos materiais, instrumentos e suportes necessários para o fazer artístico.</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3A30BD6B"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7ADF7621"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r>
      <w:tr w:rsidR="00851C74" w:rsidRPr="00851C74" w14:paraId="7C702C6B" w14:textId="77777777" w:rsidTr="00851C74">
        <w:trPr>
          <w:trHeight w:val="1231"/>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15117C6A"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5ADEAB80"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4" w:space="0" w:color="auto"/>
              <w:right w:val="single" w:sz="4" w:space="0" w:color="auto"/>
            </w:tcBorders>
            <w:shd w:val="clear" w:color="auto" w:fill="auto"/>
          </w:tcPr>
          <w:p w14:paraId="2B6621CC"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(EI03TS02-4S06) </w:t>
            </w:r>
            <w:r w:rsidRPr="00851C74">
              <w:rPr>
                <w:rFonts w:asciiTheme="minorHAnsi" w:eastAsia="Times New Roman" w:hAnsiTheme="minorHAnsi" w:cstheme="minorHAnsi"/>
                <w:color w:val="000000"/>
                <w:sz w:val="20"/>
                <w:szCs w:val="20"/>
              </w:rPr>
              <w:t>Explorar, investigar e fazer descobertas coletivas por meio de desenhos, rabiscos, pinturas, construções, esculturas, colagens, dobraduras entre outros.</w:t>
            </w:r>
          </w:p>
        </w:tc>
        <w:tc>
          <w:tcPr>
            <w:tcW w:w="3882" w:type="dxa"/>
            <w:tcBorders>
              <w:top w:val="single" w:sz="4" w:space="0" w:color="auto"/>
              <w:left w:val="nil"/>
              <w:bottom w:val="single" w:sz="4" w:space="0" w:color="auto"/>
              <w:right w:val="single" w:sz="2" w:space="0" w:color="auto"/>
            </w:tcBorders>
            <w:shd w:val="clear" w:color="auto" w:fill="auto"/>
          </w:tcPr>
          <w:p w14:paraId="082B4FDA" w14:textId="77777777" w:rsidR="00851C74" w:rsidRPr="00851C74" w:rsidRDefault="00851C74" w:rsidP="00851C74">
            <w:pPr>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(EI03TS02-5S06) </w:t>
            </w:r>
            <w:r w:rsidRPr="00851C74">
              <w:rPr>
                <w:rFonts w:asciiTheme="minorHAnsi" w:eastAsia="Times New Roman" w:hAnsiTheme="minorHAnsi" w:cstheme="minorHAnsi"/>
                <w:color w:val="000000"/>
                <w:sz w:val="20"/>
                <w:szCs w:val="20"/>
              </w:rPr>
              <w:t>Explorar, investigar e fazer descobertas coletivas ou individuais por meio de desenhos, rabiscos, pinturas, construções, esculturas, colagens, dobraduras entre outros.</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00A30F47"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0A8DC94C"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r>
      <w:tr w:rsidR="00851C74" w:rsidRPr="00851C74" w14:paraId="78788AC2" w14:textId="77777777" w:rsidTr="00851C74">
        <w:trPr>
          <w:trHeight w:val="1231"/>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7664F8F8"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1AB04080"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4" w:space="0" w:color="auto"/>
              <w:right w:val="single" w:sz="4" w:space="0" w:color="auto"/>
            </w:tcBorders>
            <w:shd w:val="clear" w:color="auto" w:fill="auto"/>
          </w:tcPr>
          <w:p w14:paraId="76A73275" w14:textId="77777777" w:rsidR="00851C74" w:rsidRPr="00851C74" w:rsidRDefault="00851C74" w:rsidP="00851C74">
            <w:pPr>
              <w:spacing w:after="0" w:line="240" w:lineRule="auto"/>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(EI03TS02-4S08) </w:t>
            </w:r>
            <w:r w:rsidRPr="00851C74">
              <w:rPr>
                <w:rFonts w:asciiTheme="minorHAnsi" w:eastAsia="Times New Roman" w:hAnsiTheme="minorHAnsi" w:cstheme="minorHAnsi"/>
                <w:color w:val="000000"/>
                <w:sz w:val="20"/>
                <w:szCs w:val="20"/>
              </w:rPr>
              <w:t>Identificar diferentes tipos de formas presentes na natureza e em objetos.</w:t>
            </w:r>
          </w:p>
        </w:tc>
        <w:tc>
          <w:tcPr>
            <w:tcW w:w="3882" w:type="dxa"/>
            <w:tcBorders>
              <w:top w:val="single" w:sz="4" w:space="0" w:color="auto"/>
              <w:left w:val="nil"/>
              <w:bottom w:val="single" w:sz="4" w:space="0" w:color="auto"/>
              <w:right w:val="single" w:sz="2" w:space="0" w:color="auto"/>
            </w:tcBorders>
            <w:shd w:val="clear" w:color="auto" w:fill="auto"/>
          </w:tcPr>
          <w:p w14:paraId="0747A90B" w14:textId="77777777" w:rsidR="00851C74" w:rsidRPr="00851C74" w:rsidRDefault="00851C74" w:rsidP="00851C74">
            <w:pPr>
              <w:jc w:val="both"/>
              <w:rPr>
                <w:rFonts w:asciiTheme="minorHAnsi" w:eastAsia="Times New Roman" w:hAnsiTheme="minorHAnsi" w:cstheme="minorHAnsi"/>
                <w:b/>
                <w:bCs/>
                <w:color w:val="000000"/>
                <w:sz w:val="20"/>
                <w:szCs w:val="20"/>
              </w:rPr>
            </w:pPr>
            <w:r w:rsidRPr="00851C74">
              <w:rPr>
                <w:rFonts w:asciiTheme="minorHAnsi" w:eastAsia="Times New Roman" w:hAnsiTheme="minorHAnsi" w:cstheme="minorHAnsi"/>
                <w:b/>
                <w:bCs/>
                <w:color w:val="000000"/>
                <w:sz w:val="20"/>
                <w:szCs w:val="20"/>
              </w:rPr>
              <w:t xml:space="preserve">(EI03TS02-5S08) </w:t>
            </w:r>
            <w:r w:rsidRPr="00851C74">
              <w:rPr>
                <w:rFonts w:asciiTheme="minorHAnsi" w:eastAsia="Times New Roman" w:hAnsiTheme="minorHAnsi" w:cstheme="minorHAnsi"/>
                <w:color w:val="000000"/>
                <w:sz w:val="20"/>
                <w:szCs w:val="20"/>
              </w:rPr>
              <w:t>Identificar diferentes tipos de formas presentes na natureza e em objetos.</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632CCC42"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48A4E1D5"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r>
      <w:tr w:rsidR="00851C74" w:rsidRPr="00851C74" w14:paraId="6CFD253B" w14:textId="77777777" w:rsidTr="00851C74">
        <w:trPr>
          <w:trHeight w:val="54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43702146"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3FB94A61"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4" w:space="0" w:color="auto"/>
              <w:right w:val="single" w:sz="4" w:space="0" w:color="auto"/>
            </w:tcBorders>
            <w:shd w:val="clear" w:color="auto" w:fill="auto"/>
          </w:tcPr>
          <w:p w14:paraId="42673DCF"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(EI03TS02-4S09) </w:t>
            </w:r>
            <w:r w:rsidRPr="00851C74">
              <w:rPr>
                <w:rFonts w:asciiTheme="minorHAnsi" w:eastAsia="Times New Roman" w:hAnsiTheme="minorHAnsi" w:cstheme="minorHAnsi"/>
                <w:color w:val="000000"/>
                <w:sz w:val="20"/>
                <w:szCs w:val="20"/>
              </w:rPr>
              <w:t>Apreciar suas produções e das dos outros, por meio da observação e leitura de alguns dos elementos da linguagem com respeito e cuidado com o outro.</w:t>
            </w:r>
          </w:p>
        </w:tc>
        <w:tc>
          <w:tcPr>
            <w:tcW w:w="3882" w:type="dxa"/>
            <w:tcBorders>
              <w:top w:val="single" w:sz="4" w:space="0" w:color="auto"/>
              <w:left w:val="nil"/>
              <w:bottom w:val="single" w:sz="4" w:space="0" w:color="auto"/>
              <w:right w:val="single" w:sz="2" w:space="0" w:color="auto"/>
            </w:tcBorders>
            <w:shd w:val="clear" w:color="auto" w:fill="auto"/>
          </w:tcPr>
          <w:p w14:paraId="0DBB0E7C"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(EI03TS02-5S09) </w:t>
            </w:r>
            <w:r w:rsidRPr="00851C74">
              <w:rPr>
                <w:rFonts w:asciiTheme="minorHAnsi" w:eastAsia="Times New Roman" w:hAnsiTheme="minorHAnsi" w:cstheme="minorHAnsi"/>
                <w:color w:val="000000"/>
                <w:sz w:val="20"/>
                <w:szCs w:val="20"/>
              </w:rPr>
              <w:t>Apreciar suas produções e das dos outros, por meio da observação e leitura de alguns dos elementos da linguagem com respeito e cuidado com o outro.</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5C276E2E" w14:textId="77777777" w:rsidR="00851C74" w:rsidRPr="00851C74" w:rsidRDefault="00851C74" w:rsidP="00851C74">
            <w:pPr>
              <w:spacing w:after="0" w:line="240" w:lineRule="auto"/>
              <w:jc w:val="center"/>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6FBAD152" w14:textId="77777777" w:rsidR="00851C74" w:rsidRPr="00851C74" w:rsidRDefault="00851C74" w:rsidP="00851C74">
            <w:pPr>
              <w:spacing w:after="0" w:line="240" w:lineRule="auto"/>
              <w:jc w:val="center"/>
              <w:rPr>
                <w:rFonts w:asciiTheme="minorHAnsi" w:eastAsia="Times New Roman" w:hAnsiTheme="minorHAnsi" w:cstheme="minorHAnsi"/>
                <w:color w:val="000000"/>
                <w:sz w:val="20"/>
                <w:szCs w:val="20"/>
              </w:rPr>
            </w:pPr>
          </w:p>
        </w:tc>
      </w:tr>
      <w:tr w:rsidR="00851C74" w:rsidRPr="00851C74" w14:paraId="5CBABEAE" w14:textId="77777777" w:rsidTr="00851C74">
        <w:trPr>
          <w:trHeight w:val="54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468A3EBF"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4095F808"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4" w:space="0" w:color="auto"/>
              <w:right w:val="single" w:sz="4" w:space="0" w:color="auto"/>
            </w:tcBorders>
            <w:shd w:val="clear" w:color="auto" w:fill="auto"/>
          </w:tcPr>
          <w:p w14:paraId="54593228"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(EI03TS02-4S10) </w:t>
            </w:r>
            <w:r w:rsidRPr="00851C74">
              <w:rPr>
                <w:rFonts w:asciiTheme="minorHAnsi" w:eastAsia="Times New Roman" w:hAnsiTheme="minorHAnsi" w:cstheme="minorHAnsi"/>
                <w:color w:val="000000"/>
                <w:sz w:val="20"/>
                <w:szCs w:val="20"/>
              </w:rPr>
              <w:t>Criar desenhos utilizando de traços, pontos, formas, cores, tanto bidimensionais como tridimensionais.</w:t>
            </w:r>
          </w:p>
        </w:tc>
        <w:tc>
          <w:tcPr>
            <w:tcW w:w="3882" w:type="dxa"/>
            <w:tcBorders>
              <w:top w:val="single" w:sz="4" w:space="0" w:color="auto"/>
              <w:left w:val="nil"/>
              <w:bottom w:val="single" w:sz="4" w:space="0" w:color="auto"/>
              <w:right w:val="single" w:sz="2" w:space="0" w:color="auto"/>
            </w:tcBorders>
            <w:shd w:val="clear" w:color="auto" w:fill="auto"/>
          </w:tcPr>
          <w:p w14:paraId="7CE60DE8" w14:textId="77777777" w:rsidR="00851C74" w:rsidRPr="00851C74" w:rsidRDefault="00851C74" w:rsidP="00851C74">
            <w:pPr>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(EI03TS02-5S10) </w:t>
            </w:r>
            <w:r w:rsidRPr="00851C74">
              <w:rPr>
                <w:rFonts w:asciiTheme="minorHAnsi" w:eastAsia="Times New Roman" w:hAnsiTheme="minorHAnsi" w:cstheme="minorHAnsi"/>
                <w:color w:val="000000"/>
                <w:sz w:val="20"/>
                <w:szCs w:val="20"/>
              </w:rPr>
              <w:t>Criar desenhos utilizando de traços, pontos, formas, cores, volume, espaço, e textura, tanto bidimensionais como tridimensionais.</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20B07445" w14:textId="77777777" w:rsidR="00851C74" w:rsidRPr="00851C74" w:rsidRDefault="00851C74" w:rsidP="00851C74">
            <w:pPr>
              <w:spacing w:after="0" w:line="240" w:lineRule="auto"/>
              <w:jc w:val="center"/>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2C693FA1" w14:textId="77777777" w:rsidR="00851C74" w:rsidRPr="00851C74" w:rsidRDefault="00851C74" w:rsidP="00851C74">
            <w:pPr>
              <w:spacing w:after="0" w:line="240" w:lineRule="auto"/>
              <w:jc w:val="center"/>
              <w:rPr>
                <w:rFonts w:asciiTheme="minorHAnsi" w:eastAsia="Times New Roman" w:hAnsiTheme="minorHAnsi" w:cstheme="minorHAnsi"/>
                <w:color w:val="000000"/>
                <w:sz w:val="20"/>
                <w:szCs w:val="20"/>
              </w:rPr>
            </w:pPr>
          </w:p>
        </w:tc>
      </w:tr>
      <w:tr w:rsidR="00851C74" w:rsidRPr="00851C74" w14:paraId="460A29FF" w14:textId="77777777" w:rsidTr="00851C74">
        <w:trPr>
          <w:trHeight w:val="547"/>
        </w:trPr>
        <w:tc>
          <w:tcPr>
            <w:tcW w:w="1702"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03320616"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nil"/>
              <w:bottom w:val="single" w:sz="2" w:space="0" w:color="auto"/>
              <w:right w:val="single" w:sz="4" w:space="0" w:color="auto"/>
            </w:tcBorders>
            <w:shd w:val="clear" w:color="auto" w:fill="D9E2F3" w:themeFill="accent1" w:themeFillTint="33"/>
          </w:tcPr>
          <w:p w14:paraId="31202A8C"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nil"/>
              <w:bottom w:val="single" w:sz="4" w:space="0" w:color="auto"/>
              <w:right w:val="single" w:sz="4" w:space="0" w:color="auto"/>
            </w:tcBorders>
            <w:shd w:val="clear" w:color="auto" w:fill="auto"/>
          </w:tcPr>
          <w:p w14:paraId="3A0D0B50"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(EI03TS02-4S11) </w:t>
            </w:r>
            <w:r w:rsidRPr="00851C74">
              <w:rPr>
                <w:rFonts w:asciiTheme="minorHAnsi" w:eastAsia="Times New Roman" w:hAnsiTheme="minorHAnsi" w:cstheme="minorHAnsi"/>
                <w:color w:val="000000"/>
                <w:sz w:val="20"/>
                <w:szCs w:val="20"/>
              </w:rPr>
              <w:t>Construir brinquedos, potes, cestos ou adornos inspirados no artesanato do campo, indígena ou de outras tradições culturais.</w:t>
            </w:r>
          </w:p>
        </w:tc>
        <w:tc>
          <w:tcPr>
            <w:tcW w:w="3882" w:type="dxa"/>
            <w:tcBorders>
              <w:top w:val="single" w:sz="4" w:space="0" w:color="auto"/>
              <w:left w:val="nil"/>
              <w:bottom w:val="single" w:sz="4" w:space="0" w:color="auto"/>
              <w:right w:val="single" w:sz="2" w:space="0" w:color="auto"/>
            </w:tcBorders>
            <w:shd w:val="clear" w:color="auto" w:fill="auto"/>
          </w:tcPr>
          <w:p w14:paraId="2177CD5D" w14:textId="77777777" w:rsidR="00851C74" w:rsidRPr="00851C74" w:rsidRDefault="00851C74" w:rsidP="00851C74">
            <w:pPr>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b/>
                <w:bCs/>
                <w:color w:val="000000"/>
                <w:sz w:val="20"/>
                <w:szCs w:val="20"/>
              </w:rPr>
              <w:t xml:space="preserve">(EI03TS02-5S11) </w:t>
            </w:r>
            <w:r w:rsidRPr="00851C74">
              <w:rPr>
                <w:rFonts w:asciiTheme="minorHAnsi" w:eastAsia="Times New Roman" w:hAnsiTheme="minorHAnsi" w:cstheme="minorHAnsi"/>
                <w:color w:val="000000"/>
                <w:sz w:val="20"/>
                <w:szCs w:val="20"/>
              </w:rPr>
              <w:t>Construir brinquedos, potes, cestos ou adornos inspirados no artesanato do campo, indígena ou de outras tradições culturais.</w:t>
            </w:r>
          </w:p>
        </w:tc>
        <w:tc>
          <w:tcPr>
            <w:tcW w:w="1895" w:type="dxa"/>
            <w:vMerge/>
            <w:tcBorders>
              <w:top w:val="single" w:sz="2" w:space="0" w:color="auto"/>
              <w:left w:val="single" w:sz="2" w:space="0" w:color="auto"/>
              <w:bottom w:val="single" w:sz="2" w:space="0" w:color="auto"/>
              <w:right w:val="single" w:sz="2" w:space="0" w:color="auto"/>
            </w:tcBorders>
            <w:shd w:val="clear" w:color="auto" w:fill="auto"/>
          </w:tcPr>
          <w:p w14:paraId="0C0E1F56" w14:textId="77777777" w:rsidR="00851C74" w:rsidRPr="00851C74" w:rsidRDefault="00851C74" w:rsidP="00851C74">
            <w:pPr>
              <w:spacing w:after="0" w:line="240" w:lineRule="auto"/>
              <w:jc w:val="center"/>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14D4E2B6" w14:textId="77777777" w:rsidR="00851C74" w:rsidRPr="00851C74" w:rsidRDefault="00851C74" w:rsidP="00851C74">
            <w:pPr>
              <w:spacing w:after="0" w:line="240" w:lineRule="auto"/>
              <w:jc w:val="center"/>
              <w:rPr>
                <w:rFonts w:asciiTheme="minorHAnsi" w:eastAsia="Times New Roman" w:hAnsiTheme="minorHAnsi" w:cstheme="minorHAnsi"/>
                <w:color w:val="000000"/>
                <w:sz w:val="20"/>
                <w:szCs w:val="20"/>
              </w:rPr>
            </w:pPr>
          </w:p>
        </w:tc>
      </w:tr>
      <w:tr w:rsidR="00851C74" w:rsidRPr="00851C74" w14:paraId="39DE2269" w14:textId="77777777" w:rsidTr="00851C74">
        <w:trPr>
          <w:trHeight w:val="189"/>
        </w:trPr>
        <w:tc>
          <w:tcPr>
            <w:tcW w:w="1702" w:type="dxa"/>
            <w:vMerge w:val="restart"/>
            <w:tcBorders>
              <w:top w:val="single" w:sz="18" w:space="0" w:color="auto"/>
              <w:left w:val="single" w:sz="2" w:space="0" w:color="auto"/>
              <w:bottom w:val="single" w:sz="2" w:space="0" w:color="auto"/>
              <w:right w:val="single" w:sz="2" w:space="0" w:color="auto"/>
            </w:tcBorders>
            <w:shd w:val="clear" w:color="auto" w:fill="E2EFD9" w:themeFill="accent6" w:themeFillTint="33"/>
          </w:tcPr>
          <w:p w14:paraId="0EF9F93A" w14:textId="77777777" w:rsidR="00851C74" w:rsidRPr="00851C74" w:rsidRDefault="00851C74" w:rsidP="00851C74">
            <w:pPr>
              <w:jc w:val="center"/>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w:t>
            </w:r>
            <w:r w:rsidRPr="00851C74">
              <w:rPr>
                <w:rFonts w:asciiTheme="minorHAnsi" w:eastAsiaTheme="minorHAnsi" w:hAnsiTheme="minorHAnsi" w:cstheme="minorHAnsi"/>
                <w:sz w:val="20"/>
                <w:szCs w:val="20"/>
                <w:lang w:eastAsia="en-US"/>
              </w:rPr>
              <w:t xml:space="preserve"> </w:t>
            </w:r>
            <w:r w:rsidRPr="00851C74">
              <w:rPr>
                <w:rFonts w:asciiTheme="minorHAnsi" w:eastAsia="Times New Roman" w:hAnsiTheme="minorHAnsi" w:cstheme="minorHAnsi"/>
                <w:color w:val="000000"/>
                <w:sz w:val="20"/>
                <w:szCs w:val="20"/>
              </w:rPr>
              <w:t>Reconhecer as qualidades do som (intensidade, duração, altura e timbre), utilizando-as em suas produções sonoras e ao ouvir músicas e sons.</w:t>
            </w:r>
          </w:p>
        </w:tc>
        <w:tc>
          <w:tcPr>
            <w:tcW w:w="2051" w:type="dxa"/>
            <w:vMerge w:val="restart"/>
            <w:tcBorders>
              <w:top w:val="single" w:sz="18" w:space="0" w:color="auto"/>
              <w:left w:val="single" w:sz="2" w:space="0" w:color="auto"/>
              <w:bottom w:val="single" w:sz="2" w:space="0" w:color="auto"/>
              <w:right w:val="single" w:sz="2" w:space="0" w:color="auto"/>
            </w:tcBorders>
            <w:shd w:val="clear" w:color="auto" w:fill="D9E2F3" w:themeFill="accent1" w:themeFillTint="33"/>
          </w:tcPr>
          <w:p w14:paraId="26DAD487"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C1. Conhecimento</w:t>
            </w:r>
          </w:p>
          <w:p w14:paraId="34180A32"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C3. Repertório Cultural</w:t>
            </w:r>
          </w:p>
          <w:p w14:paraId="194C0120"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C4. Comunicação</w:t>
            </w:r>
          </w:p>
          <w:p w14:paraId="13D3DDC1"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C5. Cultura Digital</w:t>
            </w:r>
          </w:p>
          <w:p w14:paraId="41EEE046"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C8. Autoconhecimento e autocuidado</w:t>
            </w:r>
          </w:p>
          <w:p w14:paraId="041EA8E3"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C9. Empatia e Cooperação</w:t>
            </w:r>
          </w:p>
          <w:p w14:paraId="2741BC92"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p>
        </w:tc>
        <w:tc>
          <w:tcPr>
            <w:tcW w:w="7763" w:type="dxa"/>
            <w:gridSpan w:val="2"/>
            <w:tcBorders>
              <w:top w:val="single" w:sz="18" w:space="0" w:color="auto"/>
              <w:left w:val="single" w:sz="2" w:space="0" w:color="auto"/>
              <w:bottom w:val="single" w:sz="2" w:space="0" w:color="auto"/>
              <w:right w:val="single" w:sz="2" w:space="0" w:color="auto"/>
            </w:tcBorders>
            <w:shd w:val="clear" w:color="auto" w:fill="F4B083" w:themeFill="accent2" w:themeFillTint="99"/>
          </w:tcPr>
          <w:p w14:paraId="1FEBF80B"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1895" w:type="dxa"/>
            <w:vMerge w:val="restart"/>
            <w:tcBorders>
              <w:top w:val="single" w:sz="18" w:space="0" w:color="auto"/>
              <w:left w:val="single" w:sz="2" w:space="0" w:color="auto"/>
              <w:bottom w:val="single" w:sz="2" w:space="0" w:color="auto"/>
              <w:right w:val="single" w:sz="2" w:space="0" w:color="auto"/>
            </w:tcBorders>
            <w:shd w:val="clear" w:color="auto" w:fill="FFFFFF" w:themeFill="background1"/>
          </w:tcPr>
          <w:p w14:paraId="3A979104"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Conviver</w:t>
            </w:r>
          </w:p>
          <w:p w14:paraId="63A32A2E"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Brincar</w:t>
            </w:r>
          </w:p>
          <w:p w14:paraId="05961DDA"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Participar</w:t>
            </w:r>
          </w:p>
          <w:p w14:paraId="6B03E053"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Explorar</w:t>
            </w:r>
          </w:p>
          <w:p w14:paraId="0EC1CFD5"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Expressar</w:t>
            </w:r>
          </w:p>
          <w:p w14:paraId="3C4EE5A3"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Conhecer-se</w:t>
            </w:r>
          </w:p>
        </w:tc>
        <w:tc>
          <w:tcPr>
            <w:tcW w:w="2319" w:type="dxa"/>
            <w:vMerge w:val="restart"/>
            <w:tcBorders>
              <w:top w:val="single" w:sz="18" w:space="0" w:color="auto"/>
              <w:left w:val="single" w:sz="2" w:space="0" w:color="auto"/>
              <w:bottom w:val="single" w:sz="2" w:space="0" w:color="auto"/>
              <w:right w:val="single" w:sz="2" w:space="0" w:color="auto"/>
            </w:tcBorders>
            <w:shd w:val="clear" w:color="auto" w:fill="auto"/>
          </w:tcPr>
          <w:p w14:paraId="39CC6E17" w14:textId="77777777" w:rsidR="00851C74" w:rsidRPr="00851C74" w:rsidRDefault="00851C74" w:rsidP="00851C74">
            <w:pPr>
              <w:spacing w:after="0" w:line="240" w:lineRule="auto"/>
              <w:jc w:val="center"/>
              <w:rPr>
                <w:rFonts w:asciiTheme="minorHAnsi" w:eastAsia="Times New Roman" w:hAnsiTheme="minorHAnsi" w:cstheme="minorHAnsi"/>
                <w:color w:val="000000"/>
                <w:sz w:val="20"/>
                <w:szCs w:val="20"/>
              </w:rPr>
            </w:pPr>
            <w:r w:rsidRPr="00851C74">
              <w:rPr>
                <w:rFonts w:asciiTheme="minorHAnsi" w:eastAsiaTheme="minorHAnsi" w:hAnsiTheme="minorHAnsi" w:cstheme="minorHAnsi"/>
                <w:noProof/>
                <w:sz w:val="20"/>
                <w:szCs w:val="20"/>
              </w:rPr>
              <w:drawing>
                <wp:inline distT="0" distB="0" distL="0" distR="0" wp14:anchorId="146B10C5" wp14:editId="6A6F242A">
                  <wp:extent cx="906711" cy="888521"/>
                  <wp:effectExtent l="0" t="0" r="8255" b="6985"/>
                  <wp:docPr id="1680138568" name="Imagem 1680138568"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p w14:paraId="72A833F5" w14:textId="77777777" w:rsidR="00851C74" w:rsidRPr="00851C74" w:rsidRDefault="00851C74" w:rsidP="00851C74">
            <w:pPr>
              <w:spacing w:after="0" w:line="240" w:lineRule="auto"/>
              <w:jc w:val="center"/>
              <w:rPr>
                <w:rFonts w:asciiTheme="minorHAnsi" w:eastAsia="Times New Roman" w:hAnsiTheme="minorHAnsi" w:cstheme="minorHAnsi"/>
                <w:color w:val="000000"/>
                <w:sz w:val="20"/>
                <w:szCs w:val="20"/>
              </w:rPr>
            </w:pPr>
            <w:r w:rsidRPr="00851C74">
              <w:rPr>
                <w:rFonts w:asciiTheme="minorHAnsi" w:eastAsiaTheme="minorHAnsi" w:hAnsiTheme="minorHAnsi" w:cstheme="minorHAnsi"/>
                <w:noProof/>
                <w:sz w:val="20"/>
                <w:szCs w:val="20"/>
              </w:rPr>
              <w:drawing>
                <wp:inline distT="0" distB="0" distL="0" distR="0" wp14:anchorId="44CB4DDA" wp14:editId="467681EE">
                  <wp:extent cx="853440" cy="891958"/>
                  <wp:effectExtent l="0" t="0" r="3810" b="3810"/>
                  <wp:docPr id="1680138569" name="Imagem 1680138569"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t="72309" r="84185"/>
                          <a:stretch/>
                        </pic:blipFill>
                        <pic:spPr bwMode="auto">
                          <a:xfrm>
                            <a:off x="0" y="0"/>
                            <a:ext cx="854015" cy="8925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51C74" w:rsidRPr="00851C74" w14:paraId="01725890" w14:textId="77777777" w:rsidTr="00851C74">
        <w:trPr>
          <w:trHeight w:val="566"/>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19DAD8E9"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7BC0100C"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2" w:space="0" w:color="auto"/>
              <w:left w:val="single" w:sz="2" w:space="0" w:color="auto"/>
              <w:bottom w:val="single" w:sz="2" w:space="0" w:color="auto"/>
              <w:right w:val="single" w:sz="2" w:space="0" w:color="auto"/>
            </w:tcBorders>
            <w:shd w:val="clear" w:color="auto" w:fill="auto"/>
          </w:tcPr>
          <w:p w14:paraId="12349F69"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(EI03TS03-4S01)</w:t>
            </w:r>
            <w:r w:rsidRPr="00851C74">
              <w:rPr>
                <w:rFonts w:asciiTheme="minorHAnsi" w:eastAsiaTheme="minorHAnsi" w:hAnsiTheme="minorHAnsi" w:cstheme="minorHAnsi"/>
                <w:sz w:val="20"/>
                <w:szCs w:val="20"/>
                <w:lang w:eastAsia="en-US"/>
              </w:rPr>
              <w:t xml:space="preserve"> </w:t>
            </w:r>
            <w:r w:rsidRPr="00851C74">
              <w:rPr>
                <w:rFonts w:asciiTheme="minorHAnsi" w:eastAsia="Times New Roman" w:hAnsiTheme="minorHAnsi" w:cstheme="minorHAnsi"/>
                <w:color w:val="000000"/>
                <w:sz w:val="20"/>
                <w:szCs w:val="20"/>
              </w:rPr>
              <w:t>Usar a linguagem musical como forma de expressão e comunicação, explorando e manipulando diversos materiais em seu contexto social.</w:t>
            </w:r>
          </w:p>
        </w:tc>
        <w:tc>
          <w:tcPr>
            <w:tcW w:w="3882" w:type="dxa"/>
            <w:tcBorders>
              <w:top w:val="single" w:sz="2" w:space="0" w:color="auto"/>
              <w:left w:val="single" w:sz="2" w:space="0" w:color="auto"/>
              <w:bottom w:val="single" w:sz="2" w:space="0" w:color="auto"/>
              <w:right w:val="single" w:sz="2" w:space="0" w:color="auto"/>
            </w:tcBorders>
            <w:shd w:val="clear" w:color="auto" w:fill="auto"/>
          </w:tcPr>
          <w:p w14:paraId="07D44D26"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(EI03TS03-5S01)</w:t>
            </w:r>
            <w:r w:rsidRPr="00851C74">
              <w:rPr>
                <w:rFonts w:asciiTheme="minorHAnsi" w:eastAsiaTheme="minorHAnsi" w:hAnsiTheme="minorHAnsi" w:cstheme="minorHAnsi"/>
                <w:sz w:val="20"/>
                <w:szCs w:val="20"/>
                <w:lang w:eastAsia="en-US"/>
              </w:rPr>
              <w:t xml:space="preserve"> </w:t>
            </w:r>
            <w:r w:rsidRPr="00851C74">
              <w:rPr>
                <w:rFonts w:asciiTheme="minorHAnsi" w:eastAsia="Times New Roman" w:hAnsiTheme="minorHAnsi" w:cstheme="minorHAnsi"/>
                <w:color w:val="000000"/>
                <w:sz w:val="20"/>
                <w:szCs w:val="20"/>
              </w:rPr>
              <w:t>Usar a linguagem musical como forma de expressão e comunicação, explorando e manipulando diversos materiais em seu contexto social.</w:t>
            </w:r>
          </w:p>
        </w:tc>
        <w:tc>
          <w:tcPr>
            <w:tcW w:w="18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76A061A6"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01CF1C03"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851C74" w:rsidRPr="00851C74" w14:paraId="67F8209E" w14:textId="77777777" w:rsidTr="00851C74">
        <w:trPr>
          <w:trHeight w:val="566"/>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1ABC4C02"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44BC9BF9"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2" w:space="0" w:color="auto"/>
              <w:left w:val="single" w:sz="2" w:space="0" w:color="auto"/>
              <w:bottom w:val="single" w:sz="2" w:space="0" w:color="auto"/>
              <w:right w:val="single" w:sz="2" w:space="0" w:color="auto"/>
            </w:tcBorders>
            <w:shd w:val="clear" w:color="auto" w:fill="auto"/>
          </w:tcPr>
          <w:p w14:paraId="12B86F72"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(EI03TS03-4S02)</w:t>
            </w:r>
            <w:r w:rsidRPr="00851C74">
              <w:rPr>
                <w:rFonts w:asciiTheme="minorHAnsi" w:eastAsiaTheme="minorHAnsi" w:hAnsiTheme="minorHAnsi" w:cstheme="minorHAnsi"/>
                <w:sz w:val="20"/>
                <w:szCs w:val="20"/>
                <w:lang w:eastAsia="en-US"/>
              </w:rPr>
              <w:t xml:space="preserve"> </w:t>
            </w:r>
            <w:r w:rsidRPr="00851C74">
              <w:rPr>
                <w:rFonts w:asciiTheme="minorHAnsi" w:eastAsia="Times New Roman" w:hAnsiTheme="minorHAnsi" w:cstheme="minorHAnsi"/>
                <w:color w:val="000000"/>
                <w:sz w:val="20"/>
                <w:szCs w:val="20"/>
              </w:rPr>
              <w:t>Explorar, em contato com objetos e instrumentos musicais, os sons agudos e graves (altura), tocar forte ou fraco (intensidade).</w:t>
            </w:r>
          </w:p>
        </w:tc>
        <w:tc>
          <w:tcPr>
            <w:tcW w:w="3882" w:type="dxa"/>
            <w:tcBorders>
              <w:top w:val="single" w:sz="2" w:space="0" w:color="auto"/>
              <w:left w:val="single" w:sz="2" w:space="0" w:color="auto"/>
              <w:bottom w:val="single" w:sz="2" w:space="0" w:color="auto"/>
              <w:right w:val="single" w:sz="2" w:space="0" w:color="auto"/>
            </w:tcBorders>
            <w:shd w:val="clear" w:color="auto" w:fill="auto"/>
          </w:tcPr>
          <w:p w14:paraId="48982B40"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(EI03TS03-5S02)</w:t>
            </w:r>
            <w:r w:rsidRPr="00851C74">
              <w:rPr>
                <w:rFonts w:asciiTheme="minorHAnsi" w:eastAsiaTheme="minorHAnsi" w:hAnsiTheme="minorHAnsi" w:cstheme="minorHAnsi"/>
                <w:sz w:val="20"/>
                <w:szCs w:val="20"/>
                <w:lang w:eastAsia="en-US"/>
              </w:rPr>
              <w:t xml:space="preserve"> </w:t>
            </w:r>
            <w:r w:rsidRPr="00851C74">
              <w:rPr>
                <w:rFonts w:asciiTheme="minorHAnsi" w:eastAsia="Times New Roman" w:hAnsiTheme="minorHAnsi" w:cstheme="minorHAnsi"/>
                <w:color w:val="000000"/>
                <w:sz w:val="20"/>
                <w:szCs w:val="20"/>
              </w:rPr>
              <w:t>Explorar, em contato com objetos e instrumentos musicais, os sons agudos e graves (altura), tocar forte ou fraco (intensidade) identificando esses instrumentos.</w:t>
            </w:r>
          </w:p>
        </w:tc>
        <w:tc>
          <w:tcPr>
            <w:tcW w:w="18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10C010FE"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3358927A"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851C74" w:rsidRPr="00851C74" w14:paraId="74FE6D9C" w14:textId="77777777" w:rsidTr="00851C74">
        <w:trPr>
          <w:trHeight w:val="566"/>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3508467C"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1984CAE8"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2" w:space="0" w:color="auto"/>
              <w:left w:val="single" w:sz="2" w:space="0" w:color="auto"/>
              <w:bottom w:val="single" w:sz="2" w:space="0" w:color="auto"/>
              <w:right w:val="single" w:sz="2" w:space="0" w:color="auto"/>
            </w:tcBorders>
            <w:shd w:val="clear" w:color="auto" w:fill="auto"/>
          </w:tcPr>
          <w:p w14:paraId="1668E12E"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(EI03TS03-4S03)</w:t>
            </w:r>
            <w:r w:rsidRPr="00851C74">
              <w:rPr>
                <w:rFonts w:asciiTheme="minorHAnsi" w:eastAsiaTheme="minorHAnsi" w:hAnsiTheme="minorHAnsi" w:cstheme="minorHAnsi"/>
                <w:sz w:val="20"/>
                <w:szCs w:val="20"/>
                <w:lang w:eastAsia="en-US"/>
              </w:rPr>
              <w:t xml:space="preserve"> Explorar a partir da </w:t>
            </w:r>
            <w:r w:rsidRPr="00851C74">
              <w:rPr>
                <w:rFonts w:asciiTheme="minorHAnsi" w:eastAsia="Times New Roman" w:hAnsiTheme="minorHAnsi" w:cstheme="minorHAnsi"/>
                <w:color w:val="000000"/>
                <w:sz w:val="20"/>
                <w:szCs w:val="20"/>
              </w:rPr>
              <w:t>musicalidade os sons e intensidades, durações, alturas, timbres diferentes.</w:t>
            </w:r>
          </w:p>
        </w:tc>
        <w:tc>
          <w:tcPr>
            <w:tcW w:w="3882" w:type="dxa"/>
            <w:tcBorders>
              <w:top w:val="single" w:sz="2" w:space="0" w:color="auto"/>
              <w:left w:val="single" w:sz="2" w:space="0" w:color="auto"/>
              <w:bottom w:val="single" w:sz="2" w:space="0" w:color="auto"/>
              <w:right w:val="single" w:sz="2" w:space="0" w:color="auto"/>
            </w:tcBorders>
            <w:shd w:val="clear" w:color="auto" w:fill="auto"/>
          </w:tcPr>
          <w:p w14:paraId="50934C58"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(EI03TS03-5S03)</w:t>
            </w:r>
            <w:r w:rsidRPr="00851C74">
              <w:rPr>
                <w:rFonts w:asciiTheme="minorHAnsi" w:eastAsiaTheme="minorHAnsi" w:hAnsiTheme="minorHAnsi" w:cstheme="minorHAnsi"/>
                <w:sz w:val="20"/>
                <w:szCs w:val="20"/>
                <w:lang w:eastAsia="en-US"/>
              </w:rPr>
              <w:t xml:space="preserve"> Explorar a partir da </w:t>
            </w:r>
            <w:r w:rsidRPr="00851C74">
              <w:rPr>
                <w:rFonts w:asciiTheme="minorHAnsi" w:eastAsia="Times New Roman" w:hAnsiTheme="minorHAnsi" w:cstheme="minorHAnsi"/>
                <w:color w:val="000000"/>
                <w:sz w:val="20"/>
                <w:szCs w:val="20"/>
              </w:rPr>
              <w:t>musicalidade os sons e intensidades, durações, alturas, timbres diferentes.</w:t>
            </w:r>
          </w:p>
        </w:tc>
        <w:tc>
          <w:tcPr>
            <w:tcW w:w="18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3DE4B35F"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09C21077"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851C74" w:rsidRPr="00851C74" w14:paraId="5E2907B4" w14:textId="77777777" w:rsidTr="00851C74">
        <w:trPr>
          <w:trHeight w:val="566"/>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5FBFE558"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5FCE3B8E"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2" w:space="0" w:color="auto"/>
              <w:left w:val="single" w:sz="2" w:space="0" w:color="auto"/>
              <w:bottom w:val="single" w:sz="2" w:space="0" w:color="auto"/>
              <w:right w:val="single" w:sz="2" w:space="0" w:color="auto"/>
            </w:tcBorders>
            <w:shd w:val="clear" w:color="auto" w:fill="auto"/>
          </w:tcPr>
          <w:p w14:paraId="05CFA795"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(EI03TS03-4S04)</w:t>
            </w:r>
            <w:r w:rsidRPr="00851C74">
              <w:rPr>
                <w:rFonts w:asciiTheme="minorHAnsi" w:eastAsiaTheme="minorHAnsi" w:hAnsiTheme="minorHAnsi" w:cstheme="minorHAnsi"/>
                <w:sz w:val="20"/>
                <w:szCs w:val="20"/>
                <w:lang w:eastAsia="en-US"/>
              </w:rPr>
              <w:t xml:space="preserve"> </w:t>
            </w:r>
            <w:r w:rsidRPr="00851C74">
              <w:rPr>
                <w:rFonts w:asciiTheme="minorHAnsi" w:eastAsia="Times New Roman" w:hAnsiTheme="minorHAnsi" w:cstheme="minorHAnsi"/>
                <w:color w:val="000000"/>
                <w:sz w:val="20"/>
                <w:szCs w:val="20"/>
              </w:rPr>
              <w:t>Explorar em ambientes, procurando objetos e coisas que tenham sons diferentes dos que já conhecem buscando reproduzi-los.</w:t>
            </w:r>
          </w:p>
        </w:tc>
        <w:tc>
          <w:tcPr>
            <w:tcW w:w="3882" w:type="dxa"/>
            <w:tcBorders>
              <w:top w:val="single" w:sz="2" w:space="0" w:color="auto"/>
              <w:left w:val="single" w:sz="2" w:space="0" w:color="auto"/>
              <w:bottom w:val="single" w:sz="2" w:space="0" w:color="auto"/>
              <w:right w:val="single" w:sz="2" w:space="0" w:color="auto"/>
            </w:tcBorders>
            <w:shd w:val="clear" w:color="auto" w:fill="auto"/>
          </w:tcPr>
          <w:p w14:paraId="0A5CAF50"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(EI03TS03-5S04)</w:t>
            </w:r>
            <w:r w:rsidRPr="00851C74">
              <w:rPr>
                <w:rFonts w:asciiTheme="minorHAnsi" w:eastAsiaTheme="minorHAnsi" w:hAnsiTheme="minorHAnsi" w:cstheme="minorHAnsi"/>
                <w:sz w:val="20"/>
                <w:szCs w:val="20"/>
                <w:lang w:eastAsia="en-US"/>
              </w:rPr>
              <w:t xml:space="preserve"> </w:t>
            </w:r>
            <w:r w:rsidRPr="00851C74">
              <w:rPr>
                <w:rFonts w:asciiTheme="minorHAnsi" w:eastAsia="Times New Roman" w:hAnsiTheme="minorHAnsi" w:cstheme="minorHAnsi"/>
                <w:color w:val="000000"/>
                <w:sz w:val="20"/>
                <w:szCs w:val="20"/>
              </w:rPr>
              <w:t>Explorar em ambientes diferentes fontes sonoras, buscando reproduzi-las.</w:t>
            </w:r>
          </w:p>
        </w:tc>
        <w:tc>
          <w:tcPr>
            <w:tcW w:w="18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20BE3BAC"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3D040462"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851C74" w:rsidRPr="00851C74" w14:paraId="36666124" w14:textId="77777777" w:rsidTr="00851C74">
        <w:trPr>
          <w:trHeight w:val="1020"/>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67197801"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571DA29E"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single" w:sz="2" w:space="0" w:color="auto"/>
              <w:bottom w:val="single" w:sz="4" w:space="0" w:color="auto"/>
              <w:right w:val="single" w:sz="4" w:space="0" w:color="auto"/>
            </w:tcBorders>
            <w:shd w:val="clear" w:color="auto" w:fill="auto"/>
          </w:tcPr>
          <w:p w14:paraId="26F46297"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(EI03TS03-4S05)</w:t>
            </w:r>
            <w:r w:rsidRPr="00851C74">
              <w:rPr>
                <w:rFonts w:asciiTheme="minorHAnsi" w:eastAsiaTheme="minorHAnsi" w:hAnsiTheme="minorHAnsi" w:cstheme="minorHAnsi"/>
                <w:sz w:val="20"/>
                <w:szCs w:val="20"/>
                <w:lang w:eastAsia="en-US"/>
              </w:rPr>
              <w:t xml:space="preserve"> </w:t>
            </w:r>
            <w:r w:rsidRPr="00851C74">
              <w:rPr>
                <w:rFonts w:asciiTheme="minorHAnsi" w:eastAsia="Times New Roman" w:hAnsiTheme="minorHAnsi" w:cstheme="minorHAnsi"/>
                <w:color w:val="000000"/>
                <w:sz w:val="20"/>
                <w:szCs w:val="20"/>
              </w:rPr>
              <w:t>Produzir sons por meio da exploração do som e de suas qualidades: altura, duração, intensidade e timbre.</w:t>
            </w:r>
          </w:p>
        </w:tc>
        <w:tc>
          <w:tcPr>
            <w:tcW w:w="3882" w:type="dxa"/>
            <w:tcBorders>
              <w:top w:val="single" w:sz="4" w:space="0" w:color="auto"/>
              <w:left w:val="nil"/>
              <w:bottom w:val="single" w:sz="4" w:space="0" w:color="auto"/>
              <w:right w:val="single" w:sz="2" w:space="0" w:color="auto"/>
            </w:tcBorders>
            <w:shd w:val="clear" w:color="auto" w:fill="auto"/>
          </w:tcPr>
          <w:p w14:paraId="0876F082" w14:textId="77777777" w:rsidR="00851C74" w:rsidRPr="00851C74" w:rsidRDefault="00851C74" w:rsidP="00851C74">
            <w:pPr>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(EI03TS03-5S05)</w:t>
            </w:r>
            <w:r w:rsidRPr="00851C74">
              <w:rPr>
                <w:rFonts w:asciiTheme="minorHAnsi" w:eastAsiaTheme="minorHAnsi" w:hAnsiTheme="minorHAnsi" w:cstheme="minorHAnsi"/>
                <w:sz w:val="20"/>
                <w:szCs w:val="20"/>
                <w:lang w:eastAsia="en-US"/>
              </w:rPr>
              <w:t xml:space="preserve"> </w:t>
            </w:r>
            <w:r w:rsidRPr="00851C74">
              <w:rPr>
                <w:rFonts w:asciiTheme="minorHAnsi" w:eastAsia="Times New Roman" w:hAnsiTheme="minorHAnsi" w:cstheme="minorHAnsi"/>
                <w:color w:val="000000"/>
                <w:sz w:val="20"/>
                <w:szCs w:val="20"/>
              </w:rPr>
              <w:t>Produzir sons por meio da exploração do som e de suas qualidades: altura, duração, intensidade e timbre reproduzindo sequências rítmicas.</w:t>
            </w:r>
          </w:p>
        </w:tc>
        <w:tc>
          <w:tcPr>
            <w:tcW w:w="18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55F560CD"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418F6D71"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851C74" w:rsidRPr="00851C74" w14:paraId="6FEECFE1" w14:textId="77777777" w:rsidTr="00851C74">
        <w:trPr>
          <w:trHeight w:val="728"/>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10A97ACC"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50D899FB"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single" w:sz="2" w:space="0" w:color="auto"/>
              <w:bottom w:val="single" w:sz="4" w:space="0" w:color="auto"/>
              <w:right w:val="single" w:sz="4" w:space="0" w:color="auto"/>
            </w:tcBorders>
            <w:shd w:val="clear" w:color="auto" w:fill="auto"/>
          </w:tcPr>
          <w:p w14:paraId="20982307"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(EI03TS03-4S06)</w:t>
            </w:r>
            <w:r w:rsidRPr="00851C74">
              <w:rPr>
                <w:rFonts w:asciiTheme="minorHAnsi" w:eastAsiaTheme="minorHAnsi" w:hAnsiTheme="minorHAnsi" w:cstheme="minorHAnsi"/>
                <w:sz w:val="20"/>
                <w:szCs w:val="20"/>
                <w:lang w:eastAsia="en-US"/>
              </w:rPr>
              <w:t xml:space="preserve"> </w:t>
            </w:r>
            <w:r w:rsidRPr="00851C74">
              <w:rPr>
                <w:rFonts w:asciiTheme="minorHAnsi" w:eastAsia="Times New Roman" w:hAnsiTheme="minorHAnsi" w:cstheme="minorHAnsi"/>
                <w:color w:val="000000"/>
                <w:sz w:val="20"/>
                <w:szCs w:val="20"/>
              </w:rPr>
              <w:t>Produzir sons curtos ou longos (duração) e imitar gestos que relacionam com a produção de som.</w:t>
            </w:r>
          </w:p>
        </w:tc>
        <w:tc>
          <w:tcPr>
            <w:tcW w:w="3882" w:type="dxa"/>
            <w:tcBorders>
              <w:top w:val="single" w:sz="4" w:space="0" w:color="auto"/>
              <w:left w:val="nil"/>
              <w:bottom w:val="single" w:sz="4" w:space="0" w:color="auto"/>
              <w:right w:val="single" w:sz="2" w:space="0" w:color="auto"/>
            </w:tcBorders>
            <w:shd w:val="clear" w:color="auto" w:fill="auto"/>
          </w:tcPr>
          <w:p w14:paraId="07848C27" w14:textId="77777777" w:rsidR="00851C74" w:rsidRPr="00851C74" w:rsidRDefault="00851C74" w:rsidP="00851C74">
            <w:pPr>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(EI03TS03-5S06)</w:t>
            </w:r>
            <w:r w:rsidRPr="00851C74">
              <w:rPr>
                <w:rFonts w:asciiTheme="minorHAnsi" w:eastAsiaTheme="minorHAnsi" w:hAnsiTheme="minorHAnsi" w:cstheme="minorHAnsi"/>
                <w:sz w:val="20"/>
                <w:szCs w:val="20"/>
                <w:lang w:eastAsia="en-US"/>
              </w:rPr>
              <w:t xml:space="preserve"> </w:t>
            </w:r>
            <w:r w:rsidRPr="00851C74">
              <w:rPr>
                <w:rFonts w:asciiTheme="minorHAnsi" w:eastAsia="Times New Roman" w:hAnsiTheme="minorHAnsi" w:cstheme="minorHAnsi"/>
                <w:color w:val="000000"/>
                <w:sz w:val="20"/>
                <w:szCs w:val="20"/>
              </w:rPr>
              <w:t>Produzir sons curtos ou longos (duração) e imitar gestos que relacionam com a produção de som</w:t>
            </w:r>
          </w:p>
        </w:tc>
        <w:tc>
          <w:tcPr>
            <w:tcW w:w="18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03016806"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680055F7"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851C74" w:rsidRPr="00851C74" w14:paraId="355C560A" w14:textId="77777777" w:rsidTr="00851C74">
        <w:trPr>
          <w:trHeight w:val="70"/>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37A9D1D7"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08E3FC8D"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single" w:sz="2" w:space="0" w:color="auto"/>
              <w:bottom w:val="single" w:sz="4" w:space="0" w:color="auto"/>
              <w:right w:val="single" w:sz="4" w:space="0" w:color="auto"/>
            </w:tcBorders>
            <w:shd w:val="clear" w:color="auto" w:fill="auto"/>
          </w:tcPr>
          <w:p w14:paraId="2D5C5FBA"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(EI03TS03-4S07)</w:t>
            </w:r>
            <w:r w:rsidRPr="00851C74">
              <w:rPr>
                <w:rFonts w:asciiTheme="minorHAnsi" w:eastAsiaTheme="minorHAnsi" w:hAnsiTheme="minorHAnsi" w:cstheme="minorHAnsi"/>
                <w:sz w:val="20"/>
                <w:szCs w:val="20"/>
                <w:lang w:eastAsia="en-US"/>
              </w:rPr>
              <w:t xml:space="preserve"> </w:t>
            </w:r>
            <w:r w:rsidRPr="00851C74">
              <w:rPr>
                <w:rFonts w:asciiTheme="minorHAnsi" w:eastAsia="Times New Roman" w:hAnsiTheme="minorHAnsi" w:cstheme="minorHAnsi"/>
                <w:color w:val="000000"/>
                <w:sz w:val="20"/>
                <w:szCs w:val="20"/>
              </w:rPr>
              <w:t>Dançar conforme a música e as diferentes manifestações sonoras buscando encontrar movimentos diferentes para expressar cada uma delas.</w:t>
            </w:r>
          </w:p>
        </w:tc>
        <w:tc>
          <w:tcPr>
            <w:tcW w:w="3882" w:type="dxa"/>
            <w:tcBorders>
              <w:top w:val="single" w:sz="4" w:space="0" w:color="auto"/>
              <w:left w:val="nil"/>
              <w:bottom w:val="single" w:sz="4" w:space="0" w:color="auto"/>
              <w:right w:val="single" w:sz="2" w:space="0" w:color="auto"/>
            </w:tcBorders>
            <w:shd w:val="clear" w:color="auto" w:fill="auto"/>
          </w:tcPr>
          <w:p w14:paraId="4BD12661"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(EI03TS03-5S07)</w:t>
            </w:r>
            <w:r w:rsidRPr="00851C74">
              <w:rPr>
                <w:rFonts w:asciiTheme="minorHAnsi" w:eastAsiaTheme="minorHAnsi" w:hAnsiTheme="minorHAnsi" w:cstheme="minorHAnsi"/>
                <w:sz w:val="20"/>
                <w:szCs w:val="20"/>
                <w:lang w:eastAsia="en-US"/>
              </w:rPr>
              <w:t xml:space="preserve"> </w:t>
            </w:r>
            <w:r w:rsidRPr="00851C74">
              <w:rPr>
                <w:rFonts w:asciiTheme="minorHAnsi" w:eastAsia="Times New Roman" w:hAnsiTheme="minorHAnsi" w:cstheme="minorHAnsi"/>
                <w:color w:val="000000"/>
                <w:sz w:val="20"/>
                <w:szCs w:val="20"/>
              </w:rPr>
              <w:t>Dançar conforme a música e as diferentes manifestações sonoras buscando encontrar movimentos diferentes para expressar cada uma delas.</w:t>
            </w:r>
          </w:p>
        </w:tc>
        <w:tc>
          <w:tcPr>
            <w:tcW w:w="18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31BA3FD7"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512FE476"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851C74" w:rsidRPr="00851C74" w14:paraId="7A2F64F7" w14:textId="77777777" w:rsidTr="00851C74">
        <w:trPr>
          <w:trHeight w:val="849"/>
        </w:trPr>
        <w:tc>
          <w:tcPr>
            <w:tcW w:w="1702"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325D88F0" w14:textId="77777777" w:rsidR="00851C74" w:rsidRPr="00851C74" w:rsidRDefault="00851C74" w:rsidP="00851C74">
            <w:pPr>
              <w:spacing w:after="0" w:line="240" w:lineRule="auto"/>
              <w:jc w:val="center"/>
              <w:rPr>
                <w:rFonts w:asciiTheme="minorHAnsi" w:eastAsia="Times New Roman" w:hAnsiTheme="minorHAnsi" w:cstheme="minorHAnsi"/>
                <w:b/>
                <w:bCs/>
                <w:color w:val="000000"/>
                <w:sz w:val="20"/>
                <w:szCs w:val="20"/>
              </w:rPr>
            </w:pPr>
          </w:p>
        </w:tc>
        <w:tc>
          <w:tcPr>
            <w:tcW w:w="2051"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495B27B8"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3881" w:type="dxa"/>
            <w:tcBorders>
              <w:top w:val="single" w:sz="4" w:space="0" w:color="auto"/>
              <w:left w:val="single" w:sz="2" w:space="0" w:color="auto"/>
              <w:bottom w:val="single" w:sz="2" w:space="0" w:color="auto"/>
              <w:right w:val="single" w:sz="4" w:space="0" w:color="auto"/>
            </w:tcBorders>
            <w:shd w:val="clear" w:color="auto" w:fill="auto"/>
          </w:tcPr>
          <w:p w14:paraId="490F9117" w14:textId="77777777" w:rsidR="00851C74" w:rsidRPr="00851C74" w:rsidRDefault="00851C74" w:rsidP="00851C74">
            <w:pPr>
              <w:spacing w:after="0" w:line="240" w:lineRule="auto"/>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(EI03TS03-4S08)</w:t>
            </w:r>
            <w:r w:rsidRPr="00851C74">
              <w:rPr>
                <w:rFonts w:asciiTheme="minorHAnsi" w:eastAsiaTheme="minorHAnsi" w:hAnsiTheme="minorHAnsi" w:cstheme="minorHAnsi"/>
                <w:sz w:val="20"/>
                <w:szCs w:val="20"/>
                <w:lang w:eastAsia="en-US"/>
              </w:rPr>
              <w:t xml:space="preserve"> </w:t>
            </w:r>
            <w:r w:rsidRPr="00851C74">
              <w:rPr>
                <w:rFonts w:asciiTheme="minorHAnsi" w:eastAsia="Times New Roman" w:hAnsiTheme="minorHAnsi" w:cstheme="minorHAnsi"/>
                <w:color w:val="000000"/>
                <w:sz w:val="20"/>
                <w:szCs w:val="20"/>
              </w:rPr>
              <w:t>Criar formas de se expressar por meio dos sons que seu corpo emite, que sua voz pode criar como por exemplo as onomatopeias.</w:t>
            </w:r>
          </w:p>
        </w:tc>
        <w:tc>
          <w:tcPr>
            <w:tcW w:w="3882" w:type="dxa"/>
            <w:tcBorders>
              <w:top w:val="single" w:sz="4" w:space="0" w:color="auto"/>
              <w:left w:val="nil"/>
              <w:bottom w:val="single" w:sz="2" w:space="0" w:color="auto"/>
              <w:right w:val="single" w:sz="2" w:space="0" w:color="auto"/>
            </w:tcBorders>
            <w:shd w:val="clear" w:color="auto" w:fill="auto"/>
          </w:tcPr>
          <w:p w14:paraId="753DF1A0" w14:textId="77777777" w:rsidR="00851C74" w:rsidRPr="00851C74" w:rsidRDefault="00851C74" w:rsidP="00851C74">
            <w:pPr>
              <w:jc w:val="both"/>
              <w:rPr>
                <w:rFonts w:asciiTheme="minorHAnsi" w:eastAsia="Times New Roman" w:hAnsiTheme="minorHAnsi" w:cstheme="minorHAnsi"/>
                <w:color w:val="000000"/>
                <w:sz w:val="20"/>
                <w:szCs w:val="20"/>
              </w:rPr>
            </w:pPr>
            <w:r w:rsidRPr="00851C74">
              <w:rPr>
                <w:rFonts w:asciiTheme="minorHAnsi" w:eastAsiaTheme="minorHAnsi" w:hAnsiTheme="minorHAnsi" w:cstheme="minorHAnsi"/>
                <w:b/>
                <w:bCs/>
                <w:sz w:val="20"/>
                <w:szCs w:val="20"/>
                <w:lang w:eastAsia="en-US"/>
              </w:rPr>
              <w:t>(EI03TS03-5S08)</w:t>
            </w:r>
            <w:r w:rsidRPr="00851C74">
              <w:rPr>
                <w:rFonts w:asciiTheme="minorHAnsi" w:eastAsiaTheme="minorHAnsi" w:hAnsiTheme="minorHAnsi" w:cstheme="minorHAnsi"/>
                <w:sz w:val="20"/>
                <w:szCs w:val="20"/>
                <w:lang w:eastAsia="en-US"/>
              </w:rPr>
              <w:t xml:space="preserve"> </w:t>
            </w:r>
            <w:r w:rsidRPr="00851C74">
              <w:rPr>
                <w:rFonts w:asciiTheme="minorHAnsi" w:eastAsia="Times New Roman" w:hAnsiTheme="minorHAnsi" w:cstheme="minorHAnsi"/>
                <w:color w:val="000000"/>
                <w:sz w:val="20"/>
                <w:szCs w:val="20"/>
              </w:rPr>
              <w:t>Criar formas de se expressar por meio dos sons que seu corpo emite, que sua voz pode criar como por exemplo as onomatopeias.</w:t>
            </w:r>
          </w:p>
        </w:tc>
        <w:tc>
          <w:tcPr>
            <w:tcW w:w="18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646B71E5"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c>
          <w:tcPr>
            <w:tcW w:w="2319" w:type="dxa"/>
            <w:vMerge/>
            <w:tcBorders>
              <w:top w:val="single" w:sz="2" w:space="0" w:color="auto"/>
              <w:left w:val="single" w:sz="2" w:space="0" w:color="auto"/>
              <w:bottom w:val="single" w:sz="2" w:space="0" w:color="auto"/>
              <w:right w:val="single" w:sz="2" w:space="0" w:color="auto"/>
            </w:tcBorders>
            <w:shd w:val="clear" w:color="auto" w:fill="auto"/>
          </w:tcPr>
          <w:p w14:paraId="08FD5841" w14:textId="77777777" w:rsidR="00851C74" w:rsidRPr="00851C74" w:rsidRDefault="00851C74" w:rsidP="00851C74">
            <w:pPr>
              <w:spacing w:after="0" w:line="240" w:lineRule="auto"/>
              <w:ind w:left="360"/>
              <w:jc w:val="both"/>
              <w:rPr>
                <w:rFonts w:asciiTheme="minorHAnsi" w:eastAsia="Times New Roman" w:hAnsiTheme="minorHAnsi" w:cstheme="minorHAnsi"/>
                <w:color w:val="000000"/>
                <w:sz w:val="20"/>
                <w:szCs w:val="20"/>
              </w:rPr>
            </w:pPr>
          </w:p>
        </w:tc>
      </w:tr>
    </w:tbl>
    <w:p w14:paraId="4E8B8B66" w14:textId="5A6FA1F8" w:rsidR="00851C74" w:rsidRDefault="00851C74" w:rsidP="00CD6ADF">
      <w:pPr>
        <w:shd w:val="clear" w:color="auto" w:fill="FFFFFF" w:themeFill="background1"/>
        <w:spacing w:before="300" w:after="300" w:line="360" w:lineRule="auto"/>
        <w:ind w:left="284" w:hanging="284"/>
        <w:jc w:val="both"/>
        <w:rPr>
          <w:rFonts w:ascii="Arial" w:hAnsi="Arial" w:cs="Arial"/>
          <w:sz w:val="24"/>
          <w:szCs w:val="24"/>
        </w:rPr>
      </w:pPr>
    </w:p>
    <w:p w14:paraId="07A57FBD" w14:textId="73222490" w:rsidR="00851C74" w:rsidRDefault="00851C74" w:rsidP="00CD6ADF">
      <w:pPr>
        <w:shd w:val="clear" w:color="auto" w:fill="FFFFFF" w:themeFill="background1"/>
        <w:spacing w:before="300" w:after="300" w:line="360" w:lineRule="auto"/>
        <w:ind w:left="284" w:hanging="284"/>
        <w:jc w:val="both"/>
        <w:rPr>
          <w:rFonts w:ascii="Arial" w:hAnsi="Arial" w:cs="Arial"/>
          <w:sz w:val="24"/>
          <w:szCs w:val="24"/>
        </w:rPr>
      </w:pPr>
    </w:p>
    <w:p w14:paraId="7FE19D46" w14:textId="0D5B751A" w:rsidR="00851C74" w:rsidRDefault="00851C74" w:rsidP="00CD6ADF">
      <w:pPr>
        <w:shd w:val="clear" w:color="auto" w:fill="FFFFFF" w:themeFill="background1"/>
        <w:spacing w:before="300" w:after="300" w:line="360" w:lineRule="auto"/>
        <w:ind w:left="284" w:hanging="284"/>
        <w:jc w:val="both"/>
        <w:rPr>
          <w:rFonts w:ascii="Arial" w:hAnsi="Arial" w:cs="Arial"/>
          <w:sz w:val="24"/>
          <w:szCs w:val="24"/>
        </w:rPr>
      </w:pPr>
    </w:p>
    <w:p w14:paraId="08A824DD" w14:textId="77777777" w:rsidR="00851C74" w:rsidRDefault="00851C74" w:rsidP="00CD6ADF">
      <w:pPr>
        <w:shd w:val="clear" w:color="auto" w:fill="FFFFFF" w:themeFill="background1"/>
        <w:spacing w:before="300" w:after="300" w:line="360" w:lineRule="auto"/>
        <w:ind w:left="284" w:hanging="284"/>
        <w:jc w:val="both"/>
        <w:rPr>
          <w:rFonts w:ascii="Arial" w:hAnsi="Arial" w:cs="Arial"/>
          <w:sz w:val="24"/>
          <w:szCs w:val="24"/>
        </w:rPr>
      </w:pPr>
    </w:p>
    <w:p w14:paraId="45161D69" w14:textId="7C731923" w:rsidR="00851C74" w:rsidRDefault="00851C74" w:rsidP="00CD6ADF">
      <w:pPr>
        <w:shd w:val="clear" w:color="auto" w:fill="FFFFFF" w:themeFill="background1"/>
        <w:spacing w:before="300" w:after="300" w:line="360" w:lineRule="auto"/>
        <w:ind w:left="284" w:hanging="284"/>
        <w:jc w:val="both"/>
        <w:rPr>
          <w:rFonts w:ascii="Arial" w:hAnsi="Arial" w:cs="Arial"/>
          <w:sz w:val="24"/>
          <w:szCs w:val="24"/>
        </w:rPr>
      </w:pPr>
    </w:p>
    <w:tbl>
      <w:tblPr>
        <w:tblW w:w="15730" w:type="dxa"/>
        <w:tblInd w:w="-856" w:type="dxa"/>
        <w:tblCellMar>
          <w:left w:w="70" w:type="dxa"/>
          <w:right w:w="70" w:type="dxa"/>
        </w:tblCellMar>
        <w:tblLook w:val="04A0" w:firstRow="1" w:lastRow="0" w:firstColumn="1" w:lastColumn="0" w:noHBand="0" w:noVBand="1"/>
      </w:tblPr>
      <w:tblGrid>
        <w:gridCol w:w="2006"/>
        <w:gridCol w:w="2106"/>
        <w:gridCol w:w="3608"/>
        <w:gridCol w:w="3904"/>
        <w:gridCol w:w="1795"/>
        <w:gridCol w:w="2311"/>
      </w:tblGrid>
      <w:tr w:rsidR="00851C74" w:rsidRPr="00851C74" w14:paraId="5298B8D1" w14:textId="77777777" w:rsidTr="00851C74">
        <w:trPr>
          <w:trHeight w:val="510"/>
        </w:trPr>
        <w:tc>
          <w:tcPr>
            <w:tcW w:w="1573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06966476" w14:textId="77777777" w:rsidR="00851C74" w:rsidRPr="00851C74" w:rsidRDefault="00851C74" w:rsidP="00851C74">
            <w:pPr>
              <w:keepNext/>
              <w:keepLines/>
              <w:spacing w:before="240" w:after="0"/>
              <w:jc w:val="center"/>
              <w:outlineLvl w:val="0"/>
              <w:rPr>
                <w:rFonts w:ascii="Arial" w:eastAsia="Times New Roman" w:hAnsi="Arial" w:cs="Arial"/>
                <w:color w:val="2F5496" w:themeColor="accent1" w:themeShade="BF"/>
                <w:sz w:val="32"/>
                <w:szCs w:val="32"/>
              </w:rPr>
            </w:pPr>
            <w:bookmarkStart w:id="45" w:name="_Toc51939490"/>
            <w:r w:rsidRPr="00851C74">
              <w:rPr>
                <w:rFonts w:eastAsia="Times New Roman"/>
                <w:b/>
                <w:bCs/>
                <w:color w:val="8EAADB" w:themeColor="accent1" w:themeTint="99"/>
                <w:sz w:val="44"/>
                <w:szCs w:val="44"/>
              </w:rPr>
              <w:lastRenderedPageBreak/>
              <w:t>SESI – Educação Infantil</w:t>
            </w:r>
            <w:bookmarkEnd w:id="45"/>
          </w:p>
        </w:tc>
      </w:tr>
      <w:tr w:rsidR="00851C74" w:rsidRPr="00851C74" w14:paraId="121A57B9" w14:textId="77777777" w:rsidTr="00851C74">
        <w:trPr>
          <w:trHeight w:val="397"/>
        </w:trPr>
        <w:tc>
          <w:tcPr>
            <w:tcW w:w="1573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7F6FB5F" w14:textId="77777777" w:rsidR="00851C74" w:rsidRPr="00851C74" w:rsidRDefault="00851C74" w:rsidP="00851C74">
            <w:pPr>
              <w:spacing w:after="0" w:line="240" w:lineRule="auto"/>
              <w:jc w:val="center"/>
              <w:rPr>
                <w:rFonts w:ascii="Arial" w:eastAsia="Times New Roman" w:hAnsi="Arial" w:cs="Arial"/>
                <w:b/>
                <w:bCs/>
                <w:sz w:val="20"/>
                <w:szCs w:val="20"/>
              </w:rPr>
            </w:pPr>
          </w:p>
          <w:p w14:paraId="6916565B" w14:textId="77777777" w:rsidR="00851C74" w:rsidRPr="00851C74" w:rsidRDefault="00851C74" w:rsidP="00851C74">
            <w:pPr>
              <w:spacing w:after="0" w:line="240" w:lineRule="auto"/>
              <w:jc w:val="center"/>
              <w:rPr>
                <w:rFonts w:ascii="Arial" w:eastAsia="Times New Roman" w:hAnsi="Arial" w:cs="Arial"/>
                <w:b/>
                <w:bCs/>
                <w:color w:val="2F5496" w:themeColor="accent1" w:themeShade="BF"/>
                <w:sz w:val="28"/>
                <w:szCs w:val="28"/>
              </w:rPr>
            </w:pPr>
            <w:r w:rsidRPr="00851C74">
              <w:rPr>
                <w:rFonts w:ascii="Arial" w:eastAsia="Times New Roman" w:hAnsi="Arial" w:cs="Arial"/>
                <w:b/>
                <w:bCs/>
                <w:color w:val="2F5496" w:themeColor="accent1" w:themeShade="BF"/>
                <w:sz w:val="28"/>
                <w:szCs w:val="28"/>
              </w:rPr>
              <w:t>CAMPO DE EXPERIÊNCIAS: ESCUTA, FALA, PENSAMENTO E IMAGINAÇÃO</w:t>
            </w:r>
          </w:p>
          <w:p w14:paraId="18FBE203" w14:textId="77777777" w:rsidR="00851C74" w:rsidRPr="00851C74" w:rsidRDefault="00851C74" w:rsidP="00851C74">
            <w:pPr>
              <w:spacing w:after="0" w:line="240" w:lineRule="auto"/>
              <w:jc w:val="center"/>
              <w:rPr>
                <w:rFonts w:ascii="Arial" w:eastAsia="Times New Roman" w:hAnsi="Arial" w:cs="Arial"/>
                <w:b/>
                <w:bCs/>
                <w:sz w:val="20"/>
                <w:szCs w:val="20"/>
              </w:rPr>
            </w:pPr>
          </w:p>
        </w:tc>
      </w:tr>
      <w:tr w:rsidR="00851C74" w:rsidRPr="00851C74" w14:paraId="3C1E7608" w14:textId="77777777" w:rsidTr="00851C74">
        <w:trPr>
          <w:trHeight w:val="477"/>
        </w:trPr>
        <w:tc>
          <w:tcPr>
            <w:tcW w:w="200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17A40464" w14:textId="77777777" w:rsidR="00851C74" w:rsidRPr="00851C74" w:rsidRDefault="00851C74" w:rsidP="00851C74">
            <w:pPr>
              <w:spacing w:after="0" w:line="240" w:lineRule="auto"/>
              <w:jc w:val="center"/>
              <w:rPr>
                <w:rFonts w:asciiTheme="minorHAnsi" w:eastAsia="Times New Roman" w:hAnsiTheme="minorHAnsi" w:cstheme="minorHAnsi"/>
                <w:b/>
                <w:bCs/>
              </w:rPr>
            </w:pPr>
            <w:r w:rsidRPr="00851C74">
              <w:rPr>
                <w:rFonts w:asciiTheme="minorHAnsi" w:eastAsia="Times New Roman" w:hAnsiTheme="minorHAnsi" w:cstheme="minorHAnsi"/>
                <w:b/>
                <w:bCs/>
              </w:rPr>
              <w:t>OBJETIVOS DE APRENDIZAGEM E DESENVOLVIMENTO BNCC</w:t>
            </w:r>
          </w:p>
        </w:tc>
        <w:tc>
          <w:tcPr>
            <w:tcW w:w="210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A491BF1" w14:textId="77777777" w:rsidR="00851C74" w:rsidRPr="00851C74" w:rsidRDefault="00851C74" w:rsidP="00851C74">
            <w:pPr>
              <w:spacing w:after="0" w:line="240" w:lineRule="auto"/>
              <w:jc w:val="center"/>
              <w:rPr>
                <w:rFonts w:asciiTheme="minorHAnsi" w:eastAsia="Times New Roman" w:hAnsiTheme="minorHAnsi" w:cstheme="minorHAnsi"/>
                <w:b/>
                <w:bCs/>
              </w:rPr>
            </w:pPr>
            <w:r w:rsidRPr="00851C74">
              <w:rPr>
                <w:rFonts w:asciiTheme="minorHAnsi" w:eastAsia="Times New Roman" w:hAnsiTheme="minorHAnsi" w:cstheme="minorHAnsi"/>
                <w:b/>
                <w:bCs/>
              </w:rPr>
              <w:t>COMPETÊNCIAS GERAIS DA BNCC</w:t>
            </w:r>
          </w:p>
        </w:tc>
        <w:tc>
          <w:tcPr>
            <w:tcW w:w="3608" w:type="dxa"/>
            <w:tcBorders>
              <w:top w:val="single" w:sz="4" w:space="0" w:color="auto"/>
              <w:left w:val="single" w:sz="4" w:space="0" w:color="auto"/>
              <w:bottom w:val="single" w:sz="4" w:space="0" w:color="auto"/>
              <w:right w:val="single" w:sz="4" w:space="0" w:color="auto"/>
            </w:tcBorders>
            <w:shd w:val="clear" w:color="auto" w:fill="auto"/>
            <w:vAlign w:val="center"/>
          </w:tcPr>
          <w:p w14:paraId="31C19517" w14:textId="77777777" w:rsidR="00851C74" w:rsidRPr="00851C74" w:rsidRDefault="00851C74" w:rsidP="00851C74">
            <w:pPr>
              <w:spacing w:after="0" w:line="240" w:lineRule="auto"/>
              <w:jc w:val="center"/>
              <w:rPr>
                <w:rFonts w:asciiTheme="minorHAnsi" w:eastAsia="Times New Roman" w:hAnsiTheme="minorHAnsi" w:cstheme="minorHAnsi"/>
                <w:b/>
                <w:bCs/>
              </w:rPr>
            </w:pPr>
            <w:r w:rsidRPr="00851C74">
              <w:rPr>
                <w:rFonts w:asciiTheme="minorHAnsi" w:eastAsia="Times New Roman" w:hAnsiTheme="minorHAnsi" w:cstheme="minorHAnsi"/>
                <w:b/>
                <w:bCs/>
              </w:rPr>
              <w:t>OBJETIVOS DE APRENDIZAGEM E DESENVOLVIMENTO SESI 4 ANOS</w:t>
            </w:r>
          </w:p>
        </w:tc>
        <w:tc>
          <w:tcPr>
            <w:tcW w:w="39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815118" w14:textId="77777777" w:rsidR="00851C74" w:rsidRPr="00851C74" w:rsidRDefault="00851C74" w:rsidP="00851C74">
            <w:pPr>
              <w:spacing w:after="0" w:line="240" w:lineRule="auto"/>
              <w:jc w:val="center"/>
              <w:rPr>
                <w:rFonts w:asciiTheme="minorHAnsi" w:eastAsia="Times New Roman" w:hAnsiTheme="minorHAnsi" w:cstheme="minorHAnsi"/>
                <w:b/>
                <w:bCs/>
              </w:rPr>
            </w:pPr>
            <w:r w:rsidRPr="00851C74">
              <w:rPr>
                <w:rFonts w:asciiTheme="minorHAnsi" w:eastAsia="Times New Roman" w:hAnsiTheme="minorHAnsi" w:cstheme="minorHAnsi"/>
                <w:b/>
                <w:bCs/>
              </w:rPr>
              <w:t>OBJETIVOS DE APRENDIZAGEM E DESENVOLVIMENTO SESI 5 ANOS</w:t>
            </w:r>
          </w:p>
        </w:tc>
        <w:tc>
          <w:tcPr>
            <w:tcW w:w="1795" w:type="dxa"/>
            <w:tcBorders>
              <w:top w:val="single" w:sz="4" w:space="0" w:color="auto"/>
              <w:left w:val="single" w:sz="4" w:space="0" w:color="auto"/>
              <w:bottom w:val="single" w:sz="2" w:space="0" w:color="auto"/>
              <w:right w:val="single" w:sz="4" w:space="0" w:color="auto"/>
            </w:tcBorders>
            <w:shd w:val="clear" w:color="auto" w:fill="auto"/>
            <w:vAlign w:val="center"/>
          </w:tcPr>
          <w:p w14:paraId="7E10F954" w14:textId="77777777" w:rsidR="00851C74" w:rsidRPr="00851C74" w:rsidRDefault="00851C74" w:rsidP="00851C74">
            <w:pPr>
              <w:spacing w:after="0" w:line="240" w:lineRule="auto"/>
              <w:jc w:val="center"/>
              <w:rPr>
                <w:rFonts w:asciiTheme="minorHAnsi" w:eastAsia="Times New Roman" w:hAnsiTheme="minorHAnsi" w:cstheme="minorHAnsi"/>
                <w:b/>
                <w:bCs/>
              </w:rPr>
            </w:pPr>
            <w:r w:rsidRPr="00851C74">
              <w:rPr>
                <w:rFonts w:asciiTheme="minorHAnsi" w:eastAsia="Times New Roman" w:hAnsiTheme="minorHAnsi" w:cstheme="minorHAnsi"/>
                <w:b/>
                <w:bCs/>
              </w:rPr>
              <w:t>DIREITOS DE APRENDIZAGEM</w:t>
            </w:r>
          </w:p>
        </w:tc>
        <w:tc>
          <w:tcPr>
            <w:tcW w:w="2311" w:type="dxa"/>
            <w:tcBorders>
              <w:top w:val="single" w:sz="4" w:space="0" w:color="auto"/>
              <w:left w:val="single" w:sz="4" w:space="0" w:color="auto"/>
              <w:bottom w:val="single" w:sz="2" w:space="0" w:color="auto"/>
              <w:right w:val="single" w:sz="4" w:space="0" w:color="auto"/>
            </w:tcBorders>
            <w:shd w:val="clear" w:color="auto" w:fill="auto"/>
            <w:vAlign w:val="center"/>
          </w:tcPr>
          <w:p w14:paraId="6C3A1621" w14:textId="77777777" w:rsidR="00851C74" w:rsidRPr="00851C74" w:rsidRDefault="00851C74" w:rsidP="00851C74">
            <w:pPr>
              <w:autoSpaceDE w:val="0"/>
              <w:autoSpaceDN w:val="0"/>
              <w:adjustRightInd w:val="0"/>
              <w:spacing w:after="0" w:line="240" w:lineRule="auto"/>
              <w:jc w:val="center"/>
              <w:rPr>
                <w:rFonts w:asciiTheme="minorHAnsi" w:eastAsia="Times New Roman" w:hAnsiTheme="minorHAnsi" w:cstheme="minorHAnsi"/>
                <w:b/>
                <w:bCs/>
              </w:rPr>
            </w:pPr>
            <w:r w:rsidRPr="00851C74">
              <w:rPr>
                <w:rFonts w:asciiTheme="minorHAnsi" w:eastAsia="Times New Roman" w:hAnsiTheme="minorHAnsi" w:cstheme="minorHAnsi"/>
                <w:b/>
                <w:bCs/>
              </w:rPr>
              <w:t>OBJETIVOS DE</w:t>
            </w:r>
          </w:p>
          <w:p w14:paraId="0B6FF1B1" w14:textId="77777777" w:rsidR="00851C74" w:rsidRPr="00851C74" w:rsidRDefault="00851C74" w:rsidP="00851C74">
            <w:pPr>
              <w:autoSpaceDE w:val="0"/>
              <w:autoSpaceDN w:val="0"/>
              <w:adjustRightInd w:val="0"/>
              <w:spacing w:after="0" w:line="240" w:lineRule="auto"/>
              <w:jc w:val="center"/>
              <w:rPr>
                <w:rFonts w:asciiTheme="minorHAnsi" w:eastAsia="Times New Roman" w:hAnsiTheme="minorHAnsi" w:cstheme="minorHAnsi"/>
                <w:b/>
                <w:bCs/>
              </w:rPr>
            </w:pPr>
            <w:r w:rsidRPr="00851C74">
              <w:rPr>
                <w:rFonts w:asciiTheme="minorHAnsi" w:eastAsia="Times New Roman" w:hAnsiTheme="minorHAnsi" w:cstheme="minorHAnsi"/>
                <w:b/>
                <w:bCs/>
              </w:rPr>
              <w:t>DESENVOLVIMENTO</w:t>
            </w:r>
          </w:p>
          <w:p w14:paraId="6097D6F6" w14:textId="77777777" w:rsidR="00851C74" w:rsidRPr="00851C74" w:rsidRDefault="00851C74" w:rsidP="00851C74">
            <w:pPr>
              <w:spacing w:after="0" w:line="240" w:lineRule="auto"/>
              <w:jc w:val="center"/>
              <w:rPr>
                <w:rFonts w:asciiTheme="minorHAnsi" w:eastAsia="Times New Roman" w:hAnsiTheme="minorHAnsi" w:cstheme="minorHAnsi"/>
                <w:b/>
                <w:bCs/>
              </w:rPr>
            </w:pPr>
            <w:r w:rsidRPr="00851C74">
              <w:rPr>
                <w:rFonts w:asciiTheme="minorHAnsi" w:eastAsia="Times New Roman" w:hAnsiTheme="minorHAnsi" w:cstheme="minorHAnsi"/>
                <w:b/>
                <w:bCs/>
              </w:rPr>
              <w:t>SUSTENTÁVEL</w:t>
            </w:r>
          </w:p>
        </w:tc>
      </w:tr>
      <w:tr w:rsidR="00851C74" w:rsidRPr="00851C74" w14:paraId="743A95B6" w14:textId="77777777" w:rsidTr="00851C74">
        <w:trPr>
          <w:trHeight w:val="131"/>
        </w:trPr>
        <w:tc>
          <w:tcPr>
            <w:tcW w:w="2006"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7A2E280" w14:textId="77777777" w:rsidR="00851C74" w:rsidRPr="00851C74" w:rsidRDefault="00851C74" w:rsidP="00851C74">
            <w:pPr>
              <w:spacing w:after="0"/>
              <w:jc w:val="center"/>
              <w:rPr>
                <w:rFonts w:asciiTheme="minorHAnsi" w:eastAsia="Times New Roman" w:hAnsiTheme="minorHAnsi" w:cstheme="minorHAnsi"/>
                <w:color w:val="000000"/>
              </w:rPr>
            </w:pPr>
            <w:r w:rsidRPr="00851C74">
              <w:rPr>
                <w:rFonts w:asciiTheme="minorHAnsi" w:eastAsia="Times New Roman" w:hAnsiTheme="minorHAnsi" w:cstheme="minorHAnsi"/>
                <w:b/>
                <w:bCs/>
              </w:rPr>
              <w:t>(EI03EF01)</w:t>
            </w:r>
          </w:p>
          <w:p w14:paraId="3ED84149" w14:textId="77777777" w:rsidR="00851C74" w:rsidRPr="00851C74" w:rsidRDefault="00851C74" w:rsidP="00851C74">
            <w:pPr>
              <w:jc w:val="center"/>
              <w:rPr>
                <w:rFonts w:asciiTheme="minorHAnsi" w:eastAsia="Times New Roman" w:hAnsiTheme="minorHAnsi" w:cstheme="minorHAnsi"/>
                <w:color w:val="000000"/>
              </w:rPr>
            </w:pPr>
            <w:r w:rsidRPr="00851C74">
              <w:rPr>
                <w:rFonts w:asciiTheme="minorHAnsi" w:eastAsia="Times New Roman" w:hAnsiTheme="minorHAnsi" w:cstheme="minorHAnsi"/>
                <w:color w:val="000000"/>
              </w:rPr>
              <w:t>Expressar ideias, desejos e sentimentos sobre suas vivências, por meio da linguagem oral e escrita (escrita espontânea), de fotos, desenhos e outras formas de expressão.</w:t>
            </w:r>
          </w:p>
          <w:p w14:paraId="094D5FDF" w14:textId="77777777" w:rsidR="00851C74" w:rsidRPr="00851C74" w:rsidRDefault="00851C74" w:rsidP="00851C74">
            <w:pPr>
              <w:spacing w:after="0" w:line="240" w:lineRule="auto"/>
              <w:rPr>
                <w:rFonts w:asciiTheme="minorHAnsi" w:eastAsia="Times New Roman" w:hAnsiTheme="minorHAnsi" w:cstheme="minorHAnsi"/>
                <w:color w:val="000000"/>
              </w:rPr>
            </w:pPr>
          </w:p>
        </w:tc>
        <w:tc>
          <w:tcPr>
            <w:tcW w:w="2106"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8639306"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C1. Conhecimento</w:t>
            </w:r>
          </w:p>
          <w:p w14:paraId="1F0C430B"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C2. Pensamento científico, crítico e criativo</w:t>
            </w:r>
          </w:p>
          <w:p w14:paraId="3474CC32"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C3. Repertório Cultural</w:t>
            </w:r>
          </w:p>
          <w:p w14:paraId="7FCA73C6"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C4. Comunicação</w:t>
            </w:r>
          </w:p>
          <w:p w14:paraId="14C87C6D"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C6. Trabalho e projeto de vida</w:t>
            </w:r>
          </w:p>
          <w:p w14:paraId="6A5A210F"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C8. Autoconhecimento e autocuidado</w:t>
            </w:r>
          </w:p>
          <w:p w14:paraId="1EB336E2"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C9. Empatia e Cooperação</w:t>
            </w:r>
          </w:p>
          <w:p w14:paraId="5C4D4E4C"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C10. Responsabilidade e autonomia</w:t>
            </w:r>
          </w:p>
        </w:tc>
        <w:tc>
          <w:tcPr>
            <w:tcW w:w="7512" w:type="dxa"/>
            <w:gridSpan w:val="2"/>
            <w:tcBorders>
              <w:top w:val="single" w:sz="4" w:space="0" w:color="auto"/>
              <w:left w:val="single" w:sz="4" w:space="0" w:color="auto"/>
              <w:bottom w:val="single" w:sz="4" w:space="0" w:color="auto"/>
              <w:right w:val="single" w:sz="2" w:space="0" w:color="auto"/>
            </w:tcBorders>
            <w:shd w:val="clear" w:color="auto" w:fill="F4B083" w:themeFill="accent2" w:themeFillTint="99"/>
            <w:vAlign w:val="center"/>
          </w:tcPr>
          <w:p w14:paraId="1CC19D6B" w14:textId="77777777" w:rsidR="00851C74" w:rsidRPr="00851C74" w:rsidRDefault="00851C74" w:rsidP="00851C74">
            <w:pPr>
              <w:spacing w:after="0" w:line="240" w:lineRule="auto"/>
              <w:contextualSpacing/>
              <w:jc w:val="center"/>
              <w:rPr>
                <w:rFonts w:asciiTheme="minorHAnsi" w:eastAsia="Times New Roman" w:hAnsiTheme="minorHAnsi" w:cstheme="minorHAnsi"/>
                <w:b/>
                <w:bCs/>
                <w:color w:val="000000"/>
              </w:rPr>
            </w:pPr>
          </w:p>
        </w:tc>
        <w:tc>
          <w:tcPr>
            <w:tcW w:w="1795" w:type="dxa"/>
            <w:vMerge w:val="restart"/>
            <w:tcBorders>
              <w:top w:val="single" w:sz="2" w:space="0" w:color="auto"/>
              <w:left w:val="single" w:sz="2" w:space="0" w:color="auto"/>
              <w:bottom w:val="single" w:sz="2" w:space="0" w:color="auto"/>
              <w:right w:val="single" w:sz="2" w:space="0" w:color="auto"/>
            </w:tcBorders>
            <w:shd w:val="clear" w:color="auto" w:fill="auto"/>
          </w:tcPr>
          <w:p w14:paraId="4AC0C340" w14:textId="77777777" w:rsidR="00851C74" w:rsidRPr="00851C74" w:rsidRDefault="00851C74" w:rsidP="00851C74">
            <w:pPr>
              <w:spacing w:after="0" w:line="240" w:lineRule="auto"/>
              <w:rPr>
                <w:rFonts w:asciiTheme="minorHAnsi" w:eastAsia="Times New Roman" w:hAnsiTheme="minorHAnsi" w:cstheme="minorHAnsi"/>
                <w:color w:val="000000"/>
              </w:rPr>
            </w:pPr>
            <w:r w:rsidRPr="00851C74">
              <w:rPr>
                <w:rFonts w:asciiTheme="minorHAnsi" w:eastAsia="Times New Roman" w:hAnsiTheme="minorHAnsi" w:cstheme="minorHAnsi"/>
                <w:color w:val="000000"/>
              </w:rPr>
              <w:t>Conviver</w:t>
            </w:r>
          </w:p>
          <w:p w14:paraId="600F3CA0" w14:textId="77777777" w:rsidR="00851C74" w:rsidRPr="00851C74" w:rsidRDefault="00851C74" w:rsidP="00851C74">
            <w:pPr>
              <w:spacing w:after="0" w:line="240" w:lineRule="auto"/>
              <w:rPr>
                <w:rFonts w:asciiTheme="minorHAnsi" w:eastAsia="Times New Roman" w:hAnsiTheme="minorHAnsi" w:cstheme="minorHAnsi"/>
                <w:color w:val="000000"/>
              </w:rPr>
            </w:pPr>
            <w:r w:rsidRPr="00851C74">
              <w:rPr>
                <w:rFonts w:asciiTheme="minorHAnsi" w:eastAsia="Times New Roman" w:hAnsiTheme="minorHAnsi" w:cstheme="minorHAnsi"/>
                <w:color w:val="000000"/>
              </w:rPr>
              <w:t>Brincar</w:t>
            </w:r>
          </w:p>
          <w:p w14:paraId="43959FD0" w14:textId="77777777" w:rsidR="00851C74" w:rsidRPr="00851C74" w:rsidRDefault="00851C74" w:rsidP="00851C74">
            <w:pPr>
              <w:spacing w:after="0" w:line="240" w:lineRule="auto"/>
              <w:rPr>
                <w:rFonts w:asciiTheme="minorHAnsi" w:eastAsia="Times New Roman" w:hAnsiTheme="minorHAnsi" w:cstheme="minorHAnsi"/>
                <w:color w:val="000000"/>
              </w:rPr>
            </w:pPr>
            <w:r w:rsidRPr="00851C74">
              <w:rPr>
                <w:rFonts w:asciiTheme="minorHAnsi" w:eastAsia="Times New Roman" w:hAnsiTheme="minorHAnsi" w:cstheme="minorHAnsi"/>
                <w:color w:val="000000"/>
              </w:rPr>
              <w:t>Participar</w:t>
            </w:r>
          </w:p>
          <w:p w14:paraId="5E20D8A9" w14:textId="77777777" w:rsidR="00851C74" w:rsidRPr="00851C74" w:rsidRDefault="00851C74" w:rsidP="00851C74">
            <w:pPr>
              <w:spacing w:after="0" w:line="240" w:lineRule="auto"/>
              <w:rPr>
                <w:rFonts w:asciiTheme="minorHAnsi" w:eastAsia="Times New Roman" w:hAnsiTheme="minorHAnsi" w:cstheme="minorHAnsi"/>
                <w:color w:val="000000"/>
              </w:rPr>
            </w:pPr>
            <w:r w:rsidRPr="00851C74">
              <w:rPr>
                <w:rFonts w:asciiTheme="minorHAnsi" w:eastAsia="Times New Roman" w:hAnsiTheme="minorHAnsi" w:cstheme="minorHAnsi"/>
                <w:color w:val="000000"/>
              </w:rPr>
              <w:t>Explorar</w:t>
            </w:r>
          </w:p>
          <w:p w14:paraId="2D24AD07" w14:textId="77777777" w:rsidR="00851C74" w:rsidRPr="00851C74" w:rsidRDefault="00851C74" w:rsidP="00851C74">
            <w:pPr>
              <w:spacing w:after="0" w:line="240" w:lineRule="auto"/>
              <w:rPr>
                <w:rFonts w:asciiTheme="minorHAnsi" w:eastAsia="Times New Roman" w:hAnsiTheme="minorHAnsi" w:cstheme="minorHAnsi"/>
                <w:color w:val="000000"/>
              </w:rPr>
            </w:pPr>
            <w:r w:rsidRPr="00851C74">
              <w:rPr>
                <w:rFonts w:asciiTheme="minorHAnsi" w:eastAsia="Times New Roman" w:hAnsiTheme="minorHAnsi" w:cstheme="minorHAnsi"/>
                <w:color w:val="000000"/>
              </w:rPr>
              <w:t>Expressar</w:t>
            </w:r>
          </w:p>
          <w:p w14:paraId="730EB304" w14:textId="77777777" w:rsidR="00851C74" w:rsidRPr="00851C74" w:rsidRDefault="00851C74" w:rsidP="00851C74">
            <w:pPr>
              <w:spacing w:after="0" w:line="240" w:lineRule="auto"/>
              <w:rPr>
                <w:rFonts w:asciiTheme="minorHAnsi" w:eastAsia="Times New Roman" w:hAnsiTheme="minorHAnsi" w:cstheme="minorHAnsi"/>
                <w:color w:val="000000"/>
              </w:rPr>
            </w:pPr>
            <w:r w:rsidRPr="00851C74">
              <w:rPr>
                <w:rFonts w:asciiTheme="minorHAnsi" w:eastAsia="Times New Roman" w:hAnsiTheme="minorHAnsi" w:cstheme="minorHAnsi"/>
                <w:color w:val="000000"/>
              </w:rPr>
              <w:t>Conhecer-se</w:t>
            </w:r>
          </w:p>
        </w:tc>
        <w:tc>
          <w:tcPr>
            <w:tcW w:w="2311" w:type="dxa"/>
            <w:vMerge w:val="restart"/>
            <w:tcBorders>
              <w:top w:val="single" w:sz="2" w:space="0" w:color="auto"/>
              <w:left w:val="single" w:sz="2" w:space="0" w:color="auto"/>
              <w:bottom w:val="single" w:sz="2" w:space="0" w:color="auto"/>
              <w:right w:val="single" w:sz="2" w:space="0" w:color="auto"/>
            </w:tcBorders>
            <w:shd w:val="clear" w:color="auto" w:fill="auto"/>
          </w:tcPr>
          <w:p w14:paraId="15F6999D" w14:textId="77777777" w:rsidR="00851C74" w:rsidRPr="00851C74" w:rsidRDefault="00851C74" w:rsidP="00851C74">
            <w:pPr>
              <w:jc w:val="center"/>
              <w:rPr>
                <w:rFonts w:asciiTheme="minorHAnsi" w:eastAsiaTheme="minorHAnsi" w:hAnsiTheme="minorHAnsi" w:cstheme="minorHAnsi"/>
                <w:noProof/>
                <w:lang w:eastAsia="en-US"/>
              </w:rPr>
            </w:pPr>
            <w:r w:rsidRPr="00851C74">
              <w:rPr>
                <w:rFonts w:asciiTheme="minorHAnsi" w:eastAsiaTheme="minorHAnsi" w:hAnsiTheme="minorHAnsi" w:cstheme="minorHAnsi"/>
                <w:noProof/>
              </w:rPr>
              <w:drawing>
                <wp:inline distT="0" distB="0" distL="0" distR="0" wp14:anchorId="28267589" wp14:editId="6677C89C">
                  <wp:extent cx="906711" cy="888521"/>
                  <wp:effectExtent l="0" t="0" r="8255" b="6985"/>
                  <wp:docPr id="32" name="Imagem 32"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p w14:paraId="306FEAF0" w14:textId="01E75BC5" w:rsidR="00851C74" w:rsidRPr="00851C74" w:rsidRDefault="00F23E51" w:rsidP="00851C74">
            <w:pPr>
              <w:rPr>
                <w:rFonts w:asciiTheme="minorHAnsi" w:eastAsiaTheme="minorHAnsi" w:hAnsiTheme="minorHAnsi" w:cstheme="minorHAnsi"/>
                <w:noProof/>
                <w:lang w:eastAsia="en-US"/>
              </w:rPr>
            </w:pPr>
            <w:r>
              <w:rPr>
                <w:rFonts w:asciiTheme="minorHAnsi" w:eastAsiaTheme="minorHAnsi" w:hAnsiTheme="minorHAnsi" w:cstheme="minorHAnsi"/>
                <w:noProof/>
                <w:lang w:eastAsia="en-US"/>
              </w:rPr>
              <w:t xml:space="preserve">     </w:t>
            </w:r>
          </w:p>
          <w:p w14:paraId="5094B6ED"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p>
        </w:tc>
      </w:tr>
      <w:tr w:rsidR="00851C74" w:rsidRPr="00851C74" w14:paraId="250D7641" w14:textId="77777777" w:rsidTr="00851C74">
        <w:trPr>
          <w:trHeight w:val="1143"/>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068E4B60"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1BEE56DA"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right w:val="single" w:sz="4" w:space="0" w:color="auto"/>
            </w:tcBorders>
            <w:shd w:val="clear" w:color="auto" w:fill="auto"/>
          </w:tcPr>
          <w:p w14:paraId="2186ACC8" w14:textId="77777777" w:rsidR="00851C74" w:rsidRPr="00851C74" w:rsidRDefault="00851C74" w:rsidP="00851C74">
            <w:pPr>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(EI03EF01-4S03)</w:t>
            </w:r>
            <w:r w:rsidRPr="00851C74">
              <w:rPr>
                <w:rFonts w:asciiTheme="minorHAnsi" w:eastAsia="Times New Roman" w:hAnsiTheme="minorHAnsi" w:cstheme="minorHAnsi"/>
                <w:color w:val="000000"/>
              </w:rPr>
              <w:t> Elaborar perguntas e respostas de acordo com suas vivências.</w:t>
            </w:r>
          </w:p>
          <w:p w14:paraId="469F485A" w14:textId="77777777" w:rsidR="00851C74" w:rsidRPr="00851C74" w:rsidRDefault="00851C74" w:rsidP="00851C74">
            <w:pPr>
              <w:jc w:val="both"/>
              <w:rPr>
                <w:rFonts w:asciiTheme="minorHAnsi" w:eastAsia="Times New Roman" w:hAnsiTheme="minorHAnsi" w:cstheme="minorHAnsi"/>
                <w:color w:val="000000"/>
              </w:rPr>
            </w:pPr>
          </w:p>
        </w:tc>
        <w:tc>
          <w:tcPr>
            <w:tcW w:w="3904" w:type="dxa"/>
            <w:tcBorders>
              <w:top w:val="single" w:sz="4" w:space="0" w:color="auto"/>
              <w:left w:val="nil"/>
              <w:right w:val="single" w:sz="2" w:space="0" w:color="auto"/>
            </w:tcBorders>
            <w:shd w:val="clear" w:color="auto" w:fill="auto"/>
          </w:tcPr>
          <w:p w14:paraId="67A77A69"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(EI03EF01-4S03</w:t>
            </w:r>
            <w:r w:rsidRPr="00851C74">
              <w:rPr>
                <w:rFonts w:asciiTheme="minorHAnsi" w:eastAsia="Times New Roman" w:hAnsiTheme="minorHAnsi" w:cstheme="minorHAnsi"/>
                <w:color w:val="000000"/>
              </w:rPr>
              <w:t>) Elaborar perguntas e respostas de acordo com suas vivências.</w:t>
            </w:r>
          </w:p>
          <w:p w14:paraId="1F10068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44D84B74" w14:textId="77777777" w:rsidR="00851C74" w:rsidRPr="00851C74" w:rsidRDefault="00851C74" w:rsidP="00DC5FA0">
            <w:pPr>
              <w:numPr>
                <w:ilvl w:val="0"/>
                <w:numId w:val="27"/>
              </w:numPr>
              <w:spacing w:after="0" w:line="240" w:lineRule="auto"/>
              <w:contextualSpacing/>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38D38120"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p>
        </w:tc>
      </w:tr>
      <w:tr w:rsidR="00851C74" w:rsidRPr="00851C74" w14:paraId="62D6E838" w14:textId="77777777" w:rsidTr="00851C74">
        <w:trPr>
          <w:trHeight w:val="942"/>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107E55FC"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59B56B21"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right w:val="single" w:sz="4" w:space="0" w:color="auto"/>
            </w:tcBorders>
            <w:shd w:val="clear" w:color="auto" w:fill="FFFFFF" w:themeFill="background1"/>
          </w:tcPr>
          <w:p w14:paraId="1FDBAEE0" w14:textId="77777777" w:rsidR="00851C74" w:rsidRPr="00851C74" w:rsidRDefault="00851C74" w:rsidP="00851C74">
            <w:pPr>
              <w:jc w:val="both"/>
              <w:rPr>
                <w:rFonts w:asciiTheme="minorHAnsi" w:eastAsia="Times New Roman" w:hAnsiTheme="minorHAnsi" w:cstheme="minorHAnsi"/>
                <w:color w:val="000000"/>
                <w:highlight w:val="magenta"/>
              </w:rPr>
            </w:pPr>
            <w:r w:rsidRPr="00851C74">
              <w:rPr>
                <w:rFonts w:asciiTheme="minorHAnsi" w:eastAsia="Times New Roman" w:hAnsiTheme="minorHAnsi" w:cstheme="minorHAnsi"/>
                <w:b/>
                <w:bCs/>
              </w:rPr>
              <w:t>(EI03EF01-4S01)</w:t>
            </w:r>
            <w:r w:rsidRPr="00851C74">
              <w:rPr>
                <w:rFonts w:asciiTheme="minorHAnsi" w:eastAsia="Times New Roman" w:hAnsiTheme="minorHAnsi" w:cstheme="minorHAnsi"/>
                <w:color w:val="000000"/>
              </w:rPr>
              <w:t> Expressar sentimentos e emoções.</w:t>
            </w:r>
          </w:p>
        </w:tc>
        <w:tc>
          <w:tcPr>
            <w:tcW w:w="3904" w:type="dxa"/>
            <w:tcBorders>
              <w:top w:val="single" w:sz="4" w:space="0" w:color="auto"/>
              <w:left w:val="nil"/>
              <w:right w:val="single" w:sz="2" w:space="0" w:color="auto"/>
            </w:tcBorders>
            <w:shd w:val="clear" w:color="auto" w:fill="FFFFFF" w:themeFill="background1"/>
          </w:tcPr>
          <w:p w14:paraId="49D091B4" w14:textId="77777777" w:rsidR="00851C74" w:rsidRPr="00851C74" w:rsidRDefault="00851C74" w:rsidP="00851C74">
            <w:pPr>
              <w:spacing w:after="0" w:line="240" w:lineRule="auto"/>
              <w:jc w:val="both"/>
              <w:rPr>
                <w:rFonts w:asciiTheme="minorHAnsi" w:eastAsia="Times New Roman" w:hAnsiTheme="minorHAnsi" w:cstheme="minorHAnsi"/>
                <w:b/>
                <w:bCs/>
                <w:highlight w:val="magenta"/>
              </w:rPr>
            </w:pPr>
            <w:r w:rsidRPr="00851C74">
              <w:rPr>
                <w:rFonts w:asciiTheme="minorHAnsi" w:eastAsia="Times New Roman" w:hAnsiTheme="minorHAnsi" w:cstheme="minorHAnsi"/>
                <w:b/>
                <w:bCs/>
              </w:rPr>
              <w:t>(EI03EF01-5S01)</w:t>
            </w:r>
            <w:r w:rsidRPr="00851C74">
              <w:rPr>
                <w:rFonts w:asciiTheme="minorHAnsi" w:eastAsia="Times New Roman" w:hAnsiTheme="minorHAnsi" w:cstheme="minorHAnsi"/>
                <w:color w:val="000000"/>
              </w:rPr>
              <w:t> Expressar ideias e opiniões, sentimentos e emoções.</w:t>
            </w:r>
          </w:p>
          <w:p w14:paraId="6172876C" w14:textId="77777777" w:rsidR="00851C74" w:rsidRPr="00851C74" w:rsidRDefault="00851C74" w:rsidP="00851C74">
            <w:pPr>
              <w:spacing w:after="0" w:line="240" w:lineRule="auto"/>
              <w:jc w:val="both"/>
              <w:rPr>
                <w:rFonts w:asciiTheme="minorHAnsi" w:eastAsia="Times New Roman" w:hAnsiTheme="minorHAnsi" w:cstheme="minorHAnsi"/>
                <w:color w:val="000000"/>
                <w:highlight w:val="magenta"/>
              </w:rPr>
            </w:pP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01C21CB2" w14:textId="77777777" w:rsidR="00851C74" w:rsidRPr="00851C74" w:rsidRDefault="00851C74" w:rsidP="00DC5FA0">
            <w:pPr>
              <w:numPr>
                <w:ilvl w:val="0"/>
                <w:numId w:val="27"/>
              </w:numPr>
              <w:spacing w:after="0" w:line="240" w:lineRule="auto"/>
              <w:contextualSpacing/>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0ED37FB4"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p>
        </w:tc>
      </w:tr>
      <w:tr w:rsidR="00851C74" w:rsidRPr="00851C74" w14:paraId="6E70EABA" w14:textId="77777777" w:rsidTr="00851C74">
        <w:trPr>
          <w:trHeight w:val="1489"/>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6997964A"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776D8EF0"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right w:val="single" w:sz="4" w:space="0" w:color="auto"/>
            </w:tcBorders>
            <w:shd w:val="clear" w:color="auto" w:fill="FFFFFF" w:themeFill="background1"/>
          </w:tcPr>
          <w:p w14:paraId="41118945" w14:textId="77777777" w:rsidR="00851C74" w:rsidRPr="00851C74" w:rsidRDefault="00851C74" w:rsidP="00851C74">
            <w:pPr>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(EI03EF01-4S02)</w:t>
            </w:r>
            <w:r w:rsidRPr="00851C74">
              <w:rPr>
                <w:rFonts w:asciiTheme="minorHAnsi" w:eastAsia="Times New Roman" w:hAnsiTheme="minorHAnsi" w:cstheme="minorHAnsi"/>
                <w:color w:val="000000"/>
              </w:rPr>
              <w:t> Conhecer a forma de viver, pensar, agir e o universo de valores, costumes e comportamentos de outras culturas situadas em outros tempos e lugares que não o seu.</w:t>
            </w:r>
          </w:p>
          <w:p w14:paraId="58CBEE1D" w14:textId="77777777" w:rsidR="00851C74" w:rsidRPr="00851C74" w:rsidRDefault="00851C74" w:rsidP="00851C74">
            <w:pPr>
              <w:jc w:val="both"/>
              <w:rPr>
                <w:rFonts w:asciiTheme="minorHAnsi" w:eastAsia="Times New Roman" w:hAnsiTheme="minorHAnsi" w:cstheme="minorHAnsi"/>
                <w:b/>
                <w:bCs/>
                <w:highlight w:val="magenta"/>
              </w:rPr>
            </w:pPr>
          </w:p>
        </w:tc>
        <w:tc>
          <w:tcPr>
            <w:tcW w:w="3904" w:type="dxa"/>
            <w:tcBorders>
              <w:top w:val="single" w:sz="4" w:space="0" w:color="auto"/>
              <w:left w:val="nil"/>
              <w:right w:val="single" w:sz="2" w:space="0" w:color="auto"/>
            </w:tcBorders>
            <w:shd w:val="clear" w:color="auto" w:fill="FFFFFF" w:themeFill="background1"/>
          </w:tcPr>
          <w:p w14:paraId="227AA468" w14:textId="77777777" w:rsidR="00851C74" w:rsidRPr="00851C74" w:rsidRDefault="00851C74" w:rsidP="00851C74">
            <w:pPr>
              <w:spacing w:after="0" w:line="240" w:lineRule="auto"/>
              <w:jc w:val="both"/>
              <w:rPr>
                <w:rFonts w:asciiTheme="minorHAnsi" w:eastAsia="Times New Roman" w:hAnsiTheme="minorHAnsi" w:cstheme="minorHAnsi"/>
                <w:b/>
                <w:bCs/>
                <w:highlight w:val="magenta"/>
              </w:rPr>
            </w:pPr>
            <w:r w:rsidRPr="00851C74">
              <w:rPr>
                <w:rFonts w:asciiTheme="minorHAnsi" w:eastAsia="Times New Roman" w:hAnsiTheme="minorHAnsi" w:cstheme="minorHAnsi"/>
                <w:b/>
                <w:bCs/>
              </w:rPr>
              <w:t>(EI03EF01-5S02)</w:t>
            </w:r>
            <w:r w:rsidRPr="00851C74">
              <w:rPr>
                <w:rFonts w:asciiTheme="minorHAnsi" w:eastAsia="Times New Roman" w:hAnsiTheme="minorHAnsi" w:cstheme="minorHAnsi"/>
                <w:color w:val="000000"/>
              </w:rPr>
              <w:t> Conhecer a forma de viver, pensar, agir e o universo de valores, costumes e comportamentos de outras culturas situadas em outros tempos e lugares que não o seu.</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5601E366" w14:textId="77777777" w:rsidR="00851C74" w:rsidRPr="00851C74" w:rsidRDefault="00851C74" w:rsidP="00DC5FA0">
            <w:pPr>
              <w:numPr>
                <w:ilvl w:val="0"/>
                <w:numId w:val="27"/>
              </w:numPr>
              <w:spacing w:after="0" w:line="240" w:lineRule="auto"/>
              <w:contextualSpacing/>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217DB40C"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p>
        </w:tc>
      </w:tr>
      <w:tr w:rsidR="00851C74" w:rsidRPr="00851C74" w14:paraId="01916A12" w14:textId="77777777" w:rsidTr="00851C74">
        <w:trPr>
          <w:trHeight w:val="331"/>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7CE9CE83"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30A47BFD"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31357140" w14:textId="77777777" w:rsidR="00851C74" w:rsidRPr="00851C74" w:rsidRDefault="00851C74" w:rsidP="00851C74">
            <w:pPr>
              <w:jc w:val="both"/>
              <w:rPr>
                <w:rFonts w:asciiTheme="minorHAnsi" w:eastAsia="Times New Roman" w:hAnsiTheme="minorHAnsi" w:cstheme="minorHAnsi"/>
                <w:b/>
                <w:bCs/>
              </w:rPr>
            </w:pPr>
            <w:r w:rsidRPr="00851C74">
              <w:rPr>
                <w:rFonts w:asciiTheme="minorHAnsi" w:eastAsia="Times New Roman" w:hAnsiTheme="minorHAnsi" w:cstheme="minorHAnsi"/>
                <w:b/>
                <w:bCs/>
              </w:rPr>
              <w:t>(EI03EF01-4S04)</w:t>
            </w:r>
            <w:r w:rsidRPr="00851C74">
              <w:rPr>
                <w:rFonts w:asciiTheme="minorHAnsi" w:eastAsia="Times New Roman" w:hAnsiTheme="minorHAnsi" w:cstheme="minorHAnsi"/>
                <w:color w:val="000000"/>
              </w:rPr>
              <w:t xml:space="preserve"> Ampliar as vivências da cultura escrita, experimentando e interagindo com situações </w:t>
            </w:r>
            <w:r w:rsidRPr="00851C74">
              <w:rPr>
                <w:rFonts w:asciiTheme="minorHAnsi" w:eastAsia="Times New Roman" w:hAnsiTheme="minorHAnsi" w:cstheme="minorHAnsi"/>
                <w:color w:val="000000"/>
              </w:rPr>
              <w:lastRenderedPageBreak/>
              <w:t>diversificadas, nas quais a escrita se faz necessária.</w:t>
            </w:r>
          </w:p>
        </w:tc>
        <w:tc>
          <w:tcPr>
            <w:tcW w:w="3904" w:type="dxa"/>
            <w:tcBorders>
              <w:top w:val="single" w:sz="4" w:space="0" w:color="auto"/>
              <w:left w:val="nil"/>
              <w:bottom w:val="single" w:sz="4" w:space="0" w:color="auto"/>
              <w:right w:val="single" w:sz="2" w:space="0" w:color="auto"/>
            </w:tcBorders>
            <w:shd w:val="clear" w:color="auto" w:fill="auto"/>
          </w:tcPr>
          <w:p w14:paraId="6A468402" w14:textId="77777777" w:rsidR="00851C74" w:rsidRPr="00851C74" w:rsidRDefault="00851C74" w:rsidP="00851C74">
            <w:pPr>
              <w:jc w:val="both"/>
              <w:rPr>
                <w:rFonts w:asciiTheme="minorHAnsi" w:eastAsia="Times New Roman" w:hAnsiTheme="minorHAnsi" w:cstheme="minorHAnsi"/>
                <w:b/>
                <w:bCs/>
              </w:rPr>
            </w:pPr>
            <w:r w:rsidRPr="00851C74">
              <w:rPr>
                <w:rFonts w:asciiTheme="minorHAnsi" w:eastAsia="Times New Roman" w:hAnsiTheme="minorHAnsi" w:cstheme="minorHAnsi"/>
                <w:b/>
                <w:bCs/>
              </w:rPr>
              <w:lastRenderedPageBreak/>
              <w:t>(EI03EF01-5S04)</w:t>
            </w:r>
            <w:r w:rsidRPr="00851C74">
              <w:rPr>
                <w:rFonts w:asciiTheme="minorHAnsi" w:eastAsia="Times New Roman" w:hAnsiTheme="minorHAnsi" w:cstheme="minorHAnsi"/>
                <w:color w:val="000000"/>
              </w:rPr>
              <w:t xml:space="preserve"> Ampliar as vivências, da cultura escrita, experimentando e </w:t>
            </w:r>
            <w:r w:rsidRPr="00851C74">
              <w:rPr>
                <w:rFonts w:asciiTheme="minorHAnsi" w:eastAsia="Times New Roman" w:hAnsiTheme="minorHAnsi" w:cstheme="minorHAnsi"/>
                <w:color w:val="000000"/>
              </w:rPr>
              <w:lastRenderedPageBreak/>
              <w:t>interagindo com situações diversificadas, nas quais a escrita se faz necessária.</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2E431FD0"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6028354B"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3ADE0636" w14:textId="77777777" w:rsidTr="00851C74">
        <w:trPr>
          <w:trHeight w:val="331"/>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429EF6A0"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676839E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24826029" w14:textId="77777777" w:rsidR="00851C74" w:rsidRPr="00851C74" w:rsidRDefault="00851C74" w:rsidP="00851C74">
            <w:pPr>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(EI03EF01-4S05)</w:t>
            </w:r>
            <w:r w:rsidRPr="00851C74">
              <w:rPr>
                <w:rFonts w:asciiTheme="minorHAnsi" w:eastAsia="Times New Roman" w:hAnsiTheme="minorHAnsi" w:cstheme="minorHAnsi"/>
                <w:color w:val="000000"/>
              </w:rPr>
              <w:t> Distinguir a linguagem oral e linguagem escrita.</w:t>
            </w:r>
          </w:p>
        </w:tc>
        <w:tc>
          <w:tcPr>
            <w:tcW w:w="3904" w:type="dxa"/>
            <w:tcBorders>
              <w:top w:val="single" w:sz="4" w:space="0" w:color="auto"/>
              <w:left w:val="nil"/>
              <w:bottom w:val="single" w:sz="4" w:space="0" w:color="auto"/>
              <w:right w:val="single" w:sz="2" w:space="0" w:color="auto"/>
            </w:tcBorders>
            <w:shd w:val="clear" w:color="auto" w:fill="auto"/>
          </w:tcPr>
          <w:p w14:paraId="38AFC76E" w14:textId="77777777" w:rsidR="00851C74" w:rsidRPr="00851C74" w:rsidRDefault="00851C74" w:rsidP="00851C74">
            <w:pPr>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(EI03EF01-5S05)</w:t>
            </w:r>
            <w:r w:rsidRPr="00851C74">
              <w:rPr>
                <w:rFonts w:asciiTheme="minorHAnsi" w:eastAsia="Times New Roman" w:hAnsiTheme="minorHAnsi" w:cstheme="minorHAnsi"/>
                <w:color w:val="000000"/>
              </w:rPr>
              <w:t> Distinguir a</w:t>
            </w:r>
            <w:r w:rsidRPr="00851C74" w:rsidDel="00305611">
              <w:rPr>
                <w:rFonts w:asciiTheme="minorHAnsi" w:eastAsia="Times New Roman" w:hAnsiTheme="minorHAnsi" w:cstheme="minorHAnsi"/>
                <w:color w:val="000000"/>
              </w:rPr>
              <w:t xml:space="preserve"> </w:t>
            </w:r>
            <w:r w:rsidRPr="00851C74">
              <w:rPr>
                <w:rFonts w:asciiTheme="minorHAnsi" w:eastAsia="Times New Roman" w:hAnsiTheme="minorHAnsi" w:cstheme="minorHAnsi"/>
                <w:color w:val="000000"/>
              </w:rPr>
              <w:t>linguagem oral e linguagem escrita, elaborando perguntas e respostas de acordo com suas vivências para o seu grupo social.</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4A82AC30"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1214967D"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7E74FD38" w14:textId="77777777" w:rsidTr="00851C74">
        <w:trPr>
          <w:trHeight w:val="992"/>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72A1266C"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2B4BF126"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1B6F18A5" w14:textId="77777777" w:rsidR="00851C74" w:rsidRPr="00851C74" w:rsidRDefault="00851C74" w:rsidP="00851C74">
            <w:pPr>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(EI03EF01-4S06)</w:t>
            </w:r>
            <w:r w:rsidRPr="00851C74">
              <w:rPr>
                <w:rFonts w:asciiTheme="minorHAnsi" w:eastAsia="Times New Roman" w:hAnsiTheme="minorHAnsi" w:cstheme="minorHAnsi"/>
                <w:color w:val="000000"/>
              </w:rPr>
              <w:t> Demonstrar apropriação da escrita de seu nome em situações espontâneas de escrita.</w:t>
            </w:r>
          </w:p>
        </w:tc>
        <w:tc>
          <w:tcPr>
            <w:tcW w:w="3904" w:type="dxa"/>
            <w:tcBorders>
              <w:top w:val="single" w:sz="4" w:space="0" w:color="auto"/>
              <w:left w:val="nil"/>
              <w:bottom w:val="single" w:sz="4" w:space="0" w:color="auto"/>
              <w:right w:val="single" w:sz="2" w:space="0" w:color="auto"/>
            </w:tcBorders>
            <w:shd w:val="clear" w:color="auto" w:fill="auto"/>
          </w:tcPr>
          <w:p w14:paraId="1011439E" w14:textId="77777777" w:rsidR="00851C74" w:rsidRPr="00851C74" w:rsidRDefault="00851C74" w:rsidP="00851C74">
            <w:pPr>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(EI03EF01-5S06)</w:t>
            </w:r>
            <w:r w:rsidRPr="00851C74">
              <w:rPr>
                <w:rFonts w:asciiTheme="minorHAnsi" w:eastAsia="Times New Roman" w:hAnsiTheme="minorHAnsi" w:cstheme="minorHAnsi"/>
                <w:color w:val="000000"/>
              </w:rPr>
              <w:t> Defender sua opinião estabelecendo uma relação dialógica e acolhedora nos momentos de comunicação, respeitando e levando em consideração as ideias do outro.</w:t>
            </w:r>
          </w:p>
          <w:p w14:paraId="015BB76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36989ED3"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1811D069"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3808889D" w14:textId="77777777" w:rsidTr="00851C74">
        <w:trPr>
          <w:trHeight w:val="992"/>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69234C92"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0A3D675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70B32AF5" w14:textId="77777777" w:rsidR="00851C74" w:rsidRPr="00851C74" w:rsidRDefault="00851C74" w:rsidP="00851C74">
            <w:pPr>
              <w:jc w:val="both"/>
              <w:rPr>
                <w:rFonts w:asciiTheme="minorHAnsi" w:eastAsia="Times New Roman" w:hAnsiTheme="minorHAnsi" w:cstheme="minorHAnsi"/>
                <w:b/>
                <w:bCs/>
              </w:rPr>
            </w:pPr>
            <w:r w:rsidRPr="00851C74">
              <w:rPr>
                <w:rFonts w:asciiTheme="minorHAnsi" w:eastAsia="Times New Roman" w:hAnsiTheme="minorHAnsi" w:cstheme="minorHAnsi"/>
                <w:b/>
                <w:bCs/>
              </w:rPr>
              <w:t>(EI03EF01-4S07)</w:t>
            </w:r>
            <w:r w:rsidRPr="00851C74">
              <w:rPr>
                <w:rFonts w:asciiTheme="minorHAnsi" w:eastAsia="Times New Roman" w:hAnsiTheme="minorHAnsi" w:cstheme="minorHAnsi"/>
                <w:color w:val="000000"/>
              </w:rPr>
              <w:t> Utilizar a linguagem oral para expressar ideias, brincar, comunicar e expressar desejos e sentimentos no ambiente escolar.</w:t>
            </w:r>
          </w:p>
        </w:tc>
        <w:tc>
          <w:tcPr>
            <w:tcW w:w="3904" w:type="dxa"/>
            <w:tcBorders>
              <w:top w:val="single" w:sz="4" w:space="0" w:color="auto"/>
              <w:left w:val="nil"/>
              <w:bottom w:val="single" w:sz="4" w:space="0" w:color="auto"/>
              <w:right w:val="single" w:sz="2" w:space="0" w:color="auto"/>
            </w:tcBorders>
            <w:shd w:val="clear" w:color="auto" w:fill="auto"/>
          </w:tcPr>
          <w:p w14:paraId="2483E07B" w14:textId="77777777" w:rsidR="00851C74" w:rsidRPr="00851C74" w:rsidRDefault="00851C74" w:rsidP="00851C74">
            <w:pPr>
              <w:jc w:val="both"/>
              <w:rPr>
                <w:rFonts w:asciiTheme="minorHAnsi" w:eastAsia="Times New Roman" w:hAnsiTheme="minorHAnsi" w:cstheme="minorHAnsi"/>
                <w:b/>
                <w:bCs/>
              </w:rPr>
            </w:pPr>
            <w:r w:rsidRPr="00851C74">
              <w:rPr>
                <w:rFonts w:asciiTheme="minorHAnsi" w:eastAsia="Times New Roman" w:hAnsiTheme="minorHAnsi" w:cstheme="minorHAnsi"/>
                <w:b/>
                <w:bCs/>
              </w:rPr>
              <w:t>(EI03EF01-5S07)</w:t>
            </w:r>
            <w:r w:rsidRPr="00851C74">
              <w:rPr>
                <w:rFonts w:asciiTheme="minorHAnsi" w:eastAsia="Times New Roman" w:hAnsiTheme="minorHAnsi" w:cstheme="minorHAnsi"/>
                <w:color w:val="000000"/>
              </w:rPr>
              <w:t> Utilizar a linguagem oral nas diversas situações de interação presentes no cotidiano como expressar desejos, vontades, necessidades e sentimentos.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7247A2AD"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4138B870"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207979F9" w14:textId="77777777" w:rsidTr="00851C74">
        <w:trPr>
          <w:trHeight w:val="1708"/>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3A6DC667"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20612F51"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val="restart"/>
            <w:tcBorders>
              <w:top w:val="single" w:sz="4" w:space="0" w:color="auto"/>
              <w:left w:val="nil"/>
              <w:right w:val="single" w:sz="4" w:space="0" w:color="auto"/>
            </w:tcBorders>
            <w:shd w:val="clear" w:color="auto" w:fill="auto"/>
          </w:tcPr>
          <w:p w14:paraId="4B60FE5B" w14:textId="77777777" w:rsidR="00851C74" w:rsidRPr="00851C74" w:rsidRDefault="00851C74" w:rsidP="00851C74">
            <w:pPr>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(EI03EF01-4S08)</w:t>
            </w:r>
            <w:r w:rsidRPr="00851C74">
              <w:rPr>
                <w:rFonts w:asciiTheme="minorHAnsi" w:eastAsia="Times New Roman" w:hAnsiTheme="minorHAnsi" w:cstheme="minorHAnsi"/>
                <w:color w:val="000000"/>
              </w:rPr>
              <w:t> Ampliar progressivamente o vocabulário utilizando diariamente leituras que estejam dentro das temáticas abordadas ou propostas trazidas pelos colegas.</w:t>
            </w:r>
          </w:p>
          <w:p w14:paraId="630AD148" w14:textId="77777777" w:rsidR="00851C74" w:rsidRPr="00851C74" w:rsidRDefault="00851C74" w:rsidP="00851C74">
            <w:pPr>
              <w:jc w:val="both"/>
              <w:rPr>
                <w:rFonts w:asciiTheme="minorHAnsi" w:eastAsia="Times New Roman" w:hAnsiTheme="minorHAnsi" w:cstheme="minorHAnsi"/>
                <w:color w:val="000000"/>
              </w:rPr>
            </w:pPr>
          </w:p>
        </w:tc>
        <w:tc>
          <w:tcPr>
            <w:tcW w:w="3904" w:type="dxa"/>
            <w:tcBorders>
              <w:top w:val="single" w:sz="4" w:space="0" w:color="auto"/>
              <w:left w:val="nil"/>
              <w:right w:val="single" w:sz="2" w:space="0" w:color="auto"/>
            </w:tcBorders>
            <w:shd w:val="clear" w:color="auto" w:fill="auto"/>
          </w:tcPr>
          <w:p w14:paraId="310BAA66" w14:textId="77777777" w:rsidR="00851C74" w:rsidRPr="00851C74" w:rsidRDefault="00851C74" w:rsidP="00851C74">
            <w:pPr>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(EI03EF01-5S08)</w:t>
            </w:r>
            <w:r w:rsidRPr="00851C74">
              <w:rPr>
                <w:rFonts w:asciiTheme="minorHAnsi" w:eastAsia="Times New Roman" w:hAnsiTheme="minorHAnsi" w:cstheme="minorHAnsi"/>
                <w:color w:val="000000"/>
              </w:rPr>
              <w:t> Demonstrar a apropriação da escrita de seu nome em situações espontâneas de escrita.</w:t>
            </w:r>
            <w:r w:rsidRPr="00851C74" w:rsidDel="00305611">
              <w:rPr>
                <w:rFonts w:asciiTheme="minorHAnsi" w:eastAsia="Times New Roman" w:hAnsiTheme="minorHAnsi" w:cstheme="minorHAnsi"/>
                <w:b/>
                <w:bCs/>
              </w:rPr>
              <w:t xml:space="preserve"> </w:t>
            </w:r>
          </w:p>
          <w:p w14:paraId="2794CC78" w14:textId="77777777" w:rsidR="00851C74" w:rsidRPr="00851C74" w:rsidRDefault="00851C74" w:rsidP="00851C74">
            <w:pPr>
              <w:jc w:val="both"/>
              <w:rPr>
                <w:rFonts w:asciiTheme="minorHAnsi" w:eastAsia="Times New Roman" w:hAnsiTheme="minorHAnsi" w:cstheme="minorHAnsi"/>
                <w:color w:val="000000"/>
              </w:rPr>
            </w:pP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1274E10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28E97D52"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1D8F33C3" w14:textId="77777777" w:rsidTr="00851C74">
        <w:trPr>
          <w:trHeight w:val="1124"/>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6F490E5C"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60B8D582"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nil"/>
              <w:bottom w:val="single" w:sz="4" w:space="0" w:color="auto"/>
              <w:right w:val="single" w:sz="4" w:space="0" w:color="auto"/>
            </w:tcBorders>
            <w:shd w:val="clear" w:color="auto" w:fill="auto"/>
          </w:tcPr>
          <w:p w14:paraId="2DE3C042" w14:textId="77777777" w:rsidR="00851C74" w:rsidRPr="00851C74" w:rsidRDefault="00851C74" w:rsidP="00851C74">
            <w:pPr>
              <w:jc w:val="both"/>
              <w:rPr>
                <w:rFonts w:asciiTheme="minorHAnsi" w:eastAsia="Times New Roman" w:hAnsiTheme="minorHAnsi" w:cstheme="minorHAnsi"/>
                <w:color w:val="000000"/>
              </w:rPr>
            </w:pPr>
          </w:p>
        </w:tc>
        <w:tc>
          <w:tcPr>
            <w:tcW w:w="3904" w:type="dxa"/>
            <w:tcBorders>
              <w:top w:val="single" w:sz="4" w:space="0" w:color="auto"/>
              <w:left w:val="nil"/>
              <w:bottom w:val="single" w:sz="4" w:space="0" w:color="auto"/>
              <w:right w:val="single" w:sz="2" w:space="0" w:color="auto"/>
            </w:tcBorders>
            <w:shd w:val="clear" w:color="auto" w:fill="auto"/>
          </w:tcPr>
          <w:p w14:paraId="15536A43" w14:textId="77777777" w:rsidR="00851C74" w:rsidRPr="00851C74" w:rsidRDefault="00851C74" w:rsidP="00851C74">
            <w:pPr>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(EI03EF01-5S09)</w:t>
            </w:r>
            <w:r w:rsidRPr="00851C74">
              <w:rPr>
                <w:rFonts w:asciiTheme="minorHAnsi" w:eastAsia="Times New Roman" w:hAnsiTheme="minorHAnsi" w:cstheme="minorHAnsi"/>
                <w:color w:val="000000"/>
              </w:rPr>
              <w:t xml:space="preserve"> Ampliar progressivamente o vocabulário utilizando diariamente leituras que estejam dentro </w:t>
            </w:r>
            <w:r w:rsidRPr="00851C74">
              <w:rPr>
                <w:rFonts w:asciiTheme="minorHAnsi" w:eastAsia="Times New Roman" w:hAnsiTheme="minorHAnsi" w:cstheme="minorHAnsi"/>
                <w:color w:val="000000"/>
              </w:rPr>
              <w:lastRenderedPageBreak/>
              <w:t>das temáticas abordadas ou propostas trazidas pelos alunos.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3C204E5A"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3E6AAD82"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22752DA0" w14:textId="77777777" w:rsidTr="00851C74">
        <w:trPr>
          <w:trHeight w:val="1124"/>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19C18A06"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30D8B4EA"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val="restart"/>
            <w:tcBorders>
              <w:left w:val="nil"/>
              <w:right w:val="single" w:sz="4" w:space="0" w:color="auto"/>
            </w:tcBorders>
            <w:shd w:val="clear" w:color="auto" w:fill="auto"/>
          </w:tcPr>
          <w:p w14:paraId="04A13959" w14:textId="77777777" w:rsidR="00851C74" w:rsidRPr="00851C74" w:rsidRDefault="00851C74" w:rsidP="00851C74">
            <w:pPr>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(EI03EF01-4S09)</w:t>
            </w:r>
            <w:r w:rsidRPr="00851C74">
              <w:rPr>
                <w:rFonts w:asciiTheme="minorHAnsi" w:eastAsia="Times New Roman" w:hAnsiTheme="minorHAnsi" w:cstheme="minorHAnsi"/>
                <w:color w:val="000000"/>
              </w:rPr>
              <w:t> Selecionar textos de acordo com os diferentes gêneros textuais recorrendo a estratégias de leitura e de prática social.</w:t>
            </w:r>
          </w:p>
          <w:p w14:paraId="3821B19F" w14:textId="77777777" w:rsidR="00851C74" w:rsidRPr="00851C74" w:rsidRDefault="00851C74" w:rsidP="00851C74">
            <w:pPr>
              <w:jc w:val="both"/>
              <w:rPr>
                <w:rFonts w:asciiTheme="minorHAnsi" w:eastAsia="Times New Roman" w:hAnsiTheme="minorHAnsi" w:cstheme="minorHAnsi"/>
                <w:color w:val="000000"/>
              </w:rPr>
            </w:pPr>
          </w:p>
        </w:tc>
        <w:tc>
          <w:tcPr>
            <w:tcW w:w="3904" w:type="dxa"/>
            <w:tcBorders>
              <w:top w:val="single" w:sz="4" w:space="0" w:color="auto"/>
              <w:left w:val="nil"/>
              <w:bottom w:val="single" w:sz="4" w:space="0" w:color="auto"/>
              <w:right w:val="single" w:sz="2" w:space="0" w:color="auto"/>
            </w:tcBorders>
            <w:shd w:val="clear" w:color="auto" w:fill="auto"/>
          </w:tcPr>
          <w:p w14:paraId="7FA7F3A1" w14:textId="77777777" w:rsidR="00851C74" w:rsidRPr="00851C74" w:rsidRDefault="00851C74" w:rsidP="00851C74">
            <w:pPr>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(EI03EF01-5S10)</w:t>
            </w:r>
            <w:r w:rsidRPr="00851C74">
              <w:rPr>
                <w:rFonts w:asciiTheme="minorHAnsi" w:eastAsia="Times New Roman" w:hAnsiTheme="minorHAnsi" w:cstheme="minorHAnsi"/>
                <w:color w:val="000000"/>
              </w:rPr>
              <w:t> Selecionar textos de acordo com os diferentes gêneros textuais recorrendo a estratégias de leitura e de prática social.</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693A63A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000D8A09"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60426333" w14:textId="77777777" w:rsidTr="00851C74">
        <w:trPr>
          <w:trHeight w:val="644"/>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04640901"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0CBA1D1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nil"/>
              <w:bottom w:val="single" w:sz="4" w:space="0" w:color="auto"/>
              <w:right w:val="single" w:sz="4" w:space="0" w:color="auto"/>
            </w:tcBorders>
            <w:shd w:val="clear" w:color="auto" w:fill="auto"/>
          </w:tcPr>
          <w:p w14:paraId="5AFBD2C0" w14:textId="77777777" w:rsidR="00851C74" w:rsidRPr="00851C74" w:rsidRDefault="00851C74" w:rsidP="00851C74">
            <w:pPr>
              <w:jc w:val="both"/>
              <w:rPr>
                <w:rFonts w:asciiTheme="minorHAnsi" w:eastAsia="Times New Roman" w:hAnsiTheme="minorHAnsi" w:cstheme="minorHAnsi"/>
                <w:color w:val="000000"/>
              </w:rPr>
            </w:pPr>
          </w:p>
        </w:tc>
        <w:tc>
          <w:tcPr>
            <w:tcW w:w="3904" w:type="dxa"/>
            <w:tcBorders>
              <w:top w:val="single" w:sz="4" w:space="0" w:color="auto"/>
              <w:left w:val="nil"/>
              <w:bottom w:val="single" w:sz="4" w:space="0" w:color="auto"/>
              <w:right w:val="single" w:sz="2" w:space="0" w:color="auto"/>
            </w:tcBorders>
            <w:shd w:val="clear" w:color="auto" w:fill="auto"/>
          </w:tcPr>
          <w:p w14:paraId="09D0FB33" w14:textId="77777777" w:rsidR="00851C74" w:rsidRPr="00851C74" w:rsidRDefault="00851C74" w:rsidP="00851C74">
            <w:pPr>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(EI03EF01-5S11)</w:t>
            </w:r>
            <w:r w:rsidRPr="00851C74">
              <w:rPr>
                <w:rFonts w:asciiTheme="minorHAnsi" w:eastAsia="Times New Roman" w:hAnsiTheme="minorHAnsi" w:cstheme="minorHAnsi"/>
                <w:color w:val="000000"/>
              </w:rPr>
              <w:t> Diferenciar desenhos/grafismos (símbolos) de grafemas/letras (signos).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31419923"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3C9CA3BD"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59C561C9" w14:textId="77777777" w:rsidTr="00851C74">
        <w:trPr>
          <w:trHeight w:val="530"/>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6DE477B0"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70D084C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0A83EC5E" w14:textId="77777777" w:rsidR="00851C74" w:rsidRPr="00851C74" w:rsidRDefault="00851C74" w:rsidP="00851C74">
            <w:pPr>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(EI03EF01-4S10)</w:t>
            </w:r>
            <w:r w:rsidRPr="00851C74">
              <w:rPr>
                <w:rFonts w:asciiTheme="minorHAnsi" w:eastAsia="Times New Roman" w:hAnsiTheme="minorHAnsi" w:cstheme="minorHAnsi"/>
                <w:color w:val="000000"/>
              </w:rPr>
              <w:t> Levantar hipóteses de leitura e escrita a partir de leituras não convencionais como rótulos, crachás, logomarcas conhecidas entre outros.</w:t>
            </w:r>
          </w:p>
        </w:tc>
        <w:tc>
          <w:tcPr>
            <w:tcW w:w="3904" w:type="dxa"/>
            <w:tcBorders>
              <w:top w:val="single" w:sz="4" w:space="0" w:color="auto"/>
              <w:left w:val="nil"/>
              <w:bottom w:val="single" w:sz="4" w:space="0" w:color="auto"/>
              <w:right w:val="single" w:sz="4" w:space="0" w:color="auto"/>
            </w:tcBorders>
            <w:shd w:val="clear" w:color="auto" w:fill="auto"/>
          </w:tcPr>
          <w:p w14:paraId="020F8CAC" w14:textId="77777777" w:rsidR="00851C74" w:rsidRPr="00851C74" w:rsidRDefault="00851C74" w:rsidP="00851C74">
            <w:pPr>
              <w:jc w:val="both"/>
              <w:rPr>
                <w:rFonts w:asciiTheme="minorHAnsi" w:eastAsia="Times New Roman" w:hAnsiTheme="minorHAnsi" w:cstheme="minorHAnsi"/>
                <w:color w:val="000000"/>
                <w:highlight w:val="yellow"/>
              </w:rPr>
            </w:pPr>
            <w:r w:rsidRPr="00851C74">
              <w:rPr>
                <w:rFonts w:asciiTheme="minorHAnsi" w:eastAsia="Times New Roman" w:hAnsiTheme="minorHAnsi" w:cstheme="minorHAnsi"/>
                <w:b/>
                <w:bCs/>
              </w:rPr>
              <w:t>(EI03EF01-5S12)</w:t>
            </w:r>
            <w:r w:rsidRPr="00851C74">
              <w:rPr>
                <w:rFonts w:asciiTheme="minorHAnsi" w:eastAsia="Times New Roman" w:hAnsiTheme="minorHAnsi" w:cstheme="minorHAnsi"/>
                <w:color w:val="000000"/>
              </w:rPr>
              <w:t> Desenvolver a capacidade de reconhecimento global de palavras (leitura incidental) como é o caso da leitura de rótulos, crachás e logomarcas conhecidas entre outros.</w:t>
            </w:r>
          </w:p>
        </w:tc>
        <w:tc>
          <w:tcPr>
            <w:tcW w:w="1795" w:type="dxa"/>
            <w:vMerge/>
            <w:tcBorders>
              <w:top w:val="single" w:sz="2" w:space="0" w:color="auto"/>
              <w:left w:val="single" w:sz="4" w:space="0" w:color="auto"/>
              <w:bottom w:val="single" w:sz="2" w:space="0" w:color="auto"/>
              <w:right w:val="single" w:sz="2" w:space="0" w:color="auto"/>
            </w:tcBorders>
            <w:shd w:val="clear" w:color="auto" w:fill="auto"/>
          </w:tcPr>
          <w:p w14:paraId="299450A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39E6793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r>
      <w:tr w:rsidR="00851C74" w:rsidRPr="00851C74" w14:paraId="1717A7EA" w14:textId="77777777" w:rsidTr="00851C74">
        <w:trPr>
          <w:trHeight w:val="547"/>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0445534F"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7299B7C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2" w:space="0" w:color="auto"/>
              <w:right w:val="single" w:sz="4" w:space="0" w:color="auto"/>
            </w:tcBorders>
            <w:shd w:val="clear" w:color="auto" w:fill="auto"/>
          </w:tcPr>
          <w:p w14:paraId="0E2BD1A4" w14:textId="77777777" w:rsidR="00851C74" w:rsidRPr="00851C74" w:rsidRDefault="00851C74" w:rsidP="00851C74">
            <w:pPr>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(EI03EF01-4S11)</w:t>
            </w:r>
            <w:r w:rsidRPr="00851C74">
              <w:rPr>
                <w:rFonts w:asciiTheme="minorHAnsi" w:eastAsia="Times New Roman" w:hAnsiTheme="minorHAnsi" w:cstheme="minorHAnsi"/>
                <w:color w:val="000000"/>
              </w:rPr>
              <w:t> Explorar desenhos e outras formas de expressão em diferentes atividades que possam colaborar para a realização da escrita espontânea.</w:t>
            </w:r>
          </w:p>
        </w:tc>
        <w:tc>
          <w:tcPr>
            <w:tcW w:w="3904" w:type="dxa"/>
            <w:tcBorders>
              <w:left w:val="nil"/>
              <w:bottom w:val="single" w:sz="2" w:space="0" w:color="auto"/>
              <w:right w:val="single" w:sz="2" w:space="0" w:color="auto"/>
            </w:tcBorders>
            <w:shd w:val="clear" w:color="auto" w:fill="auto"/>
          </w:tcPr>
          <w:p w14:paraId="421648BC"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rPr>
              <w:t>(EI03EF01-5S13)</w:t>
            </w:r>
            <w:r w:rsidRPr="00851C74">
              <w:rPr>
                <w:rFonts w:asciiTheme="minorHAnsi" w:eastAsia="Times New Roman" w:hAnsiTheme="minorHAnsi" w:cstheme="minorHAnsi"/>
                <w:color w:val="000000"/>
              </w:rPr>
              <w:t> Explorar desenhos e outras formas de expressão em diferentes atividades que possam colaborar para a realização da escrita espontânea.</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6BF12B10"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1E0DEBB1"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20F9E30E" w14:textId="77777777" w:rsidTr="00851C74">
        <w:trPr>
          <w:trHeight w:val="227"/>
        </w:trPr>
        <w:tc>
          <w:tcPr>
            <w:tcW w:w="2006" w:type="dxa"/>
            <w:vMerge w:val="restart"/>
            <w:tcBorders>
              <w:top w:val="single" w:sz="24" w:space="0" w:color="auto"/>
              <w:left w:val="single" w:sz="4" w:space="0" w:color="auto"/>
              <w:bottom w:val="single" w:sz="2" w:space="0" w:color="auto"/>
              <w:right w:val="single" w:sz="4" w:space="0" w:color="auto"/>
            </w:tcBorders>
            <w:shd w:val="clear" w:color="auto" w:fill="E2EFD9" w:themeFill="accent6" w:themeFillTint="33"/>
          </w:tcPr>
          <w:p w14:paraId="019181D8" w14:textId="77777777" w:rsidR="00851C74" w:rsidRPr="00851C74" w:rsidRDefault="00851C74" w:rsidP="00851C74">
            <w:pPr>
              <w:spacing w:after="0" w:line="240" w:lineRule="auto"/>
              <w:jc w:val="center"/>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w:t>
            </w:r>
          </w:p>
          <w:p w14:paraId="462EFA09"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r w:rsidRPr="00851C74">
              <w:rPr>
                <w:rFonts w:asciiTheme="minorHAnsi" w:eastAsiaTheme="minorHAnsi" w:hAnsiTheme="minorHAnsi" w:cstheme="minorHAnsi"/>
                <w:lang w:eastAsia="en-US"/>
              </w:rPr>
              <w:t xml:space="preserve">Inventar brincadeiras cantadas, poemas e canções, criando </w:t>
            </w:r>
            <w:r w:rsidRPr="00851C74">
              <w:rPr>
                <w:rFonts w:asciiTheme="minorHAnsi" w:eastAsiaTheme="minorHAnsi" w:hAnsiTheme="minorHAnsi" w:cstheme="minorHAnsi"/>
                <w:lang w:eastAsia="en-US"/>
              </w:rPr>
              <w:lastRenderedPageBreak/>
              <w:t>rimas, aliterações e ritmos</w:t>
            </w:r>
          </w:p>
        </w:tc>
        <w:tc>
          <w:tcPr>
            <w:tcW w:w="2106" w:type="dxa"/>
            <w:vMerge w:val="restart"/>
            <w:tcBorders>
              <w:top w:val="single" w:sz="24" w:space="0" w:color="auto"/>
              <w:left w:val="nil"/>
              <w:bottom w:val="single" w:sz="2" w:space="0" w:color="auto"/>
              <w:right w:val="single" w:sz="4" w:space="0" w:color="auto"/>
            </w:tcBorders>
            <w:shd w:val="clear" w:color="auto" w:fill="D9E2F3" w:themeFill="accent1" w:themeFillTint="33"/>
          </w:tcPr>
          <w:p w14:paraId="133AF873"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lastRenderedPageBreak/>
              <w:t>C1. Conhecimento</w:t>
            </w:r>
          </w:p>
          <w:p w14:paraId="585A162A"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C3. Repertório Cultural</w:t>
            </w:r>
          </w:p>
          <w:p w14:paraId="1311208D"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C4. Comunicação</w:t>
            </w:r>
          </w:p>
          <w:p w14:paraId="131A8C27"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C8. Autoconhecimento e autocuidado</w:t>
            </w:r>
          </w:p>
          <w:p w14:paraId="7C7F8038"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lastRenderedPageBreak/>
              <w:t>C9. Empatia e Cooperação</w:t>
            </w:r>
          </w:p>
          <w:p w14:paraId="4266CC32" w14:textId="77777777" w:rsidR="00851C74" w:rsidRPr="00851C74" w:rsidRDefault="00851C74" w:rsidP="00851C74">
            <w:pPr>
              <w:spacing w:after="0" w:line="240" w:lineRule="auto"/>
              <w:rPr>
                <w:rFonts w:asciiTheme="minorHAnsi" w:eastAsia="Times New Roman" w:hAnsiTheme="minorHAnsi" w:cstheme="minorHAnsi"/>
                <w:color w:val="000000"/>
              </w:rPr>
            </w:pPr>
          </w:p>
        </w:tc>
        <w:tc>
          <w:tcPr>
            <w:tcW w:w="7512" w:type="dxa"/>
            <w:gridSpan w:val="2"/>
            <w:tcBorders>
              <w:top w:val="single" w:sz="24" w:space="0" w:color="auto"/>
              <w:left w:val="nil"/>
              <w:bottom w:val="single" w:sz="4" w:space="0" w:color="auto"/>
              <w:right w:val="single" w:sz="2" w:space="0" w:color="auto"/>
            </w:tcBorders>
            <w:shd w:val="clear" w:color="auto" w:fill="F4B083" w:themeFill="accent2" w:themeFillTint="99"/>
          </w:tcPr>
          <w:p w14:paraId="7CB46AB5"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1795" w:type="dxa"/>
            <w:vMerge w:val="restart"/>
            <w:tcBorders>
              <w:top w:val="single" w:sz="18" w:space="0" w:color="auto"/>
              <w:left w:val="single" w:sz="2" w:space="0" w:color="auto"/>
              <w:bottom w:val="single" w:sz="2" w:space="0" w:color="auto"/>
              <w:right w:val="single" w:sz="2" w:space="0" w:color="auto"/>
            </w:tcBorders>
            <w:shd w:val="clear" w:color="auto" w:fill="auto"/>
          </w:tcPr>
          <w:p w14:paraId="306EAC1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Conviver</w:t>
            </w:r>
          </w:p>
          <w:p w14:paraId="20CC145E"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Brincar</w:t>
            </w:r>
          </w:p>
          <w:p w14:paraId="50362E38"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Participar</w:t>
            </w:r>
          </w:p>
          <w:p w14:paraId="4997EC8A"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Explorar</w:t>
            </w:r>
          </w:p>
          <w:p w14:paraId="645A4DEF"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Expressar</w:t>
            </w:r>
          </w:p>
          <w:p w14:paraId="776CC7ED"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lastRenderedPageBreak/>
              <w:t>Conhecer-se</w:t>
            </w:r>
          </w:p>
          <w:p w14:paraId="233EC3D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39EBC295"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24949FC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74C354D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049B708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5A381D5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35CA84F2"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355B18C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02D31EA2"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784ADC21"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6AEBCF6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7381A006"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4EE50A21"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43C268E2"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143E783A"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3B96FF8B"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2AD6535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7B48BE6B"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30BE1272"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06D677C2"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6CBD06D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2ABD781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41B51DE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5C488041"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646D21F1"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49BBFCB5"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4BDA83A5"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18F92D41"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2A49E810"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7058724B"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0C25A83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1BB2773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val="restart"/>
            <w:tcBorders>
              <w:top w:val="single" w:sz="18" w:space="0" w:color="auto"/>
              <w:left w:val="single" w:sz="2" w:space="0" w:color="auto"/>
              <w:bottom w:val="single" w:sz="2" w:space="0" w:color="auto"/>
              <w:right w:val="single" w:sz="2" w:space="0" w:color="auto"/>
            </w:tcBorders>
            <w:shd w:val="clear" w:color="auto" w:fill="auto"/>
          </w:tcPr>
          <w:p w14:paraId="2894EFF2" w14:textId="77777777" w:rsidR="00851C74" w:rsidRPr="00851C74" w:rsidRDefault="00851C74" w:rsidP="00851C74">
            <w:pPr>
              <w:jc w:val="center"/>
              <w:rPr>
                <w:rFonts w:asciiTheme="minorHAnsi" w:eastAsiaTheme="minorHAnsi" w:hAnsiTheme="minorHAnsi" w:cstheme="minorHAnsi"/>
                <w:noProof/>
                <w:lang w:eastAsia="en-US"/>
              </w:rPr>
            </w:pPr>
            <w:r w:rsidRPr="00851C74">
              <w:rPr>
                <w:rFonts w:asciiTheme="minorHAnsi" w:eastAsiaTheme="minorHAnsi" w:hAnsiTheme="minorHAnsi" w:cstheme="minorHAnsi"/>
                <w:noProof/>
              </w:rPr>
              <w:lastRenderedPageBreak/>
              <w:drawing>
                <wp:inline distT="0" distB="0" distL="0" distR="0" wp14:anchorId="1C57E4B9" wp14:editId="72EE597B">
                  <wp:extent cx="906711" cy="888521"/>
                  <wp:effectExtent l="0" t="0" r="8255" b="6985"/>
                  <wp:docPr id="44" name="Imagem 44"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p w14:paraId="74C5E4C3" w14:textId="77777777" w:rsidR="00851C74" w:rsidRPr="00851C74" w:rsidRDefault="00851C74" w:rsidP="00851C74">
            <w:pPr>
              <w:jc w:val="center"/>
              <w:rPr>
                <w:rFonts w:asciiTheme="minorHAnsi" w:eastAsiaTheme="minorHAnsi" w:hAnsiTheme="minorHAnsi" w:cstheme="minorHAnsi"/>
                <w:noProof/>
                <w:lang w:eastAsia="en-US"/>
              </w:rPr>
            </w:pPr>
            <w:r w:rsidRPr="00851C74">
              <w:rPr>
                <w:rFonts w:asciiTheme="minorHAnsi" w:eastAsiaTheme="minorHAnsi" w:hAnsiTheme="minorHAnsi" w:cstheme="minorHAnsi"/>
                <w:noProof/>
              </w:rPr>
              <w:drawing>
                <wp:inline distT="0" distB="0" distL="0" distR="0" wp14:anchorId="3CEBC071" wp14:editId="3B427329">
                  <wp:extent cx="897147" cy="922655"/>
                  <wp:effectExtent l="0" t="0" r="0" b="0"/>
                  <wp:docPr id="47" name="Imagem 47"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49972" t="43359" r="33401" b="27994"/>
                          <a:stretch/>
                        </pic:blipFill>
                        <pic:spPr bwMode="auto">
                          <a:xfrm>
                            <a:off x="0" y="0"/>
                            <a:ext cx="897841" cy="923369"/>
                          </a:xfrm>
                          <a:prstGeom prst="rect">
                            <a:avLst/>
                          </a:prstGeom>
                          <a:noFill/>
                          <a:ln>
                            <a:noFill/>
                          </a:ln>
                          <a:extLst>
                            <a:ext uri="{53640926-AAD7-44D8-BBD7-CCE9431645EC}">
                              <a14:shadowObscured xmlns:a14="http://schemas.microsoft.com/office/drawing/2010/main"/>
                            </a:ext>
                          </a:extLst>
                        </pic:spPr>
                      </pic:pic>
                    </a:graphicData>
                  </a:graphic>
                </wp:inline>
              </w:drawing>
            </w:r>
          </w:p>
          <w:p w14:paraId="66E6027A"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488208C5" w14:textId="77777777" w:rsidTr="00851C74">
        <w:trPr>
          <w:trHeight w:val="1015"/>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2D8856AB"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6271BC01"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4046630E"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 xml:space="preserve">(EI03EF02-4S01) </w:t>
            </w:r>
            <w:r w:rsidRPr="00851C74">
              <w:rPr>
                <w:rFonts w:asciiTheme="minorHAnsi" w:eastAsia="Times New Roman" w:hAnsiTheme="minorHAnsi" w:cstheme="minorHAnsi"/>
                <w:color w:val="000000"/>
              </w:rPr>
              <w:t>Explorar práticas sociais diversas de escrita, para pesquisa e comunicação com o grupo social.</w:t>
            </w:r>
          </w:p>
        </w:tc>
        <w:tc>
          <w:tcPr>
            <w:tcW w:w="3904" w:type="dxa"/>
            <w:tcBorders>
              <w:top w:val="single" w:sz="4" w:space="0" w:color="auto"/>
              <w:left w:val="nil"/>
              <w:bottom w:val="single" w:sz="4" w:space="0" w:color="auto"/>
              <w:right w:val="single" w:sz="2" w:space="0" w:color="auto"/>
            </w:tcBorders>
            <w:shd w:val="clear" w:color="auto" w:fill="auto"/>
          </w:tcPr>
          <w:p w14:paraId="6752F11E"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(EI03EF02-5S01)</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Explorar práticas sociais diversas de escrita, para pesquisa e comunicação com o grupo social.</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73F8EE5A"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2FDCE676"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p>
        </w:tc>
      </w:tr>
      <w:tr w:rsidR="00851C74" w:rsidRPr="00851C74" w14:paraId="52644F10" w14:textId="77777777" w:rsidTr="00851C74">
        <w:trPr>
          <w:trHeight w:val="704"/>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3F97477B"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299E1253"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3031CF6C"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(EI03EF02-4S02)</w:t>
            </w:r>
            <w:r w:rsidRPr="00851C74">
              <w:rPr>
                <w:rFonts w:asciiTheme="minorHAnsi" w:eastAsiaTheme="minorHAnsi" w:hAnsiTheme="minorHAnsi" w:cstheme="minorHAnsi"/>
                <w:lang w:eastAsia="en-US"/>
              </w:rPr>
              <w:t> </w:t>
            </w:r>
          </w:p>
          <w:p w14:paraId="01EF30D7"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 xml:space="preserve">Recontar histórias a partir dos gêneros textuais explorados e suas funções sociais. </w:t>
            </w:r>
          </w:p>
        </w:tc>
        <w:tc>
          <w:tcPr>
            <w:tcW w:w="3904" w:type="dxa"/>
            <w:tcBorders>
              <w:top w:val="single" w:sz="4" w:space="0" w:color="auto"/>
              <w:left w:val="nil"/>
              <w:bottom w:val="single" w:sz="4" w:space="0" w:color="auto"/>
              <w:right w:val="single" w:sz="2" w:space="0" w:color="auto"/>
            </w:tcBorders>
            <w:shd w:val="clear" w:color="auto" w:fill="auto"/>
          </w:tcPr>
          <w:p w14:paraId="503149F9"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(EI03EF02-5S02)</w:t>
            </w:r>
            <w:r w:rsidRPr="00851C74">
              <w:rPr>
                <w:rFonts w:asciiTheme="minorHAnsi" w:eastAsiaTheme="minorHAnsi" w:hAnsiTheme="minorHAnsi" w:cstheme="minorHAnsi"/>
                <w:lang w:eastAsia="en-US"/>
              </w:rPr>
              <w:t> </w:t>
            </w:r>
          </w:p>
          <w:p w14:paraId="0DEFB333" w14:textId="77777777" w:rsidR="00851C74" w:rsidRPr="00851C74" w:rsidRDefault="00851C74" w:rsidP="00851C74">
            <w:pPr>
              <w:spacing w:after="0" w:line="240" w:lineRule="auto"/>
              <w:jc w:val="both"/>
              <w:rPr>
                <w:rFonts w:asciiTheme="minorHAnsi" w:eastAsia="Times New Roman" w:hAnsiTheme="minorHAnsi" w:cstheme="minorHAnsi"/>
              </w:rPr>
            </w:pPr>
            <w:r w:rsidRPr="00851C74">
              <w:rPr>
                <w:rFonts w:asciiTheme="minorHAnsi" w:eastAsia="Times New Roman" w:hAnsiTheme="minorHAnsi" w:cstheme="minorHAnsi"/>
                <w:color w:val="000000"/>
              </w:rPr>
              <w:t>Recontar histórias a partir dos gêneros textuais explorados e suas funções sociais.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3FBA588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6AE44628"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p>
        </w:tc>
      </w:tr>
      <w:tr w:rsidR="00851C74" w:rsidRPr="00851C74" w14:paraId="35512678" w14:textId="77777777" w:rsidTr="00851C74">
        <w:trPr>
          <w:trHeight w:val="944"/>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6D39ED41"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624FCBA6"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2A449505"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(EI03EF02-4S03)</w:t>
            </w:r>
            <w:r w:rsidRPr="00851C74">
              <w:rPr>
                <w:rFonts w:asciiTheme="minorHAnsi" w:eastAsiaTheme="minorHAnsi" w:hAnsiTheme="minorHAnsi" w:cstheme="minorHAnsi"/>
                <w:lang w:eastAsia="en-US"/>
              </w:rPr>
              <w:t> </w:t>
            </w:r>
          </w:p>
          <w:p w14:paraId="2415A20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Reconhecer diferente fonemas de acordo com a sonoridade das palavras contidas nas rimas ou ritmos dos textos explorados.</w:t>
            </w:r>
          </w:p>
        </w:tc>
        <w:tc>
          <w:tcPr>
            <w:tcW w:w="3904" w:type="dxa"/>
            <w:tcBorders>
              <w:top w:val="single" w:sz="4" w:space="0" w:color="auto"/>
              <w:left w:val="nil"/>
              <w:bottom w:val="single" w:sz="4" w:space="0" w:color="auto"/>
              <w:right w:val="single" w:sz="2" w:space="0" w:color="auto"/>
            </w:tcBorders>
            <w:shd w:val="clear" w:color="auto" w:fill="auto"/>
          </w:tcPr>
          <w:p w14:paraId="6CF4DB40"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(EI03EF02-5S03)</w:t>
            </w:r>
            <w:r w:rsidRPr="00851C74">
              <w:rPr>
                <w:rFonts w:asciiTheme="minorHAnsi" w:eastAsiaTheme="minorHAnsi" w:hAnsiTheme="minorHAnsi" w:cstheme="minorHAnsi"/>
                <w:lang w:eastAsia="en-US"/>
              </w:rPr>
              <w:t> </w:t>
            </w:r>
          </w:p>
          <w:p w14:paraId="088C0CC1" w14:textId="77777777" w:rsidR="00851C74" w:rsidRPr="00851C74" w:rsidRDefault="00851C74" w:rsidP="00851C74">
            <w:pPr>
              <w:spacing w:after="0" w:line="240" w:lineRule="auto"/>
              <w:jc w:val="both"/>
              <w:rPr>
                <w:rFonts w:asciiTheme="minorHAnsi" w:eastAsia="Times New Roman" w:hAnsiTheme="minorHAnsi" w:cstheme="minorHAnsi"/>
              </w:rPr>
            </w:pPr>
            <w:r w:rsidRPr="00851C74">
              <w:rPr>
                <w:rFonts w:asciiTheme="minorHAnsi" w:eastAsia="Times New Roman" w:hAnsiTheme="minorHAnsi" w:cstheme="minorHAnsi"/>
                <w:color w:val="000000"/>
              </w:rPr>
              <w:t>Reconhecer diferente fonemas de acordo com a sonoridade das palavras contidas nas rimas ou ritmos dos textos explorados.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7FD20E2B"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38768175"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p>
        </w:tc>
      </w:tr>
      <w:tr w:rsidR="00851C74" w:rsidRPr="00851C74" w14:paraId="37D24528" w14:textId="77777777" w:rsidTr="00851C74">
        <w:trPr>
          <w:trHeight w:val="944"/>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053D8F95"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25B9ED45"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68D03500"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(EI03EF02-4S04)</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Memorizar e repetir poesias, parlendas, trava-línguas, os jogos de palavras, atentando-se não só aos conteúdos, mas também à forma, aos aspectos sonoros da linguagem, como ritmo e rimas, além das questões culturais e afetivas envolvidas.</w:t>
            </w:r>
          </w:p>
        </w:tc>
        <w:tc>
          <w:tcPr>
            <w:tcW w:w="3904" w:type="dxa"/>
            <w:tcBorders>
              <w:top w:val="single" w:sz="4" w:space="0" w:color="auto"/>
              <w:left w:val="nil"/>
              <w:bottom w:val="single" w:sz="4" w:space="0" w:color="auto"/>
              <w:right w:val="single" w:sz="2" w:space="0" w:color="auto"/>
            </w:tcBorders>
            <w:shd w:val="clear" w:color="auto" w:fill="auto"/>
          </w:tcPr>
          <w:p w14:paraId="168E1F0A"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(EI03EF02-5S04)</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Memorizar e repetir poesias, parlendas, trava-línguas, os jogos de palavras, atentando-se não só aos conteúdos, mas também à forma, aos aspectos sonoros da linguagem, como ritmo e rimas, além das questões culturais e afetivas envolvidas.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6549748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4E08848F"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p>
        </w:tc>
      </w:tr>
      <w:tr w:rsidR="00851C74" w:rsidRPr="00851C74" w14:paraId="3449DA5D" w14:textId="77777777" w:rsidTr="00851C74">
        <w:trPr>
          <w:trHeight w:val="372"/>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18B3D5E4"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462154C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07BF5FE5"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(EI03EF02-4S05)</w:t>
            </w:r>
            <w:r w:rsidRPr="00851C74">
              <w:rPr>
                <w:rFonts w:asciiTheme="minorHAnsi" w:eastAsiaTheme="minorHAnsi" w:hAnsiTheme="minorHAnsi" w:cstheme="minorHAnsi"/>
                <w:lang w:eastAsia="en-US"/>
              </w:rPr>
              <w:t> R</w:t>
            </w:r>
            <w:r w:rsidRPr="00851C74">
              <w:rPr>
                <w:rFonts w:asciiTheme="minorHAnsi" w:eastAsia="Times New Roman" w:hAnsiTheme="minorHAnsi" w:cstheme="minorHAnsi"/>
                <w:color w:val="000000"/>
              </w:rPr>
              <w:t>econhecer rimas, assonâncias e aliterações em cantigas e músicas, por meio da oralidade.</w:t>
            </w:r>
          </w:p>
        </w:tc>
        <w:tc>
          <w:tcPr>
            <w:tcW w:w="3904" w:type="dxa"/>
            <w:tcBorders>
              <w:top w:val="single" w:sz="4" w:space="0" w:color="auto"/>
              <w:left w:val="nil"/>
              <w:bottom w:val="single" w:sz="4" w:space="0" w:color="auto"/>
              <w:right w:val="single" w:sz="2" w:space="0" w:color="auto"/>
            </w:tcBorders>
            <w:shd w:val="clear" w:color="auto" w:fill="auto"/>
          </w:tcPr>
          <w:p w14:paraId="53CE8DBC"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heme="minorHAnsi" w:hAnsiTheme="minorHAnsi" w:cstheme="minorHAnsi"/>
                <w:b/>
                <w:bCs/>
                <w:lang w:eastAsia="en-US"/>
              </w:rPr>
              <w:t>(EI03EF02-5S05)</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rPr>
              <w:t>Identificar rimas, assonâncias e aliterações. em diferentes textos como: cantigas, músicas, parlendas, quadrinhas, trava-línguas e poesias.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36205252"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1102D248"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p>
        </w:tc>
      </w:tr>
      <w:tr w:rsidR="00851C74" w:rsidRPr="00851C74" w14:paraId="78E76A8B" w14:textId="77777777" w:rsidTr="00851C74">
        <w:trPr>
          <w:trHeight w:val="566"/>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104B0332"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28C64DBD"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5AA10474"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(EI03EF02-4S06)</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Apreciar leituras de diferentes gêneros textuais que contribuam para o desenvolvimento do gosto pela leitura, do estímulo à imaginação e da ampliação do conhecimento de mundo.</w:t>
            </w:r>
          </w:p>
        </w:tc>
        <w:tc>
          <w:tcPr>
            <w:tcW w:w="3904" w:type="dxa"/>
            <w:tcBorders>
              <w:top w:val="single" w:sz="4" w:space="0" w:color="auto"/>
              <w:left w:val="nil"/>
              <w:bottom w:val="single" w:sz="4" w:space="0" w:color="auto"/>
              <w:right w:val="single" w:sz="2" w:space="0" w:color="auto"/>
            </w:tcBorders>
            <w:shd w:val="clear" w:color="auto" w:fill="auto"/>
          </w:tcPr>
          <w:p w14:paraId="6E34CA34"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(EI03EF02-5S06)</w:t>
            </w:r>
            <w:r w:rsidRPr="00851C74">
              <w:rPr>
                <w:rFonts w:asciiTheme="minorHAnsi" w:eastAsiaTheme="minorHAnsi" w:hAnsiTheme="minorHAnsi" w:cstheme="minorHAnsi"/>
                <w:lang w:eastAsia="en-US"/>
              </w:rPr>
              <w:t> Apreciar leituras de diferentes gêneros textuais que contribuam para o desenvolvimento do gosto pela leitura, do estímulo à imaginação, da ampliação do vocabulário e do conhecimento de mundo.</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7A3E149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3AA8CDAE"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5FA9068F" w14:textId="77777777" w:rsidTr="00851C74">
        <w:trPr>
          <w:trHeight w:val="566"/>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60EF4AA2"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570F17AB"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val="restart"/>
            <w:tcBorders>
              <w:top w:val="single" w:sz="4" w:space="0" w:color="auto"/>
              <w:left w:val="nil"/>
              <w:right w:val="single" w:sz="4" w:space="0" w:color="auto"/>
            </w:tcBorders>
            <w:shd w:val="clear" w:color="auto" w:fill="auto"/>
          </w:tcPr>
          <w:p w14:paraId="790BEDC2"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(EI03EF02-4S07)</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 xml:space="preserve">Utilizar os diferentes meios de comunicação, tais como: internet, televisão, celular, computador entre outros para </w:t>
            </w:r>
            <w:r w:rsidRPr="00851C74">
              <w:rPr>
                <w:rFonts w:asciiTheme="minorHAnsi" w:eastAsia="Times New Roman" w:hAnsiTheme="minorHAnsi" w:cstheme="minorHAnsi"/>
                <w:color w:val="000000"/>
              </w:rPr>
              <w:lastRenderedPageBreak/>
              <w:t>explorar as diversas formas de linguagens.</w:t>
            </w:r>
          </w:p>
        </w:tc>
        <w:tc>
          <w:tcPr>
            <w:tcW w:w="3904" w:type="dxa"/>
            <w:tcBorders>
              <w:top w:val="single" w:sz="4" w:space="0" w:color="auto"/>
              <w:left w:val="nil"/>
              <w:bottom w:val="single" w:sz="4" w:space="0" w:color="auto"/>
              <w:right w:val="single" w:sz="2" w:space="0" w:color="auto"/>
            </w:tcBorders>
            <w:shd w:val="clear" w:color="auto" w:fill="auto"/>
          </w:tcPr>
          <w:p w14:paraId="59AD283B"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lastRenderedPageBreak/>
              <w:t>(EI03EF02-5S07)</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 xml:space="preserve">Interessar-se gradativamente pelos ritmos da linguagem, os jogos linguísticos, as rimas, as aliterações, os padrões recorrentes do </w:t>
            </w:r>
            <w:r w:rsidRPr="00851C74">
              <w:rPr>
                <w:rFonts w:asciiTheme="minorHAnsi" w:eastAsia="Times New Roman" w:hAnsiTheme="minorHAnsi" w:cstheme="minorHAnsi"/>
                <w:color w:val="000000"/>
              </w:rPr>
              <w:lastRenderedPageBreak/>
              <w:t>som das palavras num poema e a musicalidade das palavras.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62ED49E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44392764"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78FF54F7" w14:textId="77777777" w:rsidTr="00851C74">
        <w:trPr>
          <w:trHeight w:val="566"/>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726D96FB"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7145FEC3"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nil"/>
              <w:bottom w:val="single" w:sz="4" w:space="0" w:color="auto"/>
              <w:right w:val="single" w:sz="4" w:space="0" w:color="auto"/>
            </w:tcBorders>
            <w:shd w:val="clear" w:color="auto" w:fill="auto"/>
          </w:tcPr>
          <w:p w14:paraId="254B681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4" w:space="0" w:color="auto"/>
              <w:left w:val="nil"/>
              <w:bottom w:val="single" w:sz="4" w:space="0" w:color="auto"/>
              <w:right w:val="single" w:sz="2" w:space="0" w:color="auto"/>
            </w:tcBorders>
            <w:shd w:val="clear" w:color="auto" w:fill="auto"/>
          </w:tcPr>
          <w:p w14:paraId="58E60251"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(EI03EF02-5S08)</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Utilizar os diferentes meios de comunicação, tais como: internet, televisão, celular, computador entre outros para explorar as diversas formas de linguagens oferecendo movimentos atuais que estão ao alcance das crianças.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0AF3B8D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4306DAA9"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72EA1123" w14:textId="77777777" w:rsidTr="00851C74">
        <w:trPr>
          <w:trHeight w:val="706"/>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766B842F"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15BAF40A"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nil"/>
              <w:bottom w:val="single" w:sz="4" w:space="0" w:color="auto"/>
              <w:right w:val="single" w:sz="4" w:space="0" w:color="auto"/>
            </w:tcBorders>
            <w:shd w:val="clear" w:color="auto" w:fill="auto"/>
          </w:tcPr>
          <w:p w14:paraId="4030EBF0"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heme="minorHAnsi" w:hAnsiTheme="minorHAnsi" w:cstheme="minorHAnsi"/>
                <w:b/>
                <w:bCs/>
                <w:lang w:eastAsia="en-US"/>
              </w:rPr>
              <w:t>(EI03EF02-4S08)</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Explorar a linguagem oral em trava línguas, parlendas, adivinhas, quadrinhas, poemas e canções.</w:t>
            </w:r>
          </w:p>
        </w:tc>
        <w:tc>
          <w:tcPr>
            <w:tcW w:w="3904" w:type="dxa"/>
            <w:tcBorders>
              <w:top w:val="single" w:sz="2" w:space="0" w:color="auto"/>
              <w:left w:val="nil"/>
              <w:bottom w:val="single" w:sz="4" w:space="0" w:color="auto"/>
              <w:right w:val="single" w:sz="2" w:space="0" w:color="auto"/>
            </w:tcBorders>
            <w:shd w:val="clear" w:color="auto" w:fill="auto"/>
          </w:tcPr>
          <w:p w14:paraId="2FD83AE4"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(EI03EF02-5S09)</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 xml:space="preserve">Explorar a linguagem oral trava línguas, parlendas, adivinhas, quadrinhas, poemas e canções por meio de recitais. </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15581B7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70226783"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r>
      <w:tr w:rsidR="00851C74" w:rsidRPr="00851C74" w14:paraId="2E9E0FA9" w14:textId="77777777" w:rsidTr="00851C74">
        <w:trPr>
          <w:trHeight w:val="890"/>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18A051FF"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597654DD"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2BA28917"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(EI03EF02-4S09)</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Ampliar a habilidade de atenção, percepção, ritmo e concentração.</w:t>
            </w:r>
          </w:p>
        </w:tc>
        <w:tc>
          <w:tcPr>
            <w:tcW w:w="3904" w:type="dxa"/>
            <w:tcBorders>
              <w:top w:val="single" w:sz="4" w:space="0" w:color="auto"/>
              <w:left w:val="nil"/>
              <w:bottom w:val="single" w:sz="4" w:space="0" w:color="auto"/>
              <w:right w:val="single" w:sz="2" w:space="0" w:color="auto"/>
            </w:tcBorders>
            <w:shd w:val="clear" w:color="auto" w:fill="auto"/>
          </w:tcPr>
          <w:p w14:paraId="1571F2ED"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(EI03EF02-5S10)</w:t>
            </w:r>
            <w:r w:rsidRPr="00851C74">
              <w:rPr>
                <w:rFonts w:asciiTheme="minorHAnsi" w:eastAsiaTheme="minorHAnsi" w:hAnsiTheme="minorHAnsi" w:cstheme="minorHAnsi"/>
                <w:lang w:eastAsia="en-US"/>
              </w:rPr>
              <w:t> Fazer antecipações de leitura. com apoio de imagens e palavras conhecidas, estimulando a memória auditiva, atenção, percepção, ritmo e concentração.</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4F813115"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2A44DB4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r>
      <w:tr w:rsidR="00851C74" w:rsidRPr="00851C74" w14:paraId="76CE83CD" w14:textId="77777777" w:rsidTr="00851C74">
        <w:trPr>
          <w:trHeight w:val="1231"/>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00CB9573"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1D31021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7C2A17BA"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(EI03EF02-4S10)</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Participar de atividades que envolvam jogos e brincadeiras de linguagem, explorando a sonoridade das palavras (sons, rimas, sílabas, aliteração).</w:t>
            </w:r>
          </w:p>
        </w:tc>
        <w:tc>
          <w:tcPr>
            <w:tcW w:w="3904" w:type="dxa"/>
            <w:tcBorders>
              <w:top w:val="single" w:sz="4" w:space="0" w:color="auto"/>
              <w:left w:val="nil"/>
              <w:bottom w:val="single" w:sz="4" w:space="0" w:color="auto"/>
              <w:right w:val="single" w:sz="2" w:space="0" w:color="auto"/>
            </w:tcBorders>
            <w:shd w:val="clear" w:color="auto" w:fill="auto"/>
          </w:tcPr>
          <w:p w14:paraId="75DD2B12"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(EI03EF02-5S11)</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Participar voluntariamente de atividades que envolvam jogos e brincadeiras de linguagem, explorando a sonoridade das palavras (sons, rimas, sílabas, aliteração).</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40CA5AB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2E07A841"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r>
      <w:tr w:rsidR="00851C74" w:rsidRPr="00851C74" w14:paraId="4AD337C7" w14:textId="77777777" w:rsidTr="00851C74">
        <w:trPr>
          <w:trHeight w:val="414"/>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6BA34688"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71D5C15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val="restart"/>
            <w:tcBorders>
              <w:top w:val="single" w:sz="4" w:space="0" w:color="auto"/>
              <w:left w:val="nil"/>
              <w:right w:val="single" w:sz="4" w:space="0" w:color="auto"/>
            </w:tcBorders>
            <w:shd w:val="clear" w:color="auto" w:fill="auto"/>
          </w:tcPr>
          <w:p w14:paraId="30683DFE"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(EI03EF02-4S11)</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Cantar cantigas e canções, obedecendo ao ritmo e à melodia.</w:t>
            </w:r>
          </w:p>
        </w:tc>
        <w:tc>
          <w:tcPr>
            <w:tcW w:w="3904" w:type="dxa"/>
            <w:tcBorders>
              <w:top w:val="single" w:sz="4" w:space="0" w:color="auto"/>
              <w:left w:val="nil"/>
              <w:bottom w:val="single" w:sz="4" w:space="0" w:color="auto"/>
              <w:right w:val="single" w:sz="2" w:space="0" w:color="auto"/>
            </w:tcBorders>
            <w:shd w:val="clear" w:color="auto" w:fill="auto"/>
          </w:tcPr>
          <w:p w14:paraId="2A1F0314"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(EI03EF02-5S12)</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Cantar cantigas e canções, obedecendo ao ritmo e à melodia.</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02C5ECE3"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7E1D730A"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r>
      <w:tr w:rsidR="00851C74" w:rsidRPr="00851C74" w14:paraId="06C970FE" w14:textId="77777777" w:rsidTr="00851C74">
        <w:trPr>
          <w:trHeight w:val="414"/>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240FA27D"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06D95D0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nil"/>
              <w:bottom w:val="single" w:sz="4" w:space="0" w:color="auto"/>
              <w:right w:val="single" w:sz="4" w:space="0" w:color="auto"/>
            </w:tcBorders>
            <w:shd w:val="clear" w:color="auto" w:fill="auto"/>
          </w:tcPr>
          <w:p w14:paraId="5BD33B59" w14:textId="77777777" w:rsidR="00851C74" w:rsidRPr="00851C74" w:rsidRDefault="00851C74" w:rsidP="00851C74">
            <w:pPr>
              <w:spacing w:after="0" w:line="240" w:lineRule="auto"/>
              <w:jc w:val="both"/>
              <w:rPr>
                <w:rFonts w:asciiTheme="minorHAnsi" w:eastAsiaTheme="minorHAnsi" w:hAnsiTheme="minorHAnsi" w:cstheme="minorHAnsi"/>
                <w:b/>
                <w:bCs/>
                <w:lang w:eastAsia="en-US"/>
              </w:rPr>
            </w:pPr>
          </w:p>
        </w:tc>
        <w:tc>
          <w:tcPr>
            <w:tcW w:w="3904" w:type="dxa"/>
            <w:tcBorders>
              <w:top w:val="single" w:sz="4" w:space="0" w:color="auto"/>
              <w:left w:val="nil"/>
              <w:bottom w:val="single" w:sz="4" w:space="0" w:color="auto"/>
              <w:right w:val="single" w:sz="2" w:space="0" w:color="auto"/>
            </w:tcBorders>
            <w:shd w:val="clear" w:color="auto" w:fill="auto"/>
          </w:tcPr>
          <w:p w14:paraId="5198A2B1" w14:textId="77777777" w:rsidR="00851C74" w:rsidRPr="00851C74" w:rsidRDefault="00851C74" w:rsidP="00851C74">
            <w:pPr>
              <w:spacing w:after="0" w:line="240" w:lineRule="auto"/>
              <w:jc w:val="both"/>
              <w:rPr>
                <w:rFonts w:asciiTheme="minorHAnsi" w:eastAsiaTheme="minorHAnsi" w:hAnsiTheme="minorHAnsi" w:cstheme="minorHAnsi"/>
                <w:b/>
                <w:bCs/>
                <w:lang w:eastAsia="en-US"/>
              </w:rPr>
            </w:pPr>
            <w:r w:rsidRPr="00851C74">
              <w:rPr>
                <w:rFonts w:asciiTheme="minorHAnsi" w:eastAsiaTheme="minorHAnsi" w:hAnsiTheme="minorHAnsi" w:cstheme="minorHAnsi"/>
                <w:b/>
                <w:bCs/>
                <w:lang w:eastAsia="en-US"/>
              </w:rPr>
              <w:t>(EI03EF02-5S14)</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Recitar parlendas, quadras, quadrinhas, trava-línguas, com entonação adequada e observando as rimas.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67A64693"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70EE734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r>
      <w:tr w:rsidR="00851C74" w:rsidRPr="00851C74" w14:paraId="3821D9C4" w14:textId="77777777" w:rsidTr="00851C74">
        <w:trPr>
          <w:trHeight w:val="414"/>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79008009"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233CC93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6E0004D7"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(EI03EF02-4S12)</w:t>
            </w:r>
            <w:r w:rsidRPr="00851C74" w:rsidDel="00991B8E">
              <w:rPr>
                <w:rFonts w:asciiTheme="minorHAnsi" w:eastAsia="Times New Roman" w:hAnsiTheme="minorHAnsi" w:cstheme="minorHAnsi"/>
              </w:rPr>
              <w:t xml:space="preserve"> </w:t>
            </w:r>
            <w:r w:rsidRPr="00851C74">
              <w:rPr>
                <w:rFonts w:asciiTheme="minorHAnsi" w:eastAsia="Times New Roman" w:hAnsiTheme="minorHAnsi" w:cstheme="minorHAnsi"/>
              </w:rPr>
              <w:t>Perceber nos textos seus suportes textuais e suas funções sociais.</w:t>
            </w:r>
          </w:p>
          <w:p w14:paraId="11C69F59" w14:textId="77777777" w:rsidR="00851C74" w:rsidRPr="00851C74" w:rsidRDefault="00851C74" w:rsidP="00851C74">
            <w:pPr>
              <w:jc w:val="both"/>
              <w:rPr>
                <w:rFonts w:asciiTheme="minorHAnsi" w:eastAsia="Times New Roman" w:hAnsiTheme="minorHAnsi" w:cstheme="minorHAnsi"/>
                <w:color w:val="000000"/>
              </w:rPr>
            </w:pPr>
          </w:p>
        </w:tc>
        <w:tc>
          <w:tcPr>
            <w:tcW w:w="3904" w:type="dxa"/>
            <w:tcBorders>
              <w:top w:val="single" w:sz="4" w:space="0" w:color="auto"/>
              <w:left w:val="nil"/>
              <w:bottom w:val="single" w:sz="4" w:space="0" w:color="auto"/>
              <w:right w:val="single" w:sz="2" w:space="0" w:color="auto"/>
            </w:tcBorders>
            <w:shd w:val="clear" w:color="auto" w:fill="auto"/>
          </w:tcPr>
          <w:p w14:paraId="0BDBDAE6"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(EI03EF02-5S15)</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Selecionar textos de acordo com seus suportes textuais e suas funções sociais.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0C695A90"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40C3F1D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r>
      <w:tr w:rsidR="00851C74" w:rsidRPr="00851C74" w14:paraId="3AD025E5" w14:textId="77777777" w:rsidTr="00851C74">
        <w:trPr>
          <w:trHeight w:val="414"/>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05ABF612"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310BB70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297A5580"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(EI03EF02-4S13)</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Identificar recursos gráficos, além da estrutura dos textos como poemas, parlendas e canções, por meio de brincadeiras, jogos e declamação de poemas.</w:t>
            </w:r>
          </w:p>
        </w:tc>
        <w:tc>
          <w:tcPr>
            <w:tcW w:w="3904" w:type="dxa"/>
            <w:tcBorders>
              <w:top w:val="single" w:sz="4" w:space="0" w:color="auto"/>
              <w:left w:val="nil"/>
              <w:bottom w:val="single" w:sz="4" w:space="0" w:color="auto"/>
              <w:right w:val="single" w:sz="2" w:space="0" w:color="auto"/>
            </w:tcBorders>
            <w:shd w:val="clear" w:color="auto" w:fill="auto"/>
          </w:tcPr>
          <w:p w14:paraId="552ED8EE"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(EI03EF02-5S16)</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Identificar recursos gráficos, além da estrutura dos textos como poemas, parlendas e canções, por meio de brincadeiras, jogos e declamação de poemas.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0144FC9B"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4E9B6720"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r>
      <w:tr w:rsidR="00851C74" w:rsidRPr="00851C74" w14:paraId="1ACC9803" w14:textId="77777777" w:rsidTr="00851C74">
        <w:trPr>
          <w:trHeight w:val="414"/>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5E4A9D61"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6F846E3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46866930"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heme="minorHAnsi" w:hAnsiTheme="minorHAnsi" w:cstheme="minorHAnsi"/>
                <w:b/>
                <w:bCs/>
                <w:lang w:eastAsia="en-US"/>
              </w:rPr>
              <w:t>(EI03EF02-4S14)</w:t>
            </w:r>
            <w:r w:rsidRPr="00851C74">
              <w:rPr>
                <w:rFonts w:asciiTheme="minorHAnsi" w:eastAsia="Times New Roman" w:hAnsiTheme="minorHAnsi" w:cstheme="minorHAnsi"/>
                <w:color w:val="000000"/>
              </w:rPr>
              <w:t xml:space="preserve"> Fazer levantamento sobre as primeiras hipóteses da escrita a partir dos gêneros textuais explorados.</w:t>
            </w:r>
          </w:p>
        </w:tc>
        <w:tc>
          <w:tcPr>
            <w:tcW w:w="3904" w:type="dxa"/>
            <w:tcBorders>
              <w:top w:val="single" w:sz="4" w:space="0" w:color="auto"/>
              <w:left w:val="nil"/>
              <w:bottom w:val="single" w:sz="4" w:space="0" w:color="auto"/>
              <w:right w:val="single" w:sz="2" w:space="0" w:color="auto"/>
            </w:tcBorders>
            <w:shd w:val="clear" w:color="auto" w:fill="auto"/>
          </w:tcPr>
          <w:p w14:paraId="2D7E2B7C"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(EI03EF02-5S17)</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Identificar os versos como parte que compõe um poema.</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5C56EDB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0DEB669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r>
      <w:tr w:rsidR="00851C74" w:rsidRPr="00851C74" w14:paraId="6B8A3C90" w14:textId="77777777" w:rsidTr="00851C74">
        <w:trPr>
          <w:trHeight w:val="414"/>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35F0720C"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645410B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val="restart"/>
            <w:tcBorders>
              <w:top w:val="single" w:sz="4" w:space="0" w:color="auto"/>
              <w:left w:val="nil"/>
              <w:right w:val="single" w:sz="4" w:space="0" w:color="auto"/>
            </w:tcBorders>
            <w:shd w:val="clear" w:color="auto" w:fill="auto"/>
          </w:tcPr>
          <w:p w14:paraId="0812654C"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(EI03EF02-4S15)</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Comparar a quantidade de letras das palavras à quantidade numérica.</w:t>
            </w:r>
          </w:p>
        </w:tc>
        <w:tc>
          <w:tcPr>
            <w:tcW w:w="3904" w:type="dxa"/>
            <w:tcBorders>
              <w:top w:val="single" w:sz="4" w:space="0" w:color="auto"/>
              <w:left w:val="nil"/>
              <w:bottom w:val="single" w:sz="4" w:space="0" w:color="auto"/>
              <w:right w:val="single" w:sz="2" w:space="0" w:color="auto"/>
            </w:tcBorders>
            <w:shd w:val="clear" w:color="auto" w:fill="auto"/>
          </w:tcPr>
          <w:p w14:paraId="44C4D127"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(EI03EF02-5S18)</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 xml:space="preserve">Identificar as primeiras hipóteses da </w:t>
            </w:r>
            <w:r w:rsidRPr="00851C74">
              <w:rPr>
                <w:rFonts w:asciiTheme="minorHAnsi" w:eastAsia="Times New Roman" w:hAnsiTheme="minorHAnsi" w:cstheme="minorHAnsi"/>
              </w:rPr>
              <w:t>escrita e testá-las a partir dos gêneros textuais explorados e nas trocas com os pares.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4D98960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71BFF0EA"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r>
      <w:tr w:rsidR="00851C74" w:rsidRPr="00851C74" w14:paraId="2D1652BE" w14:textId="77777777" w:rsidTr="00851C74">
        <w:trPr>
          <w:trHeight w:val="414"/>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31424E62"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57C5D8F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nil"/>
              <w:right w:val="single" w:sz="4" w:space="0" w:color="auto"/>
            </w:tcBorders>
            <w:shd w:val="clear" w:color="auto" w:fill="auto"/>
          </w:tcPr>
          <w:p w14:paraId="5C228ED8" w14:textId="77777777" w:rsidR="00851C74" w:rsidRPr="00851C74" w:rsidRDefault="00851C74" w:rsidP="00851C74">
            <w:pPr>
              <w:jc w:val="both"/>
              <w:rPr>
                <w:rFonts w:asciiTheme="minorHAnsi" w:eastAsia="Times New Roman" w:hAnsiTheme="minorHAnsi" w:cstheme="minorHAnsi"/>
                <w:color w:val="000000"/>
              </w:rPr>
            </w:pPr>
          </w:p>
        </w:tc>
        <w:tc>
          <w:tcPr>
            <w:tcW w:w="3904" w:type="dxa"/>
            <w:tcBorders>
              <w:top w:val="single" w:sz="4" w:space="0" w:color="auto"/>
              <w:left w:val="nil"/>
              <w:bottom w:val="single" w:sz="4" w:space="0" w:color="auto"/>
              <w:right w:val="single" w:sz="2" w:space="0" w:color="auto"/>
            </w:tcBorders>
            <w:shd w:val="clear" w:color="auto" w:fill="auto"/>
          </w:tcPr>
          <w:p w14:paraId="34CED700"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(EI03EF02-5S19)</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Comparar e identificar a quantidade de letras das palavras associando-as à quantidade numérica.</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7E1AEF5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6A5DD73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r>
      <w:tr w:rsidR="00851C74" w:rsidRPr="00851C74" w14:paraId="5986E7E0" w14:textId="77777777" w:rsidTr="00851C74">
        <w:trPr>
          <w:trHeight w:val="414"/>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4C70FCDE"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25A1B32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nil"/>
              <w:bottom w:val="single" w:sz="4" w:space="0" w:color="auto"/>
              <w:right w:val="single" w:sz="4" w:space="0" w:color="auto"/>
            </w:tcBorders>
            <w:shd w:val="clear" w:color="auto" w:fill="auto"/>
          </w:tcPr>
          <w:p w14:paraId="4763C014" w14:textId="77777777" w:rsidR="00851C74" w:rsidRPr="00851C74" w:rsidRDefault="00851C74" w:rsidP="00851C74">
            <w:pPr>
              <w:jc w:val="both"/>
              <w:rPr>
                <w:rFonts w:asciiTheme="minorHAnsi" w:eastAsia="Times New Roman" w:hAnsiTheme="minorHAnsi" w:cstheme="minorHAnsi"/>
                <w:color w:val="000000"/>
              </w:rPr>
            </w:pPr>
          </w:p>
        </w:tc>
        <w:tc>
          <w:tcPr>
            <w:tcW w:w="3904" w:type="dxa"/>
            <w:tcBorders>
              <w:top w:val="single" w:sz="4" w:space="0" w:color="auto"/>
              <w:left w:val="nil"/>
              <w:bottom w:val="single" w:sz="4" w:space="0" w:color="auto"/>
              <w:right w:val="single" w:sz="2" w:space="0" w:color="auto"/>
            </w:tcBorders>
            <w:shd w:val="clear" w:color="auto" w:fill="auto"/>
          </w:tcPr>
          <w:p w14:paraId="58CCAD56"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(EI03EF02-5S29)</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Reconhecer a sonoridade e as sílabas das palavras a partir das rimas e sons nos gêneros textuais em estudo.</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3F228F90"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2BEA608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r>
      <w:tr w:rsidR="00851C74" w:rsidRPr="00851C74" w14:paraId="679F6B59" w14:textId="77777777" w:rsidTr="00851C74">
        <w:trPr>
          <w:trHeight w:val="547"/>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277A505F"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1A6A17B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731D9595"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heme="minorHAnsi" w:hAnsiTheme="minorHAnsi" w:cstheme="minorHAnsi"/>
                <w:b/>
                <w:bCs/>
                <w:lang w:eastAsia="en-US"/>
              </w:rPr>
              <w:t xml:space="preserve">(EI03EF02-4S16) </w:t>
            </w:r>
            <w:r w:rsidRPr="00851C74">
              <w:rPr>
                <w:rFonts w:asciiTheme="minorHAnsi" w:eastAsia="Times New Roman" w:hAnsiTheme="minorHAnsi" w:cstheme="minorHAnsi"/>
                <w:color w:val="000000"/>
              </w:rPr>
              <w:t>Inventar diferentes brincadeiras cantadas, poemas e canções criando rimas, aliterações e ritmos.</w:t>
            </w:r>
          </w:p>
        </w:tc>
        <w:tc>
          <w:tcPr>
            <w:tcW w:w="3904" w:type="dxa"/>
            <w:tcBorders>
              <w:top w:val="single" w:sz="4" w:space="0" w:color="auto"/>
              <w:left w:val="nil"/>
              <w:bottom w:val="single" w:sz="4" w:space="0" w:color="auto"/>
              <w:right w:val="single" w:sz="2" w:space="0" w:color="auto"/>
            </w:tcBorders>
            <w:shd w:val="clear" w:color="auto" w:fill="auto"/>
          </w:tcPr>
          <w:p w14:paraId="510072DC" w14:textId="77777777" w:rsidR="00851C74" w:rsidRPr="00851C74" w:rsidRDefault="00851C74" w:rsidP="00851C74">
            <w:pPr>
              <w:spacing w:after="0" w:line="240" w:lineRule="auto"/>
              <w:jc w:val="both"/>
              <w:rPr>
                <w:rFonts w:asciiTheme="minorHAnsi" w:eastAsiaTheme="minorHAnsi" w:hAnsiTheme="minorHAnsi" w:cstheme="minorHAnsi"/>
                <w:lang w:eastAsia="en-US"/>
              </w:rPr>
            </w:pPr>
            <w:r w:rsidRPr="00851C74">
              <w:rPr>
                <w:rFonts w:asciiTheme="minorHAnsi" w:eastAsiaTheme="minorHAnsi" w:hAnsiTheme="minorHAnsi" w:cstheme="minorHAnsi"/>
                <w:b/>
                <w:bCs/>
                <w:lang w:eastAsia="en-US"/>
              </w:rPr>
              <w:t>(EI03EF02-5S21)</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 xml:space="preserve">Produzir trava línguas, parlendas poemas e canções, </w:t>
            </w:r>
            <w:r w:rsidRPr="00851C74">
              <w:rPr>
                <w:rFonts w:asciiTheme="minorHAnsi" w:eastAsia="Times New Roman" w:hAnsiTheme="minorHAnsi" w:cstheme="minorHAnsi"/>
              </w:rPr>
              <w:t>com a mediação do professor assumindo o papel de escriba.</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194333F9"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422D86F6"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7578B689" w14:textId="77777777" w:rsidTr="00851C74">
        <w:trPr>
          <w:trHeight w:val="547"/>
        </w:trPr>
        <w:tc>
          <w:tcPr>
            <w:tcW w:w="2006" w:type="dxa"/>
            <w:vMerge/>
            <w:tcBorders>
              <w:top w:val="single" w:sz="2" w:space="0" w:color="auto"/>
              <w:left w:val="single" w:sz="4" w:space="0" w:color="auto"/>
              <w:bottom w:val="single" w:sz="2" w:space="0" w:color="auto"/>
              <w:right w:val="single" w:sz="4" w:space="0" w:color="auto"/>
            </w:tcBorders>
            <w:shd w:val="clear" w:color="auto" w:fill="E2EFD9" w:themeFill="accent6" w:themeFillTint="33"/>
            <w:vAlign w:val="center"/>
          </w:tcPr>
          <w:p w14:paraId="69E62952"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nil"/>
              <w:bottom w:val="single" w:sz="2" w:space="0" w:color="auto"/>
              <w:right w:val="single" w:sz="4" w:space="0" w:color="auto"/>
            </w:tcBorders>
            <w:shd w:val="clear" w:color="auto" w:fill="D9E2F3" w:themeFill="accent1" w:themeFillTint="33"/>
          </w:tcPr>
          <w:p w14:paraId="3DCC0F86"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nil"/>
              <w:bottom w:val="single" w:sz="4" w:space="0" w:color="auto"/>
              <w:right w:val="single" w:sz="4" w:space="0" w:color="auto"/>
            </w:tcBorders>
            <w:shd w:val="clear" w:color="auto" w:fill="auto"/>
          </w:tcPr>
          <w:p w14:paraId="587C4E4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heme="minorHAnsi" w:hAnsiTheme="minorHAnsi" w:cstheme="minorHAnsi"/>
                <w:b/>
                <w:bCs/>
                <w:lang w:eastAsia="en-US"/>
              </w:rPr>
              <w:t xml:space="preserve">(EI03EF02-4S17) </w:t>
            </w:r>
            <w:r w:rsidRPr="00851C74">
              <w:rPr>
                <w:rFonts w:asciiTheme="minorHAnsi" w:eastAsia="Times New Roman" w:hAnsiTheme="minorHAnsi" w:cstheme="minorHAnsi"/>
                <w:color w:val="000000"/>
              </w:rPr>
              <w:t xml:space="preserve">Criar sons com materiais, objetos e instrumentos </w:t>
            </w:r>
            <w:r w:rsidRPr="00851C74">
              <w:rPr>
                <w:rFonts w:asciiTheme="minorHAnsi" w:eastAsia="Times New Roman" w:hAnsiTheme="minorHAnsi" w:cstheme="minorHAnsi"/>
                <w:color w:val="000000"/>
              </w:rPr>
              <w:lastRenderedPageBreak/>
              <w:t>musicais, para acompanhar diversos ritmos de música.</w:t>
            </w:r>
          </w:p>
          <w:p w14:paraId="33D33E3A" w14:textId="77777777" w:rsidR="00851C74" w:rsidRPr="00851C74" w:rsidRDefault="00851C74" w:rsidP="00851C74">
            <w:pPr>
              <w:spacing w:after="0" w:line="240" w:lineRule="auto"/>
              <w:jc w:val="both"/>
              <w:rPr>
                <w:rFonts w:asciiTheme="minorHAnsi" w:eastAsiaTheme="minorHAnsi" w:hAnsiTheme="minorHAnsi" w:cstheme="minorHAnsi"/>
                <w:b/>
                <w:bCs/>
                <w:lang w:eastAsia="en-US"/>
              </w:rPr>
            </w:pPr>
          </w:p>
        </w:tc>
        <w:tc>
          <w:tcPr>
            <w:tcW w:w="3904" w:type="dxa"/>
            <w:tcBorders>
              <w:top w:val="single" w:sz="4" w:space="0" w:color="auto"/>
              <w:left w:val="nil"/>
              <w:bottom w:val="single" w:sz="4" w:space="0" w:color="auto"/>
              <w:right w:val="single" w:sz="2" w:space="0" w:color="auto"/>
            </w:tcBorders>
            <w:shd w:val="clear" w:color="auto" w:fill="auto"/>
          </w:tcPr>
          <w:p w14:paraId="4A070166"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heme="minorHAnsi" w:hAnsiTheme="minorHAnsi" w:cstheme="minorHAnsi"/>
                <w:b/>
                <w:bCs/>
                <w:lang w:eastAsia="en-US"/>
              </w:rPr>
              <w:lastRenderedPageBreak/>
              <w:t xml:space="preserve">(EI03EF02-5S22) </w:t>
            </w:r>
            <w:r w:rsidRPr="00851C74">
              <w:rPr>
                <w:rFonts w:asciiTheme="minorHAnsi" w:eastAsia="Times New Roman" w:hAnsiTheme="minorHAnsi" w:cstheme="minorHAnsi"/>
                <w:color w:val="000000"/>
              </w:rPr>
              <w:t>Criar sons com materiais, objetos e instrumentos musicais, para acompanhar diversos ritmos de música.</w:t>
            </w:r>
          </w:p>
          <w:p w14:paraId="09CD8717" w14:textId="77777777" w:rsidR="00851C74" w:rsidRPr="00851C74" w:rsidRDefault="00851C74" w:rsidP="00851C74">
            <w:pPr>
              <w:spacing w:after="0" w:line="240" w:lineRule="auto"/>
              <w:jc w:val="both"/>
              <w:rPr>
                <w:rFonts w:asciiTheme="minorHAnsi" w:eastAsiaTheme="minorHAnsi" w:hAnsiTheme="minorHAnsi" w:cstheme="minorHAnsi"/>
                <w:b/>
                <w:bCs/>
                <w:lang w:eastAsia="en-US"/>
              </w:rPr>
            </w:pP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2CC43973"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7EDCBE2D"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78FC3EF3" w14:textId="77777777" w:rsidTr="00851C74">
        <w:trPr>
          <w:trHeight w:val="189"/>
        </w:trPr>
        <w:tc>
          <w:tcPr>
            <w:tcW w:w="2006" w:type="dxa"/>
            <w:vMerge w:val="restart"/>
            <w:tcBorders>
              <w:top w:val="single" w:sz="18" w:space="0" w:color="auto"/>
              <w:left w:val="single" w:sz="2" w:space="0" w:color="auto"/>
              <w:bottom w:val="single" w:sz="2" w:space="0" w:color="auto"/>
              <w:right w:val="single" w:sz="2" w:space="0" w:color="auto"/>
            </w:tcBorders>
            <w:shd w:val="clear" w:color="auto" w:fill="E2EFD9" w:themeFill="accent6" w:themeFillTint="33"/>
          </w:tcPr>
          <w:p w14:paraId="32FF9F14" w14:textId="77777777" w:rsidR="00851C74" w:rsidRPr="00851C74" w:rsidRDefault="00851C74" w:rsidP="00851C74">
            <w:pPr>
              <w:spacing w:after="0" w:line="240" w:lineRule="auto"/>
              <w:jc w:val="center"/>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(EI03EF03)</w:t>
            </w:r>
          </w:p>
          <w:p w14:paraId="13869F1B" w14:textId="77777777" w:rsidR="00851C74" w:rsidRPr="00851C74" w:rsidRDefault="00851C74" w:rsidP="00851C74">
            <w:pPr>
              <w:spacing w:after="0" w:line="240" w:lineRule="auto"/>
              <w:jc w:val="center"/>
              <w:rPr>
                <w:rFonts w:asciiTheme="minorHAnsi" w:eastAsia="Times New Roman" w:hAnsiTheme="minorHAnsi" w:cstheme="minorHAnsi"/>
                <w:color w:val="000000"/>
              </w:rPr>
            </w:pPr>
            <w:r w:rsidRPr="00851C74">
              <w:rPr>
                <w:rFonts w:asciiTheme="minorHAnsi" w:eastAsia="Times New Roman" w:hAnsiTheme="minorHAnsi" w:cstheme="minorHAnsi"/>
                <w:color w:val="000000"/>
              </w:rPr>
              <w:t>Escolher e folhear livros, procurando orientar-se por temas e ilustrações e tentando identificar palavras conhecidas.</w:t>
            </w:r>
          </w:p>
        </w:tc>
        <w:tc>
          <w:tcPr>
            <w:tcW w:w="2106" w:type="dxa"/>
            <w:vMerge w:val="restart"/>
            <w:tcBorders>
              <w:top w:val="single" w:sz="18" w:space="0" w:color="auto"/>
              <w:left w:val="single" w:sz="2" w:space="0" w:color="auto"/>
              <w:bottom w:val="single" w:sz="2" w:space="0" w:color="auto"/>
              <w:right w:val="single" w:sz="2" w:space="0" w:color="auto"/>
            </w:tcBorders>
            <w:shd w:val="clear" w:color="auto" w:fill="D9E2F3" w:themeFill="accent1" w:themeFillTint="33"/>
          </w:tcPr>
          <w:p w14:paraId="2E92844F"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C1. Conhecimento</w:t>
            </w:r>
          </w:p>
          <w:p w14:paraId="45EA98B3"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C2. Pensamento científico, crítico e criativo</w:t>
            </w:r>
          </w:p>
          <w:p w14:paraId="53F0E83D"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C3. Repertório Cultural</w:t>
            </w:r>
          </w:p>
          <w:p w14:paraId="5C0A4480"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C4. Comunicação</w:t>
            </w:r>
          </w:p>
          <w:p w14:paraId="10F2C243"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C6. Trabalho e projeto de vida</w:t>
            </w:r>
          </w:p>
          <w:p w14:paraId="4C133D0F"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C8. Autoconhecimento e autocuidado</w:t>
            </w:r>
          </w:p>
          <w:p w14:paraId="191A558C"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C9. Empatia e Cooperação</w:t>
            </w:r>
          </w:p>
          <w:p w14:paraId="2250A152" w14:textId="77777777" w:rsidR="00851C74" w:rsidRPr="00851C74" w:rsidRDefault="00851C74" w:rsidP="00851C74">
            <w:pPr>
              <w:spacing w:after="0" w:line="240" w:lineRule="auto"/>
              <w:rPr>
                <w:rFonts w:asciiTheme="minorHAnsi" w:eastAsia="Times New Roman" w:hAnsiTheme="minorHAnsi" w:cstheme="minorHAnsi"/>
                <w:color w:val="000000"/>
              </w:rPr>
            </w:pPr>
            <w:r w:rsidRPr="00851C74">
              <w:rPr>
                <w:rFonts w:asciiTheme="minorHAnsi" w:eastAsia="Times New Roman" w:hAnsiTheme="minorHAnsi" w:cstheme="minorHAnsi"/>
                <w:color w:val="000000"/>
                <w:sz w:val="20"/>
                <w:szCs w:val="20"/>
              </w:rPr>
              <w:t>C10. Responsabilidade e autonomia</w:t>
            </w:r>
          </w:p>
        </w:tc>
        <w:tc>
          <w:tcPr>
            <w:tcW w:w="7512" w:type="dxa"/>
            <w:gridSpan w:val="2"/>
            <w:tcBorders>
              <w:top w:val="single" w:sz="18" w:space="0" w:color="auto"/>
              <w:left w:val="single" w:sz="2" w:space="0" w:color="auto"/>
              <w:bottom w:val="single" w:sz="2" w:space="0" w:color="auto"/>
              <w:right w:val="single" w:sz="2" w:space="0" w:color="auto"/>
            </w:tcBorders>
            <w:shd w:val="clear" w:color="auto" w:fill="F4B083" w:themeFill="accent2" w:themeFillTint="99"/>
          </w:tcPr>
          <w:p w14:paraId="0A4988E1"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1795" w:type="dxa"/>
            <w:vMerge w:val="restart"/>
            <w:tcBorders>
              <w:top w:val="single" w:sz="18" w:space="0" w:color="auto"/>
              <w:left w:val="single" w:sz="2" w:space="0" w:color="auto"/>
              <w:bottom w:val="single" w:sz="2" w:space="0" w:color="auto"/>
              <w:right w:val="single" w:sz="2" w:space="0" w:color="auto"/>
            </w:tcBorders>
            <w:shd w:val="clear" w:color="auto" w:fill="FFFFFF" w:themeFill="background1"/>
          </w:tcPr>
          <w:p w14:paraId="4214DB28"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Conviver</w:t>
            </w:r>
          </w:p>
          <w:p w14:paraId="352868F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Brincar</w:t>
            </w:r>
          </w:p>
          <w:p w14:paraId="6A4ED677"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Participar</w:t>
            </w:r>
          </w:p>
          <w:p w14:paraId="6D86892A"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Explorar</w:t>
            </w:r>
          </w:p>
          <w:p w14:paraId="5D490CB6"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Expressar</w:t>
            </w:r>
          </w:p>
          <w:p w14:paraId="5679971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Conhecer-se</w:t>
            </w:r>
          </w:p>
        </w:tc>
        <w:tc>
          <w:tcPr>
            <w:tcW w:w="2311" w:type="dxa"/>
            <w:vMerge w:val="restart"/>
            <w:tcBorders>
              <w:top w:val="single" w:sz="18" w:space="0" w:color="auto"/>
              <w:left w:val="single" w:sz="2" w:space="0" w:color="auto"/>
              <w:bottom w:val="single" w:sz="2" w:space="0" w:color="auto"/>
              <w:right w:val="single" w:sz="2" w:space="0" w:color="auto"/>
            </w:tcBorders>
            <w:shd w:val="clear" w:color="auto" w:fill="auto"/>
          </w:tcPr>
          <w:p w14:paraId="11A5C8DD"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p w14:paraId="20177DA9" w14:textId="77777777" w:rsidR="00851C74" w:rsidRPr="00851C74" w:rsidRDefault="00851C74" w:rsidP="00851C74">
            <w:pPr>
              <w:jc w:val="center"/>
              <w:rPr>
                <w:rFonts w:asciiTheme="minorHAnsi" w:eastAsiaTheme="minorHAnsi" w:hAnsiTheme="minorHAnsi" w:cstheme="minorHAnsi"/>
                <w:noProof/>
                <w:lang w:eastAsia="en-US"/>
              </w:rPr>
            </w:pPr>
            <w:r w:rsidRPr="00851C74">
              <w:rPr>
                <w:rFonts w:asciiTheme="minorHAnsi" w:eastAsiaTheme="minorHAnsi" w:hAnsiTheme="minorHAnsi" w:cstheme="minorHAnsi"/>
                <w:noProof/>
              </w:rPr>
              <w:drawing>
                <wp:inline distT="0" distB="0" distL="0" distR="0" wp14:anchorId="7F48CA00" wp14:editId="267A6799">
                  <wp:extent cx="906711" cy="888521"/>
                  <wp:effectExtent l="0" t="0" r="8255" b="6985"/>
                  <wp:docPr id="56" name="Imagem 56"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p w14:paraId="403C78C9" w14:textId="77777777" w:rsidR="00851C74" w:rsidRPr="00851C74" w:rsidRDefault="00851C74" w:rsidP="00851C74">
            <w:pPr>
              <w:jc w:val="center"/>
              <w:rPr>
                <w:rFonts w:asciiTheme="minorHAnsi" w:eastAsiaTheme="minorHAnsi" w:hAnsiTheme="minorHAnsi" w:cstheme="minorHAnsi"/>
                <w:noProof/>
                <w:lang w:eastAsia="en-US"/>
              </w:rPr>
            </w:pPr>
            <w:r w:rsidRPr="00851C74">
              <w:rPr>
                <w:rFonts w:asciiTheme="minorHAnsi" w:eastAsiaTheme="minorHAnsi" w:hAnsiTheme="minorHAnsi" w:cstheme="minorHAnsi"/>
                <w:noProof/>
              </w:rPr>
              <w:drawing>
                <wp:inline distT="0" distB="0" distL="0" distR="0" wp14:anchorId="40E52D54" wp14:editId="3308B3B4">
                  <wp:extent cx="879293" cy="931174"/>
                  <wp:effectExtent l="0" t="0" r="0" b="2540"/>
                  <wp:docPr id="61" name="Imagem 61"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83708" t="42846" b="28249"/>
                          <a:stretch/>
                        </pic:blipFill>
                        <pic:spPr bwMode="auto">
                          <a:xfrm>
                            <a:off x="0" y="0"/>
                            <a:ext cx="879798" cy="931709"/>
                          </a:xfrm>
                          <a:prstGeom prst="rect">
                            <a:avLst/>
                          </a:prstGeom>
                          <a:noFill/>
                          <a:ln>
                            <a:noFill/>
                          </a:ln>
                          <a:extLst>
                            <a:ext uri="{53640926-AAD7-44D8-BBD7-CCE9431645EC}">
                              <a14:shadowObscured xmlns:a14="http://schemas.microsoft.com/office/drawing/2010/main"/>
                            </a:ext>
                          </a:extLst>
                        </pic:spPr>
                      </pic:pic>
                    </a:graphicData>
                  </a:graphic>
                </wp:inline>
              </w:drawing>
            </w:r>
          </w:p>
          <w:p w14:paraId="6AF2A04B"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16B5B0F3" w14:textId="77777777" w:rsidTr="00851C74">
        <w:trPr>
          <w:trHeight w:val="566"/>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0007EB17"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4AD279B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shd w:val="clear" w:color="auto" w:fill="auto"/>
          </w:tcPr>
          <w:p w14:paraId="0795443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(EI03EF03-4S01) </w:t>
            </w:r>
            <w:r w:rsidRPr="00851C74">
              <w:rPr>
                <w:rFonts w:asciiTheme="minorHAnsi" w:eastAsia="Times New Roman" w:hAnsiTheme="minorHAnsi" w:cstheme="minorHAnsi"/>
                <w:color w:val="000000"/>
              </w:rPr>
              <w:t>Desenvolver o prazer pela leitura, à imaginação e da ampliação do conhecimento de mundo por meio de diferentes narrativas textuais.</w:t>
            </w:r>
          </w:p>
        </w:tc>
        <w:tc>
          <w:tcPr>
            <w:tcW w:w="3904" w:type="dxa"/>
            <w:tcBorders>
              <w:top w:val="single" w:sz="2" w:space="0" w:color="auto"/>
              <w:left w:val="single" w:sz="2" w:space="0" w:color="auto"/>
              <w:bottom w:val="single" w:sz="2" w:space="0" w:color="auto"/>
              <w:right w:val="single" w:sz="2" w:space="0" w:color="auto"/>
            </w:tcBorders>
            <w:shd w:val="clear" w:color="auto" w:fill="auto"/>
          </w:tcPr>
          <w:p w14:paraId="0465EEEF"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(EI03EF03-5S01) </w:t>
            </w:r>
            <w:r w:rsidRPr="00851C74">
              <w:rPr>
                <w:rFonts w:asciiTheme="minorHAnsi" w:eastAsia="Times New Roman" w:hAnsiTheme="minorHAnsi" w:cstheme="minorHAnsi"/>
                <w:color w:val="000000"/>
              </w:rPr>
              <w:t>Desenvolver o prazer pela leitura, à imaginação e da ampliação do conhecimento de mundo por meio de diferentes narrativas textuais.</w:t>
            </w: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558C0636"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77D73914"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200FB023" w14:textId="77777777" w:rsidTr="00851C74">
        <w:trPr>
          <w:trHeight w:val="566"/>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53521758"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0F56663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shd w:val="clear" w:color="auto" w:fill="auto"/>
          </w:tcPr>
          <w:p w14:paraId="009CC86B"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(EI03EF03-4S02) </w:t>
            </w:r>
            <w:r w:rsidRPr="00851C74">
              <w:rPr>
                <w:rFonts w:asciiTheme="minorHAnsi" w:eastAsia="Times New Roman" w:hAnsiTheme="minorHAnsi" w:cstheme="minorHAnsi"/>
                <w:color w:val="000000"/>
              </w:rPr>
              <w:t>Manusear, na roda de leitura, a estrutura dos livros: capa, autor, ilustrador, entre outros.</w:t>
            </w:r>
          </w:p>
          <w:p w14:paraId="19C1625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2AE5DF80"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shd w:val="clear" w:color="auto" w:fill="auto"/>
          </w:tcPr>
          <w:p w14:paraId="4FBBEC35"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(EI03EF03-5S02)</w:t>
            </w:r>
            <w:r w:rsidRPr="00851C74">
              <w:rPr>
                <w:rFonts w:asciiTheme="minorHAnsi" w:eastAsia="Times New Roman" w:hAnsiTheme="minorHAnsi" w:cstheme="minorHAnsi"/>
                <w:color w:val="000000"/>
              </w:rPr>
              <w:t xml:space="preserve"> Identificar na estrutura dos livros: capa, autor, ilustrador e diferentes tipos de textos.</w:t>
            </w: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77618002"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7278D1A6"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79BB1D5E" w14:textId="77777777" w:rsidTr="00851C74">
        <w:trPr>
          <w:trHeight w:val="566"/>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14E4F8AC"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2F249CAD"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shd w:val="clear" w:color="auto" w:fill="auto"/>
          </w:tcPr>
          <w:p w14:paraId="2A9B698C"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 xml:space="preserve">(EI03EF03-4S03) </w:t>
            </w:r>
            <w:r w:rsidRPr="00851C74">
              <w:rPr>
                <w:rFonts w:asciiTheme="minorHAnsi" w:eastAsia="Times New Roman" w:hAnsiTheme="minorHAnsi" w:cstheme="minorHAnsi"/>
                <w:color w:val="000000"/>
              </w:rPr>
              <w:t>Recontar narrativas, apoiadas nas ilustrações ou na identificação de partes do texto ou de palavras conhecidas.</w:t>
            </w:r>
          </w:p>
        </w:tc>
        <w:tc>
          <w:tcPr>
            <w:tcW w:w="3904" w:type="dxa"/>
            <w:tcBorders>
              <w:top w:val="single" w:sz="2" w:space="0" w:color="auto"/>
              <w:left w:val="single" w:sz="2" w:space="0" w:color="auto"/>
              <w:bottom w:val="single" w:sz="2" w:space="0" w:color="auto"/>
              <w:right w:val="single" w:sz="2" w:space="0" w:color="auto"/>
            </w:tcBorders>
            <w:shd w:val="clear" w:color="auto" w:fill="auto"/>
          </w:tcPr>
          <w:p w14:paraId="272CEB64"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 xml:space="preserve">(EI03EF03-5S03) </w:t>
            </w:r>
            <w:r w:rsidRPr="00851C74">
              <w:rPr>
                <w:rFonts w:asciiTheme="minorHAnsi" w:eastAsia="Times New Roman" w:hAnsiTheme="minorHAnsi" w:cstheme="minorHAnsi"/>
                <w:color w:val="000000"/>
              </w:rPr>
              <w:t>Recontar narrativas, apoiadas nas ilustrações ou na identificação de partes do texto ou de palavras conhecidas.</w:t>
            </w: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014F126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5181C04D"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47117BB6" w14:textId="77777777" w:rsidTr="00851C74">
        <w:trPr>
          <w:trHeight w:val="566"/>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1A628AD3"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517474E0"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shd w:val="clear" w:color="auto" w:fill="auto"/>
          </w:tcPr>
          <w:p w14:paraId="7BB4A65D"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heme="minorHAnsi" w:hAnsiTheme="minorHAnsi" w:cstheme="minorHAnsi"/>
                <w:b/>
                <w:bCs/>
                <w:lang w:eastAsia="en-US"/>
              </w:rPr>
              <w:t xml:space="preserve">(EI03EF02-4S04) </w:t>
            </w:r>
            <w:r w:rsidRPr="00851C74">
              <w:rPr>
                <w:rFonts w:asciiTheme="minorHAnsi" w:eastAsia="Times New Roman" w:hAnsiTheme="minorHAnsi" w:cstheme="minorHAnsi"/>
                <w:color w:val="000000"/>
              </w:rPr>
              <w:t>Localizar individual ou coletivamente, em rodas de leitura, informações explícitas em uma história.</w:t>
            </w:r>
          </w:p>
          <w:p w14:paraId="5C5F3AB0"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p>
        </w:tc>
        <w:tc>
          <w:tcPr>
            <w:tcW w:w="3904" w:type="dxa"/>
            <w:tcBorders>
              <w:top w:val="single" w:sz="2" w:space="0" w:color="auto"/>
              <w:left w:val="single" w:sz="2" w:space="0" w:color="auto"/>
              <w:bottom w:val="single" w:sz="2" w:space="0" w:color="auto"/>
              <w:right w:val="single" w:sz="2" w:space="0" w:color="auto"/>
            </w:tcBorders>
            <w:shd w:val="clear" w:color="auto" w:fill="auto"/>
          </w:tcPr>
          <w:p w14:paraId="4C5B6A59"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(EI03EF03-5S04) </w:t>
            </w:r>
            <w:r w:rsidRPr="00851C74">
              <w:rPr>
                <w:rFonts w:asciiTheme="minorHAnsi" w:eastAsia="Times New Roman" w:hAnsiTheme="minorHAnsi" w:cstheme="minorHAnsi"/>
                <w:color w:val="000000"/>
              </w:rPr>
              <w:t>Localizar individual ou coletivamente, em rodas de leitura, informações explícitas em uma história.</w:t>
            </w:r>
          </w:p>
          <w:p w14:paraId="6A0BAE33"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5D26BA82"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31CE0137"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160DB590" w14:textId="77777777" w:rsidTr="00851C74">
        <w:trPr>
          <w:trHeight w:val="566"/>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04C3E211"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69C45DB2"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shd w:val="clear" w:color="auto" w:fill="auto"/>
          </w:tcPr>
          <w:p w14:paraId="2D4B665C"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(EI03EF03-4S</w:t>
            </w:r>
            <w:proofErr w:type="gramStart"/>
            <w:r w:rsidRPr="00851C74">
              <w:rPr>
                <w:rFonts w:asciiTheme="minorHAnsi" w:eastAsia="Times New Roman" w:hAnsiTheme="minorHAnsi" w:cstheme="minorHAnsi"/>
                <w:b/>
                <w:bCs/>
                <w:color w:val="000000"/>
              </w:rPr>
              <w:t>04)</w:t>
            </w:r>
            <w:r w:rsidRPr="00851C74">
              <w:rPr>
                <w:rFonts w:asciiTheme="minorHAnsi" w:eastAsia="Times New Roman" w:hAnsiTheme="minorHAnsi" w:cstheme="minorHAnsi"/>
                <w:color w:val="000000"/>
              </w:rPr>
              <w:t>Demonstrar</w:t>
            </w:r>
            <w:proofErr w:type="gramEnd"/>
            <w:r w:rsidRPr="00851C74">
              <w:rPr>
                <w:rFonts w:asciiTheme="minorHAnsi" w:eastAsia="Times New Roman" w:hAnsiTheme="minorHAnsi" w:cstheme="minorHAnsi"/>
                <w:b/>
                <w:bCs/>
                <w:color w:val="000000"/>
              </w:rPr>
              <w:t xml:space="preserve"> </w:t>
            </w:r>
            <w:r w:rsidRPr="00851C74">
              <w:rPr>
                <w:rFonts w:asciiTheme="minorHAnsi" w:eastAsia="Times New Roman" w:hAnsiTheme="minorHAnsi" w:cstheme="minorHAnsi"/>
                <w:color w:val="000000"/>
              </w:rPr>
              <w:t>compreensão do que ouve (palavras, enunciados, textos) a partir do contexto comunicativo.</w:t>
            </w:r>
          </w:p>
        </w:tc>
        <w:tc>
          <w:tcPr>
            <w:tcW w:w="3904" w:type="dxa"/>
            <w:tcBorders>
              <w:top w:val="single" w:sz="2" w:space="0" w:color="auto"/>
              <w:left w:val="single" w:sz="2" w:space="0" w:color="auto"/>
              <w:bottom w:val="single" w:sz="2" w:space="0" w:color="auto"/>
              <w:right w:val="single" w:sz="2" w:space="0" w:color="auto"/>
            </w:tcBorders>
            <w:shd w:val="clear" w:color="auto" w:fill="auto"/>
          </w:tcPr>
          <w:p w14:paraId="40A29217" w14:textId="77777777" w:rsidR="00851C74" w:rsidRPr="00851C74" w:rsidRDefault="00851C74" w:rsidP="00851C74">
            <w:pPr>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(EI03EF03-5S</w:t>
            </w:r>
            <w:proofErr w:type="gramStart"/>
            <w:r w:rsidRPr="00851C74">
              <w:rPr>
                <w:rFonts w:asciiTheme="minorHAnsi" w:eastAsia="Times New Roman" w:hAnsiTheme="minorHAnsi" w:cstheme="minorHAnsi"/>
                <w:b/>
                <w:bCs/>
                <w:color w:val="000000"/>
              </w:rPr>
              <w:t>05)</w:t>
            </w:r>
            <w:r w:rsidRPr="00851C74">
              <w:rPr>
                <w:rFonts w:asciiTheme="minorHAnsi" w:eastAsiaTheme="minorHAnsi" w:hAnsiTheme="minorHAnsi" w:cstheme="minorHAnsi"/>
                <w:lang w:eastAsia="en-US"/>
              </w:rPr>
              <w:t>Reconhecer</w:t>
            </w:r>
            <w:proofErr w:type="gramEnd"/>
            <w:r w:rsidRPr="00851C74">
              <w:rPr>
                <w:rFonts w:asciiTheme="minorHAnsi" w:eastAsiaTheme="minorHAnsi" w:hAnsiTheme="minorHAnsi" w:cstheme="minorHAnsi"/>
                <w:lang w:eastAsia="en-US"/>
              </w:rPr>
              <w:t xml:space="preserve"> o interlocutor nas narrativas em rodas de conversa. </w:t>
            </w: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37CB5ED0"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10011EF7"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499C256D" w14:textId="77777777" w:rsidTr="00851C74">
        <w:trPr>
          <w:trHeight w:val="566"/>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26FB01E6"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06848AF5"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val="restart"/>
            <w:tcBorders>
              <w:top w:val="single" w:sz="2" w:space="0" w:color="auto"/>
              <w:left w:val="single" w:sz="2" w:space="0" w:color="auto"/>
              <w:right w:val="single" w:sz="2" w:space="0" w:color="auto"/>
            </w:tcBorders>
            <w:shd w:val="clear" w:color="auto" w:fill="auto"/>
          </w:tcPr>
          <w:p w14:paraId="25D38789"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(EI03EF03-4S05) </w:t>
            </w:r>
            <w:r w:rsidRPr="00851C74">
              <w:rPr>
                <w:rFonts w:asciiTheme="minorHAnsi" w:eastAsia="Times New Roman" w:hAnsiTheme="minorHAnsi" w:cstheme="minorHAnsi"/>
                <w:color w:val="000000"/>
              </w:rPr>
              <w:t xml:space="preserve">Analisar como se apresentam os portadores textuais </w:t>
            </w:r>
            <w:r w:rsidRPr="00851C74">
              <w:rPr>
                <w:rFonts w:asciiTheme="minorHAnsi" w:eastAsia="Times New Roman" w:hAnsiTheme="minorHAnsi" w:cstheme="minorHAnsi"/>
                <w:color w:val="000000"/>
              </w:rPr>
              <w:lastRenderedPageBreak/>
              <w:t>como livros, bilhetes, revistas, cartas, jornais etc.</w:t>
            </w:r>
          </w:p>
          <w:p w14:paraId="3F0364E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shd w:val="clear" w:color="auto" w:fill="auto"/>
          </w:tcPr>
          <w:p w14:paraId="00425BAB"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lastRenderedPageBreak/>
              <w:t>(EI03EF03-5S</w:t>
            </w:r>
            <w:proofErr w:type="gramStart"/>
            <w:r w:rsidRPr="00851C74">
              <w:rPr>
                <w:rFonts w:asciiTheme="minorHAnsi" w:eastAsia="Times New Roman" w:hAnsiTheme="minorHAnsi" w:cstheme="minorHAnsi"/>
                <w:b/>
                <w:bCs/>
                <w:color w:val="000000"/>
              </w:rPr>
              <w:t>06)</w:t>
            </w:r>
            <w:r w:rsidRPr="00851C74">
              <w:rPr>
                <w:rFonts w:asciiTheme="minorHAnsi" w:eastAsia="Times New Roman" w:hAnsiTheme="minorHAnsi" w:cstheme="minorHAnsi"/>
                <w:color w:val="000000"/>
              </w:rPr>
              <w:t>Antecipar</w:t>
            </w:r>
            <w:proofErr w:type="gramEnd"/>
            <w:r w:rsidRPr="00851C74">
              <w:rPr>
                <w:rFonts w:asciiTheme="minorHAnsi" w:eastAsia="Times New Roman" w:hAnsiTheme="minorHAnsi" w:cstheme="minorHAnsi"/>
                <w:color w:val="000000"/>
              </w:rPr>
              <w:t xml:space="preserve"> a leitura do texto que será lido por meio de inferências textuais.</w:t>
            </w: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0CC364A0"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3EF7F5C4"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5C1625FC" w14:textId="77777777" w:rsidTr="00851C74">
        <w:trPr>
          <w:trHeight w:val="566"/>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0654B139"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7A1F9D63"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single" w:sz="2" w:space="0" w:color="auto"/>
              <w:right w:val="single" w:sz="2" w:space="0" w:color="auto"/>
            </w:tcBorders>
            <w:shd w:val="clear" w:color="auto" w:fill="auto"/>
          </w:tcPr>
          <w:p w14:paraId="29E5DC52"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shd w:val="clear" w:color="auto" w:fill="auto"/>
          </w:tcPr>
          <w:p w14:paraId="72420B48"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(EI03EF03-5S</w:t>
            </w:r>
            <w:proofErr w:type="gramStart"/>
            <w:r w:rsidRPr="00851C74">
              <w:rPr>
                <w:rFonts w:asciiTheme="minorHAnsi" w:eastAsia="Times New Roman" w:hAnsiTheme="minorHAnsi" w:cstheme="minorHAnsi"/>
                <w:b/>
                <w:bCs/>
                <w:color w:val="000000"/>
              </w:rPr>
              <w:t>07)</w:t>
            </w:r>
            <w:r w:rsidRPr="00851C74">
              <w:rPr>
                <w:rFonts w:asciiTheme="minorHAnsi" w:eastAsia="Times New Roman" w:hAnsiTheme="minorHAnsi" w:cstheme="minorHAnsi"/>
                <w:color w:val="000000"/>
              </w:rPr>
              <w:t>Demonstrar</w:t>
            </w:r>
            <w:proofErr w:type="gramEnd"/>
            <w:r w:rsidRPr="00851C74">
              <w:rPr>
                <w:rFonts w:asciiTheme="minorHAnsi" w:eastAsia="Times New Roman" w:hAnsiTheme="minorHAnsi" w:cstheme="minorHAnsi"/>
                <w:color w:val="000000"/>
              </w:rPr>
              <w:t xml:space="preserve"> compreensão que ouve (palavras, enunciados, textos) a partir do contexto comunicativo.</w:t>
            </w: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6AB7ACA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2367B1A1"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6B875C83" w14:textId="77777777" w:rsidTr="00851C74">
        <w:trPr>
          <w:trHeight w:val="566"/>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58BC0CBC"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4141807B"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single" w:sz="2" w:space="0" w:color="auto"/>
              <w:right w:val="single" w:sz="2" w:space="0" w:color="auto"/>
            </w:tcBorders>
            <w:shd w:val="clear" w:color="auto" w:fill="auto"/>
          </w:tcPr>
          <w:p w14:paraId="08EAD603"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shd w:val="clear" w:color="auto" w:fill="auto"/>
          </w:tcPr>
          <w:p w14:paraId="3420F71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(EI03EF03-5S08) </w:t>
            </w:r>
            <w:r w:rsidRPr="00851C74">
              <w:rPr>
                <w:rFonts w:asciiTheme="minorHAnsi" w:eastAsia="Times New Roman" w:hAnsiTheme="minorHAnsi" w:cstheme="minorHAnsi"/>
                <w:color w:val="000000"/>
              </w:rPr>
              <w:t>Reconhecer como se apresentam os portadores textuais como livros, bilhetes, revistas, cartas, jornais etc.</w:t>
            </w: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6FB3606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4F863AB7"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378613A4" w14:textId="77777777" w:rsidTr="00851C74">
        <w:trPr>
          <w:trHeight w:val="566"/>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42F50C38"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4DE2994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single" w:sz="2" w:space="0" w:color="auto"/>
              <w:bottom w:val="single" w:sz="2" w:space="0" w:color="auto"/>
              <w:right w:val="single" w:sz="2" w:space="0" w:color="auto"/>
            </w:tcBorders>
            <w:shd w:val="clear" w:color="auto" w:fill="auto"/>
          </w:tcPr>
          <w:p w14:paraId="091F504D"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shd w:val="clear" w:color="auto" w:fill="auto"/>
          </w:tcPr>
          <w:p w14:paraId="11585817"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(EI03EF03-5S09) </w:t>
            </w:r>
            <w:r w:rsidRPr="00851C74">
              <w:rPr>
                <w:rFonts w:asciiTheme="minorHAnsi" w:eastAsia="Times New Roman" w:hAnsiTheme="minorHAnsi" w:cstheme="minorHAnsi"/>
                <w:color w:val="000000"/>
              </w:rPr>
              <w:t>Conhecer a função social de textos que circulam em campos da vida social.</w:t>
            </w: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0538341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5832FFA4"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3B2296E1" w14:textId="77777777" w:rsidTr="00851C74">
        <w:trPr>
          <w:trHeight w:val="148"/>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2DAC44FC"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44DF392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shd w:val="clear" w:color="auto" w:fill="auto"/>
          </w:tcPr>
          <w:p w14:paraId="42A19E69"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(EI03EF03-4S06) </w:t>
            </w:r>
            <w:r w:rsidRPr="00851C74">
              <w:rPr>
                <w:rFonts w:asciiTheme="minorHAnsi" w:eastAsia="Times New Roman" w:hAnsiTheme="minorHAnsi" w:cstheme="minorHAnsi"/>
                <w:color w:val="000000"/>
              </w:rPr>
              <w:t>Ampliar o universo discursivo a partir das rodas de conversa ou em brincadeiras de faz-de-conta.</w:t>
            </w:r>
          </w:p>
        </w:tc>
        <w:tc>
          <w:tcPr>
            <w:tcW w:w="3904" w:type="dxa"/>
            <w:vMerge w:val="restart"/>
            <w:tcBorders>
              <w:top w:val="single" w:sz="2" w:space="0" w:color="auto"/>
              <w:left w:val="single" w:sz="2" w:space="0" w:color="auto"/>
              <w:right w:val="single" w:sz="2" w:space="0" w:color="auto"/>
            </w:tcBorders>
            <w:shd w:val="clear" w:color="auto" w:fill="auto"/>
          </w:tcPr>
          <w:p w14:paraId="4D46EFEB"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(EI03EF03-5S10) </w:t>
            </w:r>
            <w:r w:rsidRPr="00851C74">
              <w:rPr>
                <w:rFonts w:asciiTheme="minorHAnsi" w:eastAsia="Times New Roman" w:hAnsiTheme="minorHAnsi" w:cstheme="minorHAnsi"/>
                <w:color w:val="000000"/>
              </w:rPr>
              <w:t>Ampliar o universo discursivo, em situações organizadas para tal fim, como na roda de conversa ou em brincadeiras de faz-de-conta.</w:t>
            </w: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356EF90B"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7D54D955"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055A9F5E" w14:textId="77777777" w:rsidTr="00851C74">
        <w:trPr>
          <w:trHeight w:val="147"/>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3902F919"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421B193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shd w:val="clear" w:color="auto" w:fill="auto"/>
          </w:tcPr>
          <w:p w14:paraId="24A3F4E1"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 xml:space="preserve">(EI03EF03-4S07) </w:t>
            </w:r>
            <w:r w:rsidRPr="00851C74">
              <w:rPr>
                <w:rFonts w:asciiTheme="minorHAnsi" w:eastAsia="Times New Roman" w:hAnsiTheme="minorHAnsi" w:cstheme="minorHAnsi"/>
                <w:color w:val="000000"/>
              </w:rPr>
              <w:t>Ampliar suas capacidades comunicativas, como a fluência para falar, perguntar, expor suas ideias, dúvidas e descobertas a partir de diferentes contextos.</w:t>
            </w:r>
          </w:p>
        </w:tc>
        <w:tc>
          <w:tcPr>
            <w:tcW w:w="3904" w:type="dxa"/>
            <w:vMerge/>
            <w:tcBorders>
              <w:left w:val="single" w:sz="2" w:space="0" w:color="auto"/>
              <w:bottom w:val="single" w:sz="2" w:space="0" w:color="auto"/>
              <w:right w:val="single" w:sz="2" w:space="0" w:color="auto"/>
            </w:tcBorders>
            <w:shd w:val="clear" w:color="auto" w:fill="auto"/>
          </w:tcPr>
          <w:p w14:paraId="40F62CA9"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3F1C2FD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3763A917"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53BD07FF" w14:textId="77777777" w:rsidTr="00851C74">
        <w:trPr>
          <w:trHeight w:val="147"/>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00A07B9F"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27B3252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val="restart"/>
            <w:tcBorders>
              <w:top w:val="single" w:sz="2" w:space="0" w:color="auto"/>
              <w:left w:val="single" w:sz="2" w:space="0" w:color="auto"/>
              <w:right w:val="single" w:sz="2" w:space="0" w:color="auto"/>
            </w:tcBorders>
            <w:shd w:val="clear" w:color="auto" w:fill="auto"/>
            <w:vAlign w:val="center"/>
          </w:tcPr>
          <w:p w14:paraId="1EA5315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(EI03EF03-4S08) </w:t>
            </w:r>
            <w:r w:rsidRPr="00851C74">
              <w:rPr>
                <w:rFonts w:asciiTheme="minorHAnsi" w:eastAsia="Times New Roman" w:hAnsiTheme="minorHAnsi" w:cstheme="minorHAnsi"/>
                <w:color w:val="000000"/>
              </w:rPr>
              <w:t>Ampliar seu vocabulário e aprender a valorizar o grupo como instância de troca e aprendizagem.</w:t>
            </w:r>
          </w:p>
        </w:tc>
        <w:tc>
          <w:tcPr>
            <w:tcW w:w="3904" w:type="dxa"/>
            <w:tcBorders>
              <w:top w:val="single" w:sz="2" w:space="0" w:color="auto"/>
              <w:left w:val="single" w:sz="2" w:space="0" w:color="auto"/>
              <w:bottom w:val="single" w:sz="2" w:space="0" w:color="auto"/>
              <w:right w:val="single" w:sz="2" w:space="0" w:color="auto"/>
            </w:tcBorders>
            <w:shd w:val="clear" w:color="auto" w:fill="auto"/>
            <w:vAlign w:val="center"/>
          </w:tcPr>
          <w:p w14:paraId="4261E833"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 xml:space="preserve">(EI03EF03-5S11) </w:t>
            </w:r>
            <w:r w:rsidRPr="00851C74">
              <w:rPr>
                <w:rFonts w:asciiTheme="minorHAnsi" w:eastAsia="Times New Roman" w:hAnsiTheme="minorHAnsi" w:cstheme="minorHAnsi"/>
                <w:color w:val="000000"/>
              </w:rPr>
              <w:t>Utilizar formas mais adequadas de comunicação para determinado tipo de situação comunicativa.</w:t>
            </w: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4115C0B6"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7A8ECF8B"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39A57FF0" w14:textId="77777777" w:rsidTr="00851C74">
        <w:trPr>
          <w:trHeight w:val="147"/>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15E8AF42"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1A9846DA"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single" w:sz="2" w:space="0" w:color="auto"/>
              <w:bottom w:val="single" w:sz="4" w:space="0" w:color="auto"/>
              <w:right w:val="single" w:sz="2" w:space="0" w:color="auto"/>
            </w:tcBorders>
            <w:shd w:val="clear" w:color="auto" w:fill="auto"/>
            <w:vAlign w:val="center"/>
          </w:tcPr>
          <w:p w14:paraId="5EE2E4C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4" w:space="0" w:color="auto"/>
              <w:right w:val="single" w:sz="2" w:space="0" w:color="auto"/>
            </w:tcBorders>
            <w:shd w:val="clear" w:color="auto" w:fill="auto"/>
            <w:vAlign w:val="center"/>
          </w:tcPr>
          <w:p w14:paraId="41704A8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(EI03EF03-5S12) </w:t>
            </w:r>
            <w:r w:rsidRPr="00851C74">
              <w:rPr>
                <w:rFonts w:asciiTheme="minorHAnsi" w:eastAsia="Times New Roman" w:hAnsiTheme="minorHAnsi" w:cstheme="minorHAnsi"/>
                <w:color w:val="000000"/>
              </w:rPr>
              <w:t>Ampliar seu vocabulário a partir das palavras apresentadas em um t</w:t>
            </w:r>
            <w:r w:rsidRPr="00851C74">
              <w:rPr>
                <w:rFonts w:asciiTheme="minorHAnsi" w:eastAsia="Times New Roman" w:hAnsiTheme="minorHAnsi" w:cstheme="minorHAnsi"/>
              </w:rPr>
              <w:t>exto e aprender a valorizar o grupo como instância de troca e aprendizagem.</w:t>
            </w: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0BE76CB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48427C40"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79D03EAA" w14:textId="77777777" w:rsidTr="00851C74">
        <w:trPr>
          <w:trHeight w:val="147"/>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1D29E81E"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4" w:space="0" w:color="auto"/>
            </w:tcBorders>
            <w:shd w:val="clear" w:color="auto" w:fill="D9E2F3" w:themeFill="accent1" w:themeFillTint="33"/>
          </w:tcPr>
          <w:p w14:paraId="6BBA76C6"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single" w:sz="4" w:space="0" w:color="auto"/>
              <w:right w:val="single" w:sz="4" w:space="0" w:color="auto"/>
            </w:tcBorders>
            <w:shd w:val="clear" w:color="auto" w:fill="auto"/>
            <w:vAlign w:val="center"/>
          </w:tcPr>
          <w:p w14:paraId="6B6B8CC1"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 xml:space="preserve">(EI03EF03-4S09) </w:t>
            </w:r>
            <w:r w:rsidRPr="00851C74">
              <w:rPr>
                <w:rFonts w:asciiTheme="minorHAnsi" w:eastAsia="Times New Roman" w:hAnsiTheme="minorHAnsi" w:cstheme="minorHAnsi"/>
                <w:color w:val="000000"/>
              </w:rPr>
              <w:t>Atribuir sentido ao conteúdo das narrativas a partir de diferentes gêneros textuais.</w:t>
            </w:r>
          </w:p>
        </w:tc>
        <w:tc>
          <w:tcPr>
            <w:tcW w:w="3904" w:type="dxa"/>
            <w:tcBorders>
              <w:top w:val="single" w:sz="4" w:space="0" w:color="auto"/>
              <w:left w:val="single" w:sz="4" w:space="0" w:color="auto"/>
              <w:bottom w:val="single" w:sz="4" w:space="0" w:color="auto"/>
              <w:right w:val="single" w:sz="4" w:space="0" w:color="auto"/>
            </w:tcBorders>
            <w:shd w:val="clear" w:color="auto" w:fill="auto"/>
            <w:vAlign w:val="center"/>
          </w:tcPr>
          <w:p w14:paraId="1803A7A6"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 xml:space="preserve">(EI03EF03-5S13) </w:t>
            </w:r>
            <w:r w:rsidRPr="00851C74">
              <w:rPr>
                <w:rFonts w:asciiTheme="minorHAnsi" w:eastAsia="Times New Roman" w:hAnsiTheme="minorHAnsi" w:cstheme="minorHAnsi"/>
                <w:color w:val="000000"/>
              </w:rPr>
              <w:t>Atribuir sentido ao conteúdo das narrativas a partir de diferentes gêneros textuais.</w:t>
            </w:r>
          </w:p>
        </w:tc>
        <w:tc>
          <w:tcPr>
            <w:tcW w:w="1795" w:type="dxa"/>
            <w:vMerge/>
            <w:tcBorders>
              <w:top w:val="single" w:sz="2" w:space="0" w:color="auto"/>
              <w:left w:val="single" w:sz="4" w:space="0" w:color="auto"/>
              <w:bottom w:val="single" w:sz="2" w:space="0" w:color="auto"/>
              <w:right w:val="single" w:sz="2" w:space="0" w:color="auto"/>
            </w:tcBorders>
            <w:shd w:val="clear" w:color="auto" w:fill="FFFFFF" w:themeFill="background1"/>
          </w:tcPr>
          <w:p w14:paraId="5F43558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35362904"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1A62389A" w14:textId="77777777" w:rsidTr="00851C74">
        <w:trPr>
          <w:trHeight w:val="1481"/>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4500F326"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4" w:space="0" w:color="auto"/>
            </w:tcBorders>
            <w:shd w:val="clear" w:color="auto" w:fill="D9E2F3" w:themeFill="accent1" w:themeFillTint="33"/>
          </w:tcPr>
          <w:p w14:paraId="507CC82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single" w:sz="4" w:space="0" w:color="auto"/>
              <w:right w:val="single" w:sz="4" w:space="0" w:color="auto"/>
            </w:tcBorders>
            <w:shd w:val="clear" w:color="auto" w:fill="auto"/>
            <w:vAlign w:val="center"/>
          </w:tcPr>
          <w:p w14:paraId="5E1767B8"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(EI03EF03-5S10) </w:t>
            </w:r>
            <w:r w:rsidRPr="00851C74">
              <w:rPr>
                <w:rFonts w:asciiTheme="minorHAnsi" w:eastAsia="Times New Roman" w:hAnsiTheme="minorHAnsi" w:cstheme="minorHAnsi"/>
                <w:color w:val="000000"/>
              </w:rPr>
              <w:t xml:space="preserve">Escolher textos literários, de gêneros variados, desenvolvendo o gosto pela leitura com a mediação do professor e gradativamente de modo autônomo. </w:t>
            </w:r>
          </w:p>
          <w:p w14:paraId="42F2D8BB"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4" w:space="0" w:color="auto"/>
              <w:left w:val="single" w:sz="4" w:space="0" w:color="auto"/>
              <w:right w:val="single" w:sz="4" w:space="0" w:color="auto"/>
            </w:tcBorders>
            <w:shd w:val="clear" w:color="auto" w:fill="auto"/>
            <w:vAlign w:val="center"/>
          </w:tcPr>
          <w:p w14:paraId="7971646F"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(EI03EF03-5S14) </w:t>
            </w:r>
            <w:r w:rsidRPr="00851C74">
              <w:rPr>
                <w:rFonts w:asciiTheme="minorHAnsi" w:eastAsia="Times New Roman" w:hAnsiTheme="minorHAnsi" w:cstheme="minorHAnsi"/>
                <w:color w:val="000000"/>
              </w:rPr>
              <w:t>Escolher com autonomia textos literários, de gêneros variados, apresentando o gosto pela leitura.</w:t>
            </w:r>
          </w:p>
          <w:p w14:paraId="0E26E2C0"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1795" w:type="dxa"/>
            <w:vMerge/>
            <w:tcBorders>
              <w:top w:val="single" w:sz="2" w:space="0" w:color="auto"/>
              <w:left w:val="single" w:sz="4" w:space="0" w:color="auto"/>
              <w:bottom w:val="single" w:sz="2" w:space="0" w:color="auto"/>
              <w:right w:val="single" w:sz="2" w:space="0" w:color="auto"/>
            </w:tcBorders>
            <w:shd w:val="clear" w:color="auto" w:fill="FFFFFF" w:themeFill="background1"/>
          </w:tcPr>
          <w:p w14:paraId="04D58CF0"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0F8C749C"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3EB09023" w14:textId="77777777" w:rsidTr="00851C74">
        <w:trPr>
          <w:trHeight w:val="1020"/>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45221AB3"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48672C0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single" w:sz="2" w:space="0" w:color="auto"/>
              <w:bottom w:val="single" w:sz="4" w:space="0" w:color="auto"/>
              <w:right w:val="single" w:sz="4" w:space="0" w:color="auto"/>
            </w:tcBorders>
            <w:shd w:val="clear" w:color="auto" w:fill="auto"/>
          </w:tcPr>
          <w:p w14:paraId="3911E58F" w14:textId="77777777" w:rsidR="00851C74" w:rsidRPr="00851C74" w:rsidRDefault="00851C74" w:rsidP="00851C74">
            <w:pPr>
              <w:spacing w:after="0" w:line="240" w:lineRule="auto"/>
              <w:jc w:val="both"/>
              <w:rPr>
                <w:rFonts w:asciiTheme="minorHAnsi" w:eastAsia="Times New Roman" w:hAnsiTheme="minorHAnsi" w:cstheme="minorHAnsi"/>
                <w:color w:val="000000"/>
                <w:highlight w:val="yellow"/>
              </w:rPr>
            </w:pPr>
            <w:r w:rsidRPr="00851C74">
              <w:rPr>
                <w:rFonts w:asciiTheme="minorHAnsi" w:eastAsia="Times New Roman" w:hAnsiTheme="minorHAnsi" w:cstheme="minorHAnsi"/>
                <w:b/>
                <w:bCs/>
                <w:color w:val="000000"/>
              </w:rPr>
              <w:t xml:space="preserve">(EI03EF03-4S11) </w:t>
            </w:r>
            <w:r w:rsidRPr="00851C74">
              <w:rPr>
                <w:rFonts w:asciiTheme="minorHAnsi" w:eastAsia="Times New Roman" w:hAnsiTheme="minorHAnsi" w:cstheme="minorHAnsi"/>
                <w:color w:val="000000"/>
              </w:rPr>
              <w:t>Elaborar hipóteses textuais sobre o tema a partir do título.</w:t>
            </w:r>
          </w:p>
        </w:tc>
        <w:tc>
          <w:tcPr>
            <w:tcW w:w="3904" w:type="dxa"/>
            <w:tcBorders>
              <w:top w:val="single" w:sz="4" w:space="0" w:color="auto"/>
              <w:left w:val="nil"/>
              <w:bottom w:val="single" w:sz="4" w:space="0" w:color="auto"/>
              <w:right w:val="single" w:sz="2" w:space="0" w:color="auto"/>
            </w:tcBorders>
            <w:shd w:val="clear" w:color="auto" w:fill="auto"/>
          </w:tcPr>
          <w:p w14:paraId="7EA07BEF"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(EI03EF03-5S15) </w:t>
            </w:r>
            <w:r w:rsidRPr="00851C74">
              <w:rPr>
                <w:rFonts w:asciiTheme="minorHAnsi" w:eastAsia="Times New Roman" w:hAnsiTheme="minorHAnsi" w:cstheme="minorHAnsi"/>
                <w:color w:val="000000"/>
              </w:rPr>
              <w:t>Elaborar hipóteses textuais sobre o tema a partir do título.</w:t>
            </w: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6DBF699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6343E4E2"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7688DADE" w14:textId="77777777" w:rsidTr="00851C74">
        <w:trPr>
          <w:trHeight w:val="567"/>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169666FC"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22F983FA"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single" w:sz="2" w:space="0" w:color="auto"/>
              <w:bottom w:val="single" w:sz="4" w:space="0" w:color="auto"/>
              <w:right w:val="single" w:sz="4" w:space="0" w:color="auto"/>
            </w:tcBorders>
            <w:shd w:val="clear" w:color="auto" w:fill="auto"/>
          </w:tcPr>
          <w:p w14:paraId="5948CAA9"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(EI03EF03-4S12) </w:t>
            </w:r>
            <w:r w:rsidRPr="00851C74">
              <w:rPr>
                <w:rFonts w:asciiTheme="minorHAnsi" w:eastAsia="Times New Roman" w:hAnsiTheme="minorHAnsi" w:cstheme="minorHAnsi"/>
                <w:color w:val="000000"/>
              </w:rPr>
              <w:t>Produzir diferentes textos orais e escritos, sendo ou não o professor escriba.</w:t>
            </w:r>
          </w:p>
        </w:tc>
        <w:tc>
          <w:tcPr>
            <w:tcW w:w="3904" w:type="dxa"/>
            <w:tcBorders>
              <w:top w:val="single" w:sz="4" w:space="0" w:color="auto"/>
              <w:left w:val="nil"/>
              <w:bottom w:val="single" w:sz="4" w:space="0" w:color="auto"/>
              <w:right w:val="single" w:sz="2" w:space="0" w:color="auto"/>
            </w:tcBorders>
            <w:shd w:val="clear" w:color="auto" w:fill="auto"/>
          </w:tcPr>
          <w:p w14:paraId="5893A21D"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 xml:space="preserve">(EI03EF03-5S16) </w:t>
            </w:r>
            <w:r w:rsidRPr="00851C74">
              <w:rPr>
                <w:rFonts w:asciiTheme="minorHAnsi" w:eastAsia="Times New Roman" w:hAnsiTheme="minorHAnsi" w:cstheme="minorHAnsi"/>
                <w:color w:val="000000"/>
              </w:rPr>
              <w:t xml:space="preserve">Produzir diferentes textos orais e escritos, </w:t>
            </w:r>
            <w:r w:rsidRPr="00851C74">
              <w:rPr>
                <w:rFonts w:asciiTheme="minorHAnsi" w:eastAsia="Times New Roman" w:hAnsiTheme="minorHAnsi" w:cstheme="minorHAnsi"/>
              </w:rPr>
              <w:t>individual ou coletivamente, com ou sem mediação do professor.</w:t>
            </w: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32BF21E1"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69838B6E" w14:textId="77777777" w:rsidR="00851C74" w:rsidRPr="00851C74" w:rsidRDefault="00851C74" w:rsidP="00DC5FA0">
            <w:pPr>
              <w:numPr>
                <w:ilvl w:val="0"/>
                <w:numId w:val="26"/>
              </w:numPr>
              <w:spacing w:after="0" w:line="240" w:lineRule="auto"/>
              <w:contextualSpacing/>
              <w:jc w:val="both"/>
              <w:rPr>
                <w:rFonts w:asciiTheme="minorHAnsi" w:eastAsia="Times New Roman" w:hAnsiTheme="minorHAnsi" w:cstheme="minorHAnsi"/>
                <w:color w:val="000000"/>
              </w:rPr>
            </w:pPr>
          </w:p>
        </w:tc>
      </w:tr>
      <w:tr w:rsidR="00851C74" w:rsidRPr="00851C74" w14:paraId="1751B646" w14:textId="77777777" w:rsidTr="00851C74">
        <w:trPr>
          <w:trHeight w:val="842"/>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7B4163AA"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16997C0D"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single" w:sz="2" w:space="0" w:color="auto"/>
              <w:bottom w:val="single" w:sz="2" w:space="0" w:color="auto"/>
              <w:right w:val="single" w:sz="4" w:space="0" w:color="auto"/>
            </w:tcBorders>
            <w:shd w:val="clear" w:color="auto" w:fill="auto"/>
          </w:tcPr>
          <w:p w14:paraId="1938CBFA"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(EI03EF03-4S13) </w:t>
            </w:r>
            <w:r w:rsidRPr="00851C74">
              <w:rPr>
                <w:rFonts w:asciiTheme="minorHAnsi" w:eastAsia="Times New Roman" w:hAnsiTheme="minorHAnsi" w:cstheme="minorHAnsi"/>
                <w:color w:val="000000"/>
              </w:rPr>
              <w:t xml:space="preserve">Recontar histórias ouvidas para reprodução de reconto escrito, </w:t>
            </w:r>
            <w:r w:rsidRPr="00851C74">
              <w:rPr>
                <w:rFonts w:asciiTheme="minorHAnsi" w:eastAsia="Times New Roman" w:hAnsiTheme="minorHAnsi" w:cstheme="minorHAnsi"/>
              </w:rPr>
              <w:t>com ou sem mediação do professor.</w:t>
            </w:r>
          </w:p>
        </w:tc>
        <w:tc>
          <w:tcPr>
            <w:tcW w:w="3904" w:type="dxa"/>
            <w:tcBorders>
              <w:top w:val="single" w:sz="4" w:space="0" w:color="auto"/>
              <w:left w:val="nil"/>
              <w:bottom w:val="single" w:sz="2" w:space="0" w:color="auto"/>
              <w:right w:val="single" w:sz="2" w:space="0" w:color="auto"/>
            </w:tcBorders>
            <w:shd w:val="clear" w:color="auto" w:fill="auto"/>
          </w:tcPr>
          <w:p w14:paraId="32F5F3B6"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(EI03EF03-5S17) </w:t>
            </w:r>
            <w:r w:rsidRPr="00851C74">
              <w:rPr>
                <w:rFonts w:asciiTheme="minorHAnsi" w:eastAsia="Times New Roman" w:hAnsiTheme="minorHAnsi" w:cstheme="minorHAnsi"/>
                <w:color w:val="000000"/>
              </w:rPr>
              <w:t>Contar histórias ouvidas para reprodução de reconto escrito usando diferentes recursos linguísticos</w:t>
            </w:r>
            <w:r w:rsidRPr="00851C74">
              <w:rPr>
                <w:rFonts w:asciiTheme="minorHAnsi" w:eastAsia="Times New Roman" w:hAnsiTheme="minorHAnsi" w:cstheme="minorHAnsi"/>
              </w:rPr>
              <w:t xml:space="preserve"> com ou sem mediação do professor.</w:t>
            </w:r>
          </w:p>
        </w:tc>
        <w:tc>
          <w:tcPr>
            <w:tcW w:w="1795" w:type="dxa"/>
            <w:vMerge/>
            <w:tcBorders>
              <w:top w:val="single" w:sz="2" w:space="0" w:color="auto"/>
              <w:left w:val="single" w:sz="2" w:space="0" w:color="auto"/>
              <w:bottom w:val="single" w:sz="2" w:space="0" w:color="auto"/>
              <w:right w:val="single" w:sz="2" w:space="0" w:color="auto"/>
            </w:tcBorders>
            <w:shd w:val="clear" w:color="auto" w:fill="FFFFFF" w:themeFill="background1"/>
          </w:tcPr>
          <w:p w14:paraId="2093684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5215545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r>
      <w:tr w:rsidR="00851C74" w:rsidRPr="00851C74" w14:paraId="241E13B2" w14:textId="77777777" w:rsidTr="00851C74">
        <w:trPr>
          <w:trHeight w:val="227"/>
        </w:trPr>
        <w:tc>
          <w:tcPr>
            <w:tcW w:w="2006" w:type="dxa"/>
            <w:vMerge w:val="restart"/>
            <w:tcBorders>
              <w:top w:val="single" w:sz="2" w:space="0" w:color="auto"/>
              <w:left w:val="single" w:sz="2" w:space="0" w:color="auto"/>
              <w:bottom w:val="single" w:sz="2" w:space="0" w:color="auto"/>
              <w:right w:val="single" w:sz="2" w:space="0" w:color="auto"/>
            </w:tcBorders>
            <w:shd w:val="clear" w:color="auto" w:fill="E2EFD9" w:themeFill="accent6" w:themeFillTint="33"/>
          </w:tcPr>
          <w:p w14:paraId="34CA4A09" w14:textId="77777777" w:rsidR="00851C74" w:rsidRPr="00851C74" w:rsidRDefault="00851C74" w:rsidP="00851C74">
            <w:pPr>
              <w:spacing w:after="0"/>
              <w:jc w:val="center"/>
              <w:rPr>
                <w:rFonts w:asciiTheme="minorHAnsi" w:eastAsiaTheme="minorHAnsi" w:hAnsiTheme="minorHAnsi" w:cstheme="minorHAnsi"/>
                <w:lang w:eastAsia="en-US"/>
              </w:rPr>
            </w:pPr>
            <w:r w:rsidRPr="00851C74">
              <w:rPr>
                <w:rFonts w:asciiTheme="minorHAnsi" w:eastAsia="Times New Roman" w:hAnsiTheme="minorHAnsi" w:cstheme="minorHAnsi"/>
                <w:b/>
                <w:bCs/>
                <w:color w:val="000000"/>
              </w:rPr>
              <w:t>(EI03EF04)</w:t>
            </w:r>
            <w:r w:rsidRPr="00851C74">
              <w:rPr>
                <w:rFonts w:asciiTheme="minorHAnsi" w:eastAsiaTheme="minorHAnsi" w:hAnsiTheme="minorHAnsi" w:cstheme="minorHAnsi"/>
                <w:lang w:eastAsia="en-US"/>
              </w:rPr>
              <w:t> </w:t>
            </w:r>
          </w:p>
          <w:p w14:paraId="4F87145C" w14:textId="77777777" w:rsidR="00851C74" w:rsidRPr="00851C74" w:rsidRDefault="00851C74" w:rsidP="00851C74">
            <w:pPr>
              <w:spacing w:after="0"/>
              <w:jc w:val="center"/>
              <w:rPr>
                <w:rFonts w:asciiTheme="minorHAnsi" w:eastAsiaTheme="minorHAnsi" w:hAnsiTheme="minorHAnsi" w:cstheme="minorHAnsi"/>
                <w:lang w:eastAsia="en-US"/>
              </w:rPr>
            </w:pPr>
            <w:r w:rsidRPr="00851C74">
              <w:rPr>
                <w:rFonts w:asciiTheme="minorHAnsi" w:eastAsia="Times New Roman" w:hAnsiTheme="minorHAnsi" w:cstheme="minorHAnsi"/>
                <w:color w:val="000000"/>
              </w:rPr>
              <w:t>Recontar histórias ouvidas e planejar coletivamente roteiros de vídeos e de encenações, definindo os contextos, os personagens, a estrutura da história.</w:t>
            </w:r>
          </w:p>
          <w:p w14:paraId="0C24E624" w14:textId="77777777" w:rsidR="00851C74" w:rsidRPr="00851C74" w:rsidRDefault="00851C74" w:rsidP="00851C74">
            <w:pPr>
              <w:spacing w:after="0" w:line="240" w:lineRule="auto"/>
              <w:rPr>
                <w:rFonts w:asciiTheme="minorHAnsi" w:eastAsia="Times New Roman" w:hAnsiTheme="minorHAnsi" w:cstheme="minorHAnsi"/>
                <w:b/>
                <w:bCs/>
                <w:color w:val="000000"/>
              </w:rPr>
            </w:pPr>
          </w:p>
        </w:tc>
        <w:tc>
          <w:tcPr>
            <w:tcW w:w="2106" w:type="dxa"/>
            <w:vMerge w:val="restart"/>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7E9DA8F3"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lastRenderedPageBreak/>
              <w:t>C1. Conhecimento</w:t>
            </w:r>
          </w:p>
          <w:p w14:paraId="01676320"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C2. Pensamento científico, crítico e criativo</w:t>
            </w:r>
          </w:p>
          <w:p w14:paraId="76526504"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C3. Repertório Cultural</w:t>
            </w:r>
          </w:p>
          <w:p w14:paraId="51FA329B"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C4. Comunicação</w:t>
            </w:r>
          </w:p>
          <w:p w14:paraId="067435C2"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C5. Cultura digital</w:t>
            </w:r>
          </w:p>
          <w:p w14:paraId="333F17F6"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C6. Trabalho e projeto de vida</w:t>
            </w:r>
          </w:p>
          <w:p w14:paraId="168712F5"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C8. Autoconhecimento e autocuidado</w:t>
            </w:r>
          </w:p>
          <w:p w14:paraId="56EF0BA2"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C9. Empatia e Cooperação</w:t>
            </w:r>
          </w:p>
          <w:p w14:paraId="2B9E1C65" w14:textId="77777777" w:rsidR="00851C74" w:rsidRPr="00851C74" w:rsidRDefault="00851C74" w:rsidP="00851C74">
            <w:pPr>
              <w:spacing w:after="0" w:line="240" w:lineRule="auto"/>
              <w:rPr>
                <w:rFonts w:asciiTheme="minorHAnsi" w:eastAsia="Times New Roman" w:hAnsiTheme="minorHAnsi" w:cstheme="minorHAnsi"/>
                <w:color w:val="000000"/>
              </w:rPr>
            </w:pPr>
            <w:r w:rsidRPr="00851C74">
              <w:rPr>
                <w:rFonts w:asciiTheme="minorHAnsi" w:eastAsia="Times New Roman" w:hAnsiTheme="minorHAnsi" w:cstheme="minorHAnsi"/>
                <w:color w:val="000000"/>
                <w:sz w:val="20"/>
                <w:szCs w:val="20"/>
              </w:rPr>
              <w:lastRenderedPageBreak/>
              <w:t>C10. Responsabilidade e autonomia</w:t>
            </w:r>
          </w:p>
        </w:tc>
        <w:tc>
          <w:tcPr>
            <w:tcW w:w="7512" w:type="dxa"/>
            <w:gridSpan w:val="2"/>
            <w:tcBorders>
              <w:top w:val="single" w:sz="18" w:space="0" w:color="auto"/>
              <w:left w:val="single" w:sz="2" w:space="0" w:color="auto"/>
              <w:bottom w:val="single" w:sz="2" w:space="0" w:color="auto"/>
              <w:right w:val="single" w:sz="2" w:space="0" w:color="auto"/>
            </w:tcBorders>
            <w:shd w:val="clear" w:color="auto" w:fill="F4B083" w:themeFill="accent2" w:themeFillTint="99"/>
          </w:tcPr>
          <w:p w14:paraId="6BB420A9" w14:textId="77777777" w:rsidR="00851C74" w:rsidRPr="00851C74" w:rsidRDefault="00851C74" w:rsidP="00851C74">
            <w:pPr>
              <w:spacing w:after="0" w:line="240" w:lineRule="auto"/>
              <w:rPr>
                <w:rFonts w:asciiTheme="minorHAnsi" w:eastAsia="Times New Roman" w:hAnsiTheme="minorHAnsi" w:cstheme="minorHAnsi"/>
                <w:b/>
                <w:bCs/>
                <w:color w:val="000000"/>
              </w:rPr>
            </w:pPr>
          </w:p>
        </w:tc>
        <w:tc>
          <w:tcPr>
            <w:tcW w:w="1795" w:type="dxa"/>
            <w:vMerge w:val="restart"/>
            <w:tcBorders>
              <w:top w:val="single" w:sz="2" w:space="0" w:color="auto"/>
              <w:left w:val="single" w:sz="2" w:space="0" w:color="auto"/>
              <w:bottom w:val="single" w:sz="2" w:space="0" w:color="auto"/>
              <w:right w:val="single" w:sz="2" w:space="0" w:color="auto"/>
            </w:tcBorders>
            <w:shd w:val="clear" w:color="auto" w:fill="auto"/>
          </w:tcPr>
          <w:p w14:paraId="7855E8A7"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Conviver</w:t>
            </w:r>
          </w:p>
          <w:p w14:paraId="12CB5937"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Brincar</w:t>
            </w:r>
          </w:p>
          <w:p w14:paraId="1E2A40EA"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Participar</w:t>
            </w:r>
          </w:p>
          <w:p w14:paraId="560911BF"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Explorar</w:t>
            </w:r>
          </w:p>
          <w:p w14:paraId="34FAA3D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Expressar</w:t>
            </w:r>
          </w:p>
          <w:p w14:paraId="0E6BD4E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Conhecer-se</w:t>
            </w:r>
          </w:p>
        </w:tc>
        <w:tc>
          <w:tcPr>
            <w:tcW w:w="2311" w:type="dxa"/>
            <w:vMerge w:val="restart"/>
            <w:tcBorders>
              <w:top w:val="single" w:sz="2" w:space="0" w:color="auto"/>
              <w:left w:val="single" w:sz="2" w:space="0" w:color="auto"/>
              <w:bottom w:val="single" w:sz="2" w:space="0" w:color="auto"/>
              <w:right w:val="single" w:sz="2" w:space="0" w:color="auto"/>
            </w:tcBorders>
            <w:shd w:val="clear" w:color="auto" w:fill="auto"/>
          </w:tcPr>
          <w:p w14:paraId="59D2A5E9" w14:textId="77777777" w:rsidR="00851C74" w:rsidRPr="00851C74" w:rsidRDefault="00851C74" w:rsidP="00851C74">
            <w:pPr>
              <w:jc w:val="center"/>
              <w:rPr>
                <w:rFonts w:asciiTheme="minorHAnsi" w:eastAsiaTheme="minorHAnsi" w:hAnsiTheme="minorHAnsi" w:cstheme="minorHAnsi"/>
                <w:noProof/>
                <w:lang w:eastAsia="en-US"/>
              </w:rPr>
            </w:pPr>
            <w:r w:rsidRPr="00851C74">
              <w:rPr>
                <w:rFonts w:asciiTheme="minorHAnsi" w:eastAsiaTheme="minorHAnsi" w:hAnsiTheme="minorHAnsi" w:cstheme="minorHAnsi"/>
                <w:noProof/>
              </w:rPr>
              <w:drawing>
                <wp:inline distT="0" distB="0" distL="0" distR="0" wp14:anchorId="6FE2BF1A" wp14:editId="68CA49EB">
                  <wp:extent cx="906711" cy="888521"/>
                  <wp:effectExtent l="0" t="0" r="8255" b="6985"/>
                  <wp:docPr id="68" name="Imagem 68"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p w14:paraId="0133C440" w14:textId="77777777" w:rsidR="00851C74" w:rsidRPr="00851C74" w:rsidRDefault="00851C74" w:rsidP="00851C74">
            <w:pPr>
              <w:jc w:val="center"/>
              <w:rPr>
                <w:rFonts w:asciiTheme="minorHAnsi" w:eastAsiaTheme="minorHAnsi" w:hAnsiTheme="minorHAnsi" w:cstheme="minorHAnsi"/>
                <w:noProof/>
                <w:lang w:eastAsia="en-US"/>
              </w:rPr>
            </w:pPr>
            <w:r w:rsidRPr="00851C74">
              <w:rPr>
                <w:rFonts w:asciiTheme="minorHAnsi" w:eastAsiaTheme="minorHAnsi" w:hAnsiTheme="minorHAnsi" w:cstheme="minorHAnsi"/>
                <w:noProof/>
              </w:rPr>
              <w:lastRenderedPageBreak/>
              <w:drawing>
                <wp:inline distT="0" distB="0" distL="0" distR="0" wp14:anchorId="3382B7C7" wp14:editId="38D12D5A">
                  <wp:extent cx="897147" cy="922655"/>
                  <wp:effectExtent l="0" t="0" r="0" b="0"/>
                  <wp:docPr id="71" name="Imagem 71"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49972" t="43359" r="33401" b="27994"/>
                          <a:stretch/>
                        </pic:blipFill>
                        <pic:spPr bwMode="auto">
                          <a:xfrm>
                            <a:off x="0" y="0"/>
                            <a:ext cx="897841" cy="923369"/>
                          </a:xfrm>
                          <a:prstGeom prst="rect">
                            <a:avLst/>
                          </a:prstGeom>
                          <a:noFill/>
                          <a:ln>
                            <a:noFill/>
                          </a:ln>
                          <a:extLst>
                            <a:ext uri="{53640926-AAD7-44D8-BBD7-CCE9431645EC}">
                              <a14:shadowObscured xmlns:a14="http://schemas.microsoft.com/office/drawing/2010/main"/>
                            </a:ext>
                          </a:extLst>
                        </pic:spPr>
                      </pic:pic>
                    </a:graphicData>
                  </a:graphic>
                </wp:inline>
              </w:drawing>
            </w:r>
            <w:r w:rsidRPr="00851C74">
              <w:rPr>
                <w:rFonts w:asciiTheme="minorHAnsi" w:eastAsiaTheme="minorHAnsi" w:hAnsiTheme="minorHAnsi" w:cstheme="minorHAnsi"/>
                <w:noProof/>
              </w:rPr>
              <w:drawing>
                <wp:inline distT="0" distB="0" distL="0" distR="0" wp14:anchorId="4BC5AA4A" wp14:editId="7922B57E">
                  <wp:extent cx="861695" cy="897147"/>
                  <wp:effectExtent l="0" t="0" r="0" b="0"/>
                  <wp:docPr id="72" name="Imagem 72"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67420" t="43391" r="16599" b="28734"/>
                          <a:stretch/>
                        </pic:blipFill>
                        <pic:spPr bwMode="auto">
                          <a:xfrm>
                            <a:off x="0" y="0"/>
                            <a:ext cx="862982" cy="898487"/>
                          </a:xfrm>
                          <a:prstGeom prst="rect">
                            <a:avLst/>
                          </a:prstGeom>
                          <a:noFill/>
                          <a:ln>
                            <a:noFill/>
                          </a:ln>
                          <a:extLst>
                            <a:ext uri="{53640926-AAD7-44D8-BBD7-CCE9431645EC}">
                              <a14:shadowObscured xmlns:a14="http://schemas.microsoft.com/office/drawing/2010/main"/>
                            </a:ext>
                          </a:extLst>
                        </pic:spPr>
                      </pic:pic>
                    </a:graphicData>
                  </a:graphic>
                </wp:inline>
              </w:drawing>
            </w:r>
            <w:r w:rsidRPr="00851C74">
              <w:rPr>
                <w:rFonts w:asciiTheme="minorHAnsi" w:eastAsiaTheme="minorHAnsi" w:hAnsiTheme="minorHAnsi" w:cstheme="minorHAnsi"/>
                <w:noProof/>
              </w:rPr>
              <w:drawing>
                <wp:inline distT="0" distB="0" distL="0" distR="0" wp14:anchorId="43999018" wp14:editId="7539C327">
                  <wp:extent cx="879293" cy="931174"/>
                  <wp:effectExtent l="0" t="0" r="0" b="2540"/>
                  <wp:docPr id="73" name="Imagem 73"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83708" t="42846" b="28249"/>
                          <a:stretch/>
                        </pic:blipFill>
                        <pic:spPr bwMode="auto">
                          <a:xfrm>
                            <a:off x="0" y="0"/>
                            <a:ext cx="879798" cy="931709"/>
                          </a:xfrm>
                          <a:prstGeom prst="rect">
                            <a:avLst/>
                          </a:prstGeom>
                          <a:noFill/>
                          <a:ln>
                            <a:noFill/>
                          </a:ln>
                          <a:extLst>
                            <a:ext uri="{53640926-AAD7-44D8-BBD7-CCE9431645EC}">
                              <a14:shadowObscured xmlns:a14="http://schemas.microsoft.com/office/drawing/2010/main"/>
                            </a:ext>
                          </a:extLst>
                        </pic:spPr>
                      </pic:pic>
                    </a:graphicData>
                  </a:graphic>
                </wp:inline>
              </w:drawing>
            </w:r>
          </w:p>
          <w:p w14:paraId="39FC6E3E"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p>
        </w:tc>
      </w:tr>
      <w:tr w:rsidR="00851C74" w:rsidRPr="00851C74" w14:paraId="24FEC383" w14:textId="77777777" w:rsidTr="00851C74">
        <w:trPr>
          <w:trHeight w:val="538"/>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30E66A6F"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128DE4D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4" w:space="0" w:color="auto"/>
              <w:right w:val="single" w:sz="4" w:space="0" w:color="auto"/>
            </w:tcBorders>
            <w:shd w:val="clear" w:color="auto" w:fill="auto"/>
          </w:tcPr>
          <w:p w14:paraId="6890CEA4" w14:textId="77777777" w:rsidR="00851C74" w:rsidRPr="00851C74" w:rsidRDefault="00851C74" w:rsidP="00851C74">
            <w:pPr>
              <w:spacing w:after="0"/>
              <w:jc w:val="both"/>
              <w:rPr>
                <w:rFonts w:asciiTheme="minorHAnsi" w:eastAsiaTheme="minorHAnsi" w:hAnsiTheme="minorHAnsi" w:cstheme="minorHAnsi"/>
                <w:lang w:eastAsia="en-US"/>
              </w:rPr>
            </w:pPr>
            <w:r w:rsidRPr="00851C74">
              <w:rPr>
                <w:rFonts w:asciiTheme="minorHAnsi" w:eastAsia="Times New Roman" w:hAnsiTheme="minorHAnsi" w:cstheme="minorHAnsi"/>
                <w:b/>
                <w:bCs/>
                <w:color w:val="000000"/>
              </w:rPr>
              <w:t>(EI03EF04-4S01)</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Relatar experiências vividas, narrando os fatos em sequência temporal e causal.</w:t>
            </w:r>
          </w:p>
        </w:tc>
        <w:tc>
          <w:tcPr>
            <w:tcW w:w="3904" w:type="dxa"/>
            <w:tcBorders>
              <w:top w:val="single" w:sz="2" w:space="0" w:color="auto"/>
              <w:left w:val="nil"/>
              <w:bottom w:val="single" w:sz="4" w:space="0" w:color="auto"/>
              <w:right w:val="single" w:sz="2" w:space="0" w:color="auto"/>
            </w:tcBorders>
            <w:shd w:val="clear" w:color="auto" w:fill="auto"/>
          </w:tcPr>
          <w:p w14:paraId="16544ECF" w14:textId="77777777" w:rsidR="00851C74" w:rsidRPr="00851C74" w:rsidRDefault="00851C74" w:rsidP="00851C74">
            <w:pPr>
              <w:spacing w:after="0"/>
              <w:jc w:val="both"/>
              <w:rPr>
                <w:rFonts w:asciiTheme="minorHAnsi" w:eastAsiaTheme="minorHAnsi" w:hAnsiTheme="minorHAnsi" w:cstheme="minorHAnsi"/>
                <w:lang w:eastAsia="en-US"/>
              </w:rPr>
            </w:pPr>
            <w:r w:rsidRPr="00851C74">
              <w:rPr>
                <w:rFonts w:asciiTheme="minorHAnsi" w:eastAsia="Times New Roman" w:hAnsiTheme="minorHAnsi" w:cstheme="minorHAnsi"/>
                <w:b/>
                <w:bCs/>
                <w:color w:val="000000"/>
              </w:rPr>
              <w:t>(EI03EF04-5S01)</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Relatar experiências vividas, narrando os</w:t>
            </w:r>
            <w:r w:rsidRPr="00851C74">
              <w:rPr>
                <w:rFonts w:asciiTheme="minorHAnsi" w:eastAsia="Times New Roman" w:hAnsiTheme="minorHAnsi" w:cstheme="minorHAnsi"/>
              </w:rPr>
              <w:t xml:space="preserve"> </w:t>
            </w:r>
            <w:r w:rsidRPr="00851C74">
              <w:rPr>
                <w:rFonts w:asciiTheme="minorHAnsi" w:eastAsia="Times New Roman" w:hAnsiTheme="minorHAnsi" w:cstheme="minorHAnsi"/>
                <w:color w:val="000000"/>
              </w:rPr>
              <w:t xml:space="preserve">fatos em sequência temporal e causal. </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3B601DE3"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71675A43"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4C365BCE" w14:textId="77777777" w:rsidTr="00851C74">
        <w:trPr>
          <w:trHeight w:val="547"/>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5C9F4624"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6552ACD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4" w:space="0" w:color="auto"/>
              <w:right w:val="single" w:sz="4" w:space="0" w:color="auto"/>
            </w:tcBorders>
            <w:shd w:val="clear" w:color="auto" w:fill="auto"/>
          </w:tcPr>
          <w:p w14:paraId="2FBDA52C" w14:textId="77777777" w:rsidR="00851C74" w:rsidRPr="00851C74" w:rsidRDefault="00851C74" w:rsidP="00851C74">
            <w:pPr>
              <w:spacing w:after="0" w:line="240" w:lineRule="auto"/>
              <w:jc w:val="both"/>
              <w:rPr>
                <w:rFonts w:asciiTheme="minorHAnsi" w:eastAsia="Times New Roman" w:hAnsiTheme="minorHAnsi" w:cstheme="minorHAnsi"/>
                <w:color w:val="000000"/>
                <w:highlight w:val="yellow"/>
              </w:rPr>
            </w:pPr>
            <w:r w:rsidRPr="00851C74">
              <w:rPr>
                <w:rFonts w:asciiTheme="minorHAnsi" w:eastAsia="Times New Roman" w:hAnsiTheme="minorHAnsi" w:cstheme="minorHAnsi"/>
                <w:b/>
                <w:bCs/>
                <w:color w:val="000000"/>
              </w:rPr>
              <w:t>(EI03EF04-4S02)</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Recontar histórias conhecidas aproximando-as às características da história original no que se refere à descrição de personagens, cenários e objetos.</w:t>
            </w:r>
          </w:p>
        </w:tc>
        <w:tc>
          <w:tcPr>
            <w:tcW w:w="3904" w:type="dxa"/>
            <w:tcBorders>
              <w:top w:val="single" w:sz="2" w:space="0" w:color="auto"/>
              <w:left w:val="nil"/>
              <w:bottom w:val="single" w:sz="4" w:space="0" w:color="auto"/>
              <w:right w:val="single" w:sz="2" w:space="0" w:color="auto"/>
            </w:tcBorders>
            <w:shd w:val="clear" w:color="auto" w:fill="auto"/>
          </w:tcPr>
          <w:p w14:paraId="1976667F"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(EI03EF04-5S02)</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Recontar histórias conhecidas aproximando-as às características da história original no que se refere à descrição de personagens, cenários e objetos.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6E46E3FC"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30A53030"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473B7F9A" w14:textId="77777777" w:rsidTr="00851C74">
        <w:trPr>
          <w:trHeight w:val="547"/>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5C6CDAC8"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5712088A"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4" w:space="0" w:color="auto"/>
              <w:right w:val="single" w:sz="4" w:space="0" w:color="auto"/>
            </w:tcBorders>
            <w:shd w:val="clear" w:color="auto" w:fill="auto"/>
          </w:tcPr>
          <w:p w14:paraId="69DE86D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(EI03EF04-4S03)</w:t>
            </w:r>
            <w:r w:rsidRPr="00851C74">
              <w:rPr>
                <w:rFonts w:asciiTheme="minorHAnsi" w:eastAsiaTheme="minorHAnsi" w:hAnsiTheme="minorHAnsi" w:cstheme="minorHAnsi"/>
                <w:lang w:eastAsia="en-US"/>
              </w:rPr>
              <w:t> </w:t>
            </w:r>
            <w:r w:rsidRPr="00851C74">
              <w:rPr>
                <w:rFonts w:asciiTheme="minorHAnsi" w:eastAsiaTheme="minorHAnsi" w:hAnsiTheme="minorHAnsi" w:cstheme="minorBidi"/>
                <w:lang w:eastAsia="en-US"/>
              </w:rPr>
              <w:t>Reproduzir oralmente histórias utilizando a linguagem oral a partir de vídeos e áudios.</w:t>
            </w:r>
          </w:p>
        </w:tc>
        <w:tc>
          <w:tcPr>
            <w:tcW w:w="3904" w:type="dxa"/>
            <w:tcBorders>
              <w:top w:val="single" w:sz="2" w:space="0" w:color="auto"/>
              <w:left w:val="nil"/>
              <w:bottom w:val="single" w:sz="4" w:space="0" w:color="auto"/>
              <w:right w:val="single" w:sz="2" w:space="0" w:color="auto"/>
            </w:tcBorders>
            <w:shd w:val="clear" w:color="auto" w:fill="auto"/>
          </w:tcPr>
          <w:p w14:paraId="18E72DB0"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(EI03EF04-5S03)</w:t>
            </w:r>
            <w:r w:rsidRPr="00851C74">
              <w:rPr>
                <w:rFonts w:asciiTheme="minorHAnsi" w:eastAsiaTheme="minorHAnsi" w:hAnsiTheme="minorHAnsi" w:cstheme="minorHAnsi"/>
                <w:lang w:eastAsia="en-US"/>
              </w:rPr>
              <w:t> </w:t>
            </w:r>
            <w:r w:rsidRPr="00851C74">
              <w:rPr>
                <w:rFonts w:asciiTheme="minorHAnsi" w:eastAsiaTheme="minorHAnsi" w:hAnsiTheme="minorHAnsi" w:cstheme="minorBidi"/>
                <w:lang w:eastAsia="en-US"/>
              </w:rPr>
              <w:t>Reproduzir oralmente histórias utilizando a linguagem oral a partir de vídeos e áudios.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77D07507"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1326814F"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566325EB" w14:textId="77777777" w:rsidTr="00851C74">
        <w:trPr>
          <w:trHeight w:val="547"/>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509B10DC"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67E2A08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4" w:space="0" w:color="auto"/>
              <w:right w:val="single" w:sz="4" w:space="0" w:color="auto"/>
            </w:tcBorders>
            <w:shd w:val="clear" w:color="auto" w:fill="auto"/>
          </w:tcPr>
          <w:p w14:paraId="7C36899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(EI03EF04-4S04)</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 xml:space="preserve">Reconhecer histórias, seja por meio da leitura realizada pelo(a) professor(a), por outra criança, por apresentações de teatro, dança, assistindo a filmes ou escutando áudios. </w:t>
            </w:r>
          </w:p>
        </w:tc>
        <w:tc>
          <w:tcPr>
            <w:tcW w:w="3904" w:type="dxa"/>
            <w:tcBorders>
              <w:top w:val="single" w:sz="2" w:space="0" w:color="auto"/>
              <w:left w:val="nil"/>
              <w:bottom w:val="single" w:sz="4" w:space="0" w:color="auto"/>
              <w:right w:val="single" w:sz="2" w:space="0" w:color="auto"/>
            </w:tcBorders>
            <w:shd w:val="clear" w:color="auto" w:fill="auto"/>
          </w:tcPr>
          <w:p w14:paraId="5348E7BA"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(EI03EF04-5S04)</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 xml:space="preserve">Escutar histórias, seja por meio da leitura realizada pelo(a) professor(a), por outra criança, por apresentações de teatro, dança, assistindo a filmes ou escutando áudios. </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2EEEB93E"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17453DDE"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7B36001B" w14:textId="77777777" w:rsidTr="00851C74">
        <w:trPr>
          <w:trHeight w:val="547"/>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34B29205"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4198A800"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val="restart"/>
            <w:tcBorders>
              <w:top w:val="single" w:sz="2" w:space="0" w:color="auto"/>
              <w:left w:val="single" w:sz="2" w:space="0" w:color="auto"/>
              <w:right w:val="single" w:sz="4" w:space="0" w:color="auto"/>
            </w:tcBorders>
            <w:shd w:val="clear" w:color="auto" w:fill="auto"/>
          </w:tcPr>
          <w:p w14:paraId="1871EE34" w14:textId="77777777" w:rsidR="00851C74" w:rsidRPr="00851C74" w:rsidRDefault="00851C74" w:rsidP="00851C74">
            <w:pPr>
              <w:spacing w:after="0" w:line="240" w:lineRule="auto"/>
              <w:jc w:val="both"/>
              <w:rPr>
                <w:rFonts w:asciiTheme="minorHAnsi" w:eastAsia="Times New Roman" w:hAnsiTheme="minorHAnsi" w:cstheme="minorHAnsi"/>
                <w:color w:val="000000"/>
                <w:highlight w:val="yellow"/>
              </w:rPr>
            </w:pPr>
            <w:r w:rsidRPr="00851C74">
              <w:rPr>
                <w:rFonts w:asciiTheme="minorHAnsi" w:eastAsia="Times New Roman" w:hAnsiTheme="minorHAnsi" w:cstheme="minorHAnsi"/>
                <w:b/>
                <w:bCs/>
                <w:color w:val="000000"/>
              </w:rPr>
              <w:t>(EI03EF04-4S05)</w:t>
            </w:r>
            <w:r w:rsidRPr="00851C74">
              <w:rPr>
                <w:rFonts w:asciiTheme="minorHAnsi" w:eastAsiaTheme="minorHAnsi" w:hAnsiTheme="minorHAnsi" w:cstheme="minorHAnsi"/>
                <w:lang w:eastAsia="en-US"/>
              </w:rPr>
              <w:t> D</w:t>
            </w:r>
            <w:r w:rsidRPr="00851C74">
              <w:rPr>
                <w:rFonts w:asciiTheme="minorHAnsi" w:eastAsia="Times New Roman" w:hAnsiTheme="minorHAnsi" w:cstheme="minorHAnsi"/>
                <w:color w:val="000000"/>
              </w:rPr>
              <w:t>escrever oralmente ou por meio ilustrações, características de personagens e cenários de histórias.</w:t>
            </w:r>
          </w:p>
        </w:tc>
        <w:tc>
          <w:tcPr>
            <w:tcW w:w="3904" w:type="dxa"/>
            <w:tcBorders>
              <w:top w:val="single" w:sz="2" w:space="0" w:color="auto"/>
              <w:left w:val="nil"/>
              <w:bottom w:val="single" w:sz="4" w:space="0" w:color="auto"/>
              <w:right w:val="single" w:sz="2" w:space="0" w:color="auto"/>
            </w:tcBorders>
            <w:shd w:val="clear" w:color="auto" w:fill="auto"/>
          </w:tcPr>
          <w:p w14:paraId="65CC1170" w14:textId="77777777" w:rsidR="00851C74" w:rsidRPr="00851C74" w:rsidRDefault="00851C74" w:rsidP="00851C74">
            <w:pPr>
              <w:spacing w:after="0" w:line="240" w:lineRule="auto"/>
              <w:jc w:val="both"/>
              <w:rPr>
                <w:rFonts w:asciiTheme="minorHAnsi" w:eastAsia="Times New Roman" w:hAnsiTheme="minorHAnsi" w:cstheme="minorHAnsi"/>
                <w:color w:val="000000"/>
                <w:highlight w:val="yellow"/>
              </w:rPr>
            </w:pPr>
            <w:r w:rsidRPr="00851C74">
              <w:rPr>
                <w:rFonts w:asciiTheme="minorHAnsi" w:eastAsia="Times New Roman" w:hAnsiTheme="minorHAnsi" w:cstheme="minorHAnsi"/>
                <w:b/>
                <w:bCs/>
                <w:color w:val="000000"/>
              </w:rPr>
              <w:t>(EI03EF04-5S05)</w:t>
            </w:r>
            <w:r w:rsidRPr="00851C74">
              <w:rPr>
                <w:rFonts w:asciiTheme="minorHAnsi" w:eastAsiaTheme="minorHAnsi" w:hAnsiTheme="minorHAnsi" w:cstheme="minorHAnsi"/>
                <w:lang w:eastAsia="en-US"/>
              </w:rPr>
              <w:t xml:space="preserve"> D</w:t>
            </w:r>
            <w:r w:rsidRPr="00851C74">
              <w:rPr>
                <w:rFonts w:asciiTheme="minorHAnsi" w:eastAsia="Times New Roman" w:hAnsiTheme="minorHAnsi" w:cstheme="minorHAnsi"/>
                <w:color w:val="000000"/>
              </w:rPr>
              <w:t>escrever oralmente ou por meio ilustrações, características de personagens e cenários de histórias.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60C5D9A4"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213B4E42"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3248E8AF" w14:textId="77777777" w:rsidTr="00851C74">
        <w:trPr>
          <w:trHeight w:val="547"/>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61AF0C9C"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13839FC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single" w:sz="2" w:space="0" w:color="auto"/>
              <w:bottom w:val="single" w:sz="4" w:space="0" w:color="auto"/>
              <w:right w:val="single" w:sz="4" w:space="0" w:color="auto"/>
            </w:tcBorders>
            <w:shd w:val="clear" w:color="auto" w:fill="auto"/>
          </w:tcPr>
          <w:p w14:paraId="3B96613A"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nil"/>
              <w:bottom w:val="single" w:sz="4" w:space="0" w:color="auto"/>
              <w:right w:val="single" w:sz="2" w:space="0" w:color="auto"/>
            </w:tcBorders>
            <w:shd w:val="clear" w:color="auto" w:fill="auto"/>
          </w:tcPr>
          <w:p w14:paraId="131CBB2D"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(EI03EF04-5S06) </w:t>
            </w:r>
            <w:r w:rsidRPr="00851C74">
              <w:rPr>
                <w:rFonts w:asciiTheme="minorHAnsi" w:eastAsia="Times New Roman" w:hAnsiTheme="minorHAnsi" w:cstheme="minorHAnsi"/>
                <w:color w:val="000000"/>
              </w:rPr>
              <w:t>Reconhecer elementos de uma narrativa lida ou escutada, incluindo personagens, com apoio do professor.</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50455D4D"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10193668"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3E72595C" w14:textId="77777777" w:rsidTr="00851C74">
        <w:trPr>
          <w:trHeight w:val="170"/>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32133E31"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2745B59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single" w:sz="2" w:space="0" w:color="auto"/>
              <w:right w:val="single" w:sz="4" w:space="0" w:color="auto"/>
            </w:tcBorders>
            <w:shd w:val="clear" w:color="auto" w:fill="FFFFFF" w:themeFill="background1"/>
          </w:tcPr>
          <w:p w14:paraId="385543BE"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(EI03EF04-4S06)</w:t>
            </w:r>
            <w:r w:rsidRPr="00851C74">
              <w:rPr>
                <w:rFonts w:asciiTheme="minorHAnsi" w:eastAsiaTheme="minorHAnsi" w:hAnsiTheme="minorHAnsi" w:cstheme="minorHAnsi"/>
                <w:lang w:eastAsia="en-US"/>
              </w:rPr>
              <w:t> </w:t>
            </w:r>
            <w:r w:rsidRPr="00851C74">
              <w:rPr>
                <w:rFonts w:asciiTheme="minorHAnsi" w:eastAsiaTheme="minorHAnsi" w:hAnsiTheme="minorHAnsi" w:cstheme="minorBidi"/>
                <w:lang w:eastAsia="en-US"/>
              </w:rPr>
              <w:t>Demonstrar ampliação de repertório cultural, mediante a manifestação da criatividade e a imaginação.</w:t>
            </w:r>
          </w:p>
        </w:tc>
        <w:tc>
          <w:tcPr>
            <w:tcW w:w="3904" w:type="dxa"/>
            <w:tcBorders>
              <w:top w:val="single" w:sz="4" w:space="0" w:color="auto"/>
              <w:left w:val="nil"/>
              <w:bottom w:val="single" w:sz="4" w:space="0" w:color="auto"/>
              <w:right w:val="single" w:sz="2" w:space="0" w:color="auto"/>
            </w:tcBorders>
            <w:shd w:val="clear" w:color="auto" w:fill="FFFFFF" w:themeFill="background1"/>
          </w:tcPr>
          <w:p w14:paraId="3A14A598"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(EI03EF04-5S07)</w:t>
            </w:r>
            <w:r w:rsidRPr="00851C74">
              <w:rPr>
                <w:rFonts w:asciiTheme="minorHAnsi" w:eastAsiaTheme="minorHAnsi" w:hAnsiTheme="minorHAnsi" w:cstheme="minorHAnsi"/>
                <w:lang w:eastAsia="en-US"/>
              </w:rPr>
              <w:t> </w:t>
            </w:r>
            <w:r w:rsidRPr="00851C74">
              <w:rPr>
                <w:rFonts w:asciiTheme="minorHAnsi" w:eastAsiaTheme="minorHAnsi" w:hAnsiTheme="minorHAnsi" w:cstheme="minorBidi"/>
                <w:lang w:eastAsia="en-US"/>
              </w:rPr>
              <w:t>Demonstrar ampliação de repertório cultural, mediante a manifestação da criatividade e a imaginação.</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45217C54"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30AB80A0"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1EC99C36" w14:textId="77777777" w:rsidTr="00851C74">
        <w:trPr>
          <w:trHeight w:val="170"/>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43DAF317"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41AC9CE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val="restart"/>
            <w:tcBorders>
              <w:top w:val="single" w:sz="4" w:space="0" w:color="auto"/>
              <w:left w:val="single" w:sz="2" w:space="0" w:color="auto"/>
              <w:right w:val="single" w:sz="4" w:space="0" w:color="auto"/>
            </w:tcBorders>
            <w:shd w:val="clear" w:color="auto" w:fill="FFFFFF" w:themeFill="background1"/>
          </w:tcPr>
          <w:p w14:paraId="160D6607"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(EI03EF04-5S07)</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 xml:space="preserve">Ordenar os acontecimentos de uma narrativa a partir de ilustrações. </w:t>
            </w:r>
          </w:p>
        </w:tc>
        <w:tc>
          <w:tcPr>
            <w:tcW w:w="3904" w:type="dxa"/>
            <w:tcBorders>
              <w:top w:val="single" w:sz="4" w:space="0" w:color="auto"/>
              <w:left w:val="nil"/>
              <w:bottom w:val="single" w:sz="4" w:space="0" w:color="auto"/>
              <w:right w:val="single" w:sz="2" w:space="0" w:color="auto"/>
            </w:tcBorders>
            <w:shd w:val="clear" w:color="auto" w:fill="FFFFFF" w:themeFill="background1"/>
          </w:tcPr>
          <w:p w14:paraId="1B0FCEEC"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(EI03EF04-5S08)</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Participar de encenações teatrais, desempenhando diferentes papéis: ator, diretor, cenógrafo, iluminador.</w:t>
            </w:r>
          </w:p>
          <w:p w14:paraId="4881E5F0"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3A5EF67D"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6822EC21"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300A78F5" w14:textId="77777777" w:rsidTr="00851C74">
        <w:trPr>
          <w:trHeight w:val="170"/>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377A7E83"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71543896"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single" w:sz="2" w:space="0" w:color="auto"/>
              <w:right w:val="single" w:sz="4" w:space="0" w:color="auto"/>
            </w:tcBorders>
            <w:shd w:val="clear" w:color="auto" w:fill="FFFFFF" w:themeFill="background1"/>
          </w:tcPr>
          <w:p w14:paraId="470BB9E5"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p>
        </w:tc>
        <w:tc>
          <w:tcPr>
            <w:tcW w:w="3904" w:type="dxa"/>
            <w:tcBorders>
              <w:top w:val="single" w:sz="4" w:space="0" w:color="auto"/>
              <w:left w:val="nil"/>
              <w:bottom w:val="single" w:sz="4" w:space="0" w:color="auto"/>
              <w:right w:val="single" w:sz="2" w:space="0" w:color="auto"/>
            </w:tcBorders>
            <w:shd w:val="clear" w:color="auto" w:fill="FFFFFF" w:themeFill="background1"/>
          </w:tcPr>
          <w:p w14:paraId="27E75325"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(EI03EF04-5S09)</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Ordenar os acontecimentos de uma narrativa a partir de ilustrações.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706D7AD2"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330DB5F6"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0C0125FD" w14:textId="77777777" w:rsidTr="00851C74">
        <w:trPr>
          <w:trHeight w:val="170"/>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1CCF19A3"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50173265"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single" w:sz="2" w:space="0" w:color="auto"/>
              <w:bottom w:val="single" w:sz="4" w:space="0" w:color="auto"/>
              <w:right w:val="single" w:sz="4" w:space="0" w:color="auto"/>
            </w:tcBorders>
            <w:shd w:val="clear" w:color="auto" w:fill="FFFFFF" w:themeFill="background1"/>
          </w:tcPr>
          <w:p w14:paraId="24F51EAA"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(EI03EF04-4S08)</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Identificar personagens e cenários, sequência cronológica das diferentes narrativas.</w:t>
            </w:r>
          </w:p>
        </w:tc>
        <w:tc>
          <w:tcPr>
            <w:tcW w:w="3904" w:type="dxa"/>
            <w:tcBorders>
              <w:top w:val="single" w:sz="4" w:space="0" w:color="auto"/>
              <w:left w:val="nil"/>
              <w:bottom w:val="single" w:sz="4" w:space="0" w:color="auto"/>
              <w:right w:val="single" w:sz="2" w:space="0" w:color="auto"/>
            </w:tcBorders>
            <w:shd w:val="clear" w:color="auto" w:fill="FFFFFF" w:themeFill="background1"/>
          </w:tcPr>
          <w:p w14:paraId="6AA62EA8"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(EI03EF04-5S10)</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Identificar personagens e cenários, sequência cronológica das diferentes narrativas.</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0458C724"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5CDC56F7"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1A0C62B2" w14:textId="77777777" w:rsidTr="00851C74">
        <w:trPr>
          <w:trHeight w:val="547"/>
        </w:trPr>
        <w:tc>
          <w:tcPr>
            <w:tcW w:w="2006" w:type="dxa"/>
            <w:vMerge/>
            <w:tcBorders>
              <w:top w:val="single" w:sz="2" w:space="0" w:color="auto"/>
              <w:left w:val="single" w:sz="2" w:space="0" w:color="auto"/>
              <w:bottom w:val="single" w:sz="2" w:space="0" w:color="auto"/>
              <w:right w:val="single" w:sz="2" w:space="0" w:color="auto"/>
            </w:tcBorders>
            <w:shd w:val="clear" w:color="auto" w:fill="E2EFD9" w:themeFill="accent6" w:themeFillTint="33"/>
            <w:vAlign w:val="center"/>
          </w:tcPr>
          <w:p w14:paraId="231B0FBD"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2" w:space="0" w:color="auto"/>
              <w:right w:val="single" w:sz="2" w:space="0" w:color="auto"/>
            </w:tcBorders>
            <w:shd w:val="clear" w:color="auto" w:fill="D9E2F3" w:themeFill="accent1" w:themeFillTint="33"/>
          </w:tcPr>
          <w:p w14:paraId="60377B4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single" w:sz="2" w:space="0" w:color="auto"/>
              <w:bottom w:val="single" w:sz="4" w:space="0" w:color="auto"/>
              <w:right w:val="single" w:sz="4" w:space="0" w:color="auto"/>
            </w:tcBorders>
            <w:shd w:val="clear" w:color="auto" w:fill="auto"/>
          </w:tcPr>
          <w:p w14:paraId="4B8261A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(EI03EF04-4S09)</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 xml:space="preserve">Criar histórias orais e escritas (desenhos), em diferentes </w:t>
            </w:r>
            <w:r w:rsidRPr="00851C74">
              <w:rPr>
                <w:rFonts w:asciiTheme="minorHAnsi" w:eastAsia="Times New Roman" w:hAnsiTheme="minorHAnsi" w:cstheme="minorHAnsi"/>
                <w:color w:val="000000"/>
              </w:rPr>
              <w:lastRenderedPageBreak/>
              <w:t>situações com função social significativa.</w:t>
            </w:r>
          </w:p>
        </w:tc>
        <w:tc>
          <w:tcPr>
            <w:tcW w:w="3904" w:type="dxa"/>
            <w:tcBorders>
              <w:top w:val="single" w:sz="4" w:space="0" w:color="auto"/>
              <w:left w:val="nil"/>
              <w:bottom w:val="single" w:sz="4" w:space="0" w:color="auto"/>
              <w:right w:val="single" w:sz="2" w:space="0" w:color="auto"/>
            </w:tcBorders>
            <w:shd w:val="clear" w:color="auto" w:fill="auto"/>
          </w:tcPr>
          <w:p w14:paraId="63E87F2F" w14:textId="51B1121F"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lastRenderedPageBreak/>
              <w:t xml:space="preserve">(EI03EF04-5S11) </w:t>
            </w:r>
            <w:r w:rsidRPr="00851C74">
              <w:rPr>
                <w:rFonts w:asciiTheme="minorHAnsi" w:eastAsia="Times New Roman" w:hAnsiTheme="minorHAnsi" w:cstheme="minorHAnsi"/>
                <w:color w:val="000000"/>
              </w:rPr>
              <w:t>Recontar histórias, utilizando</w:t>
            </w:r>
            <w:r w:rsidR="00F23E51">
              <w:rPr>
                <w:rFonts w:asciiTheme="minorHAnsi" w:eastAsia="Times New Roman" w:hAnsiTheme="minorHAnsi" w:cstheme="minorHAnsi"/>
                <w:color w:val="000000"/>
              </w:rPr>
              <w:t xml:space="preserve"> </w:t>
            </w:r>
            <w:r w:rsidRPr="00851C74">
              <w:rPr>
                <w:rFonts w:asciiTheme="minorHAnsi" w:eastAsia="Times New Roman" w:hAnsiTheme="minorHAnsi" w:cstheme="minorHAnsi"/>
                <w:color w:val="000000"/>
              </w:rPr>
              <w:t>diferentes acessórios</w:t>
            </w:r>
            <w:r w:rsidR="00F23E51">
              <w:rPr>
                <w:rFonts w:asciiTheme="minorHAnsi" w:eastAsia="Times New Roman" w:hAnsiTheme="minorHAnsi" w:cstheme="minorHAnsi"/>
                <w:color w:val="000000"/>
              </w:rPr>
              <w:t xml:space="preserve"> </w:t>
            </w:r>
            <w:r w:rsidRPr="00851C74">
              <w:rPr>
                <w:rFonts w:asciiTheme="minorHAnsi" w:eastAsia="Times New Roman" w:hAnsiTheme="minorHAnsi" w:cstheme="minorHAnsi"/>
                <w:color w:val="000000"/>
              </w:rPr>
              <w:t xml:space="preserve">ou </w:t>
            </w:r>
            <w:r w:rsidRPr="00851C74">
              <w:rPr>
                <w:rFonts w:asciiTheme="minorHAnsi" w:eastAsia="Times New Roman" w:hAnsiTheme="minorHAnsi" w:cstheme="minorHAnsi"/>
                <w:color w:val="000000"/>
              </w:rPr>
              <w:lastRenderedPageBreak/>
              <w:t>figurinos</w:t>
            </w:r>
            <w:r w:rsidR="00F23E51">
              <w:rPr>
                <w:rFonts w:asciiTheme="minorHAnsi" w:eastAsia="Times New Roman" w:hAnsiTheme="minorHAnsi" w:cstheme="minorHAnsi"/>
                <w:color w:val="000000"/>
              </w:rPr>
              <w:t xml:space="preserve"> </w:t>
            </w:r>
            <w:r w:rsidRPr="00851C74">
              <w:rPr>
                <w:rFonts w:asciiTheme="minorHAnsi" w:eastAsia="Times New Roman" w:hAnsiTheme="minorHAnsi" w:cstheme="minorHAnsi"/>
                <w:color w:val="000000"/>
              </w:rPr>
              <w:t>como</w:t>
            </w:r>
            <w:r w:rsidR="00F23E51">
              <w:rPr>
                <w:rFonts w:asciiTheme="minorHAnsi" w:eastAsia="Times New Roman" w:hAnsiTheme="minorHAnsi" w:cstheme="minorHAnsi"/>
                <w:color w:val="000000"/>
              </w:rPr>
              <w:t xml:space="preserve"> </w:t>
            </w:r>
            <w:r w:rsidRPr="00851C74">
              <w:rPr>
                <w:rFonts w:asciiTheme="minorHAnsi" w:eastAsia="Times New Roman" w:hAnsiTheme="minorHAnsi" w:cstheme="minorHAnsi"/>
                <w:color w:val="000000"/>
              </w:rPr>
              <w:t xml:space="preserve">fantasias, máscaras entre outros. </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69640729"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3D73AEF9"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02A13C30" w14:textId="77777777" w:rsidTr="00851C74">
        <w:trPr>
          <w:trHeight w:val="547"/>
        </w:trPr>
        <w:tc>
          <w:tcPr>
            <w:tcW w:w="2006" w:type="dxa"/>
            <w:vMerge/>
            <w:tcBorders>
              <w:top w:val="single" w:sz="2" w:space="0" w:color="auto"/>
              <w:left w:val="single" w:sz="2" w:space="0" w:color="auto"/>
              <w:bottom w:val="single" w:sz="4" w:space="0" w:color="auto"/>
              <w:right w:val="single" w:sz="2" w:space="0" w:color="auto"/>
            </w:tcBorders>
            <w:shd w:val="clear" w:color="auto" w:fill="E2EFD9" w:themeFill="accent6" w:themeFillTint="33"/>
            <w:vAlign w:val="center"/>
          </w:tcPr>
          <w:p w14:paraId="68331124"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2" w:space="0" w:color="auto"/>
              <w:left w:val="single" w:sz="2" w:space="0" w:color="auto"/>
              <w:bottom w:val="single" w:sz="4" w:space="0" w:color="auto"/>
              <w:right w:val="single" w:sz="2" w:space="0" w:color="auto"/>
            </w:tcBorders>
            <w:shd w:val="clear" w:color="auto" w:fill="D9E2F3" w:themeFill="accent1" w:themeFillTint="33"/>
          </w:tcPr>
          <w:p w14:paraId="0A25810D"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single" w:sz="2" w:space="0" w:color="auto"/>
              <w:bottom w:val="single" w:sz="4" w:space="0" w:color="auto"/>
              <w:right w:val="single" w:sz="4" w:space="0" w:color="auto"/>
            </w:tcBorders>
            <w:shd w:val="clear" w:color="auto" w:fill="auto"/>
          </w:tcPr>
          <w:p w14:paraId="5BD48392" w14:textId="77777777" w:rsidR="00851C74" w:rsidRPr="00851C74" w:rsidRDefault="00851C74" w:rsidP="00851C74">
            <w:pPr>
              <w:spacing w:after="0" w:line="240" w:lineRule="auto"/>
              <w:jc w:val="both"/>
              <w:rPr>
                <w:rFonts w:asciiTheme="minorHAnsi" w:eastAsia="Times New Roman" w:hAnsiTheme="minorHAnsi" w:cstheme="minorHAnsi"/>
                <w:color w:val="000000"/>
                <w:highlight w:val="yellow"/>
              </w:rPr>
            </w:pPr>
            <w:r w:rsidRPr="00851C74">
              <w:rPr>
                <w:rFonts w:asciiTheme="minorHAnsi" w:eastAsia="Times New Roman" w:hAnsiTheme="minorHAnsi" w:cstheme="minorHAnsi"/>
                <w:b/>
                <w:bCs/>
                <w:color w:val="000000"/>
              </w:rPr>
              <w:t>(EI03EF04-4S10)</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Recontar histórias, utilizando diferentes acessórios ou figurinos como fantasias, máscaras entre outros. (Essa construção também pode ser sugerida no material de complementar).</w:t>
            </w:r>
          </w:p>
        </w:tc>
        <w:tc>
          <w:tcPr>
            <w:tcW w:w="3904" w:type="dxa"/>
            <w:tcBorders>
              <w:top w:val="single" w:sz="4" w:space="0" w:color="auto"/>
              <w:left w:val="nil"/>
              <w:bottom w:val="single" w:sz="4" w:space="0" w:color="auto"/>
              <w:right w:val="single" w:sz="2" w:space="0" w:color="auto"/>
            </w:tcBorders>
            <w:shd w:val="clear" w:color="auto" w:fill="auto"/>
          </w:tcPr>
          <w:p w14:paraId="02C86C8E" w14:textId="77777777" w:rsidR="00851C74" w:rsidRPr="00851C74" w:rsidRDefault="00851C74" w:rsidP="00851C74">
            <w:pPr>
              <w:spacing w:after="0" w:line="240" w:lineRule="auto"/>
              <w:jc w:val="both"/>
              <w:rPr>
                <w:rFonts w:asciiTheme="minorHAnsi" w:eastAsia="Times New Roman" w:hAnsiTheme="minorHAnsi" w:cstheme="minorHAnsi"/>
                <w:color w:val="000000"/>
                <w:highlight w:val="yellow"/>
              </w:rPr>
            </w:pPr>
            <w:r w:rsidRPr="00851C74">
              <w:rPr>
                <w:rFonts w:asciiTheme="minorHAnsi" w:eastAsia="Times New Roman" w:hAnsiTheme="minorHAnsi" w:cstheme="minorHAnsi"/>
                <w:b/>
                <w:bCs/>
                <w:color w:val="000000"/>
              </w:rPr>
              <w:t>(EI03EF04-5S12)</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Recriar textos narrativos literários lidos pelo professor utilizando diferentes formas de expressão.</w:t>
            </w:r>
          </w:p>
        </w:tc>
        <w:tc>
          <w:tcPr>
            <w:tcW w:w="1795" w:type="dxa"/>
            <w:vMerge/>
            <w:tcBorders>
              <w:top w:val="single" w:sz="2" w:space="0" w:color="auto"/>
              <w:left w:val="single" w:sz="2" w:space="0" w:color="auto"/>
              <w:bottom w:val="single" w:sz="2" w:space="0" w:color="auto"/>
              <w:right w:val="single" w:sz="2" w:space="0" w:color="auto"/>
            </w:tcBorders>
            <w:shd w:val="clear" w:color="auto" w:fill="auto"/>
          </w:tcPr>
          <w:p w14:paraId="5DF9485E"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top w:val="single" w:sz="2" w:space="0" w:color="auto"/>
              <w:left w:val="single" w:sz="2" w:space="0" w:color="auto"/>
              <w:bottom w:val="single" w:sz="2" w:space="0" w:color="auto"/>
              <w:right w:val="single" w:sz="2" w:space="0" w:color="auto"/>
            </w:tcBorders>
            <w:shd w:val="clear" w:color="auto" w:fill="auto"/>
          </w:tcPr>
          <w:p w14:paraId="3F5A349D"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1533DEFC" w14:textId="77777777" w:rsidTr="00851C74">
        <w:trPr>
          <w:trHeight w:val="547"/>
        </w:trPr>
        <w:tc>
          <w:tcPr>
            <w:tcW w:w="2006" w:type="dxa"/>
            <w:tcBorders>
              <w:top w:val="single" w:sz="2" w:space="0" w:color="auto"/>
              <w:left w:val="single" w:sz="2" w:space="0" w:color="auto"/>
              <w:bottom w:val="single" w:sz="4" w:space="0" w:color="auto"/>
              <w:right w:val="single" w:sz="2" w:space="0" w:color="auto"/>
            </w:tcBorders>
            <w:shd w:val="clear" w:color="auto" w:fill="E2EFD9" w:themeFill="accent6" w:themeFillTint="33"/>
            <w:vAlign w:val="center"/>
          </w:tcPr>
          <w:p w14:paraId="7E8EA60C"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top w:val="single" w:sz="2" w:space="0" w:color="auto"/>
              <w:left w:val="single" w:sz="2" w:space="0" w:color="auto"/>
              <w:bottom w:val="single" w:sz="4" w:space="0" w:color="auto"/>
              <w:right w:val="single" w:sz="2" w:space="0" w:color="auto"/>
            </w:tcBorders>
            <w:shd w:val="clear" w:color="auto" w:fill="D9E2F3" w:themeFill="accent1" w:themeFillTint="33"/>
          </w:tcPr>
          <w:p w14:paraId="4185056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4" w:space="0" w:color="auto"/>
              <w:left w:val="single" w:sz="2" w:space="0" w:color="auto"/>
              <w:bottom w:val="single" w:sz="4" w:space="0" w:color="auto"/>
              <w:right w:val="single" w:sz="4" w:space="0" w:color="auto"/>
            </w:tcBorders>
            <w:shd w:val="clear" w:color="auto" w:fill="auto"/>
          </w:tcPr>
          <w:p w14:paraId="272E5376"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(EI03EF04-4S11)</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Criar histórias orais e escritas (desenhos), em diferentes situações com função social significativa.</w:t>
            </w:r>
          </w:p>
        </w:tc>
        <w:tc>
          <w:tcPr>
            <w:tcW w:w="3904" w:type="dxa"/>
            <w:tcBorders>
              <w:top w:val="single" w:sz="4" w:space="0" w:color="auto"/>
              <w:left w:val="nil"/>
              <w:bottom w:val="single" w:sz="4" w:space="0" w:color="auto"/>
              <w:right w:val="single" w:sz="2" w:space="0" w:color="auto"/>
            </w:tcBorders>
            <w:shd w:val="clear" w:color="auto" w:fill="auto"/>
          </w:tcPr>
          <w:p w14:paraId="37448B11"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(EI03EF04-5S13)</w:t>
            </w:r>
            <w:r w:rsidRPr="00851C74">
              <w:rPr>
                <w:rFonts w:asciiTheme="minorHAnsi" w:eastAsiaTheme="minorHAnsi" w:hAnsiTheme="minorHAnsi" w:cstheme="minorHAnsi"/>
                <w:lang w:eastAsia="en-US"/>
              </w:rPr>
              <w:t> </w:t>
            </w:r>
            <w:r w:rsidRPr="00851C74">
              <w:rPr>
                <w:rFonts w:asciiTheme="minorHAnsi" w:eastAsia="Times New Roman" w:hAnsiTheme="minorHAnsi" w:cstheme="minorHAnsi"/>
                <w:color w:val="000000"/>
              </w:rPr>
              <w:t>Criar histórias orais e escritas (desenhos), em diferentes situações com função social significativa.</w:t>
            </w:r>
          </w:p>
        </w:tc>
        <w:tc>
          <w:tcPr>
            <w:tcW w:w="1795" w:type="dxa"/>
            <w:tcBorders>
              <w:top w:val="single" w:sz="2" w:space="0" w:color="auto"/>
              <w:left w:val="single" w:sz="2" w:space="0" w:color="auto"/>
              <w:bottom w:val="single" w:sz="2" w:space="0" w:color="auto"/>
              <w:right w:val="single" w:sz="2" w:space="0" w:color="auto"/>
            </w:tcBorders>
            <w:shd w:val="clear" w:color="auto" w:fill="auto"/>
          </w:tcPr>
          <w:p w14:paraId="5B97E3AA"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top w:val="single" w:sz="2" w:space="0" w:color="auto"/>
              <w:left w:val="single" w:sz="2" w:space="0" w:color="auto"/>
              <w:bottom w:val="single" w:sz="2" w:space="0" w:color="auto"/>
              <w:right w:val="single" w:sz="2" w:space="0" w:color="auto"/>
            </w:tcBorders>
            <w:shd w:val="clear" w:color="auto" w:fill="auto"/>
          </w:tcPr>
          <w:p w14:paraId="6D05DE73"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0C85A04C" w14:textId="77777777" w:rsidTr="00851C74">
        <w:trPr>
          <w:trHeight w:val="227"/>
        </w:trPr>
        <w:tc>
          <w:tcPr>
            <w:tcW w:w="2006"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1FE311C" w14:textId="77777777" w:rsidR="00851C74" w:rsidRPr="00851C74" w:rsidRDefault="00851C74" w:rsidP="00851C74">
            <w:pPr>
              <w:spacing w:after="0" w:line="240" w:lineRule="auto"/>
              <w:jc w:val="center"/>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(EI03EF05)</w:t>
            </w:r>
            <w:r w:rsidRPr="00851C74">
              <w:rPr>
                <w:rFonts w:asciiTheme="minorHAnsi" w:eastAsia="Times New Roman" w:hAnsiTheme="minorHAnsi" w:cstheme="minorHAnsi"/>
                <w:color w:val="000000"/>
              </w:rPr>
              <w:t xml:space="preserve"> </w:t>
            </w:r>
          </w:p>
          <w:p w14:paraId="0FAE9E32"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r w:rsidRPr="00851C74">
              <w:rPr>
                <w:rFonts w:asciiTheme="minorHAnsi" w:eastAsia="Times New Roman" w:hAnsiTheme="minorHAnsi" w:cstheme="minorHAnsi"/>
                <w:color w:val="000000"/>
              </w:rPr>
              <w:t>Recontar histórias ouvidas para produção de reconto escrito, tendo o professor como escriba.</w:t>
            </w:r>
          </w:p>
        </w:tc>
        <w:tc>
          <w:tcPr>
            <w:tcW w:w="2106" w:type="dxa"/>
            <w:vMerge w:val="restart"/>
            <w:tcBorders>
              <w:top w:val="single" w:sz="4" w:space="0" w:color="auto"/>
              <w:left w:val="nil"/>
              <w:bottom w:val="single" w:sz="4" w:space="0" w:color="auto"/>
              <w:right w:val="single" w:sz="4" w:space="0" w:color="auto"/>
            </w:tcBorders>
            <w:shd w:val="clear" w:color="auto" w:fill="D9E2F3" w:themeFill="accent1" w:themeFillTint="33"/>
          </w:tcPr>
          <w:p w14:paraId="38F79F49"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C1. Conhecimento</w:t>
            </w:r>
          </w:p>
          <w:p w14:paraId="0EA68A11"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C2. Pensamento científico, crítico e criativo</w:t>
            </w:r>
          </w:p>
          <w:p w14:paraId="260B59C9"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C3. Repertório Cultural</w:t>
            </w:r>
          </w:p>
          <w:p w14:paraId="1C8042EC"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C4. Comunicação</w:t>
            </w:r>
          </w:p>
          <w:p w14:paraId="7F941579"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C5. Cultura digital</w:t>
            </w:r>
          </w:p>
          <w:p w14:paraId="6F08B692"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C6. Trabalho e projeto de vida</w:t>
            </w:r>
          </w:p>
          <w:p w14:paraId="3C50E35E"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C8. Autoconhecimento e autocuidado</w:t>
            </w:r>
          </w:p>
          <w:p w14:paraId="062F6F62"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C9. Empatia e Cooperação</w:t>
            </w:r>
          </w:p>
          <w:p w14:paraId="64D0BB18"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sz w:val="20"/>
                <w:szCs w:val="20"/>
              </w:rPr>
              <w:t>C10. Responsabilidade e autonomia</w:t>
            </w:r>
          </w:p>
        </w:tc>
        <w:tc>
          <w:tcPr>
            <w:tcW w:w="7512" w:type="dxa"/>
            <w:gridSpan w:val="2"/>
            <w:tcBorders>
              <w:top w:val="single" w:sz="2" w:space="0" w:color="auto"/>
              <w:left w:val="single" w:sz="4" w:space="0" w:color="auto"/>
              <w:bottom w:val="single" w:sz="2" w:space="0" w:color="auto"/>
              <w:right w:val="single" w:sz="2" w:space="0" w:color="auto"/>
            </w:tcBorders>
            <w:shd w:val="clear" w:color="auto" w:fill="F4B083" w:themeFill="accent2" w:themeFillTint="99"/>
            <w:vAlign w:val="center"/>
          </w:tcPr>
          <w:p w14:paraId="36A68646"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1795" w:type="dxa"/>
            <w:vMerge w:val="restart"/>
            <w:tcBorders>
              <w:left w:val="single" w:sz="2" w:space="0" w:color="auto"/>
              <w:right w:val="single" w:sz="4" w:space="0" w:color="auto"/>
            </w:tcBorders>
            <w:shd w:val="clear" w:color="auto" w:fill="auto"/>
          </w:tcPr>
          <w:p w14:paraId="2D79FD41"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Conviver</w:t>
            </w:r>
          </w:p>
          <w:p w14:paraId="3BF5679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Brincar</w:t>
            </w:r>
          </w:p>
          <w:p w14:paraId="50935EBF"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Participar</w:t>
            </w:r>
          </w:p>
          <w:p w14:paraId="40A6B841"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Explorar</w:t>
            </w:r>
          </w:p>
          <w:p w14:paraId="56F75A8C"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Expressar</w:t>
            </w:r>
          </w:p>
          <w:p w14:paraId="6A598AE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Conhecer-se</w:t>
            </w:r>
          </w:p>
        </w:tc>
        <w:tc>
          <w:tcPr>
            <w:tcW w:w="2311" w:type="dxa"/>
            <w:vMerge w:val="restart"/>
            <w:tcBorders>
              <w:left w:val="nil"/>
              <w:right w:val="single" w:sz="4" w:space="0" w:color="auto"/>
            </w:tcBorders>
            <w:shd w:val="clear" w:color="auto" w:fill="auto"/>
          </w:tcPr>
          <w:p w14:paraId="08324B76" w14:textId="77777777" w:rsidR="00851C74" w:rsidRPr="00851C74" w:rsidRDefault="00851C74" w:rsidP="00851C74">
            <w:pPr>
              <w:spacing w:after="0" w:line="240" w:lineRule="auto"/>
              <w:jc w:val="center"/>
              <w:rPr>
                <w:rFonts w:asciiTheme="minorHAnsi" w:eastAsia="Times New Roman" w:hAnsiTheme="minorHAnsi" w:cstheme="minorHAnsi"/>
                <w:color w:val="000000"/>
              </w:rPr>
            </w:pPr>
            <w:r w:rsidRPr="00851C74">
              <w:rPr>
                <w:rFonts w:asciiTheme="minorHAnsi" w:eastAsiaTheme="minorHAnsi" w:hAnsiTheme="minorHAnsi" w:cstheme="minorHAnsi"/>
                <w:noProof/>
              </w:rPr>
              <w:drawing>
                <wp:inline distT="0" distB="0" distL="0" distR="0" wp14:anchorId="4400B896" wp14:editId="6AB6316D">
                  <wp:extent cx="906711" cy="888521"/>
                  <wp:effectExtent l="0" t="0" r="8255" b="6985"/>
                  <wp:docPr id="1680138571" name="Imagem 1680138571"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51C74" w:rsidRPr="00851C74" w14:paraId="4D75F412" w14:textId="77777777" w:rsidTr="00851C74">
        <w:trPr>
          <w:trHeight w:val="547"/>
        </w:trPr>
        <w:tc>
          <w:tcPr>
            <w:tcW w:w="200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D634073"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4" w:space="0" w:color="auto"/>
              <w:left w:val="nil"/>
              <w:bottom w:val="single" w:sz="4" w:space="0" w:color="auto"/>
              <w:right w:val="single" w:sz="4" w:space="0" w:color="auto"/>
            </w:tcBorders>
            <w:shd w:val="clear" w:color="auto" w:fill="D9E2F3" w:themeFill="accent1" w:themeFillTint="33"/>
          </w:tcPr>
          <w:p w14:paraId="63AC687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4" w:space="0" w:color="auto"/>
              <w:bottom w:val="single" w:sz="2" w:space="0" w:color="auto"/>
              <w:right w:val="single" w:sz="2" w:space="0" w:color="auto"/>
            </w:tcBorders>
          </w:tcPr>
          <w:p w14:paraId="6831BF8E"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(EI03EF05-4S01)</w:t>
            </w:r>
            <w:r w:rsidRPr="00851C74">
              <w:rPr>
                <w:rFonts w:asciiTheme="minorHAnsi" w:eastAsia="Times New Roman" w:hAnsiTheme="minorHAnsi" w:cstheme="minorHAnsi"/>
                <w:color w:val="000000"/>
              </w:rPr>
              <w:t xml:space="preserve"> Expressar-se por meio das palavras de forma clara e organizada.</w:t>
            </w:r>
          </w:p>
        </w:tc>
        <w:tc>
          <w:tcPr>
            <w:tcW w:w="3904" w:type="dxa"/>
            <w:tcBorders>
              <w:top w:val="single" w:sz="2" w:space="0" w:color="auto"/>
              <w:left w:val="single" w:sz="2" w:space="0" w:color="auto"/>
              <w:bottom w:val="single" w:sz="2" w:space="0" w:color="auto"/>
              <w:right w:val="single" w:sz="2" w:space="0" w:color="auto"/>
            </w:tcBorders>
          </w:tcPr>
          <w:p w14:paraId="578E883F"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(EI03EF04-5S01)</w:t>
            </w:r>
            <w:r w:rsidRPr="00851C74">
              <w:rPr>
                <w:rFonts w:asciiTheme="minorHAnsi" w:eastAsia="Times New Roman" w:hAnsiTheme="minorHAnsi" w:cstheme="minorHAnsi"/>
                <w:color w:val="000000"/>
              </w:rPr>
              <w:t xml:space="preserve"> Expressar-se por meio das palavras de forma clara e organizada.</w:t>
            </w:r>
          </w:p>
        </w:tc>
        <w:tc>
          <w:tcPr>
            <w:tcW w:w="1795" w:type="dxa"/>
            <w:vMerge/>
            <w:tcBorders>
              <w:left w:val="single" w:sz="2" w:space="0" w:color="auto"/>
              <w:right w:val="single" w:sz="4" w:space="0" w:color="auto"/>
            </w:tcBorders>
            <w:shd w:val="clear" w:color="auto" w:fill="auto"/>
          </w:tcPr>
          <w:p w14:paraId="120DB4AD"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left w:val="nil"/>
              <w:right w:val="single" w:sz="4" w:space="0" w:color="auto"/>
            </w:tcBorders>
            <w:shd w:val="clear" w:color="auto" w:fill="auto"/>
          </w:tcPr>
          <w:p w14:paraId="32D917E1"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68BDCDDB" w14:textId="77777777" w:rsidTr="00851C74">
        <w:trPr>
          <w:trHeight w:val="547"/>
        </w:trPr>
        <w:tc>
          <w:tcPr>
            <w:tcW w:w="200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1212E81"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4" w:space="0" w:color="auto"/>
              <w:left w:val="nil"/>
              <w:bottom w:val="single" w:sz="4" w:space="0" w:color="auto"/>
              <w:right w:val="single" w:sz="4" w:space="0" w:color="auto"/>
            </w:tcBorders>
            <w:shd w:val="clear" w:color="auto" w:fill="D9E2F3" w:themeFill="accent1" w:themeFillTint="33"/>
          </w:tcPr>
          <w:p w14:paraId="3101EE25"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4" w:space="0" w:color="auto"/>
              <w:bottom w:val="single" w:sz="2" w:space="0" w:color="auto"/>
              <w:right w:val="single" w:sz="2" w:space="0" w:color="auto"/>
            </w:tcBorders>
          </w:tcPr>
          <w:p w14:paraId="3219CEC5" w14:textId="77777777" w:rsidR="00851C74" w:rsidRPr="00851C74" w:rsidRDefault="00851C74" w:rsidP="00851C74">
            <w:pPr>
              <w:spacing w:after="0" w:line="240" w:lineRule="auto"/>
              <w:jc w:val="both"/>
              <w:rPr>
                <w:rFonts w:asciiTheme="minorHAnsi" w:eastAsia="Times New Roman" w:hAnsiTheme="minorHAnsi" w:cstheme="minorHAnsi"/>
                <w:color w:val="000000"/>
                <w:highlight w:val="yellow"/>
              </w:rPr>
            </w:pPr>
            <w:r w:rsidRPr="00851C74">
              <w:rPr>
                <w:rFonts w:asciiTheme="minorHAnsi" w:eastAsia="Times New Roman" w:hAnsiTheme="minorHAnsi" w:cstheme="minorHAnsi"/>
                <w:b/>
                <w:bCs/>
                <w:color w:val="000000"/>
              </w:rPr>
              <w:t>(EI03EF05-4S02)</w:t>
            </w:r>
            <w:r w:rsidRPr="00851C74">
              <w:rPr>
                <w:rFonts w:asciiTheme="minorHAnsi" w:eastAsia="Times New Roman" w:hAnsiTheme="minorHAnsi" w:cstheme="minorHAnsi"/>
                <w:color w:val="000000"/>
              </w:rPr>
              <w:t xml:space="preserve"> identificar elementos pertencentes a estrutura narrativa de histórias.</w:t>
            </w:r>
          </w:p>
        </w:tc>
        <w:tc>
          <w:tcPr>
            <w:tcW w:w="3904" w:type="dxa"/>
            <w:tcBorders>
              <w:top w:val="single" w:sz="2" w:space="0" w:color="auto"/>
              <w:left w:val="single" w:sz="2" w:space="0" w:color="auto"/>
              <w:bottom w:val="single" w:sz="2" w:space="0" w:color="auto"/>
              <w:right w:val="single" w:sz="2" w:space="0" w:color="auto"/>
            </w:tcBorders>
          </w:tcPr>
          <w:p w14:paraId="231E206D" w14:textId="77777777" w:rsidR="00851C74" w:rsidRPr="00851C74" w:rsidRDefault="00851C74" w:rsidP="00851C74">
            <w:pPr>
              <w:spacing w:after="0" w:line="240" w:lineRule="auto"/>
              <w:jc w:val="both"/>
              <w:rPr>
                <w:rFonts w:asciiTheme="minorHAnsi" w:eastAsia="Times New Roman" w:hAnsiTheme="minorHAnsi" w:cstheme="minorHAnsi"/>
                <w:color w:val="000000"/>
                <w:highlight w:val="yellow"/>
              </w:rPr>
            </w:pPr>
            <w:r w:rsidRPr="00851C74">
              <w:rPr>
                <w:rFonts w:asciiTheme="minorHAnsi" w:eastAsia="Times New Roman" w:hAnsiTheme="minorHAnsi" w:cstheme="minorHAnsi"/>
                <w:b/>
                <w:bCs/>
                <w:color w:val="000000"/>
              </w:rPr>
              <w:t>(EI03EF04-5S02)</w:t>
            </w:r>
            <w:r w:rsidRPr="00851C74">
              <w:rPr>
                <w:rFonts w:asciiTheme="minorHAnsi" w:eastAsia="Times New Roman" w:hAnsiTheme="minorHAnsi" w:cstheme="minorHAnsi"/>
                <w:color w:val="000000"/>
              </w:rPr>
              <w:t xml:space="preserve"> Identificar e apropriar-se de elementos pertencentes a estrutura narrativa de histórias.</w:t>
            </w:r>
          </w:p>
        </w:tc>
        <w:tc>
          <w:tcPr>
            <w:tcW w:w="1795" w:type="dxa"/>
            <w:vMerge/>
            <w:tcBorders>
              <w:left w:val="single" w:sz="2" w:space="0" w:color="auto"/>
              <w:right w:val="single" w:sz="4" w:space="0" w:color="auto"/>
            </w:tcBorders>
            <w:shd w:val="clear" w:color="auto" w:fill="auto"/>
          </w:tcPr>
          <w:p w14:paraId="55CECCAA"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left w:val="nil"/>
              <w:right w:val="single" w:sz="4" w:space="0" w:color="auto"/>
            </w:tcBorders>
            <w:shd w:val="clear" w:color="auto" w:fill="auto"/>
          </w:tcPr>
          <w:p w14:paraId="798E7224"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1E4F90C7" w14:textId="77777777" w:rsidTr="00851C74">
        <w:trPr>
          <w:trHeight w:val="547"/>
        </w:trPr>
        <w:tc>
          <w:tcPr>
            <w:tcW w:w="200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48F3149"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4" w:space="0" w:color="auto"/>
              <w:left w:val="nil"/>
              <w:bottom w:val="single" w:sz="4" w:space="0" w:color="auto"/>
              <w:right w:val="single" w:sz="4" w:space="0" w:color="auto"/>
            </w:tcBorders>
            <w:shd w:val="clear" w:color="auto" w:fill="D9E2F3" w:themeFill="accent1" w:themeFillTint="33"/>
          </w:tcPr>
          <w:p w14:paraId="1462987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4" w:space="0" w:color="auto"/>
              <w:bottom w:val="single" w:sz="2" w:space="0" w:color="auto"/>
              <w:right w:val="single" w:sz="2" w:space="0" w:color="auto"/>
            </w:tcBorders>
          </w:tcPr>
          <w:p w14:paraId="25809428"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(EI03EF05-4S03)</w:t>
            </w:r>
            <w:r w:rsidRPr="00851C74">
              <w:rPr>
                <w:rFonts w:asciiTheme="minorHAnsi" w:eastAsia="Times New Roman" w:hAnsiTheme="minorHAnsi" w:cstheme="minorHAnsi"/>
                <w:color w:val="000000"/>
              </w:rPr>
              <w:t xml:space="preserve"> Declamar e gravar poemas para seu grupo social ou sarau literário.</w:t>
            </w:r>
          </w:p>
        </w:tc>
        <w:tc>
          <w:tcPr>
            <w:tcW w:w="3904" w:type="dxa"/>
            <w:tcBorders>
              <w:top w:val="single" w:sz="2" w:space="0" w:color="auto"/>
              <w:left w:val="single" w:sz="2" w:space="0" w:color="auto"/>
              <w:bottom w:val="single" w:sz="2" w:space="0" w:color="auto"/>
              <w:right w:val="single" w:sz="2" w:space="0" w:color="auto"/>
            </w:tcBorders>
          </w:tcPr>
          <w:p w14:paraId="50C08478"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(EI03EF04-5S03)</w:t>
            </w:r>
            <w:r w:rsidRPr="00851C74">
              <w:rPr>
                <w:rFonts w:asciiTheme="minorHAnsi" w:eastAsia="Times New Roman" w:hAnsiTheme="minorHAnsi" w:cstheme="minorHAnsi"/>
                <w:color w:val="000000"/>
              </w:rPr>
              <w:t xml:space="preserve"> Declamar e gravar poemas para seu grupo social ou sarau literário.</w:t>
            </w:r>
          </w:p>
        </w:tc>
        <w:tc>
          <w:tcPr>
            <w:tcW w:w="1795" w:type="dxa"/>
            <w:vMerge/>
            <w:tcBorders>
              <w:left w:val="single" w:sz="2" w:space="0" w:color="auto"/>
              <w:right w:val="single" w:sz="4" w:space="0" w:color="auto"/>
            </w:tcBorders>
            <w:shd w:val="clear" w:color="auto" w:fill="auto"/>
          </w:tcPr>
          <w:p w14:paraId="04A6C371"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left w:val="nil"/>
              <w:right w:val="single" w:sz="4" w:space="0" w:color="auto"/>
            </w:tcBorders>
            <w:shd w:val="clear" w:color="auto" w:fill="auto"/>
          </w:tcPr>
          <w:p w14:paraId="0CA48358"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3F1E8936" w14:textId="77777777" w:rsidTr="00851C74">
        <w:trPr>
          <w:trHeight w:val="547"/>
        </w:trPr>
        <w:tc>
          <w:tcPr>
            <w:tcW w:w="200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D71D28B"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4" w:space="0" w:color="auto"/>
              <w:left w:val="nil"/>
              <w:bottom w:val="single" w:sz="4" w:space="0" w:color="auto"/>
              <w:right w:val="single" w:sz="4" w:space="0" w:color="auto"/>
            </w:tcBorders>
            <w:shd w:val="clear" w:color="auto" w:fill="D9E2F3" w:themeFill="accent1" w:themeFillTint="33"/>
          </w:tcPr>
          <w:p w14:paraId="42A71DCD"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4" w:space="0" w:color="auto"/>
              <w:bottom w:val="single" w:sz="2" w:space="0" w:color="auto"/>
              <w:right w:val="single" w:sz="2" w:space="0" w:color="auto"/>
            </w:tcBorders>
          </w:tcPr>
          <w:p w14:paraId="202F0C5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(EI03EF05-4S04)</w:t>
            </w:r>
            <w:r w:rsidRPr="00851C74">
              <w:rPr>
                <w:rFonts w:asciiTheme="minorHAnsi" w:eastAsia="Times New Roman" w:hAnsiTheme="minorHAnsi" w:cstheme="minorHAnsi"/>
                <w:color w:val="000000"/>
              </w:rPr>
              <w:t xml:space="preserve"> Reelaborar textos produzidos coletivamente.</w:t>
            </w:r>
          </w:p>
        </w:tc>
        <w:tc>
          <w:tcPr>
            <w:tcW w:w="3904" w:type="dxa"/>
            <w:vMerge w:val="restart"/>
            <w:tcBorders>
              <w:top w:val="single" w:sz="2" w:space="0" w:color="auto"/>
              <w:left w:val="single" w:sz="2" w:space="0" w:color="auto"/>
              <w:right w:val="single" w:sz="2" w:space="0" w:color="auto"/>
            </w:tcBorders>
          </w:tcPr>
          <w:p w14:paraId="47F8B799"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(EI03EF05-5S04)</w:t>
            </w:r>
            <w:r w:rsidRPr="00851C74">
              <w:rPr>
                <w:rFonts w:asciiTheme="minorHAnsi" w:eastAsia="Times New Roman" w:hAnsiTheme="minorHAnsi" w:cstheme="minorHAnsi"/>
                <w:color w:val="000000"/>
              </w:rPr>
              <w:t xml:space="preserve"> Apreciar poemas e outros textos versificados, identificando rimas, sonoridades, jogos de palavras, reconhecendo seu pertencimento ao mundo imaginário.</w:t>
            </w:r>
          </w:p>
        </w:tc>
        <w:tc>
          <w:tcPr>
            <w:tcW w:w="1795" w:type="dxa"/>
            <w:vMerge/>
            <w:tcBorders>
              <w:left w:val="single" w:sz="2" w:space="0" w:color="auto"/>
              <w:right w:val="single" w:sz="4" w:space="0" w:color="auto"/>
            </w:tcBorders>
            <w:shd w:val="clear" w:color="auto" w:fill="auto"/>
          </w:tcPr>
          <w:p w14:paraId="2BA8548E"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left w:val="nil"/>
              <w:right w:val="single" w:sz="4" w:space="0" w:color="auto"/>
            </w:tcBorders>
            <w:shd w:val="clear" w:color="auto" w:fill="auto"/>
          </w:tcPr>
          <w:p w14:paraId="73C09B9B"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7F36EE9C" w14:textId="77777777" w:rsidTr="00851C74">
        <w:trPr>
          <w:trHeight w:val="547"/>
        </w:trPr>
        <w:tc>
          <w:tcPr>
            <w:tcW w:w="200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182B8DB"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4" w:space="0" w:color="auto"/>
              <w:left w:val="nil"/>
              <w:bottom w:val="single" w:sz="4" w:space="0" w:color="auto"/>
              <w:right w:val="single" w:sz="4" w:space="0" w:color="auto"/>
            </w:tcBorders>
            <w:shd w:val="clear" w:color="auto" w:fill="D9E2F3" w:themeFill="accent1" w:themeFillTint="33"/>
          </w:tcPr>
          <w:p w14:paraId="5EFA740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4" w:space="0" w:color="auto"/>
              <w:bottom w:val="single" w:sz="2" w:space="0" w:color="auto"/>
              <w:right w:val="single" w:sz="2" w:space="0" w:color="auto"/>
            </w:tcBorders>
          </w:tcPr>
          <w:p w14:paraId="49426C3D"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(EI03EF05-4S05)</w:t>
            </w:r>
            <w:r w:rsidRPr="00851C74">
              <w:rPr>
                <w:rFonts w:asciiTheme="minorHAnsi" w:eastAsia="Times New Roman" w:hAnsiTheme="minorHAnsi" w:cstheme="minorHAnsi"/>
                <w:color w:val="000000"/>
              </w:rPr>
              <w:t xml:space="preserve"> Apreciar poemas, observando rimas, sonoridades, jogos de palavras, reconhecendo seu pertencimento ao mundo imaginário.</w:t>
            </w:r>
          </w:p>
        </w:tc>
        <w:tc>
          <w:tcPr>
            <w:tcW w:w="3904" w:type="dxa"/>
            <w:vMerge/>
            <w:tcBorders>
              <w:left w:val="single" w:sz="2" w:space="0" w:color="auto"/>
              <w:bottom w:val="single" w:sz="2" w:space="0" w:color="auto"/>
              <w:right w:val="single" w:sz="2" w:space="0" w:color="auto"/>
            </w:tcBorders>
          </w:tcPr>
          <w:p w14:paraId="143F3A60"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p>
        </w:tc>
        <w:tc>
          <w:tcPr>
            <w:tcW w:w="1795" w:type="dxa"/>
            <w:tcBorders>
              <w:left w:val="single" w:sz="2" w:space="0" w:color="auto"/>
              <w:right w:val="single" w:sz="4" w:space="0" w:color="auto"/>
            </w:tcBorders>
            <w:shd w:val="clear" w:color="auto" w:fill="auto"/>
          </w:tcPr>
          <w:p w14:paraId="58AF4306"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56AB2853"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6944891B" w14:textId="77777777" w:rsidTr="00851C74">
        <w:trPr>
          <w:trHeight w:val="547"/>
        </w:trPr>
        <w:tc>
          <w:tcPr>
            <w:tcW w:w="200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96CDD8A"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4" w:space="0" w:color="auto"/>
              <w:left w:val="nil"/>
              <w:bottom w:val="single" w:sz="4" w:space="0" w:color="auto"/>
              <w:right w:val="single" w:sz="4" w:space="0" w:color="auto"/>
            </w:tcBorders>
            <w:shd w:val="clear" w:color="auto" w:fill="D9E2F3" w:themeFill="accent1" w:themeFillTint="33"/>
          </w:tcPr>
          <w:p w14:paraId="607BF58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val="restart"/>
            <w:tcBorders>
              <w:top w:val="single" w:sz="2" w:space="0" w:color="auto"/>
              <w:left w:val="single" w:sz="4" w:space="0" w:color="auto"/>
              <w:right w:val="single" w:sz="2" w:space="0" w:color="auto"/>
            </w:tcBorders>
          </w:tcPr>
          <w:p w14:paraId="0E877319"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(EI03EF05-4S06)</w:t>
            </w:r>
            <w:r w:rsidRPr="00851C74">
              <w:rPr>
                <w:rFonts w:asciiTheme="minorHAnsi" w:eastAsia="Times New Roman" w:hAnsiTheme="minorHAnsi" w:cstheme="minorHAnsi"/>
                <w:color w:val="000000"/>
              </w:rPr>
              <w:t xml:space="preserve"> Identificar a importância do ritmo e da entonação </w:t>
            </w:r>
            <w:r w:rsidRPr="00851C74">
              <w:rPr>
                <w:rFonts w:asciiTheme="minorHAnsi" w:eastAsia="Times New Roman" w:hAnsiTheme="minorHAnsi" w:cstheme="minorHAnsi"/>
                <w:color w:val="000000"/>
              </w:rPr>
              <w:lastRenderedPageBreak/>
              <w:t>da leitura de textos (palavras e frases) para melhor compreensão dos sentidos textuais.</w:t>
            </w:r>
          </w:p>
        </w:tc>
        <w:tc>
          <w:tcPr>
            <w:tcW w:w="3904" w:type="dxa"/>
            <w:tcBorders>
              <w:top w:val="single" w:sz="2" w:space="0" w:color="auto"/>
              <w:left w:val="single" w:sz="2" w:space="0" w:color="auto"/>
              <w:bottom w:val="single" w:sz="2" w:space="0" w:color="auto"/>
              <w:right w:val="single" w:sz="2" w:space="0" w:color="auto"/>
            </w:tcBorders>
          </w:tcPr>
          <w:p w14:paraId="7D572FE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lastRenderedPageBreak/>
              <w:t>(EI03EF05-5S05)</w:t>
            </w:r>
            <w:r w:rsidRPr="00851C74">
              <w:rPr>
                <w:rFonts w:asciiTheme="minorHAnsi" w:eastAsia="Times New Roman" w:hAnsiTheme="minorHAnsi" w:cstheme="minorHAnsi"/>
                <w:color w:val="000000"/>
              </w:rPr>
              <w:t xml:space="preserve"> Identificar a importância do ritmo e da entonação da leitura de </w:t>
            </w:r>
            <w:r w:rsidRPr="00851C74">
              <w:rPr>
                <w:rFonts w:asciiTheme="minorHAnsi" w:eastAsia="Times New Roman" w:hAnsiTheme="minorHAnsi" w:cstheme="minorHAnsi"/>
                <w:color w:val="000000"/>
              </w:rPr>
              <w:lastRenderedPageBreak/>
              <w:t>textos (palavras e frases) para melhor compreensão dos sentidos.</w:t>
            </w:r>
          </w:p>
        </w:tc>
        <w:tc>
          <w:tcPr>
            <w:tcW w:w="1795" w:type="dxa"/>
            <w:tcBorders>
              <w:left w:val="single" w:sz="2" w:space="0" w:color="auto"/>
              <w:right w:val="single" w:sz="4" w:space="0" w:color="auto"/>
            </w:tcBorders>
            <w:shd w:val="clear" w:color="auto" w:fill="auto"/>
          </w:tcPr>
          <w:p w14:paraId="14D5254F"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5004F554"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51BDFFB2" w14:textId="77777777" w:rsidTr="00851C74">
        <w:trPr>
          <w:trHeight w:val="547"/>
        </w:trPr>
        <w:tc>
          <w:tcPr>
            <w:tcW w:w="200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54CB8BD"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4" w:space="0" w:color="auto"/>
              <w:left w:val="nil"/>
              <w:bottom w:val="single" w:sz="4" w:space="0" w:color="auto"/>
              <w:right w:val="single" w:sz="4" w:space="0" w:color="auto"/>
            </w:tcBorders>
            <w:shd w:val="clear" w:color="auto" w:fill="D9E2F3" w:themeFill="accent1" w:themeFillTint="33"/>
          </w:tcPr>
          <w:p w14:paraId="6B57DBA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single" w:sz="4" w:space="0" w:color="auto"/>
              <w:bottom w:val="single" w:sz="2" w:space="0" w:color="auto"/>
              <w:right w:val="single" w:sz="2" w:space="0" w:color="auto"/>
            </w:tcBorders>
          </w:tcPr>
          <w:p w14:paraId="2492DAA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tcPr>
          <w:p w14:paraId="30DB270A"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(EI03EF05-5S06)</w:t>
            </w:r>
            <w:r w:rsidRPr="00851C74">
              <w:rPr>
                <w:rFonts w:asciiTheme="minorHAnsi" w:eastAsia="Times New Roman" w:hAnsiTheme="minorHAnsi" w:cstheme="minorHAnsi"/>
                <w:color w:val="000000"/>
              </w:rPr>
              <w:t xml:space="preserve"> Reconhecer, em textos versificados, rimas, sonoridades, jogos de palavras, palavras, expressões, comparações, relacionando-as com sensações.</w:t>
            </w:r>
          </w:p>
        </w:tc>
        <w:tc>
          <w:tcPr>
            <w:tcW w:w="1795" w:type="dxa"/>
            <w:tcBorders>
              <w:left w:val="single" w:sz="2" w:space="0" w:color="auto"/>
              <w:right w:val="single" w:sz="4" w:space="0" w:color="auto"/>
            </w:tcBorders>
            <w:shd w:val="clear" w:color="auto" w:fill="auto"/>
          </w:tcPr>
          <w:p w14:paraId="62757376"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4EDB64FC"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3C536E05" w14:textId="77777777" w:rsidTr="00851C74">
        <w:trPr>
          <w:trHeight w:val="547"/>
        </w:trPr>
        <w:tc>
          <w:tcPr>
            <w:tcW w:w="200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1073BF1"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4" w:space="0" w:color="auto"/>
              <w:left w:val="nil"/>
              <w:bottom w:val="single" w:sz="4" w:space="0" w:color="auto"/>
              <w:right w:val="single" w:sz="4" w:space="0" w:color="auto"/>
            </w:tcBorders>
            <w:shd w:val="clear" w:color="auto" w:fill="D9E2F3" w:themeFill="accent1" w:themeFillTint="33"/>
          </w:tcPr>
          <w:p w14:paraId="0D932BB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val="restart"/>
            <w:tcBorders>
              <w:top w:val="single" w:sz="2" w:space="0" w:color="auto"/>
              <w:left w:val="single" w:sz="4" w:space="0" w:color="auto"/>
              <w:right w:val="single" w:sz="2" w:space="0" w:color="auto"/>
            </w:tcBorders>
          </w:tcPr>
          <w:p w14:paraId="6201214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(EI03EF05-4S07)</w:t>
            </w:r>
            <w:r w:rsidRPr="00851C74">
              <w:rPr>
                <w:rFonts w:asciiTheme="minorHAnsi" w:eastAsia="Times New Roman" w:hAnsiTheme="minorHAnsi" w:cstheme="minorHAnsi"/>
                <w:color w:val="000000"/>
              </w:rPr>
              <w:t xml:space="preserve"> Criar a sua própria narrativa espontaneamente.</w:t>
            </w:r>
          </w:p>
        </w:tc>
        <w:tc>
          <w:tcPr>
            <w:tcW w:w="3904" w:type="dxa"/>
            <w:tcBorders>
              <w:top w:val="single" w:sz="2" w:space="0" w:color="auto"/>
              <w:left w:val="single" w:sz="2" w:space="0" w:color="auto"/>
              <w:bottom w:val="single" w:sz="2" w:space="0" w:color="auto"/>
              <w:right w:val="single" w:sz="2" w:space="0" w:color="auto"/>
            </w:tcBorders>
          </w:tcPr>
          <w:p w14:paraId="6065F080"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(EI03EF05-5S07)</w:t>
            </w:r>
            <w:r w:rsidRPr="00851C74">
              <w:rPr>
                <w:rFonts w:asciiTheme="minorHAnsi" w:eastAsia="Times New Roman" w:hAnsiTheme="minorHAnsi" w:cstheme="minorHAnsi"/>
                <w:color w:val="000000"/>
              </w:rPr>
              <w:t xml:space="preserve"> Criar a sua própria narrativa espontaneamente.</w:t>
            </w:r>
          </w:p>
        </w:tc>
        <w:tc>
          <w:tcPr>
            <w:tcW w:w="1795" w:type="dxa"/>
            <w:tcBorders>
              <w:left w:val="single" w:sz="2" w:space="0" w:color="auto"/>
              <w:right w:val="single" w:sz="4" w:space="0" w:color="auto"/>
            </w:tcBorders>
            <w:shd w:val="clear" w:color="auto" w:fill="auto"/>
          </w:tcPr>
          <w:p w14:paraId="41C848E6"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3BA176B2"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325E5480" w14:textId="77777777" w:rsidTr="00851C74">
        <w:trPr>
          <w:trHeight w:val="547"/>
        </w:trPr>
        <w:tc>
          <w:tcPr>
            <w:tcW w:w="2006"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7B08A1C"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top w:val="single" w:sz="4" w:space="0" w:color="auto"/>
              <w:left w:val="nil"/>
              <w:bottom w:val="single" w:sz="4" w:space="0" w:color="auto"/>
              <w:right w:val="single" w:sz="4" w:space="0" w:color="auto"/>
            </w:tcBorders>
            <w:shd w:val="clear" w:color="auto" w:fill="D9E2F3" w:themeFill="accent1" w:themeFillTint="33"/>
          </w:tcPr>
          <w:p w14:paraId="7AAF3B45"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single" w:sz="4" w:space="0" w:color="auto"/>
              <w:bottom w:val="single" w:sz="4" w:space="0" w:color="auto"/>
              <w:right w:val="single" w:sz="2" w:space="0" w:color="auto"/>
            </w:tcBorders>
          </w:tcPr>
          <w:p w14:paraId="2F81C3D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4" w:space="0" w:color="auto"/>
              <w:right w:val="single" w:sz="2" w:space="0" w:color="auto"/>
            </w:tcBorders>
          </w:tcPr>
          <w:p w14:paraId="20441AF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(EI03EF05-5S08)</w:t>
            </w:r>
            <w:r w:rsidRPr="00851C74">
              <w:rPr>
                <w:rFonts w:asciiTheme="minorHAnsi" w:eastAsia="Times New Roman" w:hAnsiTheme="minorHAnsi" w:cstheme="minorHAnsi"/>
                <w:color w:val="000000"/>
              </w:rPr>
              <w:t xml:space="preserve"> Elaborar e construir sentidos sobre as histórias e buscando aproximações com as narrativas textuais.</w:t>
            </w:r>
          </w:p>
        </w:tc>
        <w:tc>
          <w:tcPr>
            <w:tcW w:w="1795" w:type="dxa"/>
            <w:tcBorders>
              <w:left w:val="single" w:sz="2" w:space="0" w:color="auto"/>
              <w:bottom w:val="single" w:sz="4" w:space="0" w:color="auto"/>
              <w:right w:val="single" w:sz="4" w:space="0" w:color="auto"/>
            </w:tcBorders>
            <w:shd w:val="clear" w:color="auto" w:fill="auto"/>
          </w:tcPr>
          <w:p w14:paraId="6FCACD6B"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bottom w:val="single" w:sz="4" w:space="0" w:color="auto"/>
              <w:right w:val="single" w:sz="4" w:space="0" w:color="auto"/>
            </w:tcBorders>
            <w:shd w:val="clear" w:color="auto" w:fill="auto"/>
          </w:tcPr>
          <w:p w14:paraId="52376659"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11CCD5D6" w14:textId="77777777" w:rsidTr="00851C74">
        <w:trPr>
          <w:trHeight w:val="547"/>
        </w:trPr>
        <w:tc>
          <w:tcPr>
            <w:tcW w:w="2006"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7DC891D"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top w:val="single" w:sz="4" w:space="0" w:color="auto"/>
              <w:left w:val="nil"/>
              <w:bottom w:val="single" w:sz="4" w:space="0" w:color="auto"/>
              <w:right w:val="single" w:sz="4" w:space="0" w:color="auto"/>
            </w:tcBorders>
            <w:shd w:val="clear" w:color="auto" w:fill="D9E2F3" w:themeFill="accent1" w:themeFillTint="33"/>
          </w:tcPr>
          <w:p w14:paraId="12851CD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4" w:space="0" w:color="auto"/>
              <w:bottom w:val="single" w:sz="4" w:space="0" w:color="auto"/>
              <w:right w:val="single" w:sz="2" w:space="0" w:color="auto"/>
            </w:tcBorders>
          </w:tcPr>
          <w:p w14:paraId="17B02EE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(EI03EF05-4S08)</w:t>
            </w:r>
            <w:r w:rsidRPr="00851C74">
              <w:rPr>
                <w:rFonts w:asciiTheme="minorHAnsi" w:eastAsia="Times New Roman" w:hAnsiTheme="minorHAnsi" w:cstheme="minorHAnsi"/>
                <w:color w:val="000000"/>
              </w:rPr>
              <w:t xml:space="preserve"> </w:t>
            </w:r>
            <w:proofErr w:type="gramStart"/>
            <w:r w:rsidRPr="00851C74">
              <w:rPr>
                <w:rFonts w:asciiTheme="minorHAnsi" w:eastAsia="Times New Roman" w:hAnsiTheme="minorHAnsi" w:cstheme="minorHAnsi"/>
                <w:color w:val="000000"/>
              </w:rPr>
              <w:t>Criar um novo</w:t>
            </w:r>
            <w:proofErr w:type="gramEnd"/>
            <w:r w:rsidRPr="00851C74">
              <w:rPr>
                <w:rFonts w:asciiTheme="minorHAnsi" w:eastAsia="Times New Roman" w:hAnsiTheme="minorHAnsi" w:cstheme="minorHAnsi"/>
                <w:color w:val="000000"/>
              </w:rPr>
              <w:t xml:space="preserve"> final para uma história já existente.</w:t>
            </w:r>
          </w:p>
        </w:tc>
        <w:tc>
          <w:tcPr>
            <w:tcW w:w="3904" w:type="dxa"/>
            <w:tcBorders>
              <w:top w:val="single" w:sz="2" w:space="0" w:color="auto"/>
              <w:left w:val="single" w:sz="2" w:space="0" w:color="auto"/>
              <w:bottom w:val="single" w:sz="4" w:space="0" w:color="auto"/>
              <w:right w:val="single" w:sz="2" w:space="0" w:color="auto"/>
            </w:tcBorders>
          </w:tcPr>
          <w:p w14:paraId="5D03789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(EI03EF05-5S09)</w:t>
            </w:r>
            <w:r w:rsidRPr="00851C74">
              <w:rPr>
                <w:rFonts w:asciiTheme="minorHAnsi" w:eastAsia="Times New Roman" w:hAnsiTheme="minorHAnsi" w:cstheme="minorHAnsi"/>
                <w:color w:val="000000"/>
              </w:rPr>
              <w:t xml:space="preserve"> </w:t>
            </w:r>
            <w:proofErr w:type="gramStart"/>
            <w:r w:rsidRPr="00851C74">
              <w:rPr>
                <w:rFonts w:asciiTheme="minorHAnsi" w:eastAsia="Times New Roman" w:hAnsiTheme="minorHAnsi" w:cstheme="minorHAnsi"/>
                <w:color w:val="000000"/>
              </w:rPr>
              <w:t>Criar um novo</w:t>
            </w:r>
            <w:proofErr w:type="gramEnd"/>
            <w:r w:rsidRPr="00851C74">
              <w:rPr>
                <w:rFonts w:asciiTheme="minorHAnsi" w:eastAsia="Times New Roman" w:hAnsiTheme="minorHAnsi" w:cstheme="minorHAnsi"/>
                <w:color w:val="000000"/>
              </w:rPr>
              <w:t xml:space="preserve"> final para uma história já existente.</w:t>
            </w:r>
          </w:p>
          <w:p w14:paraId="6935B5DB"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4C8E8892"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(EI03EF05-5S10)</w:t>
            </w:r>
            <w:r w:rsidRPr="00851C74">
              <w:rPr>
                <w:rFonts w:asciiTheme="minorHAnsi" w:eastAsia="Times New Roman" w:hAnsiTheme="minorHAnsi" w:cstheme="minorHAnsi"/>
                <w:color w:val="000000"/>
              </w:rPr>
              <w:t xml:space="preserve"> Reescrever textos produzidos coletivamente e individualmente.</w:t>
            </w:r>
          </w:p>
        </w:tc>
        <w:tc>
          <w:tcPr>
            <w:tcW w:w="1795" w:type="dxa"/>
            <w:tcBorders>
              <w:left w:val="single" w:sz="2" w:space="0" w:color="auto"/>
              <w:bottom w:val="single" w:sz="4" w:space="0" w:color="auto"/>
              <w:right w:val="single" w:sz="4" w:space="0" w:color="auto"/>
            </w:tcBorders>
            <w:shd w:val="clear" w:color="auto" w:fill="auto"/>
          </w:tcPr>
          <w:p w14:paraId="131A261A"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bottom w:val="single" w:sz="4" w:space="0" w:color="auto"/>
              <w:right w:val="single" w:sz="4" w:space="0" w:color="auto"/>
            </w:tcBorders>
            <w:shd w:val="clear" w:color="auto" w:fill="auto"/>
          </w:tcPr>
          <w:p w14:paraId="6D347DD9"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71E66659" w14:textId="77777777" w:rsidTr="00851C74">
        <w:trPr>
          <w:trHeight w:val="249"/>
        </w:trPr>
        <w:tc>
          <w:tcPr>
            <w:tcW w:w="2006" w:type="dxa"/>
            <w:vMerge w:val="restart"/>
            <w:tcBorders>
              <w:top w:val="single" w:sz="4" w:space="0" w:color="auto"/>
              <w:left w:val="single" w:sz="4" w:space="0" w:color="auto"/>
              <w:right w:val="single" w:sz="4" w:space="0" w:color="auto"/>
            </w:tcBorders>
            <w:shd w:val="clear" w:color="auto" w:fill="E2EFD9" w:themeFill="accent6" w:themeFillTint="33"/>
            <w:vAlign w:val="center"/>
          </w:tcPr>
          <w:p w14:paraId="7A342AB6" w14:textId="77777777" w:rsidR="00851C74" w:rsidRPr="00851C74" w:rsidRDefault="00851C74" w:rsidP="00851C74">
            <w:pPr>
              <w:spacing w:after="0" w:line="240" w:lineRule="auto"/>
              <w:jc w:val="center"/>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(EI03EF06)</w:t>
            </w:r>
          </w:p>
          <w:p w14:paraId="3E577C42"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r w:rsidRPr="00851C74">
              <w:rPr>
                <w:rFonts w:asciiTheme="minorHAnsi" w:eastAsia="Times New Roman" w:hAnsiTheme="minorHAnsi" w:cstheme="minorHAnsi"/>
                <w:color w:val="000000"/>
              </w:rPr>
              <w:t>Produzir suas próprias histórias orais e escritas (escrita espontânea), em situações com função social significativa.</w:t>
            </w:r>
          </w:p>
        </w:tc>
        <w:tc>
          <w:tcPr>
            <w:tcW w:w="2106" w:type="dxa"/>
            <w:vMerge w:val="restart"/>
            <w:tcBorders>
              <w:top w:val="single" w:sz="4" w:space="0" w:color="auto"/>
              <w:left w:val="nil"/>
              <w:right w:val="single" w:sz="2" w:space="0" w:color="auto"/>
            </w:tcBorders>
            <w:shd w:val="clear" w:color="auto" w:fill="D9E2F3" w:themeFill="accent1" w:themeFillTint="33"/>
          </w:tcPr>
          <w:p w14:paraId="3D46B86F"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C1. Conhecimento</w:t>
            </w:r>
          </w:p>
          <w:p w14:paraId="5D1E469A"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C2. Pensamento científico, crítico e criativo</w:t>
            </w:r>
          </w:p>
          <w:p w14:paraId="6D875856"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C3. Repertório Cultural</w:t>
            </w:r>
          </w:p>
          <w:p w14:paraId="7C54C5A3"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C4. Comunicação</w:t>
            </w:r>
          </w:p>
          <w:p w14:paraId="5B2EFBB8"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C6. Trabalho e projeto de vida</w:t>
            </w:r>
          </w:p>
          <w:p w14:paraId="347BA546"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C8. Autoconhecimento e autocuidado</w:t>
            </w:r>
          </w:p>
          <w:p w14:paraId="068049B2"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lastRenderedPageBreak/>
              <w:t>C9. Empatia e Cooperação</w:t>
            </w:r>
          </w:p>
          <w:p w14:paraId="0297EE49"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C10. Responsabilidade e autonomia</w:t>
            </w:r>
          </w:p>
          <w:p w14:paraId="199D17FA"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7512" w:type="dxa"/>
            <w:gridSpan w:val="2"/>
            <w:tcBorders>
              <w:top w:val="single" w:sz="4" w:space="0" w:color="auto"/>
              <w:left w:val="single" w:sz="2" w:space="0" w:color="auto"/>
              <w:bottom w:val="single" w:sz="2" w:space="0" w:color="auto"/>
              <w:right w:val="single" w:sz="2" w:space="0" w:color="auto"/>
            </w:tcBorders>
            <w:shd w:val="clear" w:color="auto" w:fill="F4B083" w:themeFill="accent2" w:themeFillTint="99"/>
          </w:tcPr>
          <w:p w14:paraId="3AAD80CE"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1795" w:type="dxa"/>
            <w:tcBorders>
              <w:top w:val="single" w:sz="4" w:space="0" w:color="auto"/>
              <w:left w:val="single" w:sz="2" w:space="0" w:color="auto"/>
              <w:right w:val="single" w:sz="4" w:space="0" w:color="auto"/>
            </w:tcBorders>
            <w:shd w:val="clear" w:color="auto" w:fill="auto"/>
          </w:tcPr>
          <w:p w14:paraId="2D33250C"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top w:val="single" w:sz="4" w:space="0" w:color="auto"/>
              <w:left w:val="nil"/>
              <w:right w:val="single" w:sz="4" w:space="0" w:color="auto"/>
            </w:tcBorders>
            <w:shd w:val="clear" w:color="auto" w:fill="auto"/>
          </w:tcPr>
          <w:p w14:paraId="1E20F868"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1C68A10D" w14:textId="77777777" w:rsidTr="00851C74">
        <w:trPr>
          <w:trHeight w:val="547"/>
        </w:trPr>
        <w:tc>
          <w:tcPr>
            <w:tcW w:w="2006" w:type="dxa"/>
            <w:vMerge/>
            <w:tcBorders>
              <w:left w:val="single" w:sz="4" w:space="0" w:color="auto"/>
              <w:right w:val="single" w:sz="4" w:space="0" w:color="auto"/>
            </w:tcBorders>
            <w:shd w:val="clear" w:color="auto" w:fill="E2EFD9" w:themeFill="accent6" w:themeFillTint="33"/>
            <w:vAlign w:val="center"/>
          </w:tcPr>
          <w:p w14:paraId="2EF169DB"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left w:val="nil"/>
              <w:right w:val="single" w:sz="2" w:space="0" w:color="auto"/>
            </w:tcBorders>
            <w:shd w:val="clear" w:color="auto" w:fill="D9E2F3" w:themeFill="accent1" w:themeFillTint="33"/>
          </w:tcPr>
          <w:p w14:paraId="7E76C46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2D59BF6C"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(EI03EF06-4S01) </w:t>
            </w:r>
            <w:r w:rsidRPr="00851C74">
              <w:rPr>
                <w:rFonts w:asciiTheme="minorHAnsi" w:eastAsia="Times New Roman" w:hAnsiTheme="minorHAnsi" w:cstheme="minorHAnsi"/>
                <w:color w:val="000000"/>
              </w:rPr>
              <w:t xml:space="preserve">Demonstrar interesse ao ouvir </w:t>
            </w:r>
            <w:r w:rsidRPr="00851C74">
              <w:rPr>
                <w:rFonts w:asciiTheme="minorHAnsi" w:eastAsia="Times New Roman" w:hAnsiTheme="minorHAnsi" w:cstheme="minorHAnsi"/>
              </w:rPr>
              <w:t>histórias de forma a se apropriar de elementos de sua narrativa.</w:t>
            </w:r>
          </w:p>
        </w:tc>
        <w:tc>
          <w:tcPr>
            <w:tcW w:w="3904" w:type="dxa"/>
            <w:tcBorders>
              <w:top w:val="single" w:sz="2" w:space="0" w:color="auto"/>
              <w:left w:val="single" w:sz="2" w:space="0" w:color="auto"/>
              <w:bottom w:val="single" w:sz="2" w:space="0" w:color="auto"/>
              <w:right w:val="single" w:sz="2" w:space="0" w:color="auto"/>
            </w:tcBorders>
          </w:tcPr>
          <w:p w14:paraId="67114C9A"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(EI03EF06-5S01) </w:t>
            </w:r>
            <w:r w:rsidRPr="00851C74">
              <w:rPr>
                <w:rFonts w:asciiTheme="minorHAnsi" w:eastAsia="Times New Roman" w:hAnsiTheme="minorHAnsi" w:cstheme="minorHAnsi"/>
                <w:color w:val="000000"/>
              </w:rPr>
              <w:t xml:space="preserve">Demonstrar interesse ao ouvir </w:t>
            </w:r>
            <w:r w:rsidRPr="00851C74">
              <w:rPr>
                <w:rFonts w:asciiTheme="minorHAnsi" w:eastAsia="Times New Roman" w:hAnsiTheme="minorHAnsi" w:cstheme="minorHAnsi"/>
              </w:rPr>
              <w:t>histórias de forma a se apropriar de elementos de sua narrativa.</w:t>
            </w:r>
          </w:p>
        </w:tc>
        <w:tc>
          <w:tcPr>
            <w:tcW w:w="1795" w:type="dxa"/>
            <w:tcBorders>
              <w:left w:val="single" w:sz="2" w:space="0" w:color="auto"/>
              <w:right w:val="single" w:sz="4" w:space="0" w:color="auto"/>
            </w:tcBorders>
            <w:shd w:val="clear" w:color="auto" w:fill="auto"/>
          </w:tcPr>
          <w:p w14:paraId="1DB49CE5"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Conviver</w:t>
            </w:r>
          </w:p>
          <w:p w14:paraId="34F3B4B7"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Brincar</w:t>
            </w:r>
          </w:p>
          <w:p w14:paraId="04689AD0"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Participar</w:t>
            </w:r>
          </w:p>
          <w:p w14:paraId="3C07D83B"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Explorar</w:t>
            </w:r>
          </w:p>
          <w:p w14:paraId="13FF31E4"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Expressar</w:t>
            </w:r>
          </w:p>
          <w:p w14:paraId="4029C53B" w14:textId="77777777" w:rsidR="00851C74" w:rsidRPr="00851C74" w:rsidRDefault="00851C74" w:rsidP="00851C74">
            <w:pPr>
              <w:spacing w:after="0" w:line="240" w:lineRule="auto"/>
              <w:contextualSpacing/>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Conhecer-se</w:t>
            </w:r>
          </w:p>
        </w:tc>
        <w:tc>
          <w:tcPr>
            <w:tcW w:w="2311" w:type="dxa"/>
            <w:vMerge w:val="restart"/>
            <w:tcBorders>
              <w:left w:val="nil"/>
              <w:right w:val="single" w:sz="4" w:space="0" w:color="auto"/>
            </w:tcBorders>
            <w:shd w:val="clear" w:color="auto" w:fill="auto"/>
          </w:tcPr>
          <w:p w14:paraId="1D803443" w14:textId="77777777" w:rsidR="00851C74" w:rsidRPr="00851C74" w:rsidRDefault="00851C74" w:rsidP="00851C74">
            <w:pPr>
              <w:jc w:val="center"/>
              <w:rPr>
                <w:rFonts w:asciiTheme="minorHAnsi" w:eastAsiaTheme="minorHAnsi" w:hAnsiTheme="minorHAnsi" w:cstheme="minorHAnsi"/>
                <w:noProof/>
                <w:lang w:eastAsia="en-US"/>
              </w:rPr>
            </w:pPr>
            <w:r w:rsidRPr="00851C74">
              <w:rPr>
                <w:rFonts w:asciiTheme="minorHAnsi" w:eastAsiaTheme="minorHAnsi" w:hAnsiTheme="minorHAnsi" w:cstheme="minorHAnsi"/>
                <w:noProof/>
              </w:rPr>
              <w:drawing>
                <wp:inline distT="0" distB="0" distL="0" distR="0" wp14:anchorId="6A9301C1" wp14:editId="24B73D2E">
                  <wp:extent cx="906711" cy="888521"/>
                  <wp:effectExtent l="0" t="0" r="8255" b="6985"/>
                  <wp:docPr id="92" name="Imagem 92"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p w14:paraId="5A61C149" w14:textId="77777777" w:rsidR="00851C74" w:rsidRPr="00851C74" w:rsidRDefault="00851C74" w:rsidP="00851C74">
            <w:pPr>
              <w:jc w:val="center"/>
              <w:rPr>
                <w:rFonts w:asciiTheme="minorHAnsi" w:eastAsiaTheme="minorHAnsi" w:hAnsiTheme="minorHAnsi" w:cstheme="minorHAnsi"/>
                <w:noProof/>
                <w:lang w:eastAsia="en-US"/>
              </w:rPr>
            </w:pPr>
          </w:p>
          <w:p w14:paraId="7340EA47"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4DD67B7C" w14:textId="77777777" w:rsidTr="00851C74">
        <w:trPr>
          <w:trHeight w:val="547"/>
        </w:trPr>
        <w:tc>
          <w:tcPr>
            <w:tcW w:w="2006" w:type="dxa"/>
            <w:vMerge/>
            <w:tcBorders>
              <w:left w:val="single" w:sz="4" w:space="0" w:color="auto"/>
              <w:right w:val="single" w:sz="4" w:space="0" w:color="auto"/>
            </w:tcBorders>
            <w:shd w:val="clear" w:color="auto" w:fill="E2EFD9" w:themeFill="accent6" w:themeFillTint="33"/>
            <w:vAlign w:val="center"/>
          </w:tcPr>
          <w:p w14:paraId="74F741EB"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left w:val="nil"/>
              <w:right w:val="single" w:sz="2" w:space="0" w:color="auto"/>
            </w:tcBorders>
            <w:shd w:val="clear" w:color="auto" w:fill="D9E2F3" w:themeFill="accent1" w:themeFillTint="33"/>
          </w:tcPr>
          <w:p w14:paraId="4CA8B82D"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7FAE6E16"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(EI03EF06-4S02) </w:t>
            </w:r>
            <w:r w:rsidRPr="00851C74">
              <w:rPr>
                <w:rFonts w:asciiTheme="minorHAnsi" w:eastAsia="Times New Roman" w:hAnsiTheme="minorHAnsi" w:cstheme="minorHAnsi"/>
                <w:color w:val="000000"/>
              </w:rPr>
              <w:t>Descrever objetos, pessoas, fotografias, gravuras a partir de imagem ou texto.</w:t>
            </w:r>
          </w:p>
        </w:tc>
        <w:tc>
          <w:tcPr>
            <w:tcW w:w="3904" w:type="dxa"/>
            <w:tcBorders>
              <w:top w:val="single" w:sz="2" w:space="0" w:color="auto"/>
              <w:left w:val="single" w:sz="2" w:space="0" w:color="auto"/>
              <w:bottom w:val="single" w:sz="2" w:space="0" w:color="auto"/>
              <w:right w:val="single" w:sz="2" w:space="0" w:color="auto"/>
            </w:tcBorders>
          </w:tcPr>
          <w:p w14:paraId="61C236BB"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(EI03EF06-5S02) D</w:t>
            </w:r>
            <w:r w:rsidRPr="00851C74">
              <w:rPr>
                <w:rFonts w:asciiTheme="minorHAnsi" w:eastAsia="Times New Roman" w:hAnsiTheme="minorHAnsi" w:cstheme="minorHAnsi"/>
                <w:color w:val="000000"/>
              </w:rPr>
              <w:t>escrever objetos, pessoas, fotografias, gravuras a partir de imagem ou texto.</w:t>
            </w:r>
          </w:p>
        </w:tc>
        <w:tc>
          <w:tcPr>
            <w:tcW w:w="1795" w:type="dxa"/>
            <w:tcBorders>
              <w:left w:val="single" w:sz="2" w:space="0" w:color="auto"/>
              <w:right w:val="single" w:sz="4" w:space="0" w:color="auto"/>
            </w:tcBorders>
            <w:shd w:val="clear" w:color="auto" w:fill="auto"/>
          </w:tcPr>
          <w:p w14:paraId="72BA7DC5"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left w:val="nil"/>
              <w:right w:val="single" w:sz="4" w:space="0" w:color="auto"/>
            </w:tcBorders>
            <w:shd w:val="clear" w:color="auto" w:fill="auto"/>
          </w:tcPr>
          <w:p w14:paraId="7777E699"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7D609DED" w14:textId="77777777" w:rsidTr="00851C74">
        <w:trPr>
          <w:trHeight w:val="930"/>
        </w:trPr>
        <w:tc>
          <w:tcPr>
            <w:tcW w:w="2006" w:type="dxa"/>
            <w:vMerge w:val="restart"/>
            <w:tcBorders>
              <w:left w:val="single" w:sz="4" w:space="0" w:color="auto"/>
              <w:right w:val="single" w:sz="4" w:space="0" w:color="auto"/>
            </w:tcBorders>
            <w:shd w:val="clear" w:color="auto" w:fill="E2EFD9" w:themeFill="accent6" w:themeFillTint="33"/>
            <w:vAlign w:val="center"/>
          </w:tcPr>
          <w:p w14:paraId="384C2049"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left w:val="nil"/>
              <w:right w:val="single" w:sz="2" w:space="0" w:color="auto"/>
            </w:tcBorders>
            <w:shd w:val="clear" w:color="auto" w:fill="D9E2F3" w:themeFill="accent1" w:themeFillTint="33"/>
          </w:tcPr>
          <w:p w14:paraId="5B7F5AF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3FD2D79B"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(EI03EF06-4S03) E</w:t>
            </w:r>
            <w:r w:rsidRPr="00851C74">
              <w:rPr>
                <w:rFonts w:asciiTheme="minorHAnsi" w:eastAsia="Times New Roman" w:hAnsiTheme="minorHAnsi" w:cstheme="minorHAnsi"/>
                <w:color w:val="000000"/>
              </w:rPr>
              <w:t xml:space="preserve">xplicar o próprio desenho ou escrita espontânea para os colegas. </w:t>
            </w:r>
          </w:p>
          <w:p w14:paraId="16A62F86"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tcPr>
          <w:p w14:paraId="0079F5D6"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(EI03EF06-5S</w:t>
            </w:r>
            <w:proofErr w:type="gramStart"/>
            <w:r w:rsidRPr="00851C74">
              <w:rPr>
                <w:rFonts w:asciiTheme="minorHAnsi" w:eastAsia="Times New Roman" w:hAnsiTheme="minorHAnsi" w:cstheme="minorHAnsi"/>
                <w:b/>
                <w:bCs/>
                <w:color w:val="000000"/>
              </w:rPr>
              <w:t>03)</w:t>
            </w:r>
            <w:r w:rsidRPr="00851C74">
              <w:rPr>
                <w:rFonts w:asciiTheme="minorHAnsi" w:eastAsia="Times New Roman" w:hAnsiTheme="minorHAnsi" w:cstheme="minorHAnsi"/>
                <w:color w:val="000000"/>
              </w:rPr>
              <w:t>Escrever</w:t>
            </w:r>
            <w:proofErr w:type="gramEnd"/>
            <w:r w:rsidRPr="00851C74">
              <w:rPr>
                <w:rFonts w:asciiTheme="minorHAnsi" w:eastAsia="Times New Roman" w:hAnsiTheme="minorHAnsi" w:cstheme="minorHAnsi"/>
                <w:color w:val="000000"/>
              </w:rPr>
              <w:t xml:space="preserve"> espontaneamente compartilhando com os colegas sua produção.</w:t>
            </w:r>
          </w:p>
          <w:p w14:paraId="61D8B12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1795" w:type="dxa"/>
            <w:tcBorders>
              <w:left w:val="single" w:sz="2" w:space="0" w:color="auto"/>
              <w:right w:val="single" w:sz="4" w:space="0" w:color="auto"/>
            </w:tcBorders>
            <w:shd w:val="clear" w:color="auto" w:fill="auto"/>
          </w:tcPr>
          <w:p w14:paraId="5111685B"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left w:val="nil"/>
              <w:right w:val="single" w:sz="4" w:space="0" w:color="auto"/>
            </w:tcBorders>
            <w:shd w:val="clear" w:color="auto" w:fill="auto"/>
          </w:tcPr>
          <w:p w14:paraId="23DD5708"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7F106C17" w14:textId="77777777" w:rsidTr="00851C74">
        <w:trPr>
          <w:trHeight w:val="547"/>
        </w:trPr>
        <w:tc>
          <w:tcPr>
            <w:tcW w:w="2006" w:type="dxa"/>
            <w:vMerge/>
            <w:tcBorders>
              <w:left w:val="single" w:sz="4" w:space="0" w:color="auto"/>
              <w:right w:val="single" w:sz="4" w:space="0" w:color="auto"/>
            </w:tcBorders>
            <w:shd w:val="clear" w:color="auto" w:fill="E2EFD9" w:themeFill="accent6" w:themeFillTint="33"/>
            <w:vAlign w:val="center"/>
          </w:tcPr>
          <w:p w14:paraId="7E978CFF"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left w:val="nil"/>
              <w:right w:val="single" w:sz="2" w:space="0" w:color="auto"/>
            </w:tcBorders>
            <w:shd w:val="clear" w:color="auto" w:fill="D9E2F3" w:themeFill="accent1" w:themeFillTint="33"/>
          </w:tcPr>
          <w:p w14:paraId="1709153D"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52808FB7"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(EI03EF06-4S04) </w:t>
            </w:r>
            <w:r w:rsidRPr="00851C74">
              <w:rPr>
                <w:rFonts w:asciiTheme="minorHAnsi" w:eastAsia="Times New Roman" w:hAnsiTheme="minorHAnsi" w:cstheme="minorHAnsi"/>
                <w:color w:val="000000"/>
              </w:rPr>
              <w:t>Distinguir a grafia de ilustrações, letra e número em produções espontâneas coletivas ou individuais.</w:t>
            </w:r>
          </w:p>
          <w:p w14:paraId="29162F0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tcPr>
          <w:p w14:paraId="5318022D"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(EI03EF06-5S04) </w:t>
            </w:r>
            <w:r w:rsidRPr="00851C74">
              <w:rPr>
                <w:rFonts w:asciiTheme="minorHAnsi" w:eastAsia="Times New Roman" w:hAnsiTheme="minorHAnsi" w:cstheme="minorHAnsi"/>
                <w:color w:val="000000"/>
              </w:rPr>
              <w:t>Comparar palavras identificando semelhança entre os sons de letras e sílabas.</w:t>
            </w:r>
          </w:p>
          <w:p w14:paraId="5B186D3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53237E6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1795" w:type="dxa"/>
            <w:tcBorders>
              <w:left w:val="single" w:sz="2" w:space="0" w:color="auto"/>
              <w:right w:val="single" w:sz="4" w:space="0" w:color="auto"/>
            </w:tcBorders>
            <w:shd w:val="clear" w:color="auto" w:fill="auto"/>
          </w:tcPr>
          <w:p w14:paraId="13B5D718"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42096FBD"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6EE386A4" w14:textId="77777777" w:rsidTr="00851C74">
        <w:trPr>
          <w:trHeight w:val="547"/>
        </w:trPr>
        <w:tc>
          <w:tcPr>
            <w:tcW w:w="2006" w:type="dxa"/>
            <w:vMerge/>
            <w:tcBorders>
              <w:left w:val="single" w:sz="4" w:space="0" w:color="auto"/>
              <w:right w:val="single" w:sz="4" w:space="0" w:color="auto"/>
            </w:tcBorders>
            <w:shd w:val="clear" w:color="auto" w:fill="E2EFD9" w:themeFill="accent6" w:themeFillTint="33"/>
            <w:vAlign w:val="center"/>
          </w:tcPr>
          <w:p w14:paraId="340FA4AB"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left w:val="nil"/>
              <w:right w:val="single" w:sz="2" w:space="0" w:color="auto"/>
            </w:tcBorders>
            <w:shd w:val="clear" w:color="auto" w:fill="D9E2F3" w:themeFill="accent1" w:themeFillTint="33"/>
          </w:tcPr>
          <w:p w14:paraId="572D06C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7569747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(EI03EF06-4S05) </w:t>
            </w:r>
            <w:r w:rsidRPr="00851C74">
              <w:rPr>
                <w:rFonts w:asciiTheme="minorHAnsi" w:eastAsia="Times New Roman" w:hAnsiTheme="minorHAnsi" w:cstheme="minorHAnsi"/>
                <w:color w:val="000000"/>
              </w:rPr>
              <w:t>Conhecer as diferentes funções sociais de gêneros textuais como: receita, classificados, poesia, bilhete, convite, bula e outros.</w:t>
            </w:r>
          </w:p>
          <w:p w14:paraId="69A56B8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tcPr>
          <w:p w14:paraId="0A1A9E05"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(EI03EF06-5S05) </w:t>
            </w:r>
            <w:r w:rsidRPr="00851C74">
              <w:rPr>
                <w:rFonts w:asciiTheme="minorHAnsi" w:eastAsia="Times New Roman" w:hAnsiTheme="minorHAnsi" w:cstheme="minorHAnsi"/>
                <w:color w:val="000000"/>
              </w:rPr>
              <w:t>identificar diferentes funções sociais de gêneros textuais como: receita, classificados, poesia, bilhete, convite, bula e outros.</w:t>
            </w:r>
          </w:p>
        </w:tc>
        <w:tc>
          <w:tcPr>
            <w:tcW w:w="1795" w:type="dxa"/>
            <w:tcBorders>
              <w:left w:val="single" w:sz="2" w:space="0" w:color="auto"/>
              <w:right w:val="single" w:sz="4" w:space="0" w:color="auto"/>
            </w:tcBorders>
            <w:shd w:val="clear" w:color="auto" w:fill="auto"/>
          </w:tcPr>
          <w:p w14:paraId="3A2CCAFB"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6373DC9E"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3FEAAA66"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29B13B57"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0F3E328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6025282D"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(EI03EF06-4S06) </w:t>
            </w:r>
            <w:r w:rsidRPr="00851C74">
              <w:rPr>
                <w:rFonts w:asciiTheme="minorHAnsi" w:eastAsia="Times New Roman" w:hAnsiTheme="minorHAnsi" w:cstheme="minorHAnsi"/>
                <w:color w:val="000000"/>
              </w:rPr>
              <w:t xml:space="preserve">Ampliar o vocabulário a partir da interação com diferentes tipos de textos. </w:t>
            </w:r>
          </w:p>
        </w:tc>
        <w:tc>
          <w:tcPr>
            <w:tcW w:w="3904" w:type="dxa"/>
            <w:tcBorders>
              <w:top w:val="single" w:sz="2" w:space="0" w:color="auto"/>
              <w:left w:val="single" w:sz="2" w:space="0" w:color="auto"/>
              <w:bottom w:val="single" w:sz="2" w:space="0" w:color="auto"/>
              <w:right w:val="single" w:sz="2" w:space="0" w:color="auto"/>
            </w:tcBorders>
          </w:tcPr>
          <w:p w14:paraId="0C833CF6"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(EI03EF06-5S06) </w:t>
            </w:r>
            <w:r w:rsidRPr="00851C74">
              <w:rPr>
                <w:rFonts w:asciiTheme="minorHAnsi" w:eastAsia="Times New Roman" w:hAnsiTheme="minorHAnsi" w:cstheme="minorHAnsi"/>
                <w:color w:val="000000"/>
              </w:rPr>
              <w:t>Ampliar o vocabulário a partir da interação com diferentes tipos de textos.</w:t>
            </w:r>
          </w:p>
        </w:tc>
        <w:tc>
          <w:tcPr>
            <w:tcW w:w="1795" w:type="dxa"/>
            <w:tcBorders>
              <w:left w:val="single" w:sz="2" w:space="0" w:color="auto"/>
              <w:right w:val="single" w:sz="4" w:space="0" w:color="auto"/>
            </w:tcBorders>
            <w:shd w:val="clear" w:color="auto" w:fill="auto"/>
          </w:tcPr>
          <w:p w14:paraId="21C67173"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54FB1893"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258EC3DD"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2897F395"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68685D83"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val="restart"/>
            <w:tcBorders>
              <w:top w:val="single" w:sz="2" w:space="0" w:color="auto"/>
              <w:left w:val="single" w:sz="2" w:space="0" w:color="auto"/>
              <w:right w:val="single" w:sz="2" w:space="0" w:color="auto"/>
            </w:tcBorders>
          </w:tcPr>
          <w:p w14:paraId="06D86840"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(EI03EF06-4S07) </w:t>
            </w:r>
            <w:r w:rsidRPr="00851C74">
              <w:rPr>
                <w:rFonts w:asciiTheme="minorHAnsi" w:eastAsia="Times New Roman" w:hAnsiTheme="minorHAnsi" w:cstheme="minorHAnsi"/>
                <w:color w:val="000000"/>
              </w:rPr>
              <w:t>Identificar o significado de expressões durante a leitura de diferentes textos.</w:t>
            </w:r>
          </w:p>
          <w:p w14:paraId="372403D1"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tcPr>
          <w:p w14:paraId="7BB334FA"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(EI03EF06-5S07) </w:t>
            </w:r>
            <w:r w:rsidRPr="00851C74">
              <w:rPr>
                <w:rFonts w:asciiTheme="minorHAnsi" w:eastAsia="Times New Roman" w:hAnsiTheme="minorHAnsi" w:cstheme="minorHAnsi"/>
                <w:color w:val="000000"/>
              </w:rPr>
              <w:t>Identificar a importância do ritmo e da entonação da leitura de textos (palavras e frases) para melhor compreensão dos sentidos.</w:t>
            </w:r>
          </w:p>
        </w:tc>
        <w:tc>
          <w:tcPr>
            <w:tcW w:w="1795" w:type="dxa"/>
            <w:tcBorders>
              <w:left w:val="single" w:sz="2" w:space="0" w:color="auto"/>
              <w:right w:val="single" w:sz="4" w:space="0" w:color="auto"/>
            </w:tcBorders>
            <w:shd w:val="clear" w:color="auto" w:fill="auto"/>
          </w:tcPr>
          <w:p w14:paraId="250442AC"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2F7E9109"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05BB8BB2"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70FCB499"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29A93E1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single" w:sz="2" w:space="0" w:color="auto"/>
              <w:bottom w:val="single" w:sz="2" w:space="0" w:color="auto"/>
              <w:right w:val="single" w:sz="2" w:space="0" w:color="auto"/>
            </w:tcBorders>
          </w:tcPr>
          <w:p w14:paraId="5CBF5FB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tcPr>
          <w:p w14:paraId="34C75F7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(EI03EF06-5S08) </w:t>
            </w:r>
            <w:r w:rsidRPr="00851C74">
              <w:rPr>
                <w:rFonts w:asciiTheme="minorHAnsi" w:eastAsia="Times New Roman" w:hAnsiTheme="minorHAnsi" w:cstheme="minorHAnsi"/>
                <w:color w:val="000000"/>
              </w:rPr>
              <w:t>Identificar os portadores textuais de gêneros como: receita, classificados, poesia, bilhete, convite, bula e outros.</w:t>
            </w:r>
          </w:p>
        </w:tc>
        <w:tc>
          <w:tcPr>
            <w:tcW w:w="1795" w:type="dxa"/>
            <w:tcBorders>
              <w:left w:val="single" w:sz="2" w:space="0" w:color="auto"/>
              <w:right w:val="single" w:sz="4" w:space="0" w:color="auto"/>
            </w:tcBorders>
            <w:shd w:val="clear" w:color="auto" w:fill="auto"/>
          </w:tcPr>
          <w:p w14:paraId="5FA57732"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69DAB0BF"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6EF36DCA"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06EAEC42"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7D76431D"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3CF9B70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(EI03EF06-4S07) </w:t>
            </w:r>
            <w:r w:rsidRPr="00851C74">
              <w:rPr>
                <w:rFonts w:asciiTheme="minorHAnsi" w:eastAsia="Times New Roman" w:hAnsiTheme="minorHAnsi" w:cstheme="minorHAnsi"/>
                <w:color w:val="000000"/>
              </w:rPr>
              <w:t xml:space="preserve">Produzir suas próprias histórias registrando-as de diferentes formas: escrita espontânea, desenhando, brincando de faz de conta, relatando para o professor ou </w:t>
            </w:r>
            <w:r w:rsidRPr="00851C74">
              <w:rPr>
                <w:rFonts w:asciiTheme="minorHAnsi" w:eastAsia="Times New Roman" w:hAnsiTheme="minorHAnsi" w:cstheme="minorHAnsi"/>
                <w:color w:val="000000"/>
              </w:rPr>
              <w:lastRenderedPageBreak/>
              <w:t>para um colega em situações com função social significativa.</w:t>
            </w:r>
          </w:p>
        </w:tc>
        <w:tc>
          <w:tcPr>
            <w:tcW w:w="3904" w:type="dxa"/>
            <w:tcBorders>
              <w:top w:val="single" w:sz="2" w:space="0" w:color="auto"/>
              <w:left w:val="single" w:sz="2" w:space="0" w:color="auto"/>
              <w:bottom w:val="single" w:sz="2" w:space="0" w:color="auto"/>
              <w:right w:val="single" w:sz="2" w:space="0" w:color="auto"/>
            </w:tcBorders>
          </w:tcPr>
          <w:p w14:paraId="52EE8AC9"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lastRenderedPageBreak/>
              <w:t xml:space="preserve">(EI03EF06-5S09) </w:t>
            </w:r>
            <w:r w:rsidRPr="00851C74">
              <w:rPr>
                <w:rFonts w:asciiTheme="minorHAnsi" w:eastAsia="Times New Roman" w:hAnsiTheme="minorHAnsi" w:cstheme="minorHAnsi"/>
                <w:color w:val="000000"/>
              </w:rPr>
              <w:t>Produzir histórias registrando-as por meio de escrita espontânea, relatando para o professor ou para um colega em situações com função social significativa.</w:t>
            </w:r>
          </w:p>
        </w:tc>
        <w:tc>
          <w:tcPr>
            <w:tcW w:w="1795" w:type="dxa"/>
            <w:tcBorders>
              <w:left w:val="single" w:sz="2" w:space="0" w:color="auto"/>
              <w:right w:val="single" w:sz="4" w:space="0" w:color="auto"/>
            </w:tcBorders>
            <w:shd w:val="clear" w:color="auto" w:fill="auto"/>
          </w:tcPr>
          <w:p w14:paraId="244F30AA"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0D0AB5F7"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22AB2D3E"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0BC7CCE8"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0B0C90C3"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7C1A5051"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(EI03EF06-4S08) </w:t>
            </w:r>
            <w:r w:rsidRPr="00851C74">
              <w:rPr>
                <w:rFonts w:asciiTheme="minorHAnsi" w:eastAsia="Times New Roman" w:hAnsiTheme="minorHAnsi" w:cstheme="minorHAnsi"/>
                <w:color w:val="000000"/>
              </w:rPr>
              <w:t>Contar histórias ou acontecimentos a partir de ilustrações.</w:t>
            </w:r>
          </w:p>
        </w:tc>
        <w:tc>
          <w:tcPr>
            <w:tcW w:w="3904" w:type="dxa"/>
            <w:tcBorders>
              <w:top w:val="single" w:sz="2" w:space="0" w:color="auto"/>
              <w:left w:val="single" w:sz="2" w:space="0" w:color="auto"/>
              <w:bottom w:val="single" w:sz="2" w:space="0" w:color="auto"/>
              <w:right w:val="single" w:sz="2" w:space="0" w:color="auto"/>
            </w:tcBorders>
          </w:tcPr>
          <w:p w14:paraId="18883E9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(EI03EF06-5S10) </w:t>
            </w:r>
            <w:r w:rsidRPr="00851C74">
              <w:rPr>
                <w:rFonts w:asciiTheme="minorHAnsi" w:eastAsia="Times New Roman" w:hAnsiTheme="minorHAnsi" w:cstheme="minorHAnsi"/>
                <w:color w:val="000000"/>
              </w:rPr>
              <w:t>Contar histórias ou acontecimentos a partir de ilustrações.</w:t>
            </w:r>
          </w:p>
        </w:tc>
        <w:tc>
          <w:tcPr>
            <w:tcW w:w="1795" w:type="dxa"/>
            <w:tcBorders>
              <w:left w:val="single" w:sz="2" w:space="0" w:color="auto"/>
              <w:right w:val="single" w:sz="4" w:space="0" w:color="auto"/>
            </w:tcBorders>
            <w:shd w:val="clear" w:color="auto" w:fill="auto"/>
          </w:tcPr>
          <w:p w14:paraId="3DD5265B"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352D3731"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733EDA3E"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1BF36038"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62BEFCC3"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val="restart"/>
            <w:tcBorders>
              <w:top w:val="single" w:sz="2" w:space="0" w:color="auto"/>
              <w:left w:val="single" w:sz="2" w:space="0" w:color="auto"/>
              <w:right w:val="single" w:sz="2" w:space="0" w:color="auto"/>
            </w:tcBorders>
          </w:tcPr>
          <w:p w14:paraId="53F3BC6D"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(EI03EF06-4S09) </w:t>
            </w:r>
            <w:r w:rsidRPr="00851C74">
              <w:rPr>
                <w:rFonts w:asciiTheme="minorHAnsi" w:eastAsia="Times New Roman" w:hAnsiTheme="minorHAnsi" w:cstheme="minorHAnsi"/>
                <w:color w:val="000000"/>
              </w:rPr>
              <w:t>Levantar</w:t>
            </w:r>
            <w:r w:rsidRPr="00851C74">
              <w:rPr>
                <w:rFonts w:asciiTheme="minorHAnsi" w:eastAsia="Times New Roman" w:hAnsiTheme="minorHAnsi" w:cstheme="minorHAnsi"/>
                <w:b/>
                <w:bCs/>
                <w:color w:val="000000"/>
              </w:rPr>
              <w:t xml:space="preserve"> </w:t>
            </w:r>
            <w:r w:rsidRPr="00851C74">
              <w:rPr>
                <w:rFonts w:asciiTheme="minorHAnsi" w:eastAsia="Times New Roman" w:hAnsiTheme="minorHAnsi" w:cstheme="minorHAnsi"/>
                <w:color w:val="000000"/>
              </w:rPr>
              <w:t>hipótese em relação à linguagem escrita, por registros de letras e palavras por meio da escrita espontânea.</w:t>
            </w:r>
          </w:p>
        </w:tc>
        <w:tc>
          <w:tcPr>
            <w:tcW w:w="3904" w:type="dxa"/>
            <w:tcBorders>
              <w:top w:val="single" w:sz="2" w:space="0" w:color="auto"/>
              <w:left w:val="single" w:sz="2" w:space="0" w:color="auto"/>
              <w:bottom w:val="single" w:sz="2" w:space="0" w:color="auto"/>
              <w:right w:val="single" w:sz="2" w:space="0" w:color="auto"/>
            </w:tcBorders>
          </w:tcPr>
          <w:p w14:paraId="4890778A"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(EI03EF06-5S11) </w:t>
            </w:r>
            <w:r w:rsidRPr="00851C74">
              <w:rPr>
                <w:rFonts w:asciiTheme="minorHAnsi" w:eastAsia="Times New Roman" w:hAnsiTheme="minorHAnsi" w:cstheme="minorHAnsi"/>
                <w:color w:val="000000"/>
              </w:rPr>
              <w:t>Levantar</w:t>
            </w:r>
            <w:r w:rsidRPr="00851C74">
              <w:rPr>
                <w:rFonts w:asciiTheme="minorHAnsi" w:eastAsia="Times New Roman" w:hAnsiTheme="minorHAnsi" w:cstheme="minorHAnsi"/>
                <w:b/>
                <w:bCs/>
                <w:color w:val="000000"/>
              </w:rPr>
              <w:t xml:space="preserve"> </w:t>
            </w:r>
            <w:r w:rsidRPr="00851C74">
              <w:rPr>
                <w:rFonts w:asciiTheme="minorHAnsi" w:eastAsia="Times New Roman" w:hAnsiTheme="minorHAnsi" w:cstheme="minorHAnsi"/>
                <w:color w:val="000000"/>
              </w:rPr>
              <w:t>hipótese em relação à linguagem escrita, por registros de letras e palavras por meio da escrita espontânea.</w:t>
            </w:r>
          </w:p>
        </w:tc>
        <w:tc>
          <w:tcPr>
            <w:tcW w:w="1795" w:type="dxa"/>
            <w:tcBorders>
              <w:left w:val="single" w:sz="2" w:space="0" w:color="auto"/>
              <w:right w:val="single" w:sz="4" w:space="0" w:color="auto"/>
            </w:tcBorders>
            <w:shd w:val="clear" w:color="auto" w:fill="auto"/>
          </w:tcPr>
          <w:p w14:paraId="6946D015"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5CA9A57F"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71896A5C" w14:textId="77777777" w:rsidTr="00851C74">
        <w:trPr>
          <w:trHeight w:val="547"/>
        </w:trPr>
        <w:tc>
          <w:tcPr>
            <w:tcW w:w="2006" w:type="dxa"/>
            <w:tcBorders>
              <w:left w:val="single" w:sz="4" w:space="0" w:color="auto"/>
              <w:bottom w:val="single" w:sz="4" w:space="0" w:color="auto"/>
              <w:right w:val="single" w:sz="4" w:space="0" w:color="auto"/>
            </w:tcBorders>
            <w:shd w:val="clear" w:color="auto" w:fill="E2EFD9" w:themeFill="accent6" w:themeFillTint="33"/>
            <w:vAlign w:val="center"/>
          </w:tcPr>
          <w:p w14:paraId="4D4765F2"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bottom w:val="single" w:sz="4" w:space="0" w:color="auto"/>
              <w:right w:val="single" w:sz="2" w:space="0" w:color="auto"/>
            </w:tcBorders>
            <w:shd w:val="clear" w:color="auto" w:fill="D9E2F3" w:themeFill="accent1" w:themeFillTint="33"/>
          </w:tcPr>
          <w:p w14:paraId="471EE4A2"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single" w:sz="2" w:space="0" w:color="auto"/>
              <w:bottom w:val="single" w:sz="4" w:space="0" w:color="auto"/>
              <w:right w:val="single" w:sz="2" w:space="0" w:color="auto"/>
            </w:tcBorders>
          </w:tcPr>
          <w:p w14:paraId="0735EE0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4" w:space="0" w:color="auto"/>
              <w:right w:val="single" w:sz="2" w:space="0" w:color="auto"/>
            </w:tcBorders>
          </w:tcPr>
          <w:p w14:paraId="3AF9277C"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(EI03EF06-5S12) </w:t>
            </w:r>
            <w:r w:rsidRPr="00851C74">
              <w:rPr>
                <w:rFonts w:asciiTheme="minorHAnsi" w:eastAsia="Times New Roman" w:hAnsiTheme="minorHAnsi" w:cstheme="minorHAnsi"/>
                <w:color w:val="000000"/>
              </w:rPr>
              <w:t>Criar histórias de aventuras, definindo o ambiente em que ela ocorre, e as características e desafios de seus personagens.</w:t>
            </w:r>
          </w:p>
        </w:tc>
        <w:tc>
          <w:tcPr>
            <w:tcW w:w="1795" w:type="dxa"/>
            <w:tcBorders>
              <w:left w:val="single" w:sz="2" w:space="0" w:color="auto"/>
              <w:bottom w:val="single" w:sz="4" w:space="0" w:color="auto"/>
              <w:right w:val="single" w:sz="4" w:space="0" w:color="auto"/>
            </w:tcBorders>
            <w:shd w:val="clear" w:color="auto" w:fill="auto"/>
          </w:tcPr>
          <w:p w14:paraId="036C8895"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bottom w:val="single" w:sz="4" w:space="0" w:color="auto"/>
              <w:right w:val="single" w:sz="4" w:space="0" w:color="auto"/>
            </w:tcBorders>
            <w:shd w:val="clear" w:color="auto" w:fill="auto"/>
          </w:tcPr>
          <w:p w14:paraId="75C06902"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7418C460" w14:textId="77777777" w:rsidTr="00851C74">
        <w:trPr>
          <w:trHeight w:val="294"/>
        </w:trPr>
        <w:tc>
          <w:tcPr>
            <w:tcW w:w="2006" w:type="dxa"/>
            <w:vMerge w:val="restart"/>
            <w:tcBorders>
              <w:top w:val="single" w:sz="4" w:space="0" w:color="auto"/>
              <w:left w:val="single" w:sz="4" w:space="0" w:color="auto"/>
              <w:right w:val="single" w:sz="4" w:space="0" w:color="auto"/>
            </w:tcBorders>
            <w:shd w:val="clear" w:color="auto" w:fill="E2EFD9" w:themeFill="accent6" w:themeFillTint="33"/>
            <w:vAlign w:val="center"/>
          </w:tcPr>
          <w:p w14:paraId="3FC23658"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(EI03EF07)</w:t>
            </w:r>
          </w:p>
          <w:p w14:paraId="18ABAF9A"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r w:rsidRPr="00851C74">
              <w:rPr>
                <w:rFonts w:asciiTheme="minorHAnsi" w:eastAsia="Times New Roman" w:hAnsiTheme="minorHAnsi" w:cstheme="minorHAnsi"/>
                <w:color w:val="000000"/>
              </w:rPr>
              <w:t>Levantar hipóteses sobre gêneros textuais veiculados em portadores conhecidos, recorrendo a estratégias de observação gráfica e/ou de leitura</w:t>
            </w:r>
          </w:p>
        </w:tc>
        <w:tc>
          <w:tcPr>
            <w:tcW w:w="2106" w:type="dxa"/>
            <w:vMerge w:val="restart"/>
            <w:tcBorders>
              <w:top w:val="single" w:sz="4" w:space="0" w:color="auto"/>
              <w:left w:val="nil"/>
              <w:right w:val="single" w:sz="2" w:space="0" w:color="auto"/>
            </w:tcBorders>
            <w:shd w:val="clear" w:color="auto" w:fill="D9E2F3" w:themeFill="accent1" w:themeFillTint="33"/>
          </w:tcPr>
          <w:p w14:paraId="0D7C746D"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C1. Conhecimento</w:t>
            </w:r>
          </w:p>
          <w:p w14:paraId="7A8B2607"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C2. Pensamento científico, crítico e criativo</w:t>
            </w:r>
          </w:p>
          <w:p w14:paraId="473ECFBB"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C3. Repertório Cultural</w:t>
            </w:r>
          </w:p>
          <w:p w14:paraId="4FB41612"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C4. Comunicação</w:t>
            </w:r>
          </w:p>
          <w:p w14:paraId="4ABF81E9"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C10. Responsabilidade e autonomia</w:t>
            </w:r>
          </w:p>
          <w:p w14:paraId="2FE7AB86"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7512" w:type="dxa"/>
            <w:gridSpan w:val="2"/>
            <w:tcBorders>
              <w:top w:val="single" w:sz="4" w:space="0" w:color="auto"/>
              <w:left w:val="single" w:sz="2" w:space="0" w:color="auto"/>
              <w:bottom w:val="single" w:sz="2" w:space="0" w:color="auto"/>
              <w:right w:val="single" w:sz="2" w:space="0" w:color="auto"/>
            </w:tcBorders>
            <w:shd w:val="clear" w:color="auto" w:fill="F4B083" w:themeFill="accent2" w:themeFillTint="99"/>
          </w:tcPr>
          <w:p w14:paraId="65AC1263"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1795" w:type="dxa"/>
            <w:tcBorders>
              <w:top w:val="single" w:sz="4" w:space="0" w:color="auto"/>
              <w:left w:val="single" w:sz="2" w:space="0" w:color="auto"/>
              <w:right w:val="single" w:sz="4" w:space="0" w:color="auto"/>
            </w:tcBorders>
            <w:shd w:val="clear" w:color="auto" w:fill="auto"/>
          </w:tcPr>
          <w:p w14:paraId="154A5096"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top w:val="single" w:sz="4" w:space="0" w:color="auto"/>
              <w:left w:val="nil"/>
              <w:right w:val="single" w:sz="4" w:space="0" w:color="auto"/>
            </w:tcBorders>
            <w:shd w:val="clear" w:color="auto" w:fill="auto"/>
          </w:tcPr>
          <w:p w14:paraId="5F023E31"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2E9EC8EF" w14:textId="77777777" w:rsidTr="00851C74">
        <w:trPr>
          <w:trHeight w:val="547"/>
        </w:trPr>
        <w:tc>
          <w:tcPr>
            <w:tcW w:w="2006" w:type="dxa"/>
            <w:vMerge/>
            <w:tcBorders>
              <w:left w:val="single" w:sz="4" w:space="0" w:color="auto"/>
              <w:right w:val="single" w:sz="4" w:space="0" w:color="auto"/>
            </w:tcBorders>
            <w:shd w:val="clear" w:color="auto" w:fill="E2EFD9" w:themeFill="accent6" w:themeFillTint="33"/>
            <w:vAlign w:val="center"/>
          </w:tcPr>
          <w:p w14:paraId="75328A43"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left w:val="nil"/>
              <w:right w:val="single" w:sz="2" w:space="0" w:color="auto"/>
            </w:tcBorders>
            <w:shd w:val="clear" w:color="auto" w:fill="D9E2F3" w:themeFill="accent1" w:themeFillTint="33"/>
          </w:tcPr>
          <w:p w14:paraId="2EEF220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26FA345A"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(EI03EF07-4S01) </w:t>
            </w:r>
            <w:r w:rsidRPr="00851C74">
              <w:rPr>
                <w:rFonts w:asciiTheme="minorHAnsi" w:eastAsia="Times New Roman" w:hAnsiTheme="minorHAnsi" w:cstheme="minorHAnsi"/>
                <w:color w:val="000000"/>
              </w:rPr>
              <w:t>Conhecer diferentes gêneros e portadores textuais, demonstrando compreensão da função social da escrita e reconhecendo a leitura como fonte de prazer e informação.</w:t>
            </w:r>
          </w:p>
          <w:p w14:paraId="67B71C30"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p>
          <w:p w14:paraId="76C13FD1"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p>
        </w:tc>
        <w:tc>
          <w:tcPr>
            <w:tcW w:w="3904" w:type="dxa"/>
            <w:tcBorders>
              <w:top w:val="single" w:sz="2" w:space="0" w:color="auto"/>
              <w:left w:val="single" w:sz="2" w:space="0" w:color="auto"/>
              <w:bottom w:val="single" w:sz="2" w:space="0" w:color="auto"/>
              <w:right w:val="single" w:sz="2" w:space="0" w:color="auto"/>
            </w:tcBorders>
          </w:tcPr>
          <w:p w14:paraId="6EBA21B8"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 xml:space="preserve">(EI03EF07-5S01) </w:t>
            </w:r>
            <w:r w:rsidRPr="00851C74">
              <w:rPr>
                <w:rFonts w:asciiTheme="minorHAnsi" w:eastAsia="Times New Roman" w:hAnsiTheme="minorHAnsi" w:cstheme="minorHAnsi"/>
                <w:color w:val="000000"/>
              </w:rPr>
              <w:t>Conhecer e reconhecer diferentes gêneros e portadores textuais, demonstrando compreensão da função social da escrita e reconhecendo a leitura como fonte de prazer e informação.</w:t>
            </w:r>
          </w:p>
        </w:tc>
        <w:tc>
          <w:tcPr>
            <w:tcW w:w="1795" w:type="dxa"/>
            <w:tcBorders>
              <w:left w:val="single" w:sz="2" w:space="0" w:color="auto"/>
              <w:right w:val="single" w:sz="4" w:space="0" w:color="auto"/>
            </w:tcBorders>
            <w:shd w:val="clear" w:color="auto" w:fill="auto"/>
          </w:tcPr>
          <w:p w14:paraId="75AC8627"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Conviver</w:t>
            </w:r>
          </w:p>
          <w:p w14:paraId="76A37F2D"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Brincar</w:t>
            </w:r>
          </w:p>
          <w:p w14:paraId="7952C8AC"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Participar</w:t>
            </w:r>
          </w:p>
          <w:p w14:paraId="77E95AE7"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Explorar</w:t>
            </w:r>
          </w:p>
          <w:p w14:paraId="4E5149D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Expressar</w:t>
            </w:r>
          </w:p>
          <w:p w14:paraId="1F8A11E0" w14:textId="77777777" w:rsidR="00851C74" w:rsidRPr="00851C74" w:rsidRDefault="00851C74" w:rsidP="00851C74">
            <w:pPr>
              <w:spacing w:after="0" w:line="240" w:lineRule="auto"/>
              <w:rPr>
                <w:rFonts w:asciiTheme="minorHAnsi" w:eastAsia="Times New Roman" w:hAnsiTheme="minorHAnsi" w:cstheme="minorHAnsi"/>
                <w:color w:val="000000"/>
              </w:rPr>
            </w:pPr>
            <w:r w:rsidRPr="00851C74">
              <w:rPr>
                <w:rFonts w:asciiTheme="minorHAnsi" w:eastAsia="Times New Roman" w:hAnsiTheme="minorHAnsi" w:cstheme="minorHAnsi"/>
                <w:color w:val="000000"/>
              </w:rPr>
              <w:t>Conhecer-se</w:t>
            </w:r>
          </w:p>
        </w:tc>
        <w:tc>
          <w:tcPr>
            <w:tcW w:w="2311" w:type="dxa"/>
            <w:vMerge w:val="restart"/>
            <w:tcBorders>
              <w:left w:val="nil"/>
              <w:right w:val="single" w:sz="4" w:space="0" w:color="auto"/>
            </w:tcBorders>
            <w:shd w:val="clear" w:color="auto" w:fill="auto"/>
          </w:tcPr>
          <w:p w14:paraId="0EDC7946" w14:textId="77777777" w:rsidR="00851C74" w:rsidRPr="00851C74" w:rsidRDefault="00851C74" w:rsidP="00851C74">
            <w:pPr>
              <w:jc w:val="center"/>
              <w:rPr>
                <w:rFonts w:asciiTheme="minorHAnsi" w:eastAsiaTheme="minorHAnsi" w:hAnsiTheme="minorHAnsi" w:cstheme="minorHAnsi"/>
                <w:noProof/>
                <w:lang w:eastAsia="en-US"/>
              </w:rPr>
            </w:pPr>
            <w:r w:rsidRPr="00851C74">
              <w:rPr>
                <w:rFonts w:asciiTheme="minorHAnsi" w:eastAsiaTheme="minorHAnsi" w:hAnsiTheme="minorHAnsi" w:cstheme="minorHAnsi"/>
                <w:noProof/>
              </w:rPr>
              <w:drawing>
                <wp:inline distT="0" distB="0" distL="0" distR="0" wp14:anchorId="24B2CF0D" wp14:editId="7ABDE82E">
                  <wp:extent cx="906711" cy="888521"/>
                  <wp:effectExtent l="0" t="0" r="8255" b="6985"/>
                  <wp:docPr id="116" name="Imagem 116"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p w14:paraId="3B251D11" w14:textId="7223A4D6" w:rsidR="00851C74" w:rsidRPr="00851C74" w:rsidRDefault="00F23E51" w:rsidP="00851C74">
            <w:pPr>
              <w:rPr>
                <w:rFonts w:asciiTheme="minorHAnsi" w:eastAsiaTheme="minorHAnsi" w:hAnsiTheme="minorHAnsi" w:cstheme="minorHAnsi"/>
                <w:noProof/>
                <w:lang w:eastAsia="en-US"/>
              </w:rPr>
            </w:pPr>
            <w:r>
              <w:rPr>
                <w:rFonts w:asciiTheme="minorHAnsi" w:eastAsiaTheme="minorHAnsi" w:hAnsiTheme="minorHAnsi" w:cstheme="minorHAnsi"/>
                <w:noProof/>
                <w:lang w:eastAsia="en-US"/>
              </w:rPr>
              <w:t xml:space="preserve">     </w:t>
            </w:r>
          </w:p>
          <w:p w14:paraId="19D8D637"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067CDC0E" w14:textId="77777777" w:rsidTr="00851C74">
        <w:trPr>
          <w:trHeight w:val="547"/>
        </w:trPr>
        <w:tc>
          <w:tcPr>
            <w:tcW w:w="2006" w:type="dxa"/>
            <w:vMerge/>
            <w:tcBorders>
              <w:left w:val="single" w:sz="4" w:space="0" w:color="auto"/>
              <w:right w:val="single" w:sz="4" w:space="0" w:color="auto"/>
            </w:tcBorders>
            <w:shd w:val="clear" w:color="auto" w:fill="E2EFD9" w:themeFill="accent6" w:themeFillTint="33"/>
            <w:vAlign w:val="center"/>
          </w:tcPr>
          <w:p w14:paraId="1C8F4135"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left w:val="nil"/>
              <w:right w:val="single" w:sz="2" w:space="0" w:color="auto"/>
            </w:tcBorders>
            <w:shd w:val="clear" w:color="auto" w:fill="D9E2F3" w:themeFill="accent1" w:themeFillTint="33"/>
          </w:tcPr>
          <w:p w14:paraId="3EC55390"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332395D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(EI03EF07-4S02) </w:t>
            </w:r>
            <w:r w:rsidRPr="00851C74">
              <w:rPr>
                <w:rFonts w:asciiTheme="minorHAnsi" w:eastAsia="Times New Roman" w:hAnsiTheme="minorHAnsi" w:cstheme="minorHAnsi"/>
                <w:color w:val="000000"/>
              </w:rPr>
              <w:t>Reconhecer</w:t>
            </w:r>
            <w:r w:rsidRPr="00851C74">
              <w:rPr>
                <w:rFonts w:asciiTheme="minorHAnsi" w:eastAsia="Times New Roman" w:hAnsiTheme="minorHAnsi" w:cstheme="minorHAnsi"/>
                <w:b/>
                <w:bCs/>
                <w:color w:val="000000"/>
              </w:rPr>
              <w:t xml:space="preserve"> </w:t>
            </w:r>
            <w:r w:rsidRPr="00851C74">
              <w:rPr>
                <w:rFonts w:asciiTheme="minorHAnsi" w:eastAsia="Times New Roman" w:hAnsiTheme="minorHAnsi" w:cstheme="minorHAnsi"/>
                <w:color w:val="000000"/>
              </w:rPr>
              <w:t>após leitura textual alguns de seus elementos, como, por exemplo, a capa, a ilustração, o título, falando de sua estrutura, estrutura gráfica e observando atitudes típicas de um leitor.</w:t>
            </w:r>
          </w:p>
          <w:p w14:paraId="7737A9A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tcPr>
          <w:p w14:paraId="2D752C8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(EI03EF07-5S02) </w:t>
            </w:r>
            <w:r w:rsidRPr="00851C74">
              <w:rPr>
                <w:rFonts w:asciiTheme="minorHAnsi" w:eastAsia="Times New Roman" w:hAnsiTheme="minorHAnsi" w:cstheme="minorHAnsi"/>
                <w:color w:val="000000"/>
              </w:rPr>
              <w:t>Identificar, após leitura textual alguns de seus elementos, como, por exemplo, a capa, a ilustração, o título, falando de sua estrutura, personagens, ações, informações, estrutura gráfica e observando atitudes típicas de um leitor.</w:t>
            </w:r>
          </w:p>
        </w:tc>
        <w:tc>
          <w:tcPr>
            <w:tcW w:w="1795" w:type="dxa"/>
            <w:tcBorders>
              <w:left w:val="single" w:sz="2" w:space="0" w:color="auto"/>
              <w:right w:val="single" w:sz="4" w:space="0" w:color="auto"/>
            </w:tcBorders>
            <w:shd w:val="clear" w:color="auto" w:fill="auto"/>
          </w:tcPr>
          <w:p w14:paraId="03396F57"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left w:val="nil"/>
              <w:right w:val="single" w:sz="4" w:space="0" w:color="auto"/>
            </w:tcBorders>
            <w:shd w:val="clear" w:color="auto" w:fill="auto"/>
          </w:tcPr>
          <w:p w14:paraId="4D711699"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51D2097F" w14:textId="77777777" w:rsidTr="00851C74">
        <w:trPr>
          <w:trHeight w:val="479"/>
        </w:trPr>
        <w:tc>
          <w:tcPr>
            <w:tcW w:w="2006" w:type="dxa"/>
            <w:vMerge/>
            <w:tcBorders>
              <w:left w:val="single" w:sz="4" w:space="0" w:color="auto"/>
              <w:right w:val="single" w:sz="4" w:space="0" w:color="auto"/>
            </w:tcBorders>
            <w:shd w:val="clear" w:color="auto" w:fill="E2EFD9" w:themeFill="accent6" w:themeFillTint="33"/>
            <w:vAlign w:val="center"/>
          </w:tcPr>
          <w:p w14:paraId="7F12C1D9"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vMerge/>
            <w:tcBorders>
              <w:left w:val="nil"/>
              <w:right w:val="single" w:sz="2" w:space="0" w:color="auto"/>
            </w:tcBorders>
            <w:shd w:val="clear" w:color="auto" w:fill="D9E2F3" w:themeFill="accent1" w:themeFillTint="33"/>
          </w:tcPr>
          <w:p w14:paraId="0DA3ADF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5B551087"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(EI03EF07-4S03) </w:t>
            </w:r>
            <w:r w:rsidRPr="00851C74">
              <w:rPr>
                <w:rFonts w:asciiTheme="minorHAnsi" w:eastAsia="Times New Roman" w:hAnsiTheme="minorHAnsi" w:cstheme="minorHAnsi"/>
                <w:color w:val="000000"/>
              </w:rPr>
              <w:t xml:space="preserve">Localizar as informações de diferentes portadores </w:t>
            </w:r>
            <w:r w:rsidRPr="00851C74">
              <w:rPr>
                <w:rFonts w:asciiTheme="minorHAnsi" w:eastAsia="Times New Roman" w:hAnsiTheme="minorHAnsi" w:cstheme="minorHAnsi"/>
                <w:color w:val="000000"/>
              </w:rPr>
              <w:lastRenderedPageBreak/>
              <w:t>textuais como imagens, fotos (em uma notícia), remetente e destinatário (num envelope) ingredientes (numa receita) e suas funções sociais.</w:t>
            </w:r>
          </w:p>
          <w:p w14:paraId="6967EF4B"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tcPr>
          <w:p w14:paraId="535411CC"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lastRenderedPageBreak/>
              <w:t xml:space="preserve">(EI03EF07-5S03) </w:t>
            </w:r>
            <w:r w:rsidRPr="00851C74">
              <w:rPr>
                <w:rFonts w:asciiTheme="minorHAnsi" w:eastAsia="Times New Roman" w:hAnsiTheme="minorHAnsi" w:cstheme="minorHAnsi"/>
                <w:color w:val="000000"/>
              </w:rPr>
              <w:t xml:space="preserve">Localizar as informações de diferentes portadores textuais como </w:t>
            </w:r>
            <w:r w:rsidRPr="00851C74">
              <w:rPr>
                <w:rFonts w:asciiTheme="minorHAnsi" w:eastAsia="Times New Roman" w:hAnsiTheme="minorHAnsi" w:cstheme="minorHAnsi"/>
                <w:color w:val="000000"/>
              </w:rPr>
              <w:lastRenderedPageBreak/>
              <w:t>imagens, fotos (em uma notícia), remetente e destinatário (num envelope) ingredientes (numa receita) e suas funções sociais.</w:t>
            </w:r>
          </w:p>
        </w:tc>
        <w:tc>
          <w:tcPr>
            <w:tcW w:w="1795" w:type="dxa"/>
            <w:tcBorders>
              <w:left w:val="single" w:sz="2" w:space="0" w:color="auto"/>
              <w:right w:val="single" w:sz="4" w:space="0" w:color="auto"/>
            </w:tcBorders>
            <w:shd w:val="clear" w:color="auto" w:fill="auto"/>
          </w:tcPr>
          <w:p w14:paraId="5B3B9B1F"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18BAD034"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736A0D41"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01C3263B"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369E57C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739A9641"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(EI03EF07-4S04) </w:t>
            </w:r>
            <w:r w:rsidRPr="00851C74">
              <w:rPr>
                <w:rFonts w:asciiTheme="minorHAnsi" w:eastAsia="Times New Roman" w:hAnsiTheme="minorHAnsi" w:cstheme="minorHAnsi"/>
                <w:color w:val="000000"/>
              </w:rPr>
              <w:t>Reconhecer os diferentes portadores textuais.</w:t>
            </w:r>
          </w:p>
        </w:tc>
        <w:tc>
          <w:tcPr>
            <w:tcW w:w="3904" w:type="dxa"/>
            <w:tcBorders>
              <w:top w:val="single" w:sz="2" w:space="0" w:color="auto"/>
              <w:left w:val="single" w:sz="2" w:space="0" w:color="auto"/>
              <w:bottom w:val="single" w:sz="2" w:space="0" w:color="auto"/>
              <w:right w:val="single" w:sz="2" w:space="0" w:color="auto"/>
            </w:tcBorders>
          </w:tcPr>
          <w:p w14:paraId="0C834376"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(EI03EF07-5S04) </w:t>
            </w:r>
            <w:r w:rsidRPr="00851C74">
              <w:rPr>
                <w:rFonts w:asciiTheme="minorHAnsi" w:eastAsia="Times New Roman" w:hAnsiTheme="minorHAnsi" w:cstheme="minorHAnsi"/>
                <w:color w:val="000000"/>
              </w:rPr>
              <w:t>Reconhecer os diferentes portadores textuais.</w:t>
            </w:r>
          </w:p>
        </w:tc>
        <w:tc>
          <w:tcPr>
            <w:tcW w:w="1795" w:type="dxa"/>
            <w:tcBorders>
              <w:left w:val="single" w:sz="2" w:space="0" w:color="auto"/>
              <w:right w:val="single" w:sz="4" w:space="0" w:color="auto"/>
            </w:tcBorders>
            <w:shd w:val="clear" w:color="auto" w:fill="auto"/>
          </w:tcPr>
          <w:p w14:paraId="22BFC57C"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3207E1B1"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448C1F85"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468B5B2B"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6B35517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7783420E"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(EI03EF07-4S05) </w:t>
            </w:r>
            <w:r w:rsidRPr="00851C74">
              <w:rPr>
                <w:rFonts w:asciiTheme="minorHAnsi" w:eastAsia="Times New Roman" w:hAnsiTheme="minorHAnsi" w:cstheme="minorHAnsi"/>
                <w:color w:val="000000"/>
              </w:rPr>
              <w:t>Compreender as características de diferentes gêneros e seus portadores a fim de aproximá-las com a linguagem escrita e seu caráter social.</w:t>
            </w:r>
          </w:p>
          <w:p w14:paraId="018A0EC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tcPr>
          <w:p w14:paraId="2866576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(EI03EF07-5S05) </w:t>
            </w:r>
            <w:r w:rsidRPr="00851C74">
              <w:rPr>
                <w:rFonts w:asciiTheme="minorHAnsi" w:eastAsia="Times New Roman" w:hAnsiTheme="minorHAnsi" w:cstheme="minorHAnsi"/>
                <w:color w:val="000000"/>
              </w:rPr>
              <w:t>Compreender as características de diferentes gêneros e seus portadores a fim de aproximá-las com a linguagem escrita e seu caráter social.</w:t>
            </w:r>
          </w:p>
          <w:p w14:paraId="7933626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1795" w:type="dxa"/>
            <w:tcBorders>
              <w:left w:val="single" w:sz="2" w:space="0" w:color="auto"/>
              <w:right w:val="single" w:sz="4" w:space="0" w:color="auto"/>
            </w:tcBorders>
            <w:shd w:val="clear" w:color="auto" w:fill="auto"/>
          </w:tcPr>
          <w:p w14:paraId="43531546"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6563E66F"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10037BF0"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4EA1FA12"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37036CB1"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196D8836"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(EI03EF07-4S06) </w:t>
            </w:r>
            <w:r w:rsidRPr="00851C74">
              <w:rPr>
                <w:rFonts w:asciiTheme="minorHAnsi" w:eastAsia="Times New Roman" w:hAnsiTheme="minorHAnsi" w:cstheme="minorHAnsi"/>
                <w:color w:val="000000"/>
              </w:rPr>
              <w:t>Conhecer os tipos de escrita: letra maiúscula, tipo imprensa (conhecido também como letra de fôrma).</w:t>
            </w:r>
          </w:p>
        </w:tc>
        <w:tc>
          <w:tcPr>
            <w:tcW w:w="3904" w:type="dxa"/>
            <w:tcBorders>
              <w:top w:val="single" w:sz="2" w:space="0" w:color="auto"/>
              <w:left w:val="single" w:sz="2" w:space="0" w:color="auto"/>
              <w:bottom w:val="single" w:sz="2" w:space="0" w:color="auto"/>
              <w:right w:val="single" w:sz="2" w:space="0" w:color="auto"/>
            </w:tcBorders>
          </w:tcPr>
          <w:p w14:paraId="1A0F4527"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(EI03EF07-5S06) </w:t>
            </w:r>
            <w:r w:rsidRPr="00851C74">
              <w:rPr>
                <w:rFonts w:asciiTheme="minorHAnsi" w:eastAsia="Times New Roman" w:hAnsiTheme="minorHAnsi" w:cstheme="minorHAnsi"/>
                <w:color w:val="000000"/>
              </w:rPr>
              <w:t>Conhecer, diferenciar e relacionar os tipos de escrita: letra maiúscula, tipo imprensa (conhecido também como letra de fôrma).</w:t>
            </w:r>
          </w:p>
        </w:tc>
        <w:tc>
          <w:tcPr>
            <w:tcW w:w="1795" w:type="dxa"/>
            <w:tcBorders>
              <w:left w:val="single" w:sz="2" w:space="0" w:color="auto"/>
              <w:right w:val="single" w:sz="4" w:space="0" w:color="auto"/>
            </w:tcBorders>
            <w:shd w:val="clear" w:color="auto" w:fill="auto"/>
          </w:tcPr>
          <w:p w14:paraId="56DCB239"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6BAE125D"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5B0A9250"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70B66D4B"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218BBE8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0919D4B5"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(EI03EF07-4S07) </w:t>
            </w:r>
            <w:r w:rsidRPr="00851C74">
              <w:rPr>
                <w:rFonts w:asciiTheme="minorHAnsi" w:eastAsia="Times New Roman" w:hAnsiTheme="minorHAnsi" w:cstheme="minorHAnsi"/>
                <w:color w:val="000000"/>
              </w:rPr>
              <w:t xml:space="preserve">Usar as diferentes </w:t>
            </w:r>
            <w:r w:rsidRPr="00851C74">
              <w:rPr>
                <w:rFonts w:asciiTheme="minorHAnsi" w:eastAsia="Times New Roman" w:hAnsiTheme="minorHAnsi" w:cstheme="minorHAnsi"/>
              </w:rPr>
              <w:t>tecnologias e mídias digitais como recurso do gênero textuais diversos.</w:t>
            </w:r>
          </w:p>
        </w:tc>
        <w:tc>
          <w:tcPr>
            <w:tcW w:w="3904" w:type="dxa"/>
            <w:tcBorders>
              <w:top w:val="single" w:sz="2" w:space="0" w:color="auto"/>
              <w:left w:val="single" w:sz="2" w:space="0" w:color="auto"/>
              <w:bottom w:val="single" w:sz="2" w:space="0" w:color="auto"/>
              <w:right w:val="single" w:sz="2" w:space="0" w:color="auto"/>
            </w:tcBorders>
          </w:tcPr>
          <w:p w14:paraId="3F01E10C" w14:textId="5C779FCD" w:rsidR="00851C74" w:rsidRPr="00851C74" w:rsidRDefault="00851C74" w:rsidP="00851C74">
            <w:pPr>
              <w:tabs>
                <w:tab w:val="left" w:pos="1305"/>
              </w:tabs>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(EI03EF07-5S07) </w:t>
            </w:r>
            <w:r w:rsidRPr="00851C74">
              <w:rPr>
                <w:rFonts w:asciiTheme="minorHAnsi" w:eastAsia="Times New Roman" w:hAnsiTheme="minorHAnsi" w:cstheme="minorHAnsi"/>
                <w:color w:val="000000"/>
              </w:rPr>
              <w:t>Usar as diferentes tecnologias e mídias digitais. como e-mails, assim como ferramentas digitais:</w:t>
            </w:r>
            <w:r w:rsidR="00F23E51">
              <w:rPr>
                <w:rFonts w:asciiTheme="minorHAnsi" w:eastAsia="Times New Roman" w:hAnsiTheme="minorHAnsi" w:cstheme="minorHAnsi"/>
                <w:color w:val="000000"/>
              </w:rPr>
              <w:t xml:space="preserve"> </w:t>
            </w:r>
            <w:r w:rsidRPr="00851C74">
              <w:rPr>
                <w:rFonts w:asciiTheme="minorHAnsi" w:eastAsia="Times New Roman" w:hAnsiTheme="minorHAnsi" w:cstheme="minorHAnsi"/>
                <w:color w:val="000000"/>
              </w:rPr>
              <w:t>áudio e vídeo c</w:t>
            </w:r>
            <w:r w:rsidRPr="00851C74">
              <w:rPr>
                <w:rFonts w:asciiTheme="minorHAnsi" w:eastAsia="Times New Roman" w:hAnsiTheme="minorHAnsi" w:cstheme="minorHAnsi"/>
              </w:rPr>
              <w:t>omo recurso do gênero textuais diversos</w:t>
            </w:r>
            <w:r w:rsidRPr="00851C74">
              <w:rPr>
                <w:rFonts w:asciiTheme="minorHAnsi" w:eastAsia="Times New Roman" w:hAnsiTheme="minorHAnsi" w:cstheme="minorHAnsi"/>
                <w:color w:val="000000"/>
              </w:rPr>
              <w:t>.</w:t>
            </w:r>
          </w:p>
        </w:tc>
        <w:tc>
          <w:tcPr>
            <w:tcW w:w="1795" w:type="dxa"/>
            <w:tcBorders>
              <w:left w:val="single" w:sz="2" w:space="0" w:color="auto"/>
              <w:right w:val="single" w:sz="4" w:space="0" w:color="auto"/>
            </w:tcBorders>
            <w:shd w:val="clear" w:color="auto" w:fill="auto"/>
          </w:tcPr>
          <w:p w14:paraId="4623532A"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543A48E0"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7B001ED6"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3F9BF834"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5D8DC75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2326513E"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(EI03EF07-4S08) </w:t>
            </w:r>
            <w:r w:rsidRPr="00851C74">
              <w:rPr>
                <w:rFonts w:asciiTheme="minorHAnsi" w:eastAsia="Times New Roman" w:hAnsiTheme="minorHAnsi" w:cstheme="minorHAnsi"/>
                <w:color w:val="000000"/>
              </w:rPr>
              <w:t>Identificar a relação entre ilustração e o texto.</w:t>
            </w:r>
          </w:p>
        </w:tc>
        <w:tc>
          <w:tcPr>
            <w:tcW w:w="3904" w:type="dxa"/>
            <w:tcBorders>
              <w:top w:val="single" w:sz="2" w:space="0" w:color="auto"/>
              <w:left w:val="single" w:sz="2" w:space="0" w:color="auto"/>
              <w:bottom w:val="single" w:sz="2" w:space="0" w:color="auto"/>
              <w:right w:val="single" w:sz="2" w:space="0" w:color="auto"/>
            </w:tcBorders>
          </w:tcPr>
          <w:p w14:paraId="1007872D"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(EI03EF07-5S08) </w:t>
            </w:r>
            <w:r w:rsidRPr="00851C74">
              <w:rPr>
                <w:rFonts w:asciiTheme="minorHAnsi" w:eastAsia="Times New Roman" w:hAnsiTheme="minorHAnsi" w:cstheme="minorHAnsi"/>
                <w:color w:val="000000"/>
              </w:rPr>
              <w:t>Relacionar ilustrações textuais com outros recursos gráficos.</w:t>
            </w:r>
          </w:p>
        </w:tc>
        <w:tc>
          <w:tcPr>
            <w:tcW w:w="1795" w:type="dxa"/>
            <w:tcBorders>
              <w:left w:val="single" w:sz="2" w:space="0" w:color="auto"/>
              <w:right w:val="single" w:sz="4" w:space="0" w:color="auto"/>
            </w:tcBorders>
            <w:shd w:val="clear" w:color="auto" w:fill="auto"/>
          </w:tcPr>
          <w:p w14:paraId="0BD9800C"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321216C4"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5E102B0D"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4EABFC71"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370048E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right w:val="single" w:sz="2" w:space="0" w:color="auto"/>
            </w:tcBorders>
          </w:tcPr>
          <w:p w14:paraId="20F9953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(EI03EF07-4S09) </w:t>
            </w:r>
            <w:r w:rsidRPr="00851C74">
              <w:rPr>
                <w:rFonts w:asciiTheme="minorHAnsi" w:eastAsia="Times New Roman" w:hAnsiTheme="minorHAnsi" w:cstheme="minorHAnsi"/>
                <w:color w:val="000000"/>
              </w:rPr>
              <w:t>Identificar onde começa e termina cada letra em uma palavra.</w:t>
            </w:r>
          </w:p>
        </w:tc>
        <w:tc>
          <w:tcPr>
            <w:tcW w:w="3904" w:type="dxa"/>
            <w:tcBorders>
              <w:top w:val="single" w:sz="2" w:space="0" w:color="auto"/>
              <w:left w:val="single" w:sz="2" w:space="0" w:color="auto"/>
              <w:bottom w:val="single" w:sz="2" w:space="0" w:color="auto"/>
              <w:right w:val="single" w:sz="2" w:space="0" w:color="auto"/>
            </w:tcBorders>
          </w:tcPr>
          <w:p w14:paraId="21DD596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(EI03EF07-5S09) </w:t>
            </w:r>
            <w:r w:rsidRPr="00851C74">
              <w:rPr>
                <w:rFonts w:asciiTheme="minorHAnsi" w:eastAsia="Times New Roman" w:hAnsiTheme="minorHAnsi" w:cstheme="minorHAnsi"/>
                <w:color w:val="000000"/>
              </w:rPr>
              <w:t>Identificar onde começa e termina cada letra em uma palavra percebendo que na escrita as palavras são separadas por espaços em branco.</w:t>
            </w:r>
          </w:p>
        </w:tc>
        <w:tc>
          <w:tcPr>
            <w:tcW w:w="1795" w:type="dxa"/>
            <w:tcBorders>
              <w:left w:val="single" w:sz="2" w:space="0" w:color="auto"/>
              <w:right w:val="single" w:sz="4" w:space="0" w:color="auto"/>
            </w:tcBorders>
            <w:shd w:val="clear" w:color="auto" w:fill="auto"/>
          </w:tcPr>
          <w:p w14:paraId="43BAE39C"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73BABDCC"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6D296A3D" w14:textId="77777777" w:rsidTr="00851C74">
        <w:trPr>
          <w:trHeight w:val="1153"/>
        </w:trPr>
        <w:tc>
          <w:tcPr>
            <w:tcW w:w="2006" w:type="dxa"/>
            <w:tcBorders>
              <w:left w:val="single" w:sz="4" w:space="0" w:color="auto"/>
              <w:bottom w:val="single" w:sz="4" w:space="0" w:color="auto"/>
              <w:right w:val="single" w:sz="4" w:space="0" w:color="auto"/>
            </w:tcBorders>
            <w:shd w:val="clear" w:color="auto" w:fill="E2EFD9" w:themeFill="accent6" w:themeFillTint="33"/>
            <w:vAlign w:val="center"/>
          </w:tcPr>
          <w:p w14:paraId="2D5079F3"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bottom w:val="single" w:sz="4" w:space="0" w:color="auto"/>
              <w:right w:val="single" w:sz="2" w:space="0" w:color="auto"/>
            </w:tcBorders>
            <w:shd w:val="clear" w:color="auto" w:fill="D9E2F3" w:themeFill="accent1" w:themeFillTint="33"/>
          </w:tcPr>
          <w:p w14:paraId="03632C2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4" w:space="0" w:color="auto"/>
              <w:right w:val="single" w:sz="2" w:space="0" w:color="auto"/>
            </w:tcBorders>
          </w:tcPr>
          <w:p w14:paraId="0EA1BBF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(EI03EF07-4S10) </w:t>
            </w:r>
            <w:r w:rsidRPr="00851C74">
              <w:rPr>
                <w:rFonts w:asciiTheme="minorHAnsi" w:eastAsia="Times New Roman" w:hAnsiTheme="minorHAnsi" w:cstheme="minorHAnsi"/>
                <w:color w:val="000000"/>
              </w:rPr>
              <w:t>Vivenciar situações comunicativas a partir da exploração de textos multimodais como e-mail, vlogger, entre outros.</w:t>
            </w:r>
          </w:p>
          <w:p w14:paraId="6DB3FC5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2CE4961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585F776D"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(EI03EF07-4S11) </w:t>
            </w:r>
            <w:r w:rsidRPr="00851C74">
              <w:rPr>
                <w:rFonts w:asciiTheme="minorHAnsi" w:eastAsia="Times New Roman" w:hAnsiTheme="minorHAnsi" w:cstheme="minorHAnsi"/>
                <w:color w:val="000000"/>
              </w:rPr>
              <w:t xml:space="preserve">Aplicar a cultura </w:t>
            </w:r>
            <w:proofErr w:type="spellStart"/>
            <w:r w:rsidRPr="00851C74">
              <w:rPr>
                <w:rFonts w:asciiTheme="minorHAnsi" w:eastAsia="Times New Roman" w:hAnsiTheme="minorHAnsi" w:cstheme="minorHAnsi"/>
                <w:color w:val="000000"/>
              </w:rPr>
              <w:t>maker</w:t>
            </w:r>
            <w:proofErr w:type="spellEnd"/>
            <w:r w:rsidRPr="00851C74">
              <w:rPr>
                <w:rFonts w:asciiTheme="minorHAnsi" w:eastAsia="Times New Roman" w:hAnsiTheme="minorHAnsi" w:cstheme="minorHAnsi"/>
                <w:color w:val="000000"/>
              </w:rPr>
              <w:t xml:space="preserve"> por meio de atividades coletivas como cozinhar, construir jogos e materiais, criar objetos com materiais recicláveis.</w:t>
            </w:r>
          </w:p>
          <w:p w14:paraId="617586D5"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74C28B5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4" w:space="0" w:color="auto"/>
              <w:right w:val="single" w:sz="2" w:space="0" w:color="auto"/>
            </w:tcBorders>
          </w:tcPr>
          <w:p w14:paraId="6668935F"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(EI03EF07-5S10) </w:t>
            </w:r>
            <w:r w:rsidRPr="00851C74">
              <w:rPr>
                <w:rFonts w:asciiTheme="minorHAnsi" w:eastAsia="Times New Roman" w:hAnsiTheme="minorHAnsi" w:cstheme="minorHAnsi"/>
                <w:color w:val="000000"/>
              </w:rPr>
              <w:t>Vivenciar situações comunicativas a partir da exploração de textos multimodais como e-mail, vlogger, entre outros.</w:t>
            </w:r>
          </w:p>
          <w:p w14:paraId="54EA8CA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noProof/>
                <w:color w:val="000000"/>
              </w:rPr>
              <mc:AlternateContent>
                <mc:Choice Requires="wps">
                  <w:drawing>
                    <wp:anchor distT="0" distB="0" distL="114300" distR="114300" simplePos="0" relativeHeight="251666432" behindDoc="0" locked="0" layoutInCell="1" allowOverlap="1" wp14:anchorId="62813155" wp14:editId="114E7734">
                      <wp:simplePos x="0" y="0"/>
                      <wp:positionH relativeFrom="column">
                        <wp:posOffset>-2328545</wp:posOffset>
                      </wp:positionH>
                      <wp:positionV relativeFrom="paragraph">
                        <wp:posOffset>137160</wp:posOffset>
                      </wp:positionV>
                      <wp:extent cx="4762500" cy="9525"/>
                      <wp:effectExtent l="0" t="0" r="19050" b="28575"/>
                      <wp:wrapNone/>
                      <wp:docPr id="1680138570" name="Conector reto 1680138570"/>
                      <wp:cNvGraphicFramePr/>
                      <a:graphic xmlns:a="http://schemas.openxmlformats.org/drawingml/2006/main">
                        <a:graphicData uri="http://schemas.microsoft.com/office/word/2010/wordprocessingShape">
                          <wps:wsp>
                            <wps:cNvCnPr/>
                            <wps:spPr>
                              <a:xfrm flipV="1">
                                <a:off x="0" y="0"/>
                                <a:ext cx="4762500" cy="9525"/>
                              </a:xfrm>
                              <a:prstGeom prst="line">
                                <a:avLst/>
                              </a:prstGeom>
                              <a:noFill/>
                              <a:ln w="3175" cap="flat" cmpd="sng" algn="ctr">
                                <a:solidFill>
                                  <a:sysClr val="windowText" lastClr="000000"/>
                                </a:solidFill>
                                <a:prstDash val="solid"/>
                                <a:miter lim="800000"/>
                              </a:ln>
                              <a:effectLst/>
                            </wps:spPr>
                            <wps:bodyPr/>
                          </wps:wsp>
                        </a:graphicData>
                      </a:graphic>
                    </wp:anchor>
                  </w:drawing>
                </mc:Choice>
                <mc:Fallback xmlns:w16="http://schemas.microsoft.com/office/word/2018/wordml" xmlns:w16cex="http://schemas.microsoft.com/office/word/2018/wordml/cex">
                  <w:pict>
                    <v:line w14:anchorId="3488B416" id="Conector reto 1680138570"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83.35pt,10.8pt" to="191.6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" strokecolor="windowText" strokeweight=".25pt">
                      <v:stroke joinstyle="miter"/>
                    </v:line>
                  </w:pict>
                </mc:Fallback>
              </mc:AlternateContent>
            </w:r>
          </w:p>
          <w:p w14:paraId="45221CF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48BECC3C"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(EI03EF07-5S11) </w:t>
            </w:r>
            <w:r w:rsidRPr="00851C74">
              <w:rPr>
                <w:rFonts w:asciiTheme="minorHAnsi" w:eastAsia="Times New Roman" w:hAnsiTheme="minorHAnsi" w:cstheme="minorHAnsi"/>
                <w:color w:val="000000"/>
              </w:rPr>
              <w:t xml:space="preserve">Aplicar a cultura </w:t>
            </w:r>
            <w:proofErr w:type="spellStart"/>
            <w:r w:rsidRPr="00851C74">
              <w:rPr>
                <w:rFonts w:asciiTheme="minorHAnsi" w:eastAsia="Times New Roman" w:hAnsiTheme="minorHAnsi" w:cstheme="minorHAnsi"/>
                <w:color w:val="000000"/>
              </w:rPr>
              <w:t>maker</w:t>
            </w:r>
            <w:proofErr w:type="spellEnd"/>
            <w:r w:rsidRPr="00851C74">
              <w:rPr>
                <w:rFonts w:asciiTheme="minorHAnsi" w:eastAsia="Times New Roman" w:hAnsiTheme="minorHAnsi" w:cstheme="minorHAnsi"/>
                <w:color w:val="000000"/>
              </w:rPr>
              <w:t xml:space="preserve"> por meio de atividades coletivas como cozinhar, construir jogos e materiais, criar objetos com materiais recicláveis.</w:t>
            </w:r>
          </w:p>
        </w:tc>
        <w:tc>
          <w:tcPr>
            <w:tcW w:w="1795" w:type="dxa"/>
            <w:tcBorders>
              <w:left w:val="single" w:sz="2" w:space="0" w:color="auto"/>
              <w:bottom w:val="single" w:sz="4" w:space="0" w:color="auto"/>
              <w:right w:val="single" w:sz="4" w:space="0" w:color="auto"/>
            </w:tcBorders>
            <w:shd w:val="clear" w:color="auto" w:fill="auto"/>
          </w:tcPr>
          <w:p w14:paraId="5AADE7B9"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bottom w:val="single" w:sz="4" w:space="0" w:color="auto"/>
              <w:right w:val="single" w:sz="4" w:space="0" w:color="auto"/>
            </w:tcBorders>
            <w:shd w:val="clear" w:color="auto" w:fill="auto"/>
          </w:tcPr>
          <w:p w14:paraId="5C9F7A73"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7C3869DE" w14:textId="77777777" w:rsidTr="00851C74">
        <w:trPr>
          <w:trHeight w:val="70"/>
        </w:trPr>
        <w:tc>
          <w:tcPr>
            <w:tcW w:w="2006" w:type="dxa"/>
            <w:tcBorders>
              <w:top w:val="single" w:sz="4" w:space="0" w:color="auto"/>
              <w:left w:val="single" w:sz="4" w:space="0" w:color="auto"/>
              <w:right w:val="single" w:sz="4" w:space="0" w:color="auto"/>
            </w:tcBorders>
            <w:shd w:val="clear" w:color="auto" w:fill="E2EFD9" w:themeFill="accent6" w:themeFillTint="33"/>
            <w:vAlign w:val="center"/>
          </w:tcPr>
          <w:p w14:paraId="68DD858B" w14:textId="77777777" w:rsidR="00851C74" w:rsidRPr="00851C74" w:rsidRDefault="00851C74" w:rsidP="00851C74">
            <w:pPr>
              <w:spacing w:after="0" w:line="240" w:lineRule="auto"/>
              <w:rPr>
                <w:rFonts w:asciiTheme="minorHAnsi" w:eastAsia="Times New Roman" w:hAnsiTheme="minorHAnsi" w:cstheme="minorHAnsi"/>
                <w:color w:val="000000"/>
              </w:rPr>
            </w:pPr>
          </w:p>
        </w:tc>
        <w:tc>
          <w:tcPr>
            <w:tcW w:w="2106" w:type="dxa"/>
            <w:tcBorders>
              <w:top w:val="single" w:sz="4" w:space="0" w:color="auto"/>
              <w:left w:val="nil"/>
              <w:right w:val="single" w:sz="2" w:space="0" w:color="auto"/>
            </w:tcBorders>
            <w:shd w:val="clear" w:color="auto" w:fill="D9E2F3" w:themeFill="accent1" w:themeFillTint="33"/>
          </w:tcPr>
          <w:p w14:paraId="1559082E"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7512" w:type="dxa"/>
            <w:gridSpan w:val="2"/>
            <w:tcBorders>
              <w:top w:val="single" w:sz="4" w:space="0" w:color="auto"/>
              <w:left w:val="single" w:sz="2" w:space="0" w:color="auto"/>
              <w:bottom w:val="single" w:sz="2" w:space="0" w:color="auto"/>
              <w:right w:val="single" w:sz="2" w:space="0" w:color="auto"/>
            </w:tcBorders>
            <w:shd w:val="clear" w:color="auto" w:fill="F4B083" w:themeFill="accent2" w:themeFillTint="99"/>
          </w:tcPr>
          <w:p w14:paraId="139B88A8"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1795" w:type="dxa"/>
            <w:tcBorders>
              <w:top w:val="single" w:sz="4" w:space="0" w:color="auto"/>
              <w:left w:val="single" w:sz="2" w:space="0" w:color="auto"/>
              <w:right w:val="single" w:sz="4" w:space="0" w:color="auto"/>
            </w:tcBorders>
            <w:shd w:val="clear" w:color="auto" w:fill="auto"/>
          </w:tcPr>
          <w:p w14:paraId="50D6547F"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val="restart"/>
            <w:tcBorders>
              <w:top w:val="single" w:sz="4" w:space="0" w:color="auto"/>
              <w:left w:val="nil"/>
              <w:right w:val="single" w:sz="4" w:space="0" w:color="auto"/>
            </w:tcBorders>
            <w:shd w:val="clear" w:color="auto" w:fill="auto"/>
          </w:tcPr>
          <w:p w14:paraId="49746035" w14:textId="77777777" w:rsidR="00851C74" w:rsidRPr="00851C74" w:rsidRDefault="00851C74" w:rsidP="00851C74">
            <w:pPr>
              <w:jc w:val="center"/>
              <w:rPr>
                <w:rFonts w:asciiTheme="minorHAnsi" w:eastAsiaTheme="minorHAnsi" w:hAnsiTheme="minorHAnsi" w:cstheme="minorHAnsi"/>
                <w:noProof/>
                <w:lang w:eastAsia="en-US"/>
              </w:rPr>
            </w:pPr>
            <w:r w:rsidRPr="00851C74">
              <w:rPr>
                <w:rFonts w:asciiTheme="minorHAnsi" w:eastAsiaTheme="minorHAnsi" w:hAnsiTheme="minorHAnsi" w:cstheme="minorHAnsi"/>
                <w:noProof/>
              </w:rPr>
              <w:drawing>
                <wp:inline distT="0" distB="0" distL="0" distR="0" wp14:anchorId="0A3FB9E5" wp14:editId="49CB3BEA">
                  <wp:extent cx="906711" cy="888521"/>
                  <wp:effectExtent l="0" t="0" r="8255" b="6985"/>
                  <wp:docPr id="140" name="Imagem 140"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p w14:paraId="109BA374" w14:textId="77777777" w:rsidR="00851C74" w:rsidRPr="00851C74" w:rsidRDefault="00851C74" w:rsidP="00851C74">
            <w:pPr>
              <w:jc w:val="center"/>
              <w:rPr>
                <w:rFonts w:asciiTheme="minorHAnsi" w:eastAsiaTheme="minorHAnsi" w:hAnsiTheme="minorHAnsi" w:cstheme="minorHAnsi"/>
                <w:noProof/>
                <w:lang w:eastAsia="en-US"/>
              </w:rPr>
            </w:pPr>
          </w:p>
          <w:p w14:paraId="3DDA5695"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57CCB613" w14:textId="77777777" w:rsidTr="00851C74">
        <w:trPr>
          <w:trHeight w:val="547"/>
        </w:trPr>
        <w:tc>
          <w:tcPr>
            <w:tcW w:w="2006" w:type="dxa"/>
            <w:vMerge w:val="restart"/>
            <w:tcBorders>
              <w:left w:val="single" w:sz="4" w:space="0" w:color="auto"/>
              <w:right w:val="single" w:sz="4" w:space="0" w:color="auto"/>
            </w:tcBorders>
            <w:shd w:val="clear" w:color="auto" w:fill="E2EFD9" w:themeFill="accent6" w:themeFillTint="33"/>
            <w:vAlign w:val="center"/>
          </w:tcPr>
          <w:p w14:paraId="1B425E64" w14:textId="77777777" w:rsidR="00851C74" w:rsidRPr="00851C74" w:rsidRDefault="00851C74" w:rsidP="00851C74">
            <w:pPr>
              <w:spacing w:after="0" w:line="240" w:lineRule="auto"/>
              <w:jc w:val="center"/>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w:t>
            </w:r>
            <w:r w:rsidRPr="00851C74">
              <w:rPr>
                <w:rFonts w:asciiTheme="minorHAnsi" w:eastAsia="Times New Roman" w:hAnsiTheme="minorHAnsi" w:cstheme="minorHAnsi"/>
                <w:color w:val="000000"/>
              </w:rPr>
              <w:t xml:space="preserve"> Selecionar livros e textos de gêneros conhecidos para a leitura de um adulto e/ou para sua própria leitura (partindo de seu repertório sobre esses textos, como a recuperação pela memória, pela leitura das ilustrações etc.).</w:t>
            </w:r>
          </w:p>
        </w:tc>
        <w:tc>
          <w:tcPr>
            <w:tcW w:w="2106" w:type="dxa"/>
            <w:tcBorders>
              <w:left w:val="nil"/>
              <w:right w:val="single" w:sz="2" w:space="0" w:color="auto"/>
            </w:tcBorders>
            <w:shd w:val="clear" w:color="auto" w:fill="D9E2F3" w:themeFill="accent1" w:themeFillTint="33"/>
          </w:tcPr>
          <w:p w14:paraId="5C2BD5CD"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C1. Conhecimento</w:t>
            </w:r>
          </w:p>
          <w:p w14:paraId="18B61183"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C2. Pensamento científico, crítico e criativo</w:t>
            </w:r>
          </w:p>
          <w:p w14:paraId="1BCA819E"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C3. Repertório Cultural</w:t>
            </w:r>
          </w:p>
          <w:p w14:paraId="42DB58A0"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C4. Comunicação</w:t>
            </w:r>
          </w:p>
          <w:p w14:paraId="73E3BDE0"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C10. Responsabilidade e autonomia</w:t>
            </w:r>
          </w:p>
          <w:p w14:paraId="02F82CB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05D8498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(EI03EF08-4S01)</w:t>
            </w:r>
            <w:r w:rsidRPr="00851C74">
              <w:rPr>
                <w:rFonts w:asciiTheme="minorHAnsi" w:eastAsia="Times New Roman" w:hAnsiTheme="minorHAnsi" w:cstheme="minorHAnsi"/>
                <w:color w:val="000000"/>
              </w:rPr>
              <w:t xml:space="preserve"> Conhecer sobre os livros e diferentes gêneros a partir do contato com estes por meio da escuta de leituras e da exploração em suas brincadeiras.</w:t>
            </w:r>
          </w:p>
        </w:tc>
        <w:tc>
          <w:tcPr>
            <w:tcW w:w="3904" w:type="dxa"/>
            <w:tcBorders>
              <w:top w:val="single" w:sz="2" w:space="0" w:color="auto"/>
              <w:left w:val="single" w:sz="2" w:space="0" w:color="auto"/>
              <w:bottom w:val="single" w:sz="2" w:space="0" w:color="auto"/>
              <w:right w:val="single" w:sz="2" w:space="0" w:color="auto"/>
            </w:tcBorders>
          </w:tcPr>
          <w:p w14:paraId="5589090C"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(EI03EF08-5S01)</w:t>
            </w:r>
            <w:r w:rsidRPr="00851C74">
              <w:rPr>
                <w:rFonts w:asciiTheme="minorHAnsi" w:eastAsia="Times New Roman" w:hAnsiTheme="minorHAnsi" w:cstheme="minorHAnsi"/>
                <w:color w:val="000000"/>
              </w:rPr>
              <w:t xml:space="preserve"> Conhecer sobre os livros e diferentes gêneros a partir do contato com estes por meio da escuta de leituras e da exploração em suas brincadeiras.</w:t>
            </w:r>
          </w:p>
        </w:tc>
        <w:tc>
          <w:tcPr>
            <w:tcW w:w="1795" w:type="dxa"/>
            <w:tcBorders>
              <w:left w:val="single" w:sz="2" w:space="0" w:color="auto"/>
              <w:right w:val="single" w:sz="4" w:space="0" w:color="auto"/>
            </w:tcBorders>
            <w:shd w:val="clear" w:color="auto" w:fill="auto"/>
          </w:tcPr>
          <w:p w14:paraId="052CF5C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Conviver</w:t>
            </w:r>
          </w:p>
          <w:p w14:paraId="28DCC6F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Brincar</w:t>
            </w:r>
          </w:p>
          <w:p w14:paraId="38C95050"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Participar</w:t>
            </w:r>
          </w:p>
          <w:p w14:paraId="1E1AE67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Explorar</w:t>
            </w:r>
          </w:p>
          <w:p w14:paraId="0907BE5F"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Expressar</w:t>
            </w:r>
          </w:p>
          <w:p w14:paraId="091EE7E8" w14:textId="77777777" w:rsidR="00851C74" w:rsidRPr="00851C74" w:rsidRDefault="00851C74" w:rsidP="00851C74">
            <w:pPr>
              <w:spacing w:after="0" w:line="240" w:lineRule="auto"/>
              <w:rPr>
                <w:rFonts w:asciiTheme="minorHAnsi" w:eastAsia="Times New Roman" w:hAnsiTheme="minorHAnsi" w:cstheme="minorHAnsi"/>
                <w:color w:val="000000"/>
              </w:rPr>
            </w:pPr>
            <w:r w:rsidRPr="00851C74">
              <w:rPr>
                <w:rFonts w:asciiTheme="minorHAnsi" w:eastAsia="Times New Roman" w:hAnsiTheme="minorHAnsi" w:cstheme="minorHAnsi"/>
                <w:color w:val="000000"/>
              </w:rPr>
              <w:t>Conhecer-se</w:t>
            </w:r>
          </w:p>
        </w:tc>
        <w:tc>
          <w:tcPr>
            <w:tcW w:w="2311" w:type="dxa"/>
            <w:vMerge/>
            <w:tcBorders>
              <w:left w:val="nil"/>
              <w:right w:val="single" w:sz="4" w:space="0" w:color="auto"/>
            </w:tcBorders>
            <w:shd w:val="clear" w:color="auto" w:fill="auto"/>
          </w:tcPr>
          <w:p w14:paraId="01B354E6"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66249C0E" w14:textId="77777777" w:rsidTr="00851C74">
        <w:trPr>
          <w:trHeight w:val="547"/>
        </w:trPr>
        <w:tc>
          <w:tcPr>
            <w:tcW w:w="2006" w:type="dxa"/>
            <w:vMerge/>
            <w:tcBorders>
              <w:left w:val="single" w:sz="4" w:space="0" w:color="auto"/>
              <w:right w:val="single" w:sz="4" w:space="0" w:color="auto"/>
            </w:tcBorders>
            <w:shd w:val="clear" w:color="auto" w:fill="E2EFD9" w:themeFill="accent6" w:themeFillTint="33"/>
            <w:vAlign w:val="center"/>
          </w:tcPr>
          <w:p w14:paraId="6371CB6C"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1F95DAE2"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52FAD21D"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(EI03EF08-4S02)</w:t>
            </w:r>
            <w:r w:rsidRPr="00851C74">
              <w:rPr>
                <w:rFonts w:asciiTheme="minorHAnsi" w:eastAsia="Times New Roman" w:hAnsiTheme="minorHAnsi" w:cstheme="minorHAnsi"/>
                <w:color w:val="000000"/>
              </w:rPr>
              <w:t xml:space="preserve"> Conhecer autores da literatura local, nacional e estrangeira </w:t>
            </w:r>
            <w:r w:rsidRPr="00851C74">
              <w:rPr>
                <w:rFonts w:asciiTheme="minorHAnsi" w:eastAsia="Times New Roman" w:hAnsiTheme="minorHAnsi" w:cstheme="minorHAnsi"/>
              </w:rPr>
              <w:t>enriquecendo seu universo cultural.</w:t>
            </w:r>
          </w:p>
        </w:tc>
        <w:tc>
          <w:tcPr>
            <w:tcW w:w="3904" w:type="dxa"/>
            <w:tcBorders>
              <w:top w:val="single" w:sz="2" w:space="0" w:color="auto"/>
              <w:left w:val="single" w:sz="2" w:space="0" w:color="auto"/>
              <w:bottom w:val="single" w:sz="2" w:space="0" w:color="auto"/>
              <w:right w:val="single" w:sz="2" w:space="0" w:color="auto"/>
            </w:tcBorders>
          </w:tcPr>
          <w:p w14:paraId="7B5B7D58"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(EI03EF08-5S02)</w:t>
            </w:r>
            <w:r w:rsidRPr="00851C74">
              <w:rPr>
                <w:rFonts w:asciiTheme="minorHAnsi" w:eastAsia="Times New Roman" w:hAnsiTheme="minorHAnsi" w:cstheme="minorHAnsi"/>
                <w:color w:val="000000"/>
              </w:rPr>
              <w:t xml:space="preserve"> Conhecer autores da literatura local, nacional e estrangeira, enriquecendo seu universo cultural.</w:t>
            </w:r>
          </w:p>
        </w:tc>
        <w:tc>
          <w:tcPr>
            <w:tcW w:w="1795" w:type="dxa"/>
            <w:tcBorders>
              <w:left w:val="single" w:sz="2" w:space="0" w:color="auto"/>
              <w:right w:val="single" w:sz="4" w:space="0" w:color="auto"/>
            </w:tcBorders>
            <w:shd w:val="clear" w:color="auto" w:fill="auto"/>
          </w:tcPr>
          <w:p w14:paraId="7FE49EDD"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left w:val="nil"/>
              <w:right w:val="single" w:sz="4" w:space="0" w:color="auto"/>
            </w:tcBorders>
            <w:shd w:val="clear" w:color="auto" w:fill="auto"/>
          </w:tcPr>
          <w:p w14:paraId="00AF74E8"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6B5E82B2" w14:textId="77777777" w:rsidTr="00851C74">
        <w:trPr>
          <w:trHeight w:val="547"/>
        </w:trPr>
        <w:tc>
          <w:tcPr>
            <w:tcW w:w="2006" w:type="dxa"/>
            <w:vMerge/>
            <w:tcBorders>
              <w:left w:val="single" w:sz="4" w:space="0" w:color="auto"/>
              <w:right w:val="single" w:sz="4" w:space="0" w:color="auto"/>
            </w:tcBorders>
            <w:shd w:val="clear" w:color="auto" w:fill="E2EFD9" w:themeFill="accent6" w:themeFillTint="33"/>
            <w:vAlign w:val="center"/>
          </w:tcPr>
          <w:p w14:paraId="2583B2A2"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4868C53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7662E369"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(EI03EF08-4S03)</w:t>
            </w:r>
            <w:r w:rsidRPr="00851C74">
              <w:rPr>
                <w:rFonts w:asciiTheme="minorHAnsi" w:eastAsia="Times New Roman" w:hAnsiTheme="minorHAnsi" w:cstheme="minorHAnsi"/>
                <w:color w:val="000000"/>
              </w:rPr>
              <w:t xml:space="preserve"> Reconhecer e identificar a escrita do nome de seus colegas.</w:t>
            </w:r>
          </w:p>
        </w:tc>
        <w:tc>
          <w:tcPr>
            <w:tcW w:w="3904" w:type="dxa"/>
            <w:tcBorders>
              <w:top w:val="single" w:sz="2" w:space="0" w:color="auto"/>
              <w:left w:val="single" w:sz="2" w:space="0" w:color="auto"/>
              <w:bottom w:val="single" w:sz="2" w:space="0" w:color="auto"/>
              <w:right w:val="single" w:sz="2" w:space="0" w:color="auto"/>
            </w:tcBorders>
          </w:tcPr>
          <w:p w14:paraId="4ABB2CD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(EI03EF08-5S03)</w:t>
            </w:r>
            <w:r w:rsidRPr="00851C74">
              <w:rPr>
                <w:rFonts w:asciiTheme="minorHAnsi" w:eastAsia="Times New Roman" w:hAnsiTheme="minorHAnsi" w:cstheme="minorHAnsi"/>
                <w:color w:val="000000"/>
              </w:rPr>
              <w:t xml:space="preserve"> Reconhecer a escrita do nome de seus colegas.</w:t>
            </w:r>
          </w:p>
        </w:tc>
        <w:tc>
          <w:tcPr>
            <w:tcW w:w="1795" w:type="dxa"/>
            <w:tcBorders>
              <w:left w:val="single" w:sz="2" w:space="0" w:color="auto"/>
              <w:right w:val="single" w:sz="4" w:space="0" w:color="auto"/>
            </w:tcBorders>
            <w:shd w:val="clear" w:color="auto" w:fill="auto"/>
          </w:tcPr>
          <w:p w14:paraId="09B39A42"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vMerge/>
            <w:tcBorders>
              <w:left w:val="nil"/>
              <w:right w:val="single" w:sz="4" w:space="0" w:color="auto"/>
            </w:tcBorders>
            <w:shd w:val="clear" w:color="auto" w:fill="auto"/>
          </w:tcPr>
          <w:p w14:paraId="4A319644"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1966C148" w14:textId="77777777" w:rsidTr="00851C74">
        <w:trPr>
          <w:trHeight w:val="547"/>
        </w:trPr>
        <w:tc>
          <w:tcPr>
            <w:tcW w:w="2006" w:type="dxa"/>
            <w:vMerge/>
            <w:tcBorders>
              <w:left w:val="single" w:sz="4" w:space="0" w:color="auto"/>
              <w:right w:val="single" w:sz="4" w:space="0" w:color="auto"/>
            </w:tcBorders>
            <w:shd w:val="clear" w:color="auto" w:fill="E2EFD9" w:themeFill="accent6" w:themeFillTint="33"/>
            <w:vAlign w:val="center"/>
          </w:tcPr>
          <w:p w14:paraId="23C8D842"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6B1D1D8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57030E80"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(EI03EF08-4S04)</w:t>
            </w:r>
            <w:r w:rsidRPr="00851C74">
              <w:rPr>
                <w:rFonts w:asciiTheme="minorHAnsi" w:eastAsia="Times New Roman" w:hAnsiTheme="minorHAnsi" w:cstheme="minorHAnsi"/>
                <w:color w:val="000000"/>
              </w:rPr>
              <w:t xml:space="preserve"> Reconhecer o uso social de textos: convites, roteiro, comunicados e listas variadas.</w:t>
            </w:r>
          </w:p>
          <w:p w14:paraId="2B50168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3A7DCEBA"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tcPr>
          <w:p w14:paraId="0770958F"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lastRenderedPageBreak/>
              <w:t>(EI03EF08-5S04)</w:t>
            </w:r>
            <w:r w:rsidRPr="00851C74">
              <w:rPr>
                <w:rFonts w:asciiTheme="minorHAnsi" w:eastAsia="Times New Roman" w:hAnsiTheme="minorHAnsi" w:cstheme="minorHAnsi"/>
                <w:color w:val="000000"/>
              </w:rPr>
              <w:t xml:space="preserve"> </w:t>
            </w:r>
            <w:r w:rsidRPr="00851C74">
              <w:rPr>
                <w:rFonts w:asciiTheme="minorHAnsi" w:eastAsia="Times New Roman" w:hAnsiTheme="minorHAnsi" w:cstheme="minorHAnsi"/>
              </w:rPr>
              <w:t xml:space="preserve">Reconhecer o uso social e os </w:t>
            </w:r>
            <w:r w:rsidRPr="00851C74">
              <w:rPr>
                <w:rFonts w:asciiTheme="minorHAnsi" w:eastAsia="Times New Roman" w:hAnsiTheme="minorHAnsi" w:cstheme="minorHAnsi"/>
                <w:color w:val="000000"/>
              </w:rPr>
              <w:t>portadores textuais de convites, roteiro, comunicados e listas variadas.</w:t>
            </w:r>
          </w:p>
        </w:tc>
        <w:tc>
          <w:tcPr>
            <w:tcW w:w="1795" w:type="dxa"/>
            <w:tcBorders>
              <w:left w:val="single" w:sz="2" w:space="0" w:color="auto"/>
              <w:right w:val="single" w:sz="4" w:space="0" w:color="auto"/>
            </w:tcBorders>
            <w:shd w:val="clear" w:color="auto" w:fill="auto"/>
          </w:tcPr>
          <w:p w14:paraId="05263637" w14:textId="77777777" w:rsidR="00851C74" w:rsidRPr="00851C74" w:rsidRDefault="00851C74" w:rsidP="00851C74">
            <w:pP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25FA965A"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62461E56"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16119EAE"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3D01438A"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7488E629"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(EI03EF08-4S05)</w:t>
            </w:r>
            <w:r w:rsidRPr="00851C74">
              <w:rPr>
                <w:rFonts w:asciiTheme="minorHAnsi" w:eastAsia="Times New Roman" w:hAnsiTheme="minorHAnsi" w:cstheme="minorHAnsi"/>
                <w:color w:val="000000"/>
              </w:rPr>
              <w:t xml:space="preserve"> Compartilhar leituras, em pequenos ou grandes grupos, e em situações significativas, aplicando o uso social dos livros e textos.</w:t>
            </w:r>
          </w:p>
        </w:tc>
        <w:tc>
          <w:tcPr>
            <w:tcW w:w="3904" w:type="dxa"/>
            <w:tcBorders>
              <w:top w:val="single" w:sz="2" w:space="0" w:color="auto"/>
              <w:left w:val="single" w:sz="2" w:space="0" w:color="auto"/>
              <w:bottom w:val="single" w:sz="2" w:space="0" w:color="auto"/>
              <w:right w:val="single" w:sz="2" w:space="0" w:color="auto"/>
            </w:tcBorders>
          </w:tcPr>
          <w:p w14:paraId="42F2BBB7"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(EI03EF08-5S05)</w:t>
            </w:r>
            <w:r w:rsidRPr="00851C74">
              <w:rPr>
                <w:rFonts w:asciiTheme="minorHAnsi" w:eastAsia="Times New Roman" w:hAnsiTheme="minorHAnsi" w:cstheme="minorHAnsi"/>
                <w:color w:val="000000"/>
              </w:rPr>
              <w:t xml:space="preserve"> Compartilhar leituras em pequenos ou grandes grupos, e em situações significativas, aplicando o uso social dos livros e textos.</w:t>
            </w:r>
          </w:p>
        </w:tc>
        <w:tc>
          <w:tcPr>
            <w:tcW w:w="1795" w:type="dxa"/>
            <w:tcBorders>
              <w:left w:val="single" w:sz="2" w:space="0" w:color="auto"/>
              <w:right w:val="single" w:sz="4" w:space="0" w:color="auto"/>
            </w:tcBorders>
            <w:shd w:val="clear" w:color="auto" w:fill="auto"/>
          </w:tcPr>
          <w:p w14:paraId="75182907"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3AEAF1AC"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61EF6998"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3706B4B1"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174EAFE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40BF4DAB"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(EI03EF08-4S06)</w:t>
            </w:r>
            <w:r w:rsidRPr="00851C74">
              <w:rPr>
                <w:rFonts w:asciiTheme="minorHAnsi" w:eastAsia="Times New Roman" w:hAnsiTheme="minorHAnsi" w:cstheme="minorHAnsi"/>
                <w:color w:val="000000"/>
              </w:rPr>
              <w:t xml:space="preserve"> Identificar elementos gráficos, textuais e de conteúdo nos diversos tipos de textos.</w:t>
            </w:r>
          </w:p>
        </w:tc>
        <w:tc>
          <w:tcPr>
            <w:tcW w:w="3904" w:type="dxa"/>
            <w:tcBorders>
              <w:top w:val="single" w:sz="2" w:space="0" w:color="auto"/>
              <w:left w:val="single" w:sz="2" w:space="0" w:color="auto"/>
              <w:bottom w:val="single" w:sz="2" w:space="0" w:color="auto"/>
              <w:right w:val="single" w:sz="2" w:space="0" w:color="auto"/>
            </w:tcBorders>
          </w:tcPr>
          <w:p w14:paraId="061372AA"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(EI03EF08-5S06)</w:t>
            </w:r>
            <w:r w:rsidRPr="00851C74">
              <w:rPr>
                <w:rFonts w:asciiTheme="minorHAnsi" w:eastAsia="Times New Roman" w:hAnsiTheme="minorHAnsi" w:cstheme="minorHAnsi"/>
                <w:color w:val="000000"/>
              </w:rPr>
              <w:t xml:space="preserve"> Identificar elementos gráficos, textuais e de conteúdo nos diversos tipos de textos.</w:t>
            </w:r>
          </w:p>
        </w:tc>
        <w:tc>
          <w:tcPr>
            <w:tcW w:w="1795" w:type="dxa"/>
            <w:tcBorders>
              <w:left w:val="single" w:sz="2" w:space="0" w:color="auto"/>
              <w:right w:val="single" w:sz="4" w:space="0" w:color="auto"/>
            </w:tcBorders>
            <w:shd w:val="clear" w:color="auto" w:fill="auto"/>
          </w:tcPr>
          <w:p w14:paraId="3322998F"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5169C675"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4FFF8FB6"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38B2C60F"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3D64FF1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669C21A6"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(EI03EF08-4S07)</w:t>
            </w:r>
            <w:r w:rsidRPr="00851C74">
              <w:rPr>
                <w:rFonts w:asciiTheme="minorHAnsi" w:eastAsia="Times New Roman" w:hAnsiTheme="minorHAnsi" w:cstheme="minorHAnsi"/>
                <w:color w:val="000000"/>
              </w:rPr>
              <w:t xml:space="preserve"> Identificar a escrita do próprio nome em listas e objetos.</w:t>
            </w:r>
          </w:p>
        </w:tc>
        <w:tc>
          <w:tcPr>
            <w:tcW w:w="3904" w:type="dxa"/>
            <w:tcBorders>
              <w:top w:val="single" w:sz="2" w:space="0" w:color="auto"/>
              <w:left w:val="single" w:sz="2" w:space="0" w:color="auto"/>
              <w:bottom w:val="single" w:sz="2" w:space="0" w:color="auto"/>
              <w:right w:val="single" w:sz="2" w:space="0" w:color="auto"/>
            </w:tcBorders>
          </w:tcPr>
          <w:p w14:paraId="0EC3D1E5"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(EI03EF08-5S07)</w:t>
            </w:r>
            <w:r w:rsidRPr="00851C74">
              <w:rPr>
                <w:rFonts w:asciiTheme="minorHAnsi" w:eastAsia="Times New Roman" w:hAnsiTheme="minorHAnsi" w:cstheme="minorHAnsi"/>
                <w:color w:val="000000"/>
              </w:rPr>
              <w:t xml:space="preserve"> Reconhecer que textos são lidos e escritos da esquerda para a direita e de cima para baixo da página.</w:t>
            </w:r>
          </w:p>
        </w:tc>
        <w:tc>
          <w:tcPr>
            <w:tcW w:w="1795" w:type="dxa"/>
            <w:tcBorders>
              <w:left w:val="single" w:sz="2" w:space="0" w:color="auto"/>
              <w:right w:val="single" w:sz="4" w:space="0" w:color="auto"/>
            </w:tcBorders>
            <w:shd w:val="clear" w:color="auto" w:fill="auto"/>
          </w:tcPr>
          <w:p w14:paraId="095809F3"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118254E5"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0D54A749"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1A390DA4"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19CCFBD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67E6F1FF"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(EI03EF08-4S08)</w:t>
            </w:r>
            <w:r w:rsidRPr="00851C74">
              <w:rPr>
                <w:rFonts w:asciiTheme="minorHAnsi" w:eastAsia="Times New Roman" w:hAnsiTheme="minorHAnsi" w:cstheme="minorHAnsi"/>
                <w:color w:val="000000"/>
              </w:rPr>
              <w:t xml:space="preserve"> Identificar a direção da escrita na Língua Portuguesa (escreve-se da esquerda para a direita e de cima para baixo).</w:t>
            </w:r>
          </w:p>
        </w:tc>
        <w:tc>
          <w:tcPr>
            <w:tcW w:w="3904" w:type="dxa"/>
            <w:tcBorders>
              <w:top w:val="single" w:sz="2" w:space="0" w:color="auto"/>
              <w:left w:val="single" w:sz="2" w:space="0" w:color="auto"/>
              <w:bottom w:val="single" w:sz="2" w:space="0" w:color="auto"/>
              <w:right w:val="single" w:sz="2" w:space="0" w:color="auto"/>
            </w:tcBorders>
          </w:tcPr>
          <w:p w14:paraId="21DEC3FE"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(EI03EF08-5S08)</w:t>
            </w:r>
            <w:r w:rsidRPr="00851C74">
              <w:rPr>
                <w:rFonts w:asciiTheme="minorHAnsi" w:eastAsia="Times New Roman" w:hAnsiTheme="minorHAnsi" w:cstheme="minorHAnsi"/>
                <w:color w:val="000000"/>
              </w:rPr>
              <w:t xml:space="preserve"> Identificar a direção da escrita na Língua Portuguesa (escreve-se da esquerda para a direita e de cima para baixo).</w:t>
            </w:r>
          </w:p>
        </w:tc>
        <w:tc>
          <w:tcPr>
            <w:tcW w:w="1795" w:type="dxa"/>
            <w:tcBorders>
              <w:left w:val="single" w:sz="2" w:space="0" w:color="auto"/>
              <w:right w:val="single" w:sz="4" w:space="0" w:color="auto"/>
            </w:tcBorders>
            <w:shd w:val="clear" w:color="auto" w:fill="auto"/>
          </w:tcPr>
          <w:p w14:paraId="7A11A084"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1147DF78"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77AC2D33"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03A240D6"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029E16C1"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val="restart"/>
            <w:tcBorders>
              <w:top w:val="single" w:sz="2" w:space="0" w:color="auto"/>
              <w:left w:val="single" w:sz="2" w:space="0" w:color="auto"/>
              <w:right w:val="single" w:sz="2" w:space="0" w:color="auto"/>
            </w:tcBorders>
          </w:tcPr>
          <w:p w14:paraId="05DBA8C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(EI03EF08-4S09)</w:t>
            </w:r>
            <w:r w:rsidRPr="00851C74">
              <w:rPr>
                <w:rFonts w:asciiTheme="minorHAnsi" w:eastAsia="Times New Roman" w:hAnsiTheme="minorHAnsi" w:cstheme="minorHAnsi"/>
                <w:color w:val="000000"/>
              </w:rPr>
              <w:t xml:space="preserve"> Ampliar o repertório cultural a partir de textos e suportes conhecidos em diferentes situações de escuta e de conversa.</w:t>
            </w:r>
          </w:p>
        </w:tc>
        <w:tc>
          <w:tcPr>
            <w:tcW w:w="3904" w:type="dxa"/>
            <w:tcBorders>
              <w:top w:val="single" w:sz="2" w:space="0" w:color="auto"/>
              <w:left w:val="single" w:sz="2" w:space="0" w:color="auto"/>
              <w:bottom w:val="single" w:sz="2" w:space="0" w:color="auto"/>
              <w:right w:val="single" w:sz="2" w:space="0" w:color="auto"/>
            </w:tcBorders>
          </w:tcPr>
          <w:p w14:paraId="56E5C84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(EI03EF08-5S09)</w:t>
            </w:r>
            <w:r w:rsidRPr="00851C74">
              <w:rPr>
                <w:rFonts w:asciiTheme="minorHAnsi" w:eastAsia="Times New Roman" w:hAnsiTheme="minorHAnsi" w:cstheme="minorHAnsi"/>
                <w:color w:val="000000"/>
              </w:rPr>
              <w:t xml:space="preserve"> Ampliar o repertório cultural a partir de textos e suportes conhecidos em diferentes situações de escuta e de conversa.</w:t>
            </w:r>
          </w:p>
        </w:tc>
        <w:tc>
          <w:tcPr>
            <w:tcW w:w="1795" w:type="dxa"/>
            <w:tcBorders>
              <w:left w:val="single" w:sz="2" w:space="0" w:color="auto"/>
              <w:right w:val="single" w:sz="4" w:space="0" w:color="auto"/>
            </w:tcBorders>
            <w:shd w:val="clear" w:color="auto" w:fill="auto"/>
          </w:tcPr>
          <w:p w14:paraId="48407C22"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6CE7120B"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1B77DCBB"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234EEB73"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25AB603D"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vMerge/>
            <w:tcBorders>
              <w:left w:val="single" w:sz="2" w:space="0" w:color="auto"/>
              <w:bottom w:val="single" w:sz="2" w:space="0" w:color="auto"/>
              <w:right w:val="single" w:sz="2" w:space="0" w:color="auto"/>
            </w:tcBorders>
          </w:tcPr>
          <w:p w14:paraId="3A97C63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tcPr>
          <w:p w14:paraId="6B9D40AA"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(EI03EF08-5S10)</w:t>
            </w:r>
            <w:r w:rsidRPr="00851C74">
              <w:rPr>
                <w:rFonts w:asciiTheme="minorHAnsi" w:eastAsia="Times New Roman" w:hAnsiTheme="minorHAnsi" w:cstheme="minorHAnsi"/>
                <w:color w:val="000000"/>
              </w:rPr>
              <w:t xml:space="preserve"> Escrever o nome e sobrenome.</w:t>
            </w:r>
          </w:p>
        </w:tc>
        <w:tc>
          <w:tcPr>
            <w:tcW w:w="1795" w:type="dxa"/>
            <w:tcBorders>
              <w:left w:val="single" w:sz="2" w:space="0" w:color="auto"/>
              <w:right w:val="single" w:sz="4" w:space="0" w:color="auto"/>
            </w:tcBorders>
            <w:shd w:val="clear" w:color="auto" w:fill="auto"/>
          </w:tcPr>
          <w:p w14:paraId="0AC6BB8A"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05154154"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1CADD7A6"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605BA1A9"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3655C54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137E42C9"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(EI03EF08-4S10)</w:t>
            </w:r>
            <w:r w:rsidRPr="00851C74">
              <w:rPr>
                <w:rFonts w:asciiTheme="minorHAnsi" w:eastAsia="Times New Roman" w:hAnsiTheme="minorHAnsi" w:cstheme="minorHAnsi"/>
                <w:color w:val="000000"/>
              </w:rPr>
              <w:t xml:space="preserve"> Estabelecer a relação entre fonemas e grafemas nos nomes próprios.</w:t>
            </w:r>
          </w:p>
        </w:tc>
        <w:tc>
          <w:tcPr>
            <w:tcW w:w="3904" w:type="dxa"/>
            <w:tcBorders>
              <w:top w:val="single" w:sz="2" w:space="0" w:color="auto"/>
              <w:left w:val="single" w:sz="2" w:space="0" w:color="auto"/>
              <w:bottom w:val="single" w:sz="2" w:space="0" w:color="auto"/>
              <w:right w:val="single" w:sz="2" w:space="0" w:color="auto"/>
            </w:tcBorders>
          </w:tcPr>
          <w:p w14:paraId="6DD4D48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(EI03EF08-5S11)</w:t>
            </w:r>
            <w:r w:rsidRPr="00851C74">
              <w:rPr>
                <w:rFonts w:asciiTheme="minorHAnsi" w:eastAsia="Times New Roman" w:hAnsiTheme="minorHAnsi" w:cstheme="minorHAnsi"/>
                <w:color w:val="000000"/>
              </w:rPr>
              <w:t xml:space="preserve"> Estabelecer a relação entre elementos sonoros sílabas, fonemas, partes de palavras) com sua representação escrita.</w:t>
            </w:r>
          </w:p>
        </w:tc>
        <w:tc>
          <w:tcPr>
            <w:tcW w:w="1795" w:type="dxa"/>
            <w:tcBorders>
              <w:left w:val="single" w:sz="2" w:space="0" w:color="auto"/>
              <w:right w:val="single" w:sz="4" w:space="0" w:color="auto"/>
            </w:tcBorders>
            <w:shd w:val="clear" w:color="auto" w:fill="auto"/>
          </w:tcPr>
          <w:p w14:paraId="18E987F9"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521221F7"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1642D162" w14:textId="77777777" w:rsidTr="00851C74">
        <w:trPr>
          <w:trHeight w:val="547"/>
        </w:trPr>
        <w:tc>
          <w:tcPr>
            <w:tcW w:w="2006" w:type="dxa"/>
            <w:tcBorders>
              <w:left w:val="single" w:sz="4" w:space="0" w:color="auto"/>
              <w:bottom w:val="single" w:sz="4" w:space="0" w:color="auto"/>
              <w:right w:val="single" w:sz="4" w:space="0" w:color="auto"/>
            </w:tcBorders>
            <w:shd w:val="clear" w:color="auto" w:fill="E2EFD9" w:themeFill="accent6" w:themeFillTint="33"/>
            <w:vAlign w:val="center"/>
          </w:tcPr>
          <w:p w14:paraId="5436C9C1"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bottom w:val="single" w:sz="4" w:space="0" w:color="auto"/>
              <w:right w:val="single" w:sz="2" w:space="0" w:color="auto"/>
            </w:tcBorders>
            <w:shd w:val="clear" w:color="auto" w:fill="D9E2F3" w:themeFill="accent1" w:themeFillTint="33"/>
          </w:tcPr>
          <w:p w14:paraId="54E6D1C5"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4" w:space="0" w:color="auto"/>
              <w:right w:val="single" w:sz="2" w:space="0" w:color="auto"/>
            </w:tcBorders>
          </w:tcPr>
          <w:p w14:paraId="360A588B"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(EI03EF08-4S11)</w:t>
            </w:r>
            <w:r w:rsidRPr="00851C74">
              <w:rPr>
                <w:rFonts w:asciiTheme="minorHAnsi" w:eastAsia="Times New Roman" w:hAnsiTheme="minorHAnsi" w:cstheme="minorHAnsi"/>
                <w:color w:val="000000"/>
              </w:rPr>
              <w:t xml:space="preserve"> Produzir textos coletivos: cartas, bilhetes, contos, cartazes, a partir das rodas de conversa.</w:t>
            </w:r>
          </w:p>
        </w:tc>
        <w:tc>
          <w:tcPr>
            <w:tcW w:w="3904" w:type="dxa"/>
            <w:tcBorders>
              <w:top w:val="single" w:sz="2" w:space="0" w:color="auto"/>
              <w:left w:val="single" w:sz="2" w:space="0" w:color="auto"/>
              <w:bottom w:val="single" w:sz="4" w:space="0" w:color="auto"/>
              <w:right w:val="single" w:sz="2" w:space="0" w:color="auto"/>
            </w:tcBorders>
          </w:tcPr>
          <w:p w14:paraId="45F3AE81"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(EI03EF08-5S12)</w:t>
            </w:r>
            <w:r w:rsidRPr="00851C74">
              <w:rPr>
                <w:rFonts w:asciiTheme="minorHAnsi" w:eastAsia="Times New Roman" w:hAnsiTheme="minorHAnsi" w:cstheme="minorHAnsi"/>
                <w:color w:val="000000"/>
              </w:rPr>
              <w:t xml:space="preserve"> Produzir textos individuais e coletivos: cartas, bilhetes, contos, cartazes, a partir das rodas de conversa.</w:t>
            </w:r>
          </w:p>
        </w:tc>
        <w:tc>
          <w:tcPr>
            <w:tcW w:w="1795" w:type="dxa"/>
            <w:tcBorders>
              <w:left w:val="single" w:sz="2" w:space="0" w:color="auto"/>
              <w:bottom w:val="single" w:sz="4" w:space="0" w:color="auto"/>
              <w:right w:val="single" w:sz="4" w:space="0" w:color="auto"/>
            </w:tcBorders>
            <w:shd w:val="clear" w:color="auto" w:fill="auto"/>
          </w:tcPr>
          <w:p w14:paraId="307A54D2"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bottom w:val="single" w:sz="4" w:space="0" w:color="auto"/>
              <w:right w:val="single" w:sz="4" w:space="0" w:color="auto"/>
            </w:tcBorders>
            <w:shd w:val="clear" w:color="auto" w:fill="auto"/>
          </w:tcPr>
          <w:p w14:paraId="6014BA7A"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51A1AC7D" w14:textId="77777777" w:rsidTr="00851C74">
        <w:trPr>
          <w:trHeight w:val="257"/>
        </w:trPr>
        <w:tc>
          <w:tcPr>
            <w:tcW w:w="2006" w:type="dxa"/>
            <w:tcBorders>
              <w:top w:val="single" w:sz="4" w:space="0" w:color="auto"/>
              <w:left w:val="single" w:sz="4" w:space="0" w:color="auto"/>
              <w:right w:val="single" w:sz="4" w:space="0" w:color="auto"/>
            </w:tcBorders>
            <w:shd w:val="clear" w:color="auto" w:fill="E2EFD9" w:themeFill="accent6" w:themeFillTint="33"/>
            <w:vAlign w:val="center"/>
          </w:tcPr>
          <w:p w14:paraId="1C676822"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top w:val="single" w:sz="4" w:space="0" w:color="auto"/>
              <w:left w:val="nil"/>
              <w:right w:val="single" w:sz="2" w:space="0" w:color="auto"/>
            </w:tcBorders>
            <w:shd w:val="clear" w:color="auto" w:fill="D9E2F3" w:themeFill="accent1" w:themeFillTint="33"/>
          </w:tcPr>
          <w:p w14:paraId="4612976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7512" w:type="dxa"/>
            <w:gridSpan w:val="2"/>
            <w:tcBorders>
              <w:top w:val="single" w:sz="4" w:space="0" w:color="auto"/>
              <w:left w:val="single" w:sz="2" w:space="0" w:color="auto"/>
              <w:bottom w:val="single" w:sz="2" w:space="0" w:color="auto"/>
              <w:right w:val="single" w:sz="2" w:space="0" w:color="auto"/>
            </w:tcBorders>
            <w:shd w:val="clear" w:color="auto" w:fill="F4B083" w:themeFill="accent2" w:themeFillTint="99"/>
          </w:tcPr>
          <w:p w14:paraId="5247F77B"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1795" w:type="dxa"/>
            <w:tcBorders>
              <w:top w:val="single" w:sz="4" w:space="0" w:color="auto"/>
              <w:left w:val="single" w:sz="2" w:space="0" w:color="auto"/>
              <w:right w:val="single" w:sz="4" w:space="0" w:color="auto"/>
            </w:tcBorders>
            <w:shd w:val="clear" w:color="auto" w:fill="auto"/>
          </w:tcPr>
          <w:p w14:paraId="2DEDFD15"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top w:val="single" w:sz="4" w:space="0" w:color="auto"/>
              <w:left w:val="nil"/>
              <w:right w:val="single" w:sz="4" w:space="0" w:color="auto"/>
            </w:tcBorders>
            <w:shd w:val="clear" w:color="auto" w:fill="auto"/>
          </w:tcPr>
          <w:p w14:paraId="1E12C87A"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10DB0376" w14:textId="77777777" w:rsidTr="00851C74">
        <w:trPr>
          <w:trHeight w:val="785"/>
        </w:trPr>
        <w:tc>
          <w:tcPr>
            <w:tcW w:w="2006" w:type="dxa"/>
            <w:vMerge w:val="restart"/>
            <w:tcBorders>
              <w:left w:val="single" w:sz="4" w:space="0" w:color="auto"/>
              <w:right w:val="single" w:sz="4" w:space="0" w:color="auto"/>
            </w:tcBorders>
            <w:shd w:val="clear" w:color="auto" w:fill="E2EFD9" w:themeFill="accent6" w:themeFillTint="33"/>
            <w:vAlign w:val="center"/>
          </w:tcPr>
          <w:p w14:paraId="42630BC8"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lastRenderedPageBreak/>
              <w:t>(EI03EF09)</w:t>
            </w:r>
          </w:p>
          <w:p w14:paraId="6CC7BF5C"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r w:rsidRPr="00851C74">
              <w:rPr>
                <w:rFonts w:asciiTheme="minorHAnsi" w:eastAsia="Times New Roman" w:hAnsiTheme="minorHAnsi" w:cstheme="minorHAnsi"/>
                <w:color w:val="000000"/>
              </w:rPr>
              <w:t>Levantar hipóteses em relação à linguagem escrita, realizando registros de palavras e textos, por meio de escrita espontânea.</w:t>
            </w:r>
          </w:p>
        </w:tc>
        <w:tc>
          <w:tcPr>
            <w:tcW w:w="2106" w:type="dxa"/>
            <w:tcBorders>
              <w:left w:val="nil"/>
              <w:right w:val="single" w:sz="2" w:space="0" w:color="auto"/>
            </w:tcBorders>
            <w:shd w:val="clear" w:color="auto" w:fill="D9E2F3" w:themeFill="accent1" w:themeFillTint="33"/>
          </w:tcPr>
          <w:p w14:paraId="4605261B"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C1. Conhecimento</w:t>
            </w:r>
          </w:p>
          <w:p w14:paraId="4E93B30C"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C2. Pensamento científico, crítico e criativo</w:t>
            </w:r>
          </w:p>
          <w:p w14:paraId="1348BA04" w14:textId="77777777" w:rsidR="00851C74" w:rsidRPr="00851C74" w:rsidRDefault="00851C74" w:rsidP="00851C74">
            <w:pPr>
              <w:spacing w:after="0" w:line="240" w:lineRule="auto"/>
              <w:rPr>
                <w:rFonts w:asciiTheme="minorHAnsi" w:eastAsia="Times New Roman" w:hAnsiTheme="minorHAnsi" w:cstheme="minorHAnsi"/>
                <w:color w:val="000000"/>
                <w:sz w:val="20"/>
                <w:szCs w:val="20"/>
              </w:rPr>
            </w:pPr>
            <w:r w:rsidRPr="00851C74">
              <w:rPr>
                <w:rFonts w:asciiTheme="minorHAnsi" w:eastAsia="Times New Roman" w:hAnsiTheme="minorHAnsi" w:cstheme="minorHAnsi"/>
                <w:color w:val="000000"/>
                <w:sz w:val="20"/>
                <w:szCs w:val="20"/>
              </w:rPr>
              <w:t>C3. Repertório Cultural</w:t>
            </w:r>
          </w:p>
          <w:p w14:paraId="6814D915"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sz w:val="20"/>
                <w:szCs w:val="20"/>
              </w:rPr>
              <w:t>C4. Comunicação</w:t>
            </w:r>
          </w:p>
        </w:tc>
        <w:tc>
          <w:tcPr>
            <w:tcW w:w="3608" w:type="dxa"/>
            <w:tcBorders>
              <w:top w:val="single" w:sz="2" w:space="0" w:color="auto"/>
              <w:left w:val="single" w:sz="2" w:space="0" w:color="auto"/>
              <w:bottom w:val="single" w:sz="2" w:space="0" w:color="auto"/>
              <w:right w:val="single" w:sz="2" w:space="0" w:color="auto"/>
            </w:tcBorders>
          </w:tcPr>
          <w:p w14:paraId="02D8EC39"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(EI03EF09-4S01) </w:t>
            </w:r>
            <w:r w:rsidRPr="00851C74">
              <w:rPr>
                <w:rFonts w:asciiTheme="minorHAnsi" w:eastAsia="Times New Roman" w:hAnsiTheme="minorHAnsi" w:cstheme="minorHAnsi"/>
                <w:color w:val="000000"/>
              </w:rPr>
              <w:t>Comunicar-se fazendo uso da linguagem oral.</w:t>
            </w:r>
          </w:p>
          <w:p w14:paraId="56EB0845"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p>
        </w:tc>
        <w:tc>
          <w:tcPr>
            <w:tcW w:w="3904" w:type="dxa"/>
            <w:tcBorders>
              <w:top w:val="single" w:sz="2" w:space="0" w:color="auto"/>
              <w:left w:val="single" w:sz="2" w:space="0" w:color="auto"/>
              <w:bottom w:val="single" w:sz="2" w:space="0" w:color="auto"/>
              <w:right w:val="single" w:sz="2" w:space="0" w:color="auto"/>
            </w:tcBorders>
          </w:tcPr>
          <w:p w14:paraId="11A91670" w14:textId="77777777" w:rsidR="00851C74" w:rsidRPr="00851C74" w:rsidRDefault="00851C74" w:rsidP="00851C74">
            <w:pPr>
              <w:spacing w:after="0" w:line="240" w:lineRule="auto"/>
              <w:jc w:val="both"/>
              <w:rPr>
                <w:rFonts w:asciiTheme="minorHAnsi" w:eastAsia="Times New Roman" w:hAnsiTheme="minorHAnsi" w:cstheme="minorHAnsi"/>
                <w:b/>
                <w:bCs/>
                <w:color w:val="000000"/>
              </w:rPr>
            </w:pPr>
            <w:r w:rsidRPr="00851C74">
              <w:rPr>
                <w:rFonts w:asciiTheme="minorHAnsi" w:eastAsia="Times New Roman" w:hAnsiTheme="minorHAnsi" w:cstheme="minorHAnsi"/>
                <w:b/>
                <w:bCs/>
                <w:color w:val="000000"/>
              </w:rPr>
              <w:t xml:space="preserve">(EI03EF09-5S01) </w:t>
            </w:r>
            <w:r w:rsidRPr="00851C74">
              <w:rPr>
                <w:rFonts w:asciiTheme="minorHAnsi" w:eastAsia="Times New Roman" w:hAnsiTheme="minorHAnsi" w:cstheme="minorHAnsi"/>
                <w:color w:val="000000"/>
              </w:rPr>
              <w:t>Comunicar-se fazendo uso da linguagem oral e escrita.</w:t>
            </w:r>
          </w:p>
        </w:tc>
        <w:tc>
          <w:tcPr>
            <w:tcW w:w="1795" w:type="dxa"/>
            <w:tcBorders>
              <w:left w:val="single" w:sz="2" w:space="0" w:color="auto"/>
              <w:right w:val="single" w:sz="4" w:space="0" w:color="auto"/>
            </w:tcBorders>
            <w:shd w:val="clear" w:color="auto" w:fill="auto"/>
          </w:tcPr>
          <w:p w14:paraId="1ECE893A"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Conviver</w:t>
            </w:r>
          </w:p>
          <w:p w14:paraId="747334EF"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Brincar</w:t>
            </w:r>
          </w:p>
          <w:p w14:paraId="02C29DE1"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Participar</w:t>
            </w:r>
          </w:p>
          <w:p w14:paraId="7F2F675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Explorar</w:t>
            </w:r>
          </w:p>
          <w:p w14:paraId="589BC9E6"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color w:val="000000"/>
              </w:rPr>
              <w:t>Expressar</w:t>
            </w:r>
          </w:p>
          <w:p w14:paraId="6B9D58F0" w14:textId="77777777" w:rsidR="00851C74" w:rsidRPr="00851C74" w:rsidRDefault="00851C74" w:rsidP="00851C74">
            <w:pPr>
              <w:spacing w:after="0" w:line="240" w:lineRule="auto"/>
              <w:rPr>
                <w:rFonts w:asciiTheme="minorHAnsi" w:eastAsia="Times New Roman" w:hAnsiTheme="minorHAnsi" w:cstheme="minorHAnsi"/>
                <w:color w:val="000000"/>
              </w:rPr>
            </w:pPr>
            <w:r w:rsidRPr="00851C74">
              <w:rPr>
                <w:rFonts w:asciiTheme="minorHAnsi" w:eastAsia="Times New Roman" w:hAnsiTheme="minorHAnsi" w:cstheme="minorHAnsi"/>
                <w:color w:val="000000"/>
              </w:rPr>
              <w:t>Conhecer-se</w:t>
            </w:r>
          </w:p>
        </w:tc>
        <w:tc>
          <w:tcPr>
            <w:tcW w:w="2311" w:type="dxa"/>
            <w:tcBorders>
              <w:left w:val="nil"/>
              <w:right w:val="single" w:sz="4" w:space="0" w:color="auto"/>
            </w:tcBorders>
            <w:shd w:val="clear" w:color="auto" w:fill="auto"/>
          </w:tcPr>
          <w:p w14:paraId="0E69EDF8"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6785A427" w14:textId="77777777" w:rsidTr="00851C74">
        <w:trPr>
          <w:trHeight w:val="878"/>
        </w:trPr>
        <w:tc>
          <w:tcPr>
            <w:tcW w:w="2006" w:type="dxa"/>
            <w:vMerge/>
            <w:tcBorders>
              <w:left w:val="single" w:sz="4" w:space="0" w:color="auto"/>
              <w:right w:val="single" w:sz="4" w:space="0" w:color="auto"/>
            </w:tcBorders>
            <w:shd w:val="clear" w:color="auto" w:fill="E2EFD9" w:themeFill="accent6" w:themeFillTint="33"/>
            <w:vAlign w:val="center"/>
          </w:tcPr>
          <w:p w14:paraId="3D207A78"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220714B4"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04B1FF55"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(EI03EF09-4S02) </w:t>
            </w:r>
            <w:r w:rsidRPr="00851C74">
              <w:rPr>
                <w:rFonts w:asciiTheme="minorHAnsi" w:eastAsia="Times New Roman" w:hAnsiTheme="minorHAnsi" w:cstheme="minorHAnsi"/>
                <w:color w:val="000000"/>
              </w:rPr>
              <w:t>Perceber sons iguais e semelhantes.</w:t>
            </w:r>
          </w:p>
        </w:tc>
        <w:tc>
          <w:tcPr>
            <w:tcW w:w="3904" w:type="dxa"/>
            <w:tcBorders>
              <w:top w:val="single" w:sz="2" w:space="0" w:color="auto"/>
              <w:left w:val="single" w:sz="2" w:space="0" w:color="auto"/>
              <w:bottom w:val="single" w:sz="2" w:space="0" w:color="auto"/>
              <w:right w:val="single" w:sz="2" w:space="0" w:color="auto"/>
            </w:tcBorders>
          </w:tcPr>
          <w:p w14:paraId="3B9D0D5C"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(EI03EF09-5S02) </w:t>
            </w:r>
            <w:r w:rsidRPr="00851C74">
              <w:rPr>
                <w:rFonts w:asciiTheme="minorHAnsi" w:eastAsia="Times New Roman" w:hAnsiTheme="minorHAnsi" w:cstheme="minorHAnsi"/>
                <w:color w:val="000000"/>
              </w:rPr>
              <w:t>Perceber sons iguais e semelhantes nas palavras.</w:t>
            </w:r>
          </w:p>
        </w:tc>
        <w:tc>
          <w:tcPr>
            <w:tcW w:w="1795" w:type="dxa"/>
            <w:tcBorders>
              <w:left w:val="single" w:sz="2" w:space="0" w:color="auto"/>
              <w:right w:val="single" w:sz="4" w:space="0" w:color="auto"/>
            </w:tcBorders>
            <w:shd w:val="clear" w:color="auto" w:fill="auto"/>
          </w:tcPr>
          <w:p w14:paraId="13166614"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5D56D712" w14:textId="77777777" w:rsidR="00851C74" w:rsidRPr="00851C74" w:rsidRDefault="00851C74" w:rsidP="00851C74">
            <w:pPr>
              <w:spacing w:after="0" w:line="240" w:lineRule="auto"/>
              <w:jc w:val="center"/>
              <w:rPr>
                <w:rFonts w:asciiTheme="minorHAnsi" w:eastAsia="Times New Roman" w:hAnsiTheme="minorHAnsi" w:cstheme="minorHAnsi"/>
                <w:color w:val="000000"/>
              </w:rPr>
            </w:pPr>
            <w:r w:rsidRPr="00851C74">
              <w:rPr>
                <w:rFonts w:asciiTheme="minorHAnsi" w:eastAsiaTheme="minorHAnsi" w:hAnsiTheme="minorHAnsi" w:cstheme="minorHAnsi"/>
                <w:noProof/>
              </w:rPr>
              <w:drawing>
                <wp:inline distT="0" distB="0" distL="0" distR="0" wp14:anchorId="14C662EB" wp14:editId="19CD7BDC">
                  <wp:extent cx="906711" cy="888521"/>
                  <wp:effectExtent l="0" t="0" r="8255" b="6985"/>
                  <wp:docPr id="1680138572" name="Imagem 1680138572"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51C74" w:rsidRPr="00851C74" w14:paraId="346BE2AC" w14:textId="77777777" w:rsidTr="00851C74">
        <w:trPr>
          <w:trHeight w:val="547"/>
        </w:trPr>
        <w:tc>
          <w:tcPr>
            <w:tcW w:w="2006" w:type="dxa"/>
            <w:vMerge/>
            <w:tcBorders>
              <w:left w:val="single" w:sz="4" w:space="0" w:color="auto"/>
              <w:right w:val="single" w:sz="4" w:space="0" w:color="auto"/>
            </w:tcBorders>
            <w:shd w:val="clear" w:color="auto" w:fill="E2EFD9" w:themeFill="accent6" w:themeFillTint="33"/>
            <w:vAlign w:val="center"/>
          </w:tcPr>
          <w:p w14:paraId="0CF76B79"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0AE2CBBD"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39AECFC7"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(EI03EF09-4S03) </w:t>
            </w:r>
            <w:r w:rsidRPr="00851C74">
              <w:rPr>
                <w:rFonts w:asciiTheme="minorHAnsi" w:eastAsia="Times New Roman" w:hAnsiTheme="minorHAnsi" w:cstheme="minorHAnsi"/>
                <w:color w:val="000000"/>
              </w:rPr>
              <w:t>Perceber a relação entre sons e letras a partir da letra inicial de seu nome e as iniciais dos nomes dos colegas que possuem a mesma letra.</w:t>
            </w:r>
          </w:p>
        </w:tc>
        <w:tc>
          <w:tcPr>
            <w:tcW w:w="3904" w:type="dxa"/>
            <w:tcBorders>
              <w:top w:val="single" w:sz="2" w:space="0" w:color="auto"/>
              <w:left w:val="single" w:sz="2" w:space="0" w:color="auto"/>
              <w:bottom w:val="single" w:sz="2" w:space="0" w:color="auto"/>
              <w:right w:val="single" w:sz="2" w:space="0" w:color="auto"/>
            </w:tcBorders>
          </w:tcPr>
          <w:p w14:paraId="0265CF07"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(EI03EF09-5S03) </w:t>
            </w:r>
            <w:r w:rsidRPr="00851C74">
              <w:rPr>
                <w:rFonts w:asciiTheme="minorHAnsi" w:eastAsia="Times New Roman" w:hAnsiTheme="minorHAnsi" w:cstheme="minorHAnsi"/>
                <w:color w:val="000000"/>
              </w:rPr>
              <w:t>Perceber a relação entre sons e letras a partir das sílabas iniciais de uma palavra.</w:t>
            </w:r>
          </w:p>
        </w:tc>
        <w:tc>
          <w:tcPr>
            <w:tcW w:w="1795" w:type="dxa"/>
            <w:tcBorders>
              <w:left w:val="single" w:sz="2" w:space="0" w:color="auto"/>
              <w:right w:val="single" w:sz="4" w:space="0" w:color="auto"/>
            </w:tcBorders>
            <w:shd w:val="clear" w:color="auto" w:fill="auto"/>
          </w:tcPr>
          <w:p w14:paraId="16C3E8D5"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74C7EA13"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6D15B500" w14:textId="77777777" w:rsidTr="00851C74">
        <w:trPr>
          <w:trHeight w:val="268"/>
        </w:trPr>
        <w:tc>
          <w:tcPr>
            <w:tcW w:w="2006" w:type="dxa"/>
            <w:tcBorders>
              <w:left w:val="single" w:sz="4" w:space="0" w:color="auto"/>
              <w:right w:val="single" w:sz="4" w:space="0" w:color="auto"/>
            </w:tcBorders>
            <w:shd w:val="clear" w:color="auto" w:fill="E2EFD9" w:themeFill="accent6" w:themeFillTint="33"/>
            <w:vAlign w:val="center"/>
          </w:tcPr>
          <w:p w14:paraId="29E3BF6C"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21334B08"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47D23F9B"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(EI03EF09-4S04) </w:t>
            </w:r>
            <w:r w:rsidRPr="00851C74">
              <w:rPr>
                <w:rFonts w:asciiTheme="minorHAnsi" w:eastAsia="Times New Roman" w:hAnsiTheme="minorHAnsi" w:cstheme="minorHAnsi"/>
              </w:rPr>
              <w:t>Levantar e testar as hipóteses da escrita.</w:t>
            </w:r>
          </w:p>
        </w:tc>
        <w:tc>
          <w:tcPr>
            <w:tcW w:w="3904" w:type="dxa"/>
            <w:tcBorders>
              <w:top w:val="single" w:sz="2" w:space="0" w:color="auto"/>
              <w:left w:val="single" w:sz="2" w:space="0" w:color="auto"/>
              <w:bottom w:val="single" w:sz="2" w:space="0" w:color="auto"/>
              <w:right w:val="single" w:sz="2" w:space="0" w:color="auto"/>
            </w:tcBorders>
          </w:tcPr>
          <w:p w14:paraId="67DF050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(EI03EF09-5S04) </w:t>
            </w:r>
            <w:r w:rsidRPr="00851C74">
              <w:rPr>
                <w:rFonts w:asciiTheme="minorHAnsi" w:eastAsia="Times New Roman" w:hAnsiTheme="minorHAnsi" w:cstheme="minorHAnsi"/>
              </w:rPr>
              <w:t>Levantar e testar as hipóteses da escrita.</w:t>
            </w:r>
          </w:p>
        </w:tc>
        <w:tc>
          <w:tcPr>
            <w:tcW w:w="1795" w:type="dxa"/>
            <w:tcBorders>
              <w:left w:val="single" w:sz="2" w:space="0" w:color="auto"/>
              <w:right w:val="single" w:sz="4" w:space="0" w:color="auto"/>
            </w:tcBorders>
            <w:shd w:val="clear" w:color="auto" w:fill="auto"/>
          </w:tcPr>
          <w:p w14:paraId="71D0068C"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54982D7B"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05EAA476"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74CDC1B9"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148DD8CF"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20C347C1"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(EI03EF09-4S05) </w:t>
            </w:r>
            <w:r w:rsidRPr="00851C74">
              <w:rPr>
                <w:rFonts w:asciiTheme="minorHAnsi" w:eastAsia="Times New Roman" w:hAnsiTheme="minorHAnsi" w:cstheme="minorHAnsi"/>
                <w:color w:val="000000"/>
              </w:rPr>
              <w:t xml:space="preserve">Escrever seu nome </w:t>
            </w:r>
            <w:r w:rsidRPr="00851C74">
              <w:rPr>
                <w:rFonts w:asciiTheme="minorHAnsi" w:eastAsia="Times New Roman" w:hAnsiTheme="minorHAnsi" w:cstheme="minorHAnsi"/>
              </w:rPr>
              <w:t xml:space="preserve">reconhecendo </w:t>
            </w:r>
            <w:r w:rsidRPr="00851C74">
              <w:rPr>
                <w:rFonts w:asciiTheme="minorHAnsi" w:eastAsia="Times New Roman" w:hAnsiTheme="minorHAnsi" w:cstheme="minorHAnsi"/>
                <w:color w:val="000000"/>
              </w:rPr>
              <w:t>a sua função social.</w:t>
            </w:r>
          </w:p>
        </w:tc>
        <w:tc>
          <w:tcPr>
            <w:tcW w:w="3904" w:type="dxa"/>
            <w:tcBorders>
              <w:top w:val="single" w:sz="2" w:space="0" w:color="auto"/>
              <w:left w:val="single" w:sz="2" w:space="0" w:color="auto"/>
              <w:bottom w:val="single" w:sz="2" w:space="0" w:color="auto"/>
              <w:right w:val="single" w:sz="2" w:space="0" w:color="auto"/>
            </w:tcBorders>
          </w:tcPr>
          <w:p w14:paraId="7EA486AF"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(EI03EF09-5S05) </w:t>
            </w:r>
            <w:r w:rsidRPr="00851C74">
              <w:rPr>
                <w:rFonts w:asciiTheme="minorHAnsi" w:eastAsia="Times New Roman" w:hAnsiTheme="minorHAnsi" w:cstheme="minorHAnsi"/>
                <w:color w:val="000000"/>
              </w:rPr>
              <w:t xml:space="preserve">Escrever seu nome e sobrenome </w:t>
            </w:r>
            <w:r w:rsidRPr="00851C74">
              <w:rPr>
                <w:rFonts w:asciiTheme="minorHAnsi" w:eastAsia="Times New Roman" w:hAnsiTheme="minorHAnsi" w:cstheme="minorHAnsi"/>
              </w:rPr>
              <w:t xml:space="preserve">reconhecendo </w:t>
            </w:r>
            <w:r w:rsidRPr="00851C74">
              <w:rPr>
                <w:rFonts w:asciiTheme="minorHAnsi" w:eastAsia="Times New Roman" w:hAnsiTheme="minorHAnsi" w:cstheme="minorHAnsi"/>
                <w:color w:val="000000"/>
              </w:rPr>
              <w:t>a sua função social.</w:t>
            </w:r>
          </w:p>
        </w:tc>
        <w:tc>
          <w:tcPr>
            <w:tcW w:w="1795" w:type="dxa"/>
            <w:tcBorders>
              <w:left w:val="single" w:sz="2" w:space="0" w:color="auto"/>
              <w:right w:val="single" w:sz="4" w:space="0" w:color="auto"/>
            </w:tcBorders>
            <w:shd w:val="clear" w:color="auto" w:fill="auto"/>
          </w:tcPr>
          <w:p w14:paraId="08CFE409"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2A6BD582"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1E7C9EE0"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15B3FA3E"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3493D8EB"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26F57249"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(EI03EF09-4S06) </w:t>
            </w:r>
            <w:r w:rsidRPr="00851C74">
              <w:rPr>
                <w:rFonts w:asciiTheme="minorHAnsi" w:eastAsia="Times New Roman" w:hAnsiTheme="minorHAnsi" w:cstheme="minorHAnsi"/>
                <w:color w:val="000000"/>
              </w:rPr>
              <w:t>Formar palavras pertencentes ao seu contexto social, a partir de letras móveis.</w:t>
            </w:r>
          </w:p>
        </w:tc>
        <w:tc>
          <w:tcPr>
            <w:tcW w:w="3904" w:type="dxa"/>
            <w:tcBorders>
              <w:top w:val="single" w:sz="2" w:space="0" w:color="auto"/>
              <w:left w:val="single" w:sz="2" w:space="0" w:color="auto"/>
              <w:bottom w:val="single" w:sz="2" w:space="0" w:color="auto"/>
              <w:right w:val="single" w:sz="2" w:space="0" w:color="auto"/>
            </w:tcBorders>
          </w:tcPr>
          <w:p w14:paraId="312E15DD"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(EI03EF09-5S06) </w:t>
            </w:r>
            <w:r w:rsidRPr="00851C74">
              <w:rPr>
                <w:rFonts w:asciiTheme="minorHAnsi" w:eastAsia="Times New Roman" w:hAnsiTheme="minorHAnsi" w:cstheme="minorHAnsi"/>
                <w:color w:val="000000"/>
              </w:rPr>
              <w:t>Formar palavras pertencentes ao seu contexto social, a partir de letras móveis.</w:t>
            </w:r>
          </w:p>
        </w:tc>
        <w:tc>
          <w:tcPr>
            <w:tcW w:w="1795" w:type="dxa"/>
            <w:tcBorders>
              <w:left w:val="single" w:sz="2" w:space="0" w:color="auto"/>
              <w:right w:val="single" w:sz="4" w:space="0" w:color="auto"/>
            </w:tcBorders>
            <w:shd w:val="clear" w:color="auto" w:fill="auto"/>
          </w:tcPr>
          <w:p w14:paraId="500993BB"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1A753B9C"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6C479725"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2DE7AAA1"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2B899F42"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59AF665D"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(EI03EF09-4S07) </w:t>
            </w:r>
            <w:r w:rsidRPr="00851C74">
              <w:rPr>
                <w:rFonts w:asciiTheme="minorHAnsi" w:eastAsia="Times New Roman" w:hAnsiTheme="minorHAnsi" w:cstheme="minorHAnsi"/>
                <w:color w:val="000000"/>
              </w:rPr>
              <w:t>Iniciar de forma progressiva com a apropriação do EA (sistema de escrita alfabética).</w:t>
            </w:r>
          </w:p>
        </w:tc>
        <w:tc>
          <w:tcPr>
            <w:tcW w:w="3904" w:type="dxa"/>
            <w:tcBorders>
              <w:top w:val="single" w:sz="2" w:space="0" w:color="auto"/>
              <w:left w:val="single" w:sz="2" w:space="0" w:color="auto"/>
              <w:bottom w:val="single" w:sz="2" w:space="0" w:color="auto"/>
              <w:right w:val="single" w:sz="2" w:space="0" w:color="auto"/>
            </w:tcBorders>
          </w:tcPr>
          <w:p w14:paraId="38F6F140"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(EI03EF09-5S07) </w:t>
            </w:r>
            <w:r w:rsidRPr="00851C74">
              <w:rPr>
                <w:rFonts w:asciiTheme="minorHAnsi" w:eastAsia="Times New Roman" w:hAnsiTheme="minorHAnsi" w:cstheme="minorHAnsi"/>
                <w:color w:val="000000"/>
              </w:rPr>
              <w:t>Iniciar de forma progressiva com a apropriação do SEA (sistema de escrita alfabética).</w:t>
            </w:r>
          </w:p>
        </w:tc>
        <w:tc>
          <w:tcPr>
            <w:tcW w:w="1795" w:type="dxa"/>
            <w:tcBorders>
              <w:left w:val="single" w:sz="2" w:space="0" w:color="auto"/>
              <w:right w:val="single" w:sz="4" w:space="0" w:color="auto"/>
            </w:tcBorders>
            <w:shd w:val="clear" w:color="auto" w:fill="auto"/>
          </w:tcPr>
          <w:p w14:paraId="7491FA91"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1F46701C"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2A03B64D"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117E5065"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35DEE02D"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424ADBA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(EI03EF09-4S08) </w:t>
            </w:r>
            <w:r w:rsidRPr="00851C74">
              <w:rPr>
                <w:rFonts w:asciiTheme="minorHAnsi" w:eastAsia="Times New Roman" w:hAnsiTheme="minorHAnsi" w:cstheme="minorHAnsi"/>
                <w:color w:val="000000"/>
              </w:rPr>
              <w:t>Comparar os fonemas e relacioná-los à sua representação escrita.</w:t>
            </w:r>
          </w:p>
        </w:tc>
        <w:tc>
          <w:tcPr>
            <w:tcW w:w="3904" w:type="dxa"/>
            <w:tcBorders>
              <w:top w:val="single" w:sz="2" w:space="0" w:color="auto"/>
              <w:left w:val="single" w:sz="2" w:space="0" w:color="auto"/>
              <w:bottom w:val="single" w:sz="2" w:space="0" w:color="auto"/>
              <w:right w:val="single" w:sz="2" w:space="0" w:color="auto"/>
            </w:tcBorders>
          </w:tcPr>
          <w:p w14:paraId="4CD8EC6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(EI03EF09-5S08) </w:t>
            </w:r>
            <w:r w:rsidRPr="00851C74">
              <w:rPr>
                <w:rFonts w:asciiTheme="minorHAnsi" w:eastAsia="Times New Roman" w:hAnsiTheme="minorHAnsi" w:cstheme="minorHAnsi"/>
                <w:color w:val="000000"/>
              </w:rPr>
              <w:t>Comparar os fonemas e buscar grafá-los de acordo com a sua representação escrita.</w:t>
            </w:r>
          </w:p>
        </w:tc>
        <w:tc>
          <w:tcPr>
            <w:tcW w:w="1795" w:type="dxa"/>
            <w:tcBorders>
              <w:left w:val="single" w:sz="2" w:space="0" w:color="auto"/>
              <w:right w:val="single" w:sz="4" w:space="0" w:color="auto"/>
            </w:tcBorders>
            <w:shd w:val="clear" w:color="auto" w:fill="auto"/>
          </w:tcPr>
          <w:p w14:paraId="38F14238"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1A863749"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4D64D031"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6B756616"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11DA4A1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7E58FDA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(EI03EF09-4S09) </w:t>
            </w:r>
            <w:r w:rsidRPr="00851C74">
              <w:rPr>
                <w:rFonts w:asciiTheme="minorHAnsi" w:eastAsia="Times New Roman" w:hAnsiTheme="minorHAnsi" w:cstheme="minorHAnsi"/>
                <w:color w:val="000000"/>
              </w:rPr>
              <w:t>Estabelecer relações entre fonemas e grafemas de palavras pertencentes à diferentes contextos.</w:t>
            </w:r>
          </w:p>
        </w:tc>
        <w:tc>
          <w:tcPr>
            <w:tcW w:w="3904" w:type="dxa"/>
            <w:tcBorders>
              <w:top w:val="single" w:sz="2" w:space="0" w:color="auto"/>
              <w:left w:val="single" w:sz="2" w:space="0" w:color="auto"/>
              <w:bottom w:val="single" w:sz="2" w:space="0" w:color="auto"/>
              <w:right w:val="single" w:sz="2" w:space="0" w:color="auto"/>
            </w:tcBorders>
          </w:tcPr>
          <w:p w14:paraId="370759A4"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(EI03EF09-5S09) </w:t>
            </w:r>
            <w:r w:rsidRPr="00851C74">
              <w:rPr>
                <w:rFonts w:asciiTheme="minorHAnsi" w:eastAsia="Times New Roman" w:hAnsiTheme="minorHAnsi" w:cstheme="minorHAnsi"/>
                <w:color w:val="000000"/>
              </w:rPr>
              <w:t>Estabelecer relações entre fonemas e grafemas de palavras pertencentes à diferentes contextos.</w:t>
            </w:r>
          </w:p>
        </w:tc>
        <w:tc>
          <w:tcPr>
            <w:tcW w:w="1795" w:type="dxa"/>
            <w:tcBorders>
              <w:left w:val="single" w:sz="2" w:space="0" w:color="auto"/>
              <w:right w:val="single" w:sz="4" w:space="0" w:color="auto"/>
            </w:tcBorders>
            <w:shd w:val="clear" w:color="auto" w:fill="auto"/>
          </w:tcPr>
          <w:p w14:paraId="3006B322"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0C12EEEE"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0F8CD9F1" w14:textId="77777777" w:rsidTr="00851C74">
        <w:trPr>
          <w:trHeight w:val="547"/>
        </w:trPr>
        <w:tc>
          <w:tcPr>
            <w:tcW w:w="2006" w:type="dxa"/>
            <w:tcBorders>
              <w:left w:val="single" w:sz="4" w:space="0" w:color="auto"/>
              <w:right w:val="single" w:sz="4" w:space="0" w:color="auto"/>
            </w:tcBorders>
            <w:shd w:val="clear" w:color="auto" w:fill="E2EFD9" w:themeFill="accent6" w:themeFillTint="33"/>
            <w:vAlign w:val="center"/>
          </w:tcPr>
          <w:p w14:paraId="2F93B654"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50C675C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68A13526"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(EI03EF09-4S10) </w:t>
            </w:r>
            <w:r w:rsidRPr="00851C74">
              <w:rPr>
                <w:rFonts w:asciiTheme="minorHAnsi" w:eastAsia="Times New Roman" w:hAnsiTheme="minorHAnsi" w:cstheme="minorHAnsi"/>
                <w:color w:val="000000"/>
              </w:rPr>
              <w:t>Reconhecer e identificar as letras do alfabeto.</w:t>
            </w:r>
          </w:p>
        </w:tc>
        <w:tc>
          <w:tcPr>
            <w:tcW w:w="3904" w:type="dxa"/>
            <w:tcBorders>
              <w:top w:val="single" w:sz="2" w:space="0" w:color="auto"/>
              <w:left w:val="single" w:sz="2" w:space="0" w:color="auto"/>
              <w:bottom w:val="single" w:sz="2" w:space="0" w:color="auto"/>
              <w:right w:val="single" w:sz="2" w:space="0" w:color="auto"/>
            </w:tcBorders>
          </w:tcPr>
          <w:p w14:paraId="0B80D530"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(EI03EF09-5S10) </w:t>
            </w:r>
            <w:r w:rsidRPr="00851C74">
              <w:rPr>
                <w:rFonts w:asciiTheme="minorHAnsi" w:eastAsia="Times New Roman" w:hAnsiTheme="minorHAnsi" w:cstheme="minorHAnsi"/>
                <w:color w:val="000000"/>
              </w:rPr>
              <w:t>Reconhecer e identificar as letras do alfabeto como representação dos sons da fala.</w:t>
            </w:r>
          </w:p>
        </w:tc>
        <w:tc>
          <w:tcPr>
            <w:tcW w:w="1795" w:type="dxa"/>
            <w:tcBorders>
              <w:left w:val="single" w:sz="2" w:space="0" w:color="auto"/>
              <w:right w:val="single" w:sz="4" w:space="0" w:color="auto"/>
            </w:tcBorders>
            <w:shd w:val="clear" w:color="auto" w:fill="auto"/>
          </w:tcPr>
          <w:p w14:paraId="687F58DE"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788132F5"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36B6FC86" w14:textId="77777777" w:rsidTr="00851C74">
        <w:trPr>
          <w:trHeight w:val="414"/>
        </w:trPr>
        <w:tc>
          <w:tcPr>
            <w:tcW w:w="2006" w:type="dxa"/>
            <w:tcBorders>
              <w:left w:val="single" w:sz="4" w:space="0" w:color="auto"/>
              <w:right w:val="single" w:sz="4" w:space="0" w:color="auto"/>
            </w:tcBorders>
            <w:shd w:val="clear" w:color="auto" w:fill="E2EFD9" w:themeFill="accent6" w:themeFillTint="33"/>
            <w:vAlign w:val="center"/>
          </w:tcPr>
          <w:p w14:paraId="2991AC9F"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549820D5"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6B3079BF"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(EI03EF09-4S11) </w:t>
            </w:r>
            <w:r w:rsidRPr="00851C74">
              <w:rPr>
                <w:rFonts w:asciiTheme="minorHAnsi" w:eastAsia="Times New Roman" w:hAnsiTheme="minorHAnsi" w:cstheme="minorHAnsi"/>
                <w:color w:val="000000"/>
              </w:rPr>
              <w:t>Comparar a leitura produzida espontaneamente com a escrita convencional.</w:t>
            </w:r>
          </w:p>
        </w:tc>
        <w:tc>
          <w:tcPr>
            <w:tcW w:w="3904" w:type="dxa"/>
            <w:tcBorders>
              <w:top w:val="single" w:sz="2" w:space="0" w:color="auto"/>
              <w:left w:val="single" w:sz="2" w:space="0" w:color="auto"/>
              <w:bottom w:val="single" w:sz="2" w:space="0" w:color="auto"/>
              <w:right w:val="single" w:sz="2" w:space="0" w:color="auto"/>
            </w:tcBorders>
          </w:tcPr>
          <w:p w14:paraId="3DBB8395"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(EI03EF09-5S11) </w:t>
            </w:r>
            <w:r w:rsidRPr="00851C74">
              <w:rPr>
                <w:rFonts w:asciiTheme="minorHAnsi" w:eastAsia="Times New Roman" w:hAnsiTheme="minorHAnsi" w:cstheme="minorHAnsi"/>
                <w:color w:val="000000"/>
              </w:rPr>
              <w:t>Comparar a leitura produzida espontaneamente com a escrita convencional.</w:t>
            </w:r>
          </w:p>
        </w:tc>
        <w:tc>
          <w:tcPr>
            <w:tcW w:w="1795" w:type="dxa"/>
            <w:tcBorders>
              <w:left w:val="single" w:sz="2" w:space="0" w:color="auto"/>
              <w:right w:val="single" w:sz="4" w:space="0" w:color="auto"/>
            </w:tcBorders>
            <w:shd w:val="clear" w:color="auto" w:fill="auto"/>
          </w:tcPr>
          <w:p w14:paraId="5DB3B3E2"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5208CD40"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3B809E3A" w14:textId="77777777" w:rsidTr="00851C74">
        <w:trPr>
          <w:trHeight w:val="414"/>
        </w:trPr>
        <w:tc>
          <w:tcPr>
            <w:tcW w:w="2006" w:type="dxa"/>
            <w:tcBorders>
              <w:left w:val="single" w:sz="4" w:space="0" w:color="auto"/>
              <w:right w:val="single" w:sz="4" w:space="0" w:color="auto"/>
            </w:tcBorders>
            <w:shd w:val="clear" w:color="auto" w:fill="E2EFD9" w:themeFill="accent6" w:themeFillTint="33"/>
            <w:vAlign w:val="center"/>
          </w:tcPr>
          <w:p w14:paraId="25026637"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68181509"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7EEBD7ED"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(EI03EF09-4S12) </w:t>
            </w:r>
            <w:r w:rsidRPr="00851C74">
              <w:rPr>
                <w:rFonts w:asciiTheme="minorHAnsi" w:eastAsia="Times New Roman" w:hAnsiTheme="minorHAnsi" w:cstheme="minorHAnsi"/>
                <w:color w:val="000000"/>
              </w:rPr>
              <w:t>Produzir textos espontâneos atribuindo sentido à sua intenção de comunicação escrita.</w:t>
            </w:r>
          </w:p>
        </w:tc>
        <w:tc>
          <w:tcPr>
            <w:tcW w:w="3904" w:type="dxa"/>
            <w:tcBorders>
              <w:top w:val="single" w:sz="2" w:space="0" w:color="auto"/>
              <w:left w:val="single" w:sz="2" w:space="0" w:color="auto"/>
              <w:bottom w:val="single" w:sz="2" w:space="0" w:color="auto"/>
              <w:right w:val="single" w:sz="2" w:space="0" w:color="auto"/>
            </w:tcBorders>
          </w:tcPr>
          <w:p w14:paraId="38C7A140"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(EI03EF09-5S12) </w:t>
            </w:r>
            <w:r w:rsidRPr="00851C74">
              <w:rPr>
                <w:rFonts w:asciiTheme="minorHAnsi" w:eastAsia="Times New Roman" w:hAnsiTheme="minorHAnsi" w:cstheme="minorHAnsi"/>
                <w:color w:val="000000"/>
              </w:rPr>
              <w:t>Planejar e produzir textos espontâneos atribuindo sentido à sua intenção de comunicação escrita, coletivamente, individualmente e com apoio do professor.</w:t>
            </w:r>
          </w:p>
          <w:p w14:paraId="5D81DB5B" w14:textId="77777777" w:rsidR="00851C74" w:rsidRPr="00851C74" w:rsidRDefault="00851C74" w:rsidP="00851C74">
            <w:pPr>
              <w:spacing w:after="0" w:line="240" w:lineRule="auto"/>
              <w:jc w:val="both"/>
              <w:rPr>
                <w:rFonts w:asciiTheme="minorHAnsi" w:eastAsia="Times New Roman" w:hAnsiTheme="minorHAnsi" w:cstheme="minorHAnsi"/>
                <w:color w:val="000000"/>
              </w:rPr>
            </w:pPr>
          </w:p>
          <w:p w14:paraId="59C91A5C"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1795" w:type="dxa"/>
            <w:tcBorders>
              <w:left w:val="single" w:sz="2" w:space="0" w:color="auto"/>
              <w:right w:val="single" w:sz="4" w:space="0" w:color="auto"/>
            </w:tcBorders>
            <w:shd w:val="clear" w:color="auto" w:fill="auto"/>
          </w:tcPr>
          <w:p w14:paraId="13050F45"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4427875C"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0EAA985C" w14:textId="77777777" w:rsidTr="00851C74">
        <w:trPr>
          <w:trHeight w:val="414"/>
        </w:trPr>
        <w:tc>
          <w:tcPr>
            <w:tcW w:w="2006" w:type="dxa"/>
            <w:tcBorders>
              <w:left w:val="single" w:sz="4" w:space="0" w:color="auto"/>
              <w:right w:val="single" w:sz="4" w:space="0" w:color="auto"/>
            </w:tcBorders>
            <w:shd w:val="clear" w:color="auto" w:fill="E2EFD9" w:themeFill="accent6" w:themeFillTint="33"/>
            <w:vAlign w:val="center"/>
          </w:tcPr>
          <w:p w14:paraId="5042EDB0"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right w:val="single" w:sz="2" w:space="0" w:color="auto"/>
            </w:tcBorders>
            <w:shd w:val="clear" w:color="auto" w:fill="D9E2F3" w:themeFill="accent1" w:themeFillTint="33"/>
          </w:tcPr>
          <w:p w14:paraId="32A551E1"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0B42EF85"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(EI03EF09-4S13) </w:t>
            </w:r>
            <w:r w:rsidRPr="00851C74">
              <w:rPr>
                <w:rFonts w:asciiTheme="minorHAnsi" w:eastAsia="Times New Roman" w:hAnsiTheme="minorHAnsi" w:cstheme="minorHAnsi"/>
                <w:color w:val="000000"/>
              </w:rPr>
              <w:t>Brincar com a linguagem e a escrita utilizando diferentes gêneros textuais como parlendas e cantigas oportunizando a escrita espontânea.</w:t>
            </w:r>
          </w:p>
        </w:tc>
        <w:tc>
          <w:tcPr>
            <w:tcW w:w="3904" w:type="dxa"/>
            <w:tcBorders>
              <w:top w:val="single" w:sz="2" w:space="0" w:color="auto"/>
              <w:left w:val="single" w:sz="2" w:space="0" w:color="auto"/>
              <w:bottom w:val="single" w:sz="2" w:space="0" w:color="auto"/>
              <w:right w:val="single" w:sz="2" w:space="0" w:color="auto"/>
            </w:tcBorders>
          </w:tcPr>
          <w:p w14:paraId="21EB7F6F"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(EI03EF09-5S13) </w:t>
            </w:r>
            <w:r w:rsidRPr="00851C74">
              <w:rPr>
                <w:rFonts w:asciiTheme="minorHAnsi" w:eastAsia="Times New Roman" w:hAnsiTheme="minorHAnsi" w:cstheme="minorHAnsi"/>
                <w:color w:val="000000"/>
              </w:rPr>
              <w:t>Brincar com a linguagem e a escrita utilizando diferentes gêneros textuais como parlendas e cantigas oportunizando a escrita espontânea.</w:t>
            </w:r>
          </w:p>
        </w:tc>
        <w:tc>
          <w:tcPr>
            <w:tcW w:w="1795" w:type="dxa"/>
            <w:tcBorders>
              <w:left w:val="single" w:sz="2" w:space="0" w:color="auto"/>
              <w:right w:val="single" w:sz="4" w:space="0" w:color="auto"/>
            </w:tcBorders>
            <w:shd w:val="clear" w:color="auto" w:fill="auto"/>
          </w:tcPr>
          <w:p w14:paraId="62848F0D"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right w:val="single" w:sz="4" w:space="0" w:color="auto"/>
            </w:tcBorders>
            <w:shd w:val="clear" w:color="auto" w:fill="auto"/>
          </w:tcPr>
          <w:p w14:paraId="1270DBBD"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r w:rsidR="00851C74" w:rsidRPr="00851C74" w14:paraId="015EAD2E" w14:textId="77777777" w:rsidTr="00851C74">
        <w:trPr>
          <w:trHeight w:val="414"/>
        </w:trPr>
        <w:tc>
          <w:tcPr>
            <w:tcW w:w="2006" w:type="dxa"/>
            <w:tcBorders>
              <w:left w:val="single" w:sz="4" w:space="0" w:color="auto"/>
              <w:bottom w:val="single" w:sz="4" w:space="0" w:color="auto"/>
              <w:right w:val="single" w:sz="4" w:space="0" w:color="auto"/>
            </w:tcBorders>
            <w:shd w:val="clear" w:color="auto" w:fill="E2EFD9" w:themeFill="accent6" w:themeFillTint="33"/>
            <w:vAlign w:val="center"/>
          </w:tcPr>
          <w:p w14:paraId="41A3CBD3" w14:textId="77777777" w:rsidR="00851C74" w:rsidRPr="00851C74" w:rsidRDefault="00851C74" w:rsidP="00851C74">
            <w:pPr>
              <w:spacing w:after="0" w:line="240" w:lineRule="auto"/>
              <w:jc w:val="center"/>
              <w:rPr>
                <w:rFonts w:asciiTheme="minorHAnsi" w:eastAsia="Times New Roman" w:hAnsiTheme="minorHAnsi" w:cstheme="minorHAnsi"/>
                <w:b/>
                <w:bCs/>
                <w:color w:val="000000"/>
              </w:rPr>
            </w:pPr>
          </w:p>
        </w:tc>
        <w:tc>
          <w:tcPr>
            <w:tcW w:w="2106" w:type="dxa"/>
            <w:tcBorders>
              <w:left w:val="nil"/>
              <w:bottom w:val="single" w:sz="4" w:space="0" w:color="auto"/>
              <w:right w:val="single" w:sz="2" w:space="0" w:color="auto"/>
            </w:tcBorders>
            <w:shd w:val="clear" w:color="auto" w:fill="D9E2F3" w:themeFill="accent1" w:themeFillTint="33"/>
          </w:tcPr>
          <w:p w14:paraId="43CF45A7"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608" w:type="dxa"/>
            <w:tcBorders>
              <w:top w:val="single" w:sz="2" w:space="0" w:color="auto"/>
              <w:left w:val="single" w:sz="2" w:space="0" w:color="auto"/>
              <w:bottom w:val="single" w:sz="2" w:space="0" w:color="auto"/>
              <w:right w:val="single" w:sz="2" w:space="0" w:color="auto"/>
            </w:tcBorders>
          </w:tcPr>
          <w:p w14:paraId="01AFF602"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(EI03EF09-4S14) </w:t>
            </w:r>
            <w:r w:rsidRPr="00851C74">
              <w:rPr>
                <w:rFonts w:asciiTheme="minorHAnsi" w:eastAsia="Times New Roman" w:hAnsiTheme="minorHAnsi" w:cstheme="minorHAnsi"/>
                <w:color w:val="000000"/>
              </w:rPr>
              <w:t>Escrever espontaneamente, de acordo com as ideias que tem sobre a escrita.</w:t>
            </w:r>
          </w:p>
          <w:p w14:paraId="567D5223" w14:textId="77777777" w:rsidR="00851C74" w:rsidRPr="00851C74" w:rsidRDefault="00851C74" w:rsidP="00851C74">
            <w:pPr>
              <w:spacing w:after="0" w:line="240" w:lineRule="auto"/>
              <w:jc w:val="both"/>
              <w:rPr>
                <w:rFonts w:asciiTheme="minorHAnsi" w:eastAsia="Times New Roman" w:hAnsiTheme="minorHAnsi" w:cstheme="minorHAnsi"/>
                <w:color w:val="000000"/>
              </w:rPr>
            </w:pPr>
          </w:p>
        </w:tc>
        <w:tc>
          <w:tcPr>
            <w:tcW w:w="3904" w:type="dxa"/>
            <w:tcBorders>
              <w:top w:val="single" w:sz="2" w:space="0" w:color="auto"/>
              <w:left w:val="single" w:sz="2" w:space="0" w:color="auto"/>
              <w:bottom w:val="single" w:sz="2" w:space="0" w:color="auto"/>
              <w:right w:val="single" w:sz="2" w:space="0" w:color="auto"/>
            </w:tcBorders>
          </w:tcPr>
          <w:p w14:paraId="20C4F763" w14:textId="77777777" w:rsidR="00851C74" w:rsidRPr="00851C74" w:rsidRDefault="00851C74" w:rsidP="00851C74">
            <w:pPr>
              <w:spacing w:after="0" w:line="240" w:lineRule="auto"/>
              <w:jc w:val="both"/>
              <w:rPr>
                <w:rFonts w:asciiTheme="minorHAnsi" w:eastAsia="Times New Roman" w:hAnsiTheme="minorHAnsi" w:cstheme="minorHAnsi"/>
                <w:color w:val="000000"/>
              </w:rPr>
            </w:pPr>
            <w:r w:rsidRPr="00851C74">
              <w:rPr>
                <w:rFonts w:asciiTheme="minorHAnsi" w:eastAsia="Times New Roman" w:hAnsiTheme="minorHAnsi" w:cstheme="minorHAnsi"/>
                <w:b/>
                <w:bCs/>
                <w:color w:val="000000"/>
              </w:rPr>
              <w:t xml:space="preserve">(EI03EF09-5S14) </w:t>
            </w:r>
            <w:r w:rsidRPr="00851C74">
              <w:rPr>
                <w:rFonts w:asciiTheme="minorHAnsi" w:eastAsia="Times New Roman" w:hAnsiTheme="minorHAnsi" w:cstheme="minorHAnsi"/>
                <w:color w:val="000000"/>
              </w:rPr>
              <w:t>Escrever espontaneamente, de acordo com as ideias que tem sobre a escrita.</w:t>
            </w:r>
          </w:p>
        </w:tc>
        <w:tc>
          <w:tcPr>
            <w:tcW w:w="1795" w:type="dxa"/>
            <w:tcBorders>
              <w:left w:val="single" w:sz="2" w:space="0" w:color="auto"/>
              <w:bottom w:val="single" w:sz="4" w:space="0" w:color="auto"/>
              <w:right w:val="single" w:sz="4" w:space="0" w:color="auto"/>
            </w:tcBorders>
            <w:shd w:val="clear" w:color="auto" w:fill="auto"/>
          </w:tcPr>
          <w:p w14:paraId="3F53664F"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c>
          <w:tcPr>
            <w:tcW w:w="2311" w:type="dxa"/>
            <w:tcBorders>
              <w:left w:val="nil"/>
              <w:bottom w:val="single" w:sz="4" w:space="0" w:color="auto"/>
              <w:right w:val="single" w:sz="4" w:space="0" w:color="auto"/>
            </w:tcBorders>
            <w:shd w:val="clear" w:color="auto" w:fill="auto"/>
          </w:tcPr>
          <w:p w14:paraId="7D88BA44" w14:textId="77777777" w:rsidR="00851C74" w:rsidRPr="00851C74" w:rsidRDefault="00851C74" w:rsidP="00851C74">
            <w:pPr>
              <w:spacing w:after="0" w:line="240" w:lineRule="auto"/>
              <w:jc w:val="center"/>
              <w:rPr>
                <w:rFonts w:asciiTheme="minorHAnsi" w:eastAsia="Times New Roman" w:hAnsiTheme="minorHAnsi" w:cstheme="minorHAnsi"/>
                <w:color w:val="000000"/>
              </w:rPr>
            </w:pPr>
          </w:p>
        </w:tc>
      </w:tr>
    </w:tbl>
    <w:p w14:paraId="6698454E" w14:textId="7AA7A942" w:rsidR="00851C74" w:rsidRDefault="00851C74" w:rsidP="00CD6ADF">
      <w:pPr>
        <w:shd w:val="clear" w:color="auto" w:fill="FFFFFF" w:themeFill="background1"/>
        <w:spacing w:before="300" w:after="300" w:line="360" w:lineRule="auto"/>
        <w:ind w:left="284" w:hanging="284"/>
        <w:jc w:val="both"/>
        <w:rPr>
          <w:rFonts w:ascii="Arial" w:hAnsi="Arial" w:cs="Arial"/>
          <w:sz w:val="24"/>
          <w:szCs w:val="24"/>
        </w:rPr>
      </w:pPr>
    </w:p>
    <w:p w14:paraId="0D1546B6" w14:textId="04465FCE" w:rsidR="00851C74" w:rsidRDefault="00851C74" w:rsidP="00CD6ADF">
      <w:pPr>
        <w:shd w:val="clear" w:color="auto" w:fill="FFFFFF" w:themeFill="background1"/>
        <w:spacing w:before="300" w:after="300" w:line="360" w:lineRule="auto"/>
        <w:ind w:left="284" w:hanging="284"/>
        <w:jc w:val="both"/>
        <w:rPr>
          <w:rFonts w:ascii="Arial" w:hAnsi="Arial" w:cs="Arial"/>
          <w:sz w:val="24"/>
          <w:szCs w:val="24"/>
        </w:rPr>
      </w:pPr>
    </w:p>
    <w:p w14:paraId="1AD61158" w14:textId="77777777" w:rsidR="00851C74" w:rsidRPr="003025FD" w:rsidRDefault="00851C74" w:rsidP="00CD6ADF">
      <w:pPr>
        <w:shd w:val="clear" w:color="auto" w:fill="FFFFFF" w:themeFill="background1"/>
        <w:spacing w:before="300" w:after="300" w:line="360" w:lineRule="auto"/>
        <w:ind w:left="284" w:hanging="284"/>
        <w:jc w:val="both"/>
        <w:rPr>
          <w:rFonts w:ascii="Arial" w:hAnsi="Arial" w:cs="Arial"/>
          <w:sz w:val="24"/>
          <w:szCs w:val="24"/>
        </w:rPr>
      </w:pPr>
    </w:p>
    <w:tbl>
      <w:tblPr>
        <w:tblpPr w:leftFromText="141" w:rightFromText="141" w:vertAnchor="page" w:horzAnchor="margin" w:tblpY="2056"/>
        <w:tblW w:w="15730" w:type="dxa"/>
        <w:tblLayout w:type="fixed"/>
        <w:tblCellMar>
          <w:left w:w="70" w:type="dxa"/>
          <w:right w:w="70" w:type="dxa"/>
        </w:tblCellMar>
        <w:tblLook w:val="04A0" w:firstRow="1" w:lastRow="0" w:firstColumn="1" w:lastColumn="0" w:noHBand="0" w:noVBand="1"/>
      </w:tblPr>
      <w:tblGrid>
        <w:gridCol w:w="1838"/>
        <w:gridCol w:w="1843"/>
        <w:gridCol w:w="3827"/>
        <w:gridCol w:w="4678"/>
        <w:gridCol w:w="1701"/>
        <w:gridCol w:w="1843"/>
      </w:tblGrid>
      <w:tr w:rsidR="00456E50" w:rsidRPr="00456E50" w14:paraId="11E3A730" w14:textId="77777777" w:rsidTr="00A07499">
        <w:trPr>
          <w:trHeight w:val="510"/>
        </w:trPr>
        <w:tc>
          <w:tcPr>
            <w:tcW w:w="1573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78EF5D85" w14:textId="77777777" w:rsidR="00456E50" w:rsidRPr="00456E50" w:rsidRDefault="00456E50" w:rsidP="00A07499">
            <w:pPr>
              <w:spacing w:after="0" w:line="240" w:lineRule="auto"/>
              <w:jc w:val="center"/>
              <w:rPr>
                <w:rFonts w:asciiTheme="minorHAnsi" w:eastAsia="Times New Roman" w:hAnsiTheme="minorHAnsi" w:cstheme="minorHAnsi"/>
                <w:b/>
                <w:bCs/>
                <w:color w:val="8EAADB" w:themeColor="accent1" w:themeTint="99"/>
                <w:sz w:val="44"/>
                <w:szCs w:val="44"/>
              </w:rPr>
            </w:pPr>
            <w:r w:rsidRPr="00456E50">
              <w:rPr>
                <w:rFonts w:asciiTheme="minorHAnsi" w:eastAsia="Times New Roman" w:hAnsiTheme="minorHAnsi" w:cstheme="minorHAnsi"/>
                <w:b/>
                <w:bCs/>
                <w:color w:val="8EAADB" w:themeColor="accent1" w:themeTint="99"/>
                <w:sz w:val="44"/>
                <w:szCs w:val="44"/>
              </w:rPr>
              <w:lastRenderedPageBreak/>
              <w:t>SESI – Educação Infantil</w:t>
            </w:r>
          </w:p>
        </w:tc>
      </w:tr>
      <w:tr w:rsidR="00456E50" w:rsidRPr="00456E50" w14:paraId="63888F0A" w14:textId="77777777" w:rsidTr="00A07499">
        <w:trPr>
          <w:trHeight w:val="170"/>
        </w:trPr>
        <w:tc>
          <w:tcPr>
            <w:tcW w:w="1573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5919741" w14:textId="77777777" w:rsidR="00456E50" w:rsidRPr="00456E50" w:rsidRDefault="00456E50" w:rsidP="00A07499">
            <w:pPr>
              <w:spacing w:after="0" w:line="240" w:lineRule="auto"/>
              <w:jc w:val="center"/>
              <w:rPr>
                <w:rFonts w:asciiTheme="minorHAnsi" w:eastAsia="Times New Roman" w:hAnsiTheme="minorHAnsi" w:cstheme="minorHAnsi"/>
                <w:b/>
                <w:bCs/>
                <w:sz w:val="20"/>
                <w:szCs w:val="20"/>
              </w:rPr>
            </w:pPr>
          </w:p>
          <w:p w14:paraId="1D648902" w14:textId="77777777" w:rsidR="00456E50" w:rsidRPr="00456E50" w:rsidRDefault="00456E50" w:rsidP="00A07499">
            <w:pPr>
              <w:spacing w:after="0" w:line="240" w:lineRule="auto"/>
              <w:jc w:val="center"/>
              <w:rPr>
                <w:rFonts w:asciiTheme="minorHAnsi" w:eastAsia="Times New Roman" w:hAnsiTheme="minorHAnsi" w:cstheme="minorHAnsi"/>
                <w:b/>
                <w:bCs/>
                <w:color w:val="2F5496" w:themeColor="accent1" w:themeShade="BF"/>
                <w:sz w:val="28"/>
                <w:szCs w:val="28"/>
              </w:rPr>
            </w:pPr>
            <w:r w:rsidRPr="00456E50">
              <w:rPr>
                <w:rFonts w:asciiTheme="minorHAnsi" w:eastAsia="Times New Roman" w:hAnsiTheme="minorHAnsi" w:cstheme="minorHAnsi"/>
                <w:b/>
                <w:bCs/>
                <w:color w:val="2F5496" w:themeColor="accent1" w:themeShade="BF"/>
                <w:sz w:val="28"/>
                <w:szCs w:val="28"/>
              </w:rPr>
              <w:t>CAMPO DE EXPERIÊNCIAS: ESPAÇOS, TEMPOS, QUANTIDADES, RELAÇÕES E TRANSFORMAÇÕES</w:t>
            </w:r>
          </w:p>
          <w:p w14:paraId="34E8D6E3" w14:textId="77777777" w:rsidR="00456E50" w:rsidRPr="00456E50" w:rsidRDefault="00456E50" w:rsidP="00A07499">
            <w:pPr>
              <w:spacing w:after="0" w:line="240" w:lineRule="auto"/>
              <w:jc w:val="center"/>
              <w:rPr>
                <w:rFonts w:asciiTheme="minorHAnsi" w:eastAsia="Times New Roman" w:hAnsiTheme="minorHAnsi" w:cstheme="minorHAnsi"/>
                <w:b/>
                <w:bCs/>
                <w:sz w:val="20"/>
                <w:szCs w:val="20"/>
              </w:rPr>
            </w:pPr>
          </w:p>
        </w:tc>
      </w:tr>
      <w:tr w:rsidR="00456E50" w:rsidRPr="00456E50" w14:paraId="51DEA67B" w14:textId="77777777" w:rsidTr="00A07499">
        <w:trPr>
          <w:trHeight w:val="1301"/>
        </w:trPr>
        <w:tc>
          <w:tcPr>
            <w:tcW w:w="1838"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08E464E7" w14:textId="77777777" w:rsidR="00456E50" w:rsidRPr="00456E50" w:rsidRDefault="00456E50" w:rsidP="00A07499">
            <w:pPr>
              <w:spacing w:after="0" w:line="240" w:lineRule="auto"/>
              <w:jc w:val="center"/>
              <w:rPr>
                <w:rFonts w:asciiTheme="minorHAnsi" w:eastAsia="Times New Roman" w:hAnsiTheme="minorHAnsi" w:cstheme="minorHAnsi"/>
                <w:b/>
                <w:bCs/>
                <w:sz w:val="20"/>
                <w:szCs w:val="20"/>
              </w:rPr>
            </w:pPr>
            <w:r w:rsidRPr="00456E50">
              <w:rPr>
                <w:rFonts w:asciiTheme="minorHAnsi" w:eastAsia="Times New Roman" w:hAnsiTheme="minorHAnsi" w:cstheme="minorHAnsi"/>
                <w:b/>
                <w:bCs/>
                <w:sz w:val="20"/>
                <w:szCs w:val="20"/>
              </w:rPr>
              <w:t>OBJETIVOS DE APRENDIZAGEM E DESENVOLVIMENTO BNCC</w:t>
            </w:r>
          </w:p>
        </w:tc>
        <w:tc>
          <w:tcPr>
            <w:tcW w:w="1843"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3CFFA578" w14:textId="77777777" w:rsidR="00456E50" w:rsidRPr="00456E50" w:rsidRDefault="00456E50" w:rsidP="00A07499">
            <w:pPr>
              <w:spacing w:after="0" w:line="240" w:lineRule="auto"/>
              <w:jc w:val="center"/>
              <w:rPr>
                <w:rFonts w:asciiTheme="minorHAnsi" w:eastAsia="Times New Roman" w:hAnsiTheme="minorHAnsi" w:cstheme="minorHAnsi"/>
                <w:b/>
                <w:bCs/>
                <w:sz w:val="20"/>
                <w:szCs w:val="20"/>
              </w:rPr>
            </w:pPr>
            <w:r w:rsidRPr="00456E50">
              <w:rPr>
                <w:rFonts w:asciiTheme="minorHAnsi" w:eastAsia="Times New Roman" w:hAnsiTheme="minorHAnsi" w:cstheme="minorHAnsi"/>
                <w:b/>
                <w:bCs/>
                <w:sz w:val="20"/>
                <w:szCs w:val="20"/>
              </w:rPr>
              <w:t>COMPETÊNCIAS GERAIS DA BNCC</w:t>
            </w:r>
          </w:p>
        </w:tc>
        <w:tc>
          <w:tcPr>
            <w:tcW w:w="3827" w:type="dxa"/>
            <w:tcBorders>
              <w:top w:val="single" w:sz="4" w:space="0" w:color="auto"/>
              <w:left w:val="nil"/>
              <w:bottom w:val="single" w:sz="4" w:space="0" w:color="auto"/>
              <w:right w:val="single" w:sz="4" w:space="0" w:color="auto"/>
            </w:tcBorders>
            <w:shd w:val="clear" w:color="auto" w:fill="auto"/>
            <w:vAlign w:val="center"/>
          </w:tcPr>
          <w:p w14:paraId="367BC53C" w14:textId="77777777" w:rsidR="00456E50" w:rsidRPr="00456E50" w:rsidRDefault="00456E50" w:rsidP="00A07499">
            <w:pPr>
              <w:spacing w:after="0" w:line="240" w:lineRule="auto"/>
              <w:jc w:val="center"/>
              <w:rPr>
                <w:rFonts w:asciiTheme="minorHAnsi" w:eastAsia="Times New Roman" w:hAnsiTheme="minorHAnsi" w:cstheme="minorHAnsi"/>
                <w:b/>
                <w:bCs/>
                <w:sz w:val="18"/>
                <w:szCs w:val="18"/>
              </w:rPr>
            </w:pPr>
            <w:r w:rsidRPr="00456E50">
              <w:rPr>
                <w:rFonts w:asciiTheme="minorHAnsi" w:eastAsia="Times New Roman" w:hAnsiTheme="minorHAnsi" w:cstheme="minorHAnsi"/>
                <w:b/>
                <w:bCs/>
                <w:sz w:val="20"/>
                <w:szCs w:val="20"/>
              </w:rPr>
              <w:t>OBJETIVOS DE APRENDIZAGEM E DESENVOLVIMENTO SESI 4 ANOS</w:t>
            </w:r>
          </w:p>
        </w:tc>
        <w:tc>
          <w:tcPr>
            <w:tcW w:w="4678" w:type="dxa"/>
            <w:tcBorders>
              <w:top w:val="single" w:sz="4" w:space="0" w:color="auto"/>
              <w:left w:val="nil"/>
              <w:bottom w:val="single" w:sz="4" w:space="0" w:color="auto"/>
              <w:right w:val="single" w:sz="4" w:space="0" w:color="auto"/>
            </w:tcBorders>
            <w:shd w:val="clear" w:color="auto" w:fill="auto"/>
            <w:vAlign w:val="center"/>
            <w:hideMark/>
          </w:tcPr>
          <w:p w14:paraId="454A6411" w14:textId="77777777" w:rsidR="00456E50" w:rsidRPr="00456E50" w:rsidRDefault="00456E50" w:rsidP="00A07499">
            <w:pPr>
              <w:spacing w:after="0" w:line="240" w:lineRule="auto"/>
              <w:jc w:val="center"/>
              <w:rPr>
                <w:rFonts w:asciiTheme="minorHAnsi" w:eastAsia="Times New Roman" w:hAnsiTheme="minorHAnsi" w:cstheme="minorHAnsi"/>
                <w:b/>
                <w:bCs/>
                <w:sz w:val="20"/>
                <w:szCs w:val="20"/>
              </w:rPr>
            </w:pPr>
            <w:r w:rsidRPr="00456E50">
              <w:rPr>
                <w:rFonts w:asciiTheme="minorHAnsi" w:eastAsia="Times New Roman" w:hAnsiTheme="minorHAnsi" w:cstheme="minorHAnsi"/>
                <w:b/>
                <w:bCs/>
                <w:sz w:val="20"/>
                <w:szCs w:val="20"/>
              </w:rPr>
              <w:t xml:space="preserve">OBJETIVOS DE APRENDIZAGEM E </w:t>
            </w:r>
          </w:p>
          <w:p w14:paraId="51EDAEC6" w14:textId="77777777" w:rsidR="00456E50" w:rsidRPr="00456E50" w:rsidRDefault="00456E50" w:rsidP="00A07499">
            <w:pPr>
              <w:spacing w:after="0" w:line="240" w:lineRule="auto"/>
              <w:jc w:val="center"/>
              <w:rPr>
                <w:rFonts w:asciiTheme="minorHAnsi" w:eastAsia="Times New Roman" w:hAnsiTheme="minorHAnsi" w:cstheme="minorHAnsi"/>
                <w:b/>
                <w:bCs/>
                <w:sz w:val="18"/>
                <w:szCs w:val="18"/>
              </w:rPr>
            </w:pPr>
            <w:r w:rsidRPr="00456E50">
              <w:rPr>
                <w:rFonts w:asciiTheme="minorHAnsi" w:eastAsia="Times New Roman" w:hAnsiTheme="minorHAnsi" w:cstheme="minorHAnsi"/>
                <w:b/>
                <w:bCs/>
                <w:sz w:val="20"/>
                <w:szCs w:val="20"/>
              </w:rPr>
              <w:t>DESENVOLVIMENTO SESI 5 ANOS</w:t>
            </w:r>
          </w:p>
        </w:tc>
        <w:tc>
          <w:tcPr>
            <w:tcW w:w="1701" w:type="dxa"/>
            <w:tcBorders>
              <w:top w:val="single" w:sz="4" w:space="0" w:color="auto"/>
              <w:left w:val="nil"/>
              <w:bottom w:val="single" w:sz="4" w:space="0" w:color="auto"/>
              <w:right w:val="single" w:sz="4" w:space="0" w:color="auto"/>
            </w:tcBorders>
            <w:shd w:val="clear" w:color="auto" w:fill="auto"/>
            <w:vAlign w:val="center"/>
          </w:tcPr>
          <w:p w14:paraId="2656D087" w14:textId="77777777" w:rsidR="00456E50" w:rsidRPr="00456E50" w:rsidRDefault="00456E50" w:rsidP="00A07499">
            <w:pPr>
              <w:spacing w:after="0" w:line="240" w:lineRule="auto"/>
              <w:jc w:val="center"/>
              <w:rPr>
                <w:rFonts w:asciiTheme="minorHAnsi" w:eastAsia="Times New Roman" w:hAnsiTheme="minorHAnsi" w:cstheme="minorHAnsi"/>
                <w:b/>
                <w:bCs/>
                <w:sz w:val="18"/>
                <w:szCs w:val="18"/>
              </w:rPr>
            </w:pPr>
            <w:r w:rsidRPr="00456E50">
              <w:rPr>
                <w:rFonts w:asciiTheme="minorHAnsi" w:eastAsia="Times New Roman" w:hAnsiTheme="minorHAnsi" w:cstheme="minorHAnsi"/>
                <w:b/>
                <w:bCs/>
                <w:sz w:val="20"/>
                <w:szCs w:val="20"/>
              </w:rPr>
              <w:t>DIREITOS DE APRENDIZAGEM</w:t>
            </w:r>
          </w:p>
        </w:tc>
        <w:tc>
          <w:tcPr>
            <w:tcW w:w="1843" w:type="dxa"/>
            <w:tcBorders>
              <w:top w:val="single" w:sz="4" w:space="0" w:color="auto"/>
              <w:left w:val="nil"/>
              <w:bottom w:val="single" w:sz="4" w:space="0" w:color="auto"/>
              <w:right w:val="single" w:sz="4" w:space="0" w:color="auto"/>
            </w:tcBorders>
            <w:shd w:val="clear" w:color="auto" w:fill="auto"/>
            <w:vAlign w:val="center"/>
          </w:tcPr>
          <w:p w14:paraId="6B8A826A" w14:textId="77777777" w:rsidR="00456E50" w:rsidRPr="00456E50" w:rsidRDefault="00456E50" w:rsidP="00A07499">
            <w:pPr>
              <w:autoSpaceDE w:val="0"/>
              <w:autoSpaceDN w:val="0"/>
              <w:adjustRightInd w:val="0"/>
              <w:spacing w:after="0" w:line="240" w:lineRule="auto"/>
              <w:jc w:val="center"/>
              <w:rPr>
                <w:rFonts w:asciiTheme="minorHAnsi" w:eastAsia="Times New Roman" w:hAnsiTheme="minorHAnsi" w:cstheme="minorHAnsi"/>
                <w:b/>
                <w:bCs/>
                <w:sz w:val="20"/>
                <w:szCs w:val="20"/>
              </w:rPr>
            </w:pPr>
            <w:r w:rsidRPr="00456E50">
              <w:rPr>
                <w:rFonts w:asciiTheme="minorHAnsi" w:eastAsia="Times New Roman" w:hAnsiTheme="minorHAnsi" w:cstheme="minorHAnsi"/>
                <w:b/>
                <w:bCs/>
                <w:sz w:val="20"/>
                <w:szCs w:val="20"/>
              </w:rPr>
              <w:t>OBJETIVOS DE</w:t>
            </w:r>
          </w:p>
          <w:p w14:paraId="3BB9FF44" w14:textId="77777777" w:rsidR="00456E50" w:rsidRPr="00456E50" w:rsidRDefault="00456E50" w:rsidP="00A07499">
            <w:pPr>
              <w:autoSpaceDE w:val="0"/>
              <w:autoSpaceDN w:val="0"/>
              <w:adjustRightInd w:val="0"/>
              <w:spacing w:after="0" w:line="240" w:lineRule="auto"/>
              <w:jc w:val="center"/>
              <w:rPr>
                <w:rFonts w:asciiTheme="minorHAnsi" w:eastAsia="Times New Roman" w:hAnsiTheme="minorHAnsi" w:cstheme="minorHAnsi"/>
                <w:b/>
                <w:bCs/>
                <w:sz w:val="20"/>
                <w:szCs w:val="20"/>
              </w:rPr>
            </w:pPr>
            <w:r w:rsidRPr="00456E50">
              <w:rPr>
                <w:rFonts w:asciiTheme="minorHAnsi" w:eastAsia="Times New Roman" w:hAnsiTheme="minorHAnsi" w:cstheme="minorHAnsi"/>
                <w:b/>
                <w:bCs/>
                <w:sz w:val="20"/>
                <w:szCs w:val="20"/>
              </w:rPr>
              <w:t>DESENVOLVIMENTO</w:t>
            </w:r>
          </w:p>
          <w:p w14:paraId="698296C3" w14:textId="77777777" w:rsidR="00456E50" w:rsidRPr="00456E50" w:rsidRDefault="00456E50" w:rsidP="00A07499">
            <w:pPr>
              <w:spacing w:after="0" w:line="240" w:lineRule="auto"/>
              <w:jc w:val="center"/>
              <w:rPr>
                <w:rFonts w:asciiTheme="minorHAnsi" w:eastAsia="Times New Roman" w:hAnsiTheme="minorHAnsi" w:cstheme="minorHAnsi"/>
                <w:b/>
                <w:bCs/>
                <w:sz w:val="18"/>
                <w:szCs w:val="18"/>
              </w:rPr>
            </w:pPr>
            <w:r w:rsidRPr="00456E50">
              <w:rPr>
                <w:rFonts w:asciiTheme="minorHAnsi" w:eastAsia="Times New Roman" w:hAnsiTheme="minorHAnsi" w:cstheme="minorHAnsi"/>
                <w:b/>
                <w:bCs/>
                <w:sz w:val="20"/>
                <w:szCs w:val="20"/>
              </w:rPr>
              <w:t>SUSTENTÁVEL</w:t>
            </w:r>
          </w:p>
        </w:tc>
      </w:tr>
      <w:tr w:rsidR="00456E50" w:rsidRPr="00456E50" w14:paraId="43E34009" w14:textId="77777777" w:rsidTr="00A07499">
        <w:trPr>
          <w:trHeight w:val="205"/>
        </w:trPr>
        <w:tc>
          <w:tcPr>
            <w:tcW w:w="1838"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65A5AF3F" w14:textId="77777777" w:rsidR="00456E50" w:rsidRPr="00456E50" w:rsidRDefault="00456E50" w:rsidP="00A07499">
            <w:pPr>
              <w:spacing w:after="0" w:line="240" w:lineRule="auto"/>
              <w:rPr>
                <w:rFonts w:asciiTheme="minorHAnsi" w:eastAsia="Times New Roman" w:hAnsiTheme="minorHAnsi" w:cstheme="minorHAnsi"/>
                <w:b/>
                <w:bCs/>
                <w:color w:val="000000"/>
                <w:sz w:val="20"/>
                <w:szCs w:val="20"/>
              </w:rPr>
            </w:pPr>
          </w:p>
          <w:p w14:paraId="2040F9AD" w14:textId="77777777" w:rsidR="00456E50" w:rsidRPr="00456E50" w:rsidRDefault="00456E50" w:rsidP="00A07499">
            <w:pPr>
              <w:spacing w:after="0" w:line="240" w:lineRule="auto"/>
              <w:jc w:val="center"/>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(EI03ET01) </w:t>
            </w:r>
          </w:p>
          <w:p w14:paraId="77B72A00" w14:textId="77777777" w:rsidR="00456E50" w:rsidRPr="00456E50" w:rsidRDefault="00456E50" w:rsidP="00A07499">
            <w:pPr>
              <w:spacing w:after="0" w:line="240" w:lineRule="auto"/>
              <w:jc w:val="center"/>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Estabelecer relações de comparação entre objetos, observando suas propriedades.</w:t>
            </w:r>
          </w:p>
          <w:p w14:paraId="48D33F21" w14:textId="77777777" w:rsidR="00456E50" w:rsidRPr="00456E50" w:rsidRDefault="00456E50" w:rsidP="00A07499">
            <w:pPr>
              <w:spacing w:after="0" w:line="240" w:lineRule="auto"/>
              <w:jc w:val="center"/>
              <w:rPr>
                <w:rFonts w:asciiTheme="minorHAnsi" w:eastAsia="Times New Roman" w:hAnsiTheme="minorHAnsi" w:cstheme="minorHAnsi"/>
                <w:b/>
                <w:bCs/>
                <w:color w:val="000000"/>
                <w:sz w:val="20"/>
                <w:szCs w:val="20"/>
              </w:rPr>
            </w:pPr>
          </w:p>
        </w:tc>
        <w:tc>
          <w:tcPr>
            <w:tcW w:w="1843"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B29BC03" w14:textId="77777777" w:rsidR="00456E50" w:rsidRPr="00456E50" w:rsidRDefault="00456E50" w:rsidP="00A07499">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C1. Conhecimento</w:t>
            </w:r>
          </w:p>
          <w:p w14:paraId="3B1EB5ED" w14:textId="77777777" w:rsidR="00456E50" w:rsidRPr="00456E50" w:rsidRDefault="00456E50" w:rsidP="00A07499">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C2. Pensamento científico, crítico e criativo</w:t>
            </w:r>
          </w:p>
          <w:p w14:paraId="2436223C" w14:textId="77777777" w:rsidR="00456E50" w:rsidRPr="00456E50" w:rsidRDefault="00456E50" w:rsidP="00A07499">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C3. Repertório Cultural</w:t>
            </w:r>
          </w:p>
          <w:p w14:paraId="4BCC292B" w14:textId="77777777" w:rsidR="00456E50" w:rsidRPr="00456E50" w:rsidRDefault="00456E50" w:rsidP="00A07499">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C4. Comunicação</w:t>
            </w:r>
          </w:p>
          <w:p w14:paraId="72543A7F" w14:textId="77777777" w:rsidR="00456E50" w:rsidRPr="00456E50" w:rsidRDefault="00456E50" w:rsidP="00A07499">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C6. Trabalho e projeto de vida</w:t>
            </w:r>
          </w:p>
          <w:p w14:paraId="24551F36" w14:textId="77777777" w:rsidR="00456E50" w:rsidRPr="00456E50" w:rsidRDefault="00456E50" w:rsidP="00A07499">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C8. Autoconhecimento e autocuidado</w:t>
            </w:r>
          </w:p>
          <w:p w14:paraId="709B24DE" w14:textId="77777777" w:rsidR="00456E50" w:rsidRPr="00456E50" w:rsidRDefault="00456E50" w:rsidP="00A07499">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C9. Empatia e Cooperação</w:t>
            </w:r>
          </w:p>
          <w:p w14:paraId="0AE25914"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18"/>
                <w:szCs w:val="18"/>
              </w:rPr>
              <w:t>C10. Responsabilidade e autonomia</w:t>
            </w:r>
          </w:p>
        </w:tc>
        <w:tc>
          <w:tcPr>
            <w:tcW w:w="8505"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288014A1" w14:textId="77777777" w:rsidR="00456E50" w:rsidRPr="00456E50" w:rsidRDefault="00456E50" w:rsidP="00A07499">
            <w:pPr>
              <w:spacing w:after="0" w:line="240" w:lineRule="auto"/>
              <w:rPr>
                <w:rFonts w:asciiTheme="minorHAnsi" w:eastAsia="Times New Roman" w:hAnsiTheme="minorHAnsi" w:cstheme="minorHAnsi"/>
                <w:color w:val="000000"/>
                <w:sz w:val="20"/>
                <w:szCs w:val="20"/>
              </w:rPr>
            </w:pPr>
          </w:p>
        </w:tc>
        <w:tc>
          <w:tcPr>
            <w:tcW w:w="1701" w:type="dxa"/>
            <w:vMerge w:val="restart"/>
            <w:tcBorders>
              <w:top w:val="single" w:sz="4" w:space="0" w:color="auto"/>
              <w:left w:val="nil"/>
              <w:bottom w:val="single" w:sz="4" w:space="0" w:color="auto"/>
              <w:right w:val="single" w:sz="4" w:space="0" w:color="auto"/>
            </w:tcBorders>
            <w:shd w:val="clear" w:color="auto" w:fill="auto"/>
          </w:tcPr>
          <w:p w14:paraId="54A43F73" w14:textId="77777777" w:rsidR="00456E50" w:rsidRPr="00456E50" w:rsidRDefault="00456E50" w:rsidP="00A07499">
            <w:pPr>
              <w:spacing w:after="0" w:line="240" w:lineRule="auto"/>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Conviver</w:t>
            </w:r>
          </w:p>
          <w:p w14:paraId="3C230C40" w14:textId="77777777" w:rsidR="00456E50" w:rsidRPr="00456E50" w:rsidRDefault="00456E50" w:rsidP="00A07499">
            <w:pPr>
              <w:spacing w:after="0" w:line="240" w:lineRule="auto"/>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Brincar</w:t>
            </w:r>
          </w:p>
          <w:p w14:paraId="2799B530" w14:textId="77777777" w:rsidR="00456E50" w:rsidRPr="00456E50" w:rsidRDefault="00456E50" w:rsidP="00A07499">
            <w:pPr>
              <w:spacing w:after="0" w:line="240" w:lineRule="auto"/>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Participar</w:t>
            </w:r>
          </w:p>
          <w:p w14:paraId="4EC8C648" w14:textId="77777777" w:rsidR="00456E50" w:rsidRPr="00456E50" w:rsidRDefault="00456E50" w:rsidP="00A07499">
            <w:pPr>
              <w:spacing w:after="0" w:line="240" w:lineRule="auto"/>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Explorar</w:t>
            </w:r>
          </w:p>
          <w:p w14:paraId="076B9BD1" w14:textId="77777777" w:rsidR="00456E50" w:rsidRPr="00456E50" w:rsidRDefault="00456E50" w:rsidP="00A07499">
            <w:pPr>
              <w:spacing w:after="0" w:line="240" w:lineRule="auto"/>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Expressar</w:t>
            </w:r>
          </w:p>
          <w:p w14:paraId="4645445E" w14:textId="77777777" w:rsidR="00456E50" w:rsidRPr="00456E50" w:rsidRDefault="00456E50" w:rsidP="00A07499">
            <w:pPr>
              <w:spacing w:after="0" w:line="240" w:lineRule="auto"/>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Conhecer-se</w:t>
            </w:r>
          </w:p>
          <w:p w14:paraId="6A5CA0C3"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1843" w:type="dxa"/>
            <w:vMerge w:val="restart"/>
            <w:tcBorders>
              <w:top w:val="single" w:sz="4" w:space="0" w:color="auto"/>
              <w:left w:val="nil"/>
              <w:bottom w:val="single" w:sz="4" w:space="0" w:color="auto"/>
              <w:right w:val="single" w:sz="4" w:space="0" w:color="auto"/>
            </w:tcBorders>
            <w:shd w:val="clear" w:color="auto" w:fill="auto"/>
          </w:tcPr>
          <w:p w14:paraId="7E905824" w14:textId="7C4C76B7" w:rsidR="00456E50" w:rsidRPr="00456E50" w:rsidRDefault="00456E50" w:rsidP="00A07499">
            <w:pPr>
              <w:rPr>
                <w:rFonts w:asciiTheme="minorHAnsi" w:eastAsiaTheme="minorHAnsi" w:hAnsiTheme="minorHAnsi" w:cstheme="minorHAnsi"/>
                <w:noProof/>
                <w:sz w:val="20"/>
                <w:szCs w:val="20"/>
                <w:lang w:eastAsia="en-US"/>
              </w:rPr>
            </w:pPr>
            <w:r w:rsidRPr="00456E50">
              <w:rPr>
                <w:rFonts w:asciiTheme="minorHAnsi" w:eastAsiaTheme="minorHAnsi" w:hAnsiTheme="minorHAnsi" w:cstheme="minorHAnsi"/>
                <w:noProof/>
                <w:sz w:val="20"/>
                <w:szCs w:val="20"/>
                <w:lang w:eastAsia="en-US"/>
              </w:rPr>
              <w:t xml:space="preserve"> </w:t>
            </w:r>
            <w:r w:rsidRPr="00456E50">
              <w:rPr>
                <w:rFonts w:asciiTheme="minorHAnsi" w:eastAsiaTheme="minorHAnsi" w:hAnsiTheme="minorHAnsi" w:cstheme="minorHAnsi"/>
                <w:noProof/>
                <w:sz w:val="20"/>
                <w:szCs w:val="20"/>
              </w:rPr>
              <w:drawing>
                <wp:inline distT="0" distB="0" distL="0" distR="0" wp14:anchorId="3A45C9E2" wp14:editId="225EB60D">
                  <wp:extent cx="906711" cy="888521"/>
                  <wp:effectExtent l="0" t="0" r="8255" b="6985"/>
                  <wp:docPr id="20" name="Imagem 20"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r w:rsidR="00F23E51">
              <w:rPr>
                <w:rFonts w:asciiTheme="minorHAnsi" w:eastAsiaTheme="minorHAnsi" w:hAnsiTheme="minorHAnsi" w:cstheme="minorHAnsi"/>
                <w:noProof/>
                <w:sz w:val="20"/>
                <w:szCs w:val="20"/>
                <w:lang w:eastAsia="en-US"/>
              </w:rPr>
              <w:t xml:space="preserve">  </w:t>
            </w:r>
          </w:p>
          <w:p w14:paraId="02924E39" w14:textId="0A5224EC" w:rsidR="00456E50" w:rsidRPr="00456E50" w:rsidRDefault="00F23E51" w:rsidP="00A07499">
            <w:pPr>
              <w:rPr>
                <w:rFonts w:asciiTheme="minorHAnsi" w:eastAsiaTheme="minorHAnsi" w:hAnsiTheme="minorHAnsi" w:cstheme="minorHAnsi"/>
                <w:noProof/>
                <w:sz w:val="20"/>
                <w:szCs w:val="20"/>
                <w:lang w:eastAsia="en-US"/>
              </w:rPr>
            </w:pPr>
            <w:r>
              <w:rPr>
                <w:rFonts w:asciiTheme="minorHAnsi" w:eastAsiaTheme="minorHAnsi" w:hAnsiTheme="minorHAnsi" w:cstheme="minorHAnsi"/>
                <w:noProof/>
                <w:sz w:val="20"/>
                <w:szCs w:val="20"/>
                <w:lang w:eastAsia="en-US"/>
              </w:rPr>
              <w:t xml:space="preserve"> </w:t>
            </w:r>
            <w:r w:rsidR="00456E50" w:rsidRPr="00456E50">
              <w:rPr>
                <w:rFonts w:asciiTheme="minorHAnsi" w:eastAsiaTheme="minorHAnsi" w:hAnsiTheme="minorHAnsi" w:cstheme="minorHAnsi"/>
                <w:noProof/>
                <w:sz w:val="20"/>
                <w:szCs w:val="20"/>
              </w:rPr>
              <w:drawing>
                <wp:inline distT="0" distB="0" distL="0" distR="0" wp14:anchorId="267AC71F" wp14:editId="4F35C528">
                  <wp:extent cx="861695" cy="897147"/>
                  <wp:effectExtent l="0" t="0" r="0" b="0"/>
                  <wp:docPr id="12" name="Imagem 12"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67420" t="43391" r="16599" b="28734"/>
                          <a:stretch/>
                        </pic:blipFill>
                        <pic:spPr bwMode="auto">
                          <a:xfrm>
                            <a:off x="0" y="0"/>
                            <a:ext cx="862982" cy="898487"/>
                          </a:xfrm>
                          <a:prstGeom prst="rect">
                            <a:avLst/>
                          </a:prstGeom>
                          <a:noFill/>
                          <a:ln>
                            <a:noFill/>
                          </a:ln>
                          <a:extLst>
                            <a:ext uri="{53640926-AAD7-44D8-BBD7-CCE9431645EC}">
                              <a14:shadowObscured xmlns:a14="http://schemas.microsoft.com/office/drawing/2010/main"/>
                            </a:ext>
                          </a:extLst>
                        </pic:spPr>
                      </pic:pic>
                    </a:graphicData>
                  </a:graphic>
                </wp:inline>
              </w:drawing>
            </w:r>
            <w:r w:rsidR="00456E50" w:rsidRPr="00456E50">
              <w:rPr>
                <w:rFonts w:asciiTheme="minorHAnsi" w:eastAsiaTheme="minorHAnsi" w:hAnsiTheme="minorHAnsi" w:cstheme="minorHAnsi"/>
                <w:noProof/>
                <w:sz w:val="20"/>
                <w:szCs w:val="20"/>
                <w:lang w:eastAsia="en-US"/>
              </w:rPr>
              <w:t xml:space="preserve"> </w:t>
            </w:r>
            <w:r w:rsidR="00456E50" w:rsidRPr="00456E50">
              <w:rPr>
                <w:rFonts w:asciiTheme="minorHAnsi" w:eastAsiaTheme="minorHAnsi" w:hAnsiTheme="minorHAnsi" w:cstheme="minorHAnsi"/>
                <w:noProof/>
                <w:sz w:val="20"/>
                <w:szCs w:val="20"/>
              </w:rPr>
              <w:drawing>
                <wp:inline distT="0" distB="0" distL="0" distR="0" wp14:anchorId="5CD961A7" wp14:editId="1A842082">
                  <wp:extent cx="879293" cy="931174"/>
                  <wp:effectExtent l="0" t="0" r="0" b="2540"/>
                  <wp:docPr id="14" name="Imagem 14"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83708" t="42846" b="28249"/>
                          <a:stretch/>
                        </pic:blipFill>
                        <pic:spPr bwMode="auto">
                          <a:xfrm>
                            <a:off x="0" y="0"/>
                            <a:ext cx="879798" cy="93170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HAnsi" w:eastAsiaTheme="minorHAnsi" w:hAnsiTheme="minorHAnsi" w:cstheme="minorHAnsi"/>
                <w:noProof/>
                <w:sz w:val="20"/>
                <w:szCs w:val="20"/>
                <w:lang w:eastAsia="en-US"/>
              </w:rPr>
              <w:t xml:space="preserve">    </w:t>
            </w:r>
          </w:p>
          <w:p w14:paraId="41CF9EF9" w14:textId="77777777" w:rsidR="00456E50" w:rsidRPr="00456E50" w:rsidRDefault="00456E50" w:rsidP="00A07499">
            <w:pPr>
              <w:spacing w:after="0" w:line="240" w:lineRule="auto"/>
              <w:jc w:val="center"/>
              <w:rPr>
                <w:rFonts w:asciiTheme="minorHAnsi" w:eastAsia="Times New Roman" w:hAnsiTheme="minorHAnsi" w:cstheme="minorHAnsi"/>
                <w:color w:val="000000"/>
                <w:sz w:val="20"/>
                <w:szCs w:val="20"/>
              </w:rPr>
            </w:pPr>
          </w:p>
          <w:p w14:paraId="55128E20" w14:textId="77777777" w:rsidR="00456E50" w:rsidRPr="00456E50" w:rsidRDefault="00456E50" w:rsidP="00A07499">
            <w:pPr>
              <w:spacing w:after="0" w:line="240" w:lineRule="auto"/>
              <w:jc w:val="center"/>
              <w:rPr>
                <w:rFonts w:asciiTheme="minorHAnsi" w:eastAsia="Times New Roman" w:hAnsiTheme="minorHAnsi" w:cstheme="minorHAnsi"/>
                <w:color w:val="000000"/>
                <w:sz w:val="20"/>
                <w:szCs w:val="20"/>
              </w:rPr>
            </w:pPr>
          </w:p>
        </w:tc>
      </w:tr>
      <w:tr w:rsidR="00456E50" w:rsidRPr="00456E50" w14:paraId="3166228F" w14:textId="77777777" w:rsidTr="00A07499">
        <w:trPr>
          <w:trHeight w:val="20"/>
        </w:trPr>
        <w:tc>
          <w:tcPr>
            <w:tcW w:w="1838"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01C6E05" w14:textId="77777777" w:rsidR="00456E50" w:rsidRPr="00456E50" w:rsidRDefault="00456E50" w:rsidP="00A07499">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DB553A3"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1056794C" w14:textId="77777777" w:rsidR="00456E50" w:rsidRPr="00456E50" w:rsidRDefault="00456E50" w:rsidP="00A07499">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(EI03ET01-4S01) </w:t>
            </w:r>
            <w:r w:rsidRPr="00456E50">
              <w:rPr>
                <w:rFonts w:asciiTheme="minorHAnsi" w:eastAsia="Times New Roman" w:hAnsiTheme="minorHAnsi" w:cstheme="minorHAnsi"/>
                <w:color w:val="000000"/>
                <w:sz w:val="20"/>
                <w:szCs w:val="20"/>
              </w:rPr>
              <w:t>Conhecer e comparar as grandezas e noções de medida de comprimento, peso e volume.</w:t>
            </w:r>
          </w:p>
        </w:tc>
        <w:tc>
          <w:tcPr>
            <w:tcW w:w="4678" w:type="dxa"/>
            <w:tcBorders>
              <w:top w:val="single" w:sz="4" w:space="0" w:color="auto"/>
              <w:left w:val="nil"/>
              <w:bottom w:val="single" w:sz="4" w:space="0" w:color="auto"/>
              <w:right w:val="single" w:sz="4" w:space="0" w:color="auto"/>
            </w:tcBorders>
            <w:shd w:val="clear" w:color="auto" w:fill="auto"/>
          </w:tcPr>
          <w:p w14:paraId="60781BBE"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(EI03ET01-5S01) </w:t>
            </w:r>
            <w:r w:rsidRPr="00456E50">
              <w:rPr>
                <w:rFonts w:asciiTheme="minorHAnsi" w:eastAsia="Times New Roman" w:hAnsiTheme="minorHAnsi" w:cstheme="minorHAnsi"/>
                <w:color w:val="000000"/>
                <w:sz w:val="20"/>
                <w:szCs w:val="20"/>
              </w:rPr>
              <w:t>Comparar e identificar as grandezas e noções de medida de comprimento, peso, volume e tempo.</w:t>
            </w:r>
          </w:p>
        </w:tc>
        <w:tc>
          <w:tcPr>
            <w:tcW w:w="1701" w:type="dxa"/>
            <w:vMerge/>
            <w:tcBorders>
              <w:top w:val="single" w:sz="4" w:space="0" w:color="auto"/>
              <w:left w:val="nil"/>
              <w:bottom w:val="single" w:sz="4" w:space="0" w:color="auto"/>
              <w:right w:val="single" w:sz="4" w:space="0" w:color="auto"/>
            </w:tcBorders>
            <w:shd w:val="clear" w:color="auto" w:fill="auto"/>
          </w:tcPr>
          <w:p w14:paraId="7ACD3EA2" w14:textId="77777777" w:rsidR="00456E50" w:rsidRPr="00456E50" w:rsidRDefault="00456E50" w:rsidP="00DC5FA0">
            <w:pPr>
              <w:numPr>
                <w:ilvl w:val="0"/>
                <w:numId w:val="27"/>
              </w:numPr>
              <w:spacing w:after="0" w:line="240" w:lineRule="auto"/>
              <w:contextualSpacing/>
              <w:jc w:val="both"/>
              <w:rPr>
                <w:rFonts w:asciiTheme="minorHAnsi" w:eastAsia="Times New Roman" w:hAnsiTheme="minorHAnsi" w:cstheme="minorHAnsi"/>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auto"/>
          </w:tcPr>
          <w:p w14:paraId="2EE8BB4C" w14:textId="77777777" w:rsidR="00456E50" w:rsidRPr="00456E50" w:rsidRDefault="00456E50" w:rsidP="00DC5FA0">
            <w:pPr>
              <w:numPr>
                <w:ilvl w:val="0"/>
                <w:numId w:val="25"/>
              </w:numPr>
              <w:spacing w:after="0" w:line="240" w:lineRule="auto"/>
              <w:ind w:left="294" w:hanging="283"/>
              <w:contextualSpacing/>
              <w:jc w:val="both"/>
              <w:rPr>
                <w:rFonts w:asciiTheme="minorHAnsi" w:eastAsia="Times New Roman" w:hAnsiTheme="minorHAnsi" w:cstheme="minorHAnsi"/>
                <w:color w:val="000000"/>
                <w:sz w:val="20"/>
                <w:szCs w:val="20"/>
              </w:rPr>
            </w:pPr>
          </w:p>
        </w:tc>
      </w:tr>
      <w:tr w:rsidR="00456E50" w:rsidRPr="00456E50" w14:paraId="092E93A4" w14:textId="77777777" w:rsidTr="00A07499">
        <w:trPr>
          <w:trHeight w:val="20"/>
        </w:trPr>
        <w:tc>
          <w:tcPr>
            <w:tcW w:w="1838"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6489A85" w14:textId="77777777" w:rsidR="00456E50" w:rsidRPr="00456E50" w:rsidRDefault="00456E50" w:rsidP="00A07499">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A5CC09A"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73559714"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(EI03ET01-4S02) </w:t>
            </w:r>
            <w:r w:rsidRPr="00456E50">
              <w:rPr>
                <w:rFonts w:asciiTheme="minorHAnsi" w:eastAsia="Times New Roman" w:hAnsiTheme="minorHAnsi" w:cstheme="minorHAnsi"/>
                <w:color w:val="000000"/>
                <w:sz w:val="20"/>
                <w:szCs w:val="20"/>
              </w:rPr>
              <w:t xml:space="preserve">Explorar, e investigar manusear diversos materiais em duplas, trios ou grupos pequenos. </w:t>
            </w:r>
          </w:p>
        </w:tc>
        <w:tc>
          <w:tcPr>
            <w:tcW w:w="4678" w:type="dxa"/>
            <w:tcBorders>
              <w:top w:val="single" w:sz="4" w:space="0" w:color="auto"/>
              <w:left w:val="nil"/>
              <w:bottom w:val="single" w:sz="4" w:space="0" w:color="auto"/>
              <w:right w:val="single" w:sz="4" w:space="0" w:color="auto"/>
            </w:tcBorders>
            <w:shd w:val="clear" w:color="auto" w:fill="auto"/>
          </w:tcPr>
          <w:p w14:paraId="3591D0E1" w14:textId="0C5F3A7E"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(EI03ET01-5S02) </w:t>
            </w:r>
            <w:r w:rsidRPr="00456E50">
              <w:rPr>
                <w:rFonts w:asciiTheme="minorHAnsi" w:eastAsia="Times New Roman" w:hAnsiTheme="minorHAnsi" w:cstheme="minorHAnsi"/>
                <w:color w:val="000000"/>
                <w:sz w:val="20"/>
                <w:szCs w:val="20"/>
              </w:rPr>
              <w:t>Explorar, e investigar manusear diversos materiais em duplas, trios ou grupos pequenos.</w:t>
            </w:r>
            <w:r w:rsidR="00F23E51">
              <w:rPr>
                <w:rFonts w:asciiTheme="minorHAnsi" w:eastAsia="Times New Roman" w:hAnsiTheme="minorHAnsi" w:cstheme="minorHAnsi"/>
                <w:color w:val="000000"/>
                <w:sz w:val="20"/>
                <w:szCs w:val="20"/>
              </w:rPr>
              <w:t xml:space="preserve"> </w:t>
            </w:r>
          </w:p>
          <w:p w14:paraId="36070FE5" w14:textId="77777777" w:rsidR="00456E50" w:rsidRPr="00456E50" w:rsidRDefault="00456E50" w:rsidP="00A07499">
            <w:pPr>
              <w:spacing w:after="0" w:line="240" w:lineRule="auto"/>
              <w:jc w:val="both"/>
              <w:rPr>
                <w:rFonts w:asciiTheme="minorHAnsi" w:eastAsia="Times New Roman" w:hAnsiTheme="minorHAnsi" w:cstheme="minorHAnsi"/>
                <w:b/>
                <w:bCs/>
                <w:color w:val="000000"/>
                <w:sz w:val="20"/>
                <w:szCs w:val="20"/>
              </w:rPr>
            </w:pPr>
          </w:p>
        </w:tc>
        <w:tc>
          <w:tcPr>
            <w:tcW w:w="1701" w:type="dxa"/>
            <w:vMerge/>
            <w:tcBorders>
              <w:top w:val="single" w:sz="4" w:space="0" w:color="auto"/>
              <w:left w:val="nil"/>
              <w:bottom w:val="single" w:sz="4" w:space="0" w:color="auto"/>
              <w:right w:val="single" w:sz="4" w:space="0" w:color="auto"/>
            </w:tcBorders>
            <w:shd w:val="clear" w:color="auto" w:fill="auto"/>
          </w:tcPr>
          <w:p w14:paraId="47F99AF5"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auto"/>
          </w:tcPr>
          <w:p w14:paraId="4DBA8FE1" w14:textId="77777777" w:rsidR="00456E50" w:rsidRPr="00456E50" w:rsidRDefault="00456E50"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188D72DE" w14:textId="77777777" w:rsidTr="00A07499">
        <w:trPr>
          <w:trHeight w:val="759"/>
        </w:trPr>
        <w:tc>
          <w:tcPr>
            <w:tcW w:w="1838"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AE2B971" w14:textId="77777777" w:rsidR="00456E50" w:rsidRPr="00456E50" w:rsidRDefault="00456E50" w:rsidP="00A07499">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6F10D1A"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28906B40"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(EI03ET01-4S03) </w:t>
            </w:r>
            <w:r w:rsidRPr="00456E50">
              <w:rPr>
                <w:rFonts w:asciiTheme="minorHAnsi" w:eastAsia="Times New Roman" w:hAnsiTheme="minorHAnsi" w:cstheme="minorHAnsi"/>
                <w:color w:val="000000"/>
                <w:sz w:val="20"/>
                <w:szCs w:val="20"/>
              </w:rPr>
              <w:t>Explorar materiais como argila e massa de modelar entre outros, percebendo suas utilidades, características e transformações.</w:t>
            </w:r>
          </w:p>
        </w:tc>
        <w:tc>
          <w:tcPr>
            <w:tcW w:w="4678" w:type="dxa"/>
            <w:tcBorders>
              <w:top w:val="single" w:sz="4" w:space="0" w:color="auto"/>
              <w:left w:val="nil"/>
              <w:bottom w:val="single" w:sz="4" w:space="0" w:color="auto"/>
              <w:right w:val="single" w:sz="4" w:space="0" w:color="auto"/>
            </w:tcBorders>
            <w:shd w:val="clear" w:color="auto" w:fill="auto"/>
          </w:tcPr>
          <w:p w14:paraId="476F30B2"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(EI03ET01-5S03) </w:t>
            </w:r>
            <w:r w:rsidRPr="00456E50">
              <w:rPr>
                <w:rFonts w:asciiTheme="minorHAnsi" w:eastAsia="Times New Roman" w:hAnsiTheme="minorHAnsi" w:cstheme="minorHAnsi"/>
                <w:color w:val="000000"/>
                <w:sz w:val="20"/>
                <w:szCs w:val="20"/>
              </w:rPr>
              <w:t xml:space="preserve">Explorar materiais como argila e massa de modelar entre outros, percebendo suas utilidades, características e transformações. </w:t>
            </w:r>
          </w:p>
          <w:p w14:paraId="0FABEA38"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1701" w:type="dxa"/>
            <w:vMerge/>
            <w:tcBorders>
              <w:top w:val="single" w:sz="4" w:space="0" w:color="auto"/>
              <w:left w:val="nil"/>
              <w:bottom w:val="single" w:sz="4" w:space="0" w:color="auto"/>
              <w:right w:val="single" w:sz="4" w:space="0" w:color="auto"/>
            </w:tcBorders>
            <w:shd w:val="clear" w:color="auto" w:fill="auto"/>
          </w:tcPr>
          <w:p w14:paraId="514519BE"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auto"/>
          </w:tcPr>
          <w:p w14:paraId="62F97F17" w14:textId="77777777" w:rsidR="00456E50" w:rsidRPr="00456E50" w:rsidRDefault="00456E50"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7BDAD3BC" w14:textId="77777777" w:rsidTr="00A07499">
        <w:trPr>
          <w:trHeight w:val="476"/>
        </w:trPr>
        <w:tc>
          <w:tcPr>
            <w:tcW w:w="1838"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57C7C81" w14:textId="77777777" w:rsidR="00456E50" w:rsidRPr="00456E50" w:rsidRDefault="00456E50" w:rsidP="00A07499">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3C109C7"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6FA0D182"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(EI03ET01-4S04) </w:t>
            </w:r>
            <w:r w:rsidRPr="00456E50">
              <w:rPr>
                <w:rFonts w:asciiTheme="minorHAnsi" w:eastAsia="Times New Roman" w:hAnsiTheme="minorHAnsi" w:cstheme="minorHAnsi"/>
                <w:color w:val="000000"/>
                <w:sz w:val="20"/>
                <w:szCs w:val="20"/>
              </w:rPr>
              <w:t>Classificar e seriar objetos de acordo com as suas características.</w:t>
            </w:r>
          </w:p>
        </w:tc>
        <w:tc>
          <w:tcPr>
            <w:tcW w:w="4678" w:type="dxa"/>
            <w:tcBorders>
              <w:top w:val="single" w:sz="4" w:space="0" w:color="auto"/>
              <w:left w:val="nil"/>
              <w:bottom w:val="single" w:sz="4" w:space="0" w:color="auto"/>
              <w:right w:val="single" w:sz="4" w:space="0" w:color="auto"/>
            </w:tcBorders>
            <w:shd w:val="clear" w:color="auto" w:fill="auto"/>
          </w:tcPr>
          <w:p w14:paraId="07926D9A"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(EI03ET01-5S04) </w:t>
            </w:r>
            <w:r w:rsidRPr="00456E50">
              <w:rPr>
                <w:rFonts w:asciiTheme="minorHAnsi" w:eastAsia="Times New Roman" w:hAnsiTheme="minorHAnsi" w:cstheme="minorHAnsi"/>
                <w:color w:val="000000"/>
                <w:sz w:val="20"/>
                <w:szCs w:val="20"/>
              </w:rPr>
              <w:t>Classificar e seriar objetos de acordo com as suas características e dimensões.</w:t>
            </w:r>
          </w:p>
        </w:tc>
        <w:tc>
          <w:tcPr>
            <w:tcW w:w="1701" w:type="dxa"/>
            <w:vMerge/>
            <w:tcBorders>
              <w:top w:val="single" w:sz="4" w:space="0" w:color="auto"/>
              <w:left w:val="nil"/>
              <w:bottom w:val="single" w:sz="4" w:space="0" w:color="auto"/>
              <w:right w:val="single" w:sz="4" w:space="0" w:color="auto"/>
            </w:tcBorders>
            <w:shd w:val="clear" w:color="auto" w:fill="auto"/>
          </w:tcPr>
          <w:p w14:paraId="17836CB6"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auto"/>
          </w:tcPr>
          <w:p w14:paraId="27EE4BB3" w14:textId="77777777" w:rsidR="00456E50" w:rsidRPr="00456E50" w:rsidRDefault="00456E50"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133DF145" w14:textId="77777777" w:rsidTr="00A07499">
        <w:trPr>
          <w:trHeight w:val="596"/>
        </w:trPr>
        <w:tc>
          <w:tcPr>
            <w:tcW w:w="1838"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4F9DEF7" w14:textId="77777777" w:rsidR="00456E50" w:rsidRPr="00456E50" w:rsidRDefault="00456E50" w:rsidP="00A07499">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0EB7362"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73B665A4"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(EI03ET01-4S05) </w:t>
            </w:r>
            <w:r w:rsidRPr="00456E50">
              <w:rPr>
                <w:rFonts w:asciiTheme="minorHAnsi" w:eastAsia="Times New Roman" w:hAnsiTheme="minorHAnsi" w:cstheme="minorHAnsi"/>
                <w:color w:val="000000"/>
                <w:sz w:val="20"/>
                <w:szCs w:val="20"/>
              </w:rPr>
              <w:t>Fazer comparações entre os objetos observando suas diferenças e semelhanças.</w:t>
            </w:r>
          </w:p>
        </w:tc>
        <w:tc>
          <w:tcPr>
            <w:tcW w:w="4678" w:type="dxa"/>
            <w:tcBorders>
              <w:top w:val="single" w:sz="4" w:space="0" w:color="auto"/>
              <w:left w:val="nil"/>
              <w:bottom w:val="single" w:sz="4" w:space="0" w:color="auto"/>
              <w:right w:val="single" w:sz="4" w:space="0" w:color="auto"/>
            </w:tcBorders>
            <w:shd w:val="clear" w:color="auto" w:fill="auto"/>
          </w:tcPr>
          <w:p w14:paraId="37664C20"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(EI03ET01-5S05) </w:t>
            </w:r>
            <w:r w:rsidRPr="00456E50">
              <w:rPr>
                <w:rFonts w:asciiTheme="minorHAnsi" w:eastAsia="Times New Roman" w:hAnsiTheme="minorHAnsi" w:cstheme="minorHAnsi"/>
                <w:color w:val="000000"/>
                <w:sz w:val="20"/>
                <w:szCs w:val="20"/>
              </w:rPr>
              <w:t>Fazer comparações entre os objetos descrevendo suas diferenças e semelhanças.</w:t>
            </w:r>
          </w:p>
        </w:tc>
        <w:tc>
          <w:tcPr>
            <w:tcW w:w="1701" w:type="dxa"/>
            <w:vMerge/>
            <w:tcBorders>
              <w:top w:val="single" w:sz="4" w:space="0" w:color="auto"/>
              <w:left w:val="nil"/>
              <w:bottom w:val="single" w:sz="4" w:space="0" w:color="auto"/>
              <w:right w:val="single" w:sz="4" w:space="0" w:color="auto"/>
            </w:tcBorders>
            <w:shd w:val="clear" w:color="auto" w:fill="auto"/>
          </w:tcPr>
          <w:p w14:paraId="6A8331BA"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auto"/>
          </w:tcPr>
          <w:p w14:paraId="46179F10" w14:textId="77777777" w:rsidR="00456E50" w:rsidRPr="00456E50" w:rsidRDefault="00456E50"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6B26165A" w14:textId="77777777" w:rsidTr="00A07499">
        <w:trPr>
          <w:trHeight w:val="20"/>
        </w:trPr>
        <w:tc>
          <w:tcPr>
            <w:tcW w:w="1838"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A5DB058" w14:textId="77777777" w:rsidR="00456E50" w:rsidRPr="00456E50" w:rsidRDefault="00456E50" w:rsidP="00A07499">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742F65D"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2EF211D2"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(EI03ET01-4S06) </w:t>
            </w:r>
            <w:r w:rsidRPr="00456E50">
              <w:rPr>
                <w:rFonts w:asciiTheme="minorHAnsi" w:eastAsia="Times New Roman" w:hAnsiTheme="minorHAnsi" w:cstheme="minorHAnsi"/>
                <w:color w:val="000000"/>
                <w:sz w:val="20"/>
                <w:szCs w:val="20"/>
              </w:rPr>
              <w:t>Comparar as grandezas e explorar relações de peso, tamanho e volume de formas bidimensionais ou tridimensionais.</w:t>
            </w:r>
          </w:p>
        </w:tc>
        <w:tc>
          <w:tcPr>
            <w:tcW w:w="4678" w:type="dxa"/>
            <w:tcBorders>
              <w:top w:val="single" w:sz="4" w:space="0" w:color="auto"/>
              <w:left w:val="nil"/>
              <w:bottom w:val="single" w:sz="4" w:space="0" w:color="auto"/>
              <w:right w:val="single" w:sz="4" w:space="0" w:color="auto"/>
            </w:tcBorders>
            <w:shd w:val="clear" w:color="auto" w:fill="auto"/>
          </w:tcPr>
          <w:p w14:paraId="17A27C6F"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(EI03ET01-5S06) </w:t>
            </w:r>
            <w:r w:rsidRPr="00456E50">
              <w:rPr>
                <w:rFonts w:asciiTheme="minorHAnsi" w:eastAsia="Times New Roman" w:hAnsiTheme="minorHAnsi" w:cstheme="minorHAnsi"/>
                <w:color w:val="000000"/>
                <w:sz w:val="20"/>
                <w:szCs w:val="20"/>
              </w:rPr>
              <w:t>Comparar as grandezas e explorar relações de peso, tamanho e volume de formas bidimensionais ou tridimensionais, classificando-as.</w:t>
            </w:r>
          </w:p>
          <w:p w14:paraId="4F8C6B51"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1701" w:type="dxa"/>
            <w:vMerge/>
            <w:tcBorders>
              <w:top w:val="single" w:sz="4" w:space="0" w:color="auto"/>
              <w:left w:val="nil"/>
              <w:bottom w:val="single" w:sz="4" w:space="0" w:color="auto"/>
              <w:right w:val="single" w:sz="4" w:space="0" w:color="auto"/>
            </w:tcBorders>
            <w:shd w:val="clear" w:color="auto" w:fill="auto"/>
          </w:tcPr>
          <w:p w14:paraId="58FDD6B8"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auto"/>
          </w:tcPr>
          <w:p w14:paraId="1D2337F3" w14:textId="77777777" w:rsidR="00456E50" w:rsidRPr="00456E50" w:rsidRDefault="00456E50"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5E0AAC83" w14:textId="77777777" w:rsidTr="00A07499">
        <w:trPr>
          <w:trHeight w:val="20"/>
        </w:trPr>
        <w:tc>
          <w:tcPr>
            <w:tcW w:w="1838"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F3479ED" w14:textId="77777777" w:rsidR="00456E50" w:rsidRPr="00456E50" w:rsidRDefault="00456E50" w:rsidP="00A07499">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B363D10"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3AD138A0" w14:textId="77777777" w:rsidR="00456E50" w:rsidRPr="00456E50" w:rsidRDefault="00456E50" w:rsidP="00A07499">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(EI03ET01-4S07) </w:t>
            </w:r>
            <w:r w:rsidRPr="00456E50">
              <w:rPr>
                <w:rFonts w:asciiTheme="minorHAnsi" w:eastAsia="Times New Roman" w:hAnsiTheme="minorHAnsi" w:cstheme="minorHAnsi"/>
                <w:color w:val="000000"/>
                <w:sz w:val="20"/>
                <w:szCs w:val="20"/>
              </w:rPr>
              <w:t xml:space="preserve">Explorar as características e propriedades dos objetos usando unidades não convencionais de medidas para comparar tamanhos. </w:t>
            </w:r>
          </w:p>
        </w:tc>
        <w:tc>
          <w:tcPr>
            <w:tcW w:w="4678" w:type="dxa"/>
            <w:tcBorders>
              <w:top w:val="single" w:sz="4" w:space="0" w:color="auto"/>
              <w:left w:val="nil"/>
              <w:bottom w:val="single" w:sz="4" w:space="0" w:color="auto"/>
              <w:right w:val="single" w:sz="4" w:space="0" w:color="auto"/>
            </w:tcBorders>
            <w:shd w:val="clear" w:color="auto" w:fill="auto"/>
          </w:tcPr>
          <w:p w14:paraId="0776133E" w14:textId="77777777" w:rsidR="00456E50" w:rsidRPr="00456E50" w:rsidRDefault="00456E50" w:rsidP="00A07499">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(EI03ET01-5S07) </w:t>
            </w:r>
            <w:r w:rsidRPr="00456E50">
              <w:rPr>
                <w:rFonts w:asciiTheme="minorHAnsi" w:eastAsia="Times New Roman" w:hAnsiTheme="minorHAnsi" w:cstheme="minorHAnsi"/>
                <w:color w:val="000000"/>
                <w:sz w:val="20"/>
                <w:szCs w:val="20"/>
              </w:rPr>
              <w:t>Explorar as características e propriedades dos objetos usando unidades não convencionais de medidas para comparar tamanhos e classificá-los de acordo com essas características.</w:t>
            </w:r>
          </w:p>
        </w:tc>
        <w:tc>
          <w:tcPr>
            <w:tcW w:w="1701" w:type="dxa"/>
            <w:vMerge/>
            <w:tcBorders>
              <w:top w:val="single" w:sz="4" w:space="0" w:color="auto"/>
              <w:left w:val="nil"/>
              <w:bottom w:val="single" w:sz="4" w:space="0" w:color="auto"/>
              <w:right w:val="single" w:sz="4" w:space="0" w:color="auto"/>
            </w:tcBorders>
            <w:shd w:val="clear" w:color="auto" w:fill="auto"/>
          </w:tcPr>
          <w:p w14:paraId="57CCDF14"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auto"/>
          </w:tcPr>
          <w:p w14:paraId="6996ECE3" w14:textId="77777777" w:rsidR="00456E50" w:rsidRPr="00456E50" w:rsidRDefault="00456E50"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17DADFE7" w14:textId="77777777" w:rsidTr="00A07499">
        <w:trPr>
          <w:trHeight w:val="20"/>
        </w:trPr>
        <w:tc>
          <w:tcPr>
            <w:tcW w:w="1838"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A88F495" w14:textId="77777777" w:rsidR="00456E50" w:rsidRPr="00456E50" w:rsidRDefault="00456E50" w:rsidP="00A07499">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31BCD8C"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6CA95065"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(EI03ET01-4S08) </w:t>
            </w:r>
            <w:r w:rsidRPr="00456E50">
              <w:rPr>
                <w:rFonts w:asciiTheme="minorHAnsi" w:eastAsia="Times New Roman" w:hAnsiTheme="minorHAnsi" w:cstheme="minorHAnsi"/>
                <w:color w:val="000000"/>
                <w:sz w:val="20"/>
                <w:szCs w:val="20"/>
              </w:rPr>
              <w:t>Registrar conclusões baseadas em suas percepções físicas imediatas em relação aos objetos em estudo.</w:t>
            </w:r>
          </w:p>
        </w:tc>
        <w:tc>
          <w:tcPr>
            <w:tcW w:w="4678" w:type="dxa"/>
            <w:tcBorders>
              <w:top w:val="single" w:sz="4" w:space="0" w:color="auto"/>
              <w:left w:val="nil"/>
              <w:bottom w:val="single" w:sz="4" w:space="0" w:color="auto"/>
              <w:right w:val="single" w:sz="4" w:space="0" w:color="auto"/>
            </w:tcBorders>
            <w:shd w:val="clear" w:color="auto" w:fill="auto"/>
          </w:tcPr>
          <w:p w14:paraId="367E190B"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(EI03ET01-5S08) </w:t>
            </w:r>
            <w:r w:rsidRPr="00456E50">
              <w:rPr>
                <w:rFonts w:asciiTheme="minorHAnsi" w:eastAsia="Times New Roman" w:hAnsiTheme="minorHAnsi" w:cstheme="minorHAnsi"/>
                <w:color w:val="000000"/>
                <w:sz w:val="20"/>
                <w:szCs w:val="20"/>
              </w:rPr>
              <w:t>Registrar conclusões baseadas em suas percepções físicas imediatas em relação aos objetos em estudo.</w:t>
            </w:r>
          </w:p>
        </w:tc>
        <w:tc>
          <w:tcPr>
            <w:tcW w:w="1701" w:type="dxa"/>
            <w:vMerge/>
            <w:tcBorders>
              <w:top w:val="single" w:sz="4" w:space="0" w:color="auto"/>
              <w:left w:val="nil"/>
              <w:bottom w:val="single" w:sz="4" w:space="0" w:color="auto"/>
              <w:right w:val="single" w:sz="4" w:space="0" w:color="auto"/>
            </w:tcBorders>
            <w:shd w:val="clear" w:color="auto" w:fill="auto"/>
          </w:tcPr>
          <w:p w14:paraId="1E9399A2" w14:textId="77777777" w:rsidR="00456E50" w:rsidRPr="00456E50" w:rsidRDefault="00456E50" w:rsidP="00A07499">
            <w:pPr>
              <w:spacing w:after="0" w:line="240" w:lineRule="auto"/>
              <w:jc w:val="both"/>
              <w:rPr>
                <w:rFonts w:asciiTheme="minorHAnsi" w:eastAsia="Times New Roman" w:hAnsiTheme="minorHAnsi" w:cstheme="minorHAnsi"/>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auto"/>
          </w:tcPr>
          <w:p w14:paraId="1F799F24" w14:textId="77777777" w:rsidR="00456E50" w:rsidRPr="00456E50" w:rsidRDefault="00456E50" w:rsidP="00DC5FA0">
            <w:pPr>
              <w:numPr>
                <w:ilvl w:val="0"/>
                <w:numId w:val="26"/>
              </w:numPr>
              <w:spacing w:after="0" w:line="240" w:lineRule="auto"/>
              <w:contextualSpacing/>
              <w:jc w:val="both"/>
              <w:rPr>
                <w:rFonts w:asciiTheme="minorHAnsi" w:eastAsia="Times New Roman" w:hAnsiTheme="minorHAnsi" w:cstheme="minorHAnsi"/>
                <w:color w:val="000000"/>
                <w:sz w:val="20"/>
                <w:szCs w:val="20"/>
              </w:rPr>
            </w:pPr>
          </w:p>
        </w:tc>
      </w:tr>
    </w:tbl>
    <w:tbl>
      <w:tblPr>
        <w:tblW w:w="15730" w:type="dxa"/>
        <w:tblInd w:w="-5" w:type="dxa"/>
        <w:tblLayout w:type="fixed"/>
        <w:tblCellMar>
          <w:left w:w="70" w:type="dxa"/>
          <w:right w:w="70" w:type="dxa"/>
        </w:tblCellMar>
        <w:tblLook w:val="04A0" w:firstRow="1" w:lastRow="0" w:firstColumn="1" w:lastColumn="0" w:noHBand="0" w:noVBand="1"/>
      </w:tblPr>
      <w:tblGrid>
        <w:gridCol w:w="1843"/>
        <w:gridCol w:w="1843"/>
        <w:gridCol w:w="3827"/>
        <w:gridCol w:w="4678"/>
        <w:gridCol w:w="1701"/>
        <w:gridCol w:w="1838"/>
      </w:tblGrid>
      <w:tr w:rsidR="00456E50" w:rsidRPr="00456E50" w14:paraId="554511F7" w14:textId="77777777" w:rsidTr="00A07499">
        <w:trPr>
          <w:trHeight w:val="582"/>
        </w:trPr>
        <w:tc>
          <w:tcPr>
            <w:tcW w:w="1843"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2CC60C2"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(EI03ET02)</w:t>
            </w:r>
          </w:p>
          <w:p w14:paraId="35A8C307"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color w:val="000000"/>
                <w:sz w:val="20"/>
                <w:szCs w:val="20"/>
              </w:rPr>
              <w:t>Observar e descrever mudanças em diferentes materiais, resultantes de ações sobre eles, em experimentos envolvendo fenômenos naturais e artificiais</w:t>
            </w:r>
            <w:r w:rsidRPr="00456E50">
              <w:rPr>
                <w:rFonts w:asciiTheme="minorHAnsi" w:eastAsia="Times New Roman" w:hAnsiTheme="minorHAnsi" w:cstheme="minorHAnsi"/>
                <w:b/>
                <w:bCs/>
                <w:color w:val="000000"/>
                <w:sz w:val="20"/>
                <w:szCs w:val="20"/>
              </w:rPr>
              <w:t>.</w:t>
            </w:r>
          </w:p>
        </w:tc>
        <w:tc>
          <w:tcPr>
            <w:tcW w:w="1843" w:type="dxa"/>
            <w:vMerge w:val="restart"/>
            <w:tcBorders>
              <w:top w:val="single" w:sz="4" w:space="0" w:color="auto"/>
              <w:left w:val="nil"/>
              <w:bottom w:val="single" w:sz="4" w:space="0" w:color="auto"/>
              <w:right w:val="single" w:sz="4" w:space="0" w:color="auto"/>
            </w:tcBorders>
            <w:shd w:val="clear" w:color="auto" w:fill="D9E2F3" w:themeFill="accent1" w:themeFillTint="33"/>
          </w:tcPr>
          <w:p w14:paraId="264EA123"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C1. Conhecimento</w:t>
            </w:r>
          </w:p>
          <w:p w14:paraId="31887B08"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C2. Pensamento científico, crítico e criativo</w:t>
            </w:r>
          </w:p>
          <w:p w14:paraId="5BE4A80A"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C3. Repertório Cultural</w:t>
            </w:r>
          </w:p>
          <w:p w14:paraId="6E0F6212"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C4. Comunicação</w:t>
            </w:r>
          </w:p>
          <w:p w14:paraId="5F322F98"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C6. Trabalho e projeto de vida</w:t>
            </w:r>
          </w:p>
          <w:p w14:paraId="2358B928"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C8. Autoconhecimento e autocuidado</w:t>
            </w:r>
          </w:p>
          <w:p w14:paraId="1DC3EC54"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C9. Empatia e Cooperação</w:t>
            </w:r>
          </w:p>
          <w:p w14:paraId="004E203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18"/>
                <w:szCs w:val="18"/>
              </w:rPr>
              <w:t>C10. Responsabilidade e autonomia</w:t>
            </w:r>
          </w:p>
        </w:tc>
        <w:tc>
          <w:tcPr>
            <w:tcW w:w="8505" w:type="dxa"/>
            <w:gridSpan w:val="2"/>
            <w:tcBorders>
              <w:top w:val="single" w:sz="4" w:space="0" w:color="auto"/>
              <w:left w:val="nil"/>
              <w:right w:val="single" w:sz="4" w:space="0" w:color="auto"/>
            </w:tcBorders>
            <w:shd w:val="clear" w:color="auto" w:fill="A8D08D" w:themeFill="accent6" w:themeFillTint="99"/>
          </w:tcPr>
          <w:p w14:paraId="5036C5AE" w14:textId="77777777" w:rsidR="00456E50" w:rsidRPr="00456E50" w:rsidRDefault="00456E50" w:rsidP="00456E50">
            <w:pPr>
              <w:spacing w:after="0" w:line="240" w:lineRule="auto"/>
              <w:contextualSpacing/>
              <w:jc w:val="center"/>
              <w:rPr>
                <w:rFonts w:asciiTheme="minorHAnsi" w:eastAsia="Times New Roman" w:hAnsiTheme="minorHAnsi" w:cstheme="minorHAnsi"/>
                <w:b/>
                <w:bCs/>
                <w:color w:val="000000"/>
                <w:sz w:val="20"/>
                <w:szCs w:val="20"/>
              </w:rPr>
            </w:pPr>
          </w:p>
          <w:p w14:paraId="604A8D09"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701" w:type="dxa"/>
            <w:vMerge w:val="restart"/>
            <w:tcBorders>
              <w:top w:val="single" w:sz="4" w:space="0" w:color="auto"/>
              <w:left w:val="nil"/>
              <w:bottom w:val="single" w:sz="4" w:space="0" w:color="auto"/>
              <w:right w:val="single" w:sz="4" w:space="0" w:color="auto"/>
            </w:tcBorders>
            <w:shd w:val="clear" w:color="auto" w:fill="auto"/>
          </w:tcPr>
          <w:p w14:paraId="27117EE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p w14:paraId="653EBF6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p w14:paraId="3340ED6A"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p>
          <w:p w14:paraId="5CE0DB0A"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p>
          <w:p w14:paraId="393FFF2D"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p>
          <w:p w14:paraId="672D3471"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p>
          <w:p w14:paraId="4C41BDC0"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p>
          <w:p w14:paraId="11193B68"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p>
          <w:p w14:paraId="1008B14B"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p>
          <w:p w14:paraId="388639AD"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p>
          <w:p w14:paraId="105F7ADE"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p>
          <w:p w14:paraId="39F94208"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p>
          <w:p w14:paraId="2A670D44"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p>
          <w:p w14:paraId="4E74B3CF"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p>
          <w:p w14:paraId="6E22D853"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p>
          <w:p w14:paraId="49D1D6F9"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p>
          <w:p w14:paraId="1230DAD0"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p>
          <w:p w14:paraId="7747148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val="restart"/>
            <w:tcBorders>
              <w:top w:val="single" w:sz="4" w:space="0" w:color="auto"/>
              <w:left w:val="nil"/>
              <w:bottom w:val="single" w:sz="4" w:space="0" w:color="auto"/>
              <w:right w:val="single" w:sz="4" w:space="0" w:color="auto"/>
            </w:tcBorders>
            <w:shd w:val="clear" w:color="auto" w:fill="auto"/>
          </w:tcPr>
          <w:p w14:paraId="7CEC9839" w14:textId="77777777" w:rsidR="00456E50" w:rsidRPr="00456E50" w:rsidRDefault="00456E50" w:rsidP="00456E50">
            <w:pPr>
              <w:jc w:val="center"/>
              <w:rPr>
                <w:rFonts w:asciiTheme="minorHAnsi" w:eastAsiaTheme="minorHAnsi" w:hAnsiTheme="minorHAnsi" w:cstheme="minorHAnsi"/>
                <w:noProof/>
                <w:sz w:val="20"/>
                <w:szCs w:val="20"/>
                <w:lang w:eastAsia="en-US"/>
              </w:rPr>
            </w:pPr>
            <w:r w:rsidRPr="00456E50">
              <w:rPr>
                <w:rFonts w:asciiTheme="minorHAnsi" w:eastAsiaTheme="minorHAnsi" w:hAnsiTheme="minorHAnsi" w:cstheme="minorHAnsi"/>
                <w:noProof/>
                <w:sz w:val="20"/>
                <w:szCs w:val="20"/>
              </w:rPr>
              <w:drawing>
                <wp:inline distT="0" distB="0" distL="0" distR="0" wp14:anchorId="59DFD0B9" wp14:editId="7A573D91">
                  <wp:extent cx="906711" cy="888521"/>
                  <wp:effectExtent l="0" t="0" r="8255" b="6985"/>
                  <wp:docPr id="1" name="Imagem 1"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r w:rsidRPr="00456E50">
              <w:rPr>
                <w:rFonts w:asciiTheme="minorHAnsi" w:eastAsiaTheme="minorHAnsi" w:hAnsiTheme="minorHAnsi" w:cstheme="minorHAnsi"/>
                <w:noProof/>
                <w:sz w:val="20"/>
                <w:szCs w:val="20"/>
              </w:rPr>
              <w:drawing>
                <wp:inline distT="0" distB="0" distL="0" distR="0" wp14:anchorId="7FE1E73F" wp14:editId="18715A98">
                  <wp:extent cx="854015" cy="922655"/>
                  <wp:effectExtent l="0" t="0" r="3810" b="0"/>
                  <wp:docPr id="23" name="Imagem 23"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t="43356" r="84177" b="28005"/>
                          <a:stretch/>
                        </pic:blipFill>
                        <pic:spPr bwMode="auto">
                          <a:xfrm>
                            <a:off x="0" y="0"/>
                            <a:ext cx="854432" cy="923105"/>
                          </a:xfrm>
                          <a:prstGeom prst="rect">
                            <a:avLst/>
                          </a:prstGeom>
                          <a:noFill/>
                          <a:ln>
                            <a:noFill/>
                          </a:ln>
                          <a:extLst>
                            <a:ext uri="{53640926-AAD7-44D8-BBD7-CCE9431645EC}">
                              <a14:shadowObscured xmlns:a14="http://schemas.microsoft.com/office/drawing/2010/main"/>
                            </a:ext>
                          </a:extLst>
                        </pic:spPr>
                      </pic:pic>
                    </a:graphicData>
                  </a:graphic>
                </wp:inline>
              </w:drawing>
            </w:r>
          </w:p>
          <w:p w14:paraId="1B98C0AA" w14:textId="77777777" w:rsidR="00456E50" w:rsidRPr="00456E50" w:rsidRDefault="00456E50" w:rsidP="00456E50">
            <w:pPr>
              <w:jc w:val="center"/>
              <w:rPr>
                <w:rFonts w:asciiTheme="minorHAnsi" w:eastAsiaTheme="minorHAnsi" w:hAnsiTheme="minorHAnsi" w:cstheme="minorHAnsi"/>
                <w:noProof/>
                <w:sz w:val="20"/>
                <w:szCs w:val="20"/>
                <w:lang w:eastAsia="en-US"/>
              </w:rPr>
            </w:pPr>
            <w:r w:rsidRPr="00456E50">
              <w:rPr>
                <w:rFonts w:asciiTheme="minorHAnsi" w:eastAsiaTheme="minorHAnsi" w:hAnsiTheme="minorHAnsi" w:cstheme="minorHAnsi"/>
                <w:noProof/>
                <w:sz w:val="20"/>
                <w:szCs w:val="20"/>
              </w:rPr>
              <w:drawing>
                <wp:inline distT="0" distB="0" distL="0" distR="0" wp14:anchorId="4FAD32B0" wp14:editId="427E6FFD">
                  <wp:extent cx="861695" cy="897147"/>
                  <wp:effectExtent l="0" t="0" r="0" b="0"/>
                  <wp:docPr id="3" name="Imagem 3"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67420" t="43391" r="16599" b="28734"/>
                          <a:stretch/>
                        </pic:blipFill>
                        <pic:spPr bwMode="auto">
                          <a:xfrm>
                            <a:off x="0" y="0"/>
                            <a:ext cx="862982" cy="898487"/>
                          </a:xfrm>
                          <a:prstGeom prst="rect">
                            <a:avLst/>
                          </a:prstGeom>
                          <a:noFill/>
                          <a:ln>
                            <a:noFill/>
                          </a:ln>
                          <a:extLst>
                            <a:ext uri="{53640926-AAD7-44D8-BBD7-CCE9431645EC}">
                              <a14:shadowObscured xmlns:a14="http://schemas.microsoft.com/office/drawing/2010/main"/>
                            </a:ext>
                          </a:extLst>
                        </pic:spPr>
                      </pic:pic>
                    </a:graphicData>
                  </a:graphic>
                </wp:inline>
              </w:drawing>
            </w:r>
            <w:r w:rsidRPr="00456E50">
              <w:rPr>
                <w:rFonts w:asciiTheme="minorHAnsi" w:eastAsiaTheme="minorHAnsi" w:hAnsiTheme="minorHAnsi" w:cstheme="minorHAnsi"/>
                <w:noProof/>
                <w:sz w:val="20"/>
                <w:szCs w:val="20"/>
              </w:rPr>
              <w:drawing>
                <wp:inline distT="0" distB="0" distL="0" distR="0" wp14:anchorId="079B25E3" wp14:editId="66093B4C">
                  <wp:extent cx="879293" cy="931174"/>
                  <wp:effectExtent l="0" t="0" r="0" b="2540"/>
                  <wp:docPr id="5" name="Imagem 5"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83708" t="42846" b="28249"/>
                          <a:stretch/>
                        </pic:blipFill>
                        <pic:spPr bwMode="auto">
                          <a:xfrm>
                            <a:off x="0" y="0"/>
                            <a:ext cx="879798" cy="931709"/>
                          </a:xfrm>
                          <a:prstGeom prst="rect">
                            <a:avLst/>
                          </a:prstGeom>
                          <a:noFill/>
                          <a:ln>
                            <a:noFill/>
                          </a:ln>
                          <a:extLst>
                            <a:ext uri="{53640926-AAD7-44D8-BBD7-CCE9431645EC}">
                              <a14:shadowObscured xmlns:a14="http://schemas.microsoft.com/office/drawing/2010/main"/>
                            </a:ext>
                          </a:extLst>
                        </pic:spPr>
                      </pic:pic>
                    </a:graphicData>
                  </a:graphic>
                </wp:inline>
              </w:drawing>
            </w:r>
          </w:p>
          <w:p w14:paraId="4E23FA4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2FCDC7FB" w14:textId="77777777" w:rsidTr="00A07499">
        <w:trPr>
          <w:trHeight w:val="751"/>
        </w:trPr>
        <w:tc>
          <w:tcPr>
            <w:tcW w:w="1843" w:type="dxa"/>
            <w:vMerge/>
            <w:tcBorders>
              <w:top w:val="single" w:sz="4" w:space="0" w:color="auto"/>
              <w:left w:val="single" w:sz="4" w:space="0" w:color="auto"/>
              <w:right w:val="single" w:sz="4" w:space="0" w:color="auto"/>
            </w:tcBorders>
            <w:shd w:val="clear" w:color="auto" w:fill="E2EFD9" w:themeFill="accent6" w:themeFillTint="33"/>
            <w:vAlign w:val="center"/>
          </w:tcPr>
          <w:p w14:paraId="55CF15F5"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right w:val="single" w:sz="4" w:space="0" w:color="auto"/>
            </w:tcBorders>
            <w:shd w:val="clear" w:color="auto" w:fill="D9E2F3" w:themeFill="accent1" w:themeFillTint="33"/>
          </w:tcPr>
          <w:p w14:paraId="048A410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46EE82E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(EI03ET02-4S01) </w:t>
            </w:r>
            <w:r w:rsidRPr="00456E50">
              <w:rPr>
                <w:rFonts w:asciiTheme="minorHAnsi" w:eastAsia="Times New Roman" w:hAnsiTheme="minorHAnsi" w:cstheme="minorHAnsi"/>
                <w:color w:val="000000"/>
                <w:sz w:val="20"/>
                <w:szCs w:val="20"/>
              </w:rPr>
              <w:t>Buscar informações e validá-las em grupo, na tentativa de descrever aquilo que observam.</w:t>
            </w:r>
          </w:p>
        </w:tc>
        <w:tc>
          <w:tcPr>
            <w:tcW w:w="4678" w:type="dxa"/>
            <w:tcBorders>
              <w:top w:val="single" w:sz="4" w:space="0" w:color="auto"/>
              <w:left w:val="nil"/>
              <w:bottom w:val="single" w:sz="4" w:space="0" w:color="auto"/>
              <w:right w:val="single" w:sz="4" w:space="0" w:color="auto"/>
            </w:tcBorders>
            <w:shd w:val="clear" w:color="auto" w:fill="auto"/>
          </w:tcPr>
          <w:p w14:paraId="47201F4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(EI03ET02-5S01) </w:t>
            </w:r>
            <w:r w:rsidRPr="00456E50">
              <w:rPr>
                <w:rFonts w:asciiTheme="minorHAnsi" w:eastAsia="Times New Roman" w:hAnsiTheme="minorHAnsi" w:cstheme="minorHAnsi"/>
                <w:color w:val="000000"/>
                <w:sz w:val="20"/>
                <w:szCs w:val="20"/>
              </w:rPr>
              <w:t>Buscar informações e validá-las em grupo ou individualmente, na tentativa de explicar e descrever aquilo que observam.</w:t>
            </w:r>
          </w:p>
        </w:tc>
        <w:tc>
          <w:tcPr>
            <w:tcW w:w="1701" w:type="dxa"/>
            <w:vMerge/>
            <w:tcBorders>
              <w:top w:val="single" w:sz="4" w:space="0" w:color="auto"/>
              <w:left w:val="nil"/>
              <w:right w:val="single" w:sz="4" w:space="0" w:color="auto"/>
            </w:tcBorders>
            <w:shd w:val="clear" w:color="auto" w:fill="auto"/>
          </w:tcPr>
          <w:p w14:paraId="365C8DF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right w:val="single" w:sz="4" w:space="0" w:color="auto"/>
            </w:tcBorders>
            <w:shd w:val="clear" w:color="auto" w:fill="auto"/>
          </w:tcPr>
          <w:p w14:paraId="17BFAFF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6DD6AE03" w14:textId="77777777" w:rsidTr="00A07499">
        <w:trPr>
          <w:trHeight w:val="1070"/>
        </w:trPr>
        <w:tc>
          <w:tcPr>
            <w:tcW w:w="1843" w:type="dxa"/>
            <w:vMerge/>
            <w:tcBorders>
              <w:top w:val="single" w:sz="4" w:space="0" w:color="auto"/>
              <w:left w:val="single" w:sz="4" w:space="0" w:color="auto"/>
              <w:right w:val="single" w:sz="4" w:space="0" w:color="auto"/>
            </w:tcBorders>
            <w:shd w:val="clear" w:color="auto" w:fill="E2EFD9" w:themeFill="accent6" w:themeFillTint="33"/>
            <w:vAlign w:val="center"/>
          </w:tcPr>
          <w:p w14:paraId="047DC5B3"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right w:val="single" w:sz="4" w:space="0" w:color="auto"/>
            </w:tcBorders>
            <w:shd w:val="clear" w:color="auto" w:fill="D9E2F3" w:themeFill="accent1" w:themeFillTint="33"/>
          </w:tcPr>
          <w:p w14:paraId="68160B8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30C4963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(EI03ET02-4S02) </w:t>
            </w:r>
            <w:r w:rsidRPr="00456E50">
              <w:rPr>
                <w:rFonts w:asciiTheme="minorHAnsi" w:eastAsia="Times New Roman" w:hAnsiTheme="minorHAnsi" w:cstheme="minorHAnsi"/>
                <w:color w:val="000000"/>
                <w:sz w:val="20"/>
                <w:szCs w:val="20"/>
              </w:rPr>
              <w:t>Conhecer a importância de elementos naturais como o clima, o ciclo da água e o solo, suas características e transformações, assim como sua preservação, formulando hipóteses.</w:t>
            </w:r>
          </w:p>
        </w:tc>
        <w:tc>
          <w:tcPr>
            <w:tcW w:w="4678" w:type="dxa"/>
            <w:tcBorders>
              <w:top w:val="single" w:sz="4" w:space="0" w:color="auto"/>
              <w:left w:val="nil"/>
              <w:bottom w:val="single" w:sz="4" w:space="0" w:color="auto"/>
              <w:right w:val="single" w:sz="4" w:space="0" w:color="auto"/>
            </w:tcBorders>
            <w:shd w:val="clear" w:color="auto" w:fill="auto"/>
          </w:tcPr>
          <w:p w14:paraId="00C40FA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(EI03ET02-5S02) </w:t>
            </w:r>
            <w:r w:rsidRPr="00456E50">
              <w:rPr>
                <w:rFonts w:asciiTheme="minorHAnsi" w:eastAsia="Times New Roman" w:hAnsiTheme="minorHAnsi" w:cstheme="minorHAnsi"/>
                <w:color w:val="000000"/>
                <w:sz w:val="20"/>
                <w:szCs w:val="20"/>
              </w:rPr>
              <w:t>Conhecer a importância de elementos naturais como o clima, o vento, o ciclo da água, o solo, suas características e transformações, assim como sua preservação, formulando hipóteses.</w:t>
            </w:r>
          </w:p>
        </w:tc>
        <w:tc>
          <w:tcPr>
            <w:tcW w:w="1701" w:type="dxa"/>
            <w:vMerge/>
            <w:tcBorders>
              <w:top w:val="single" w:sz="4" w:space="0" w:color="auto"/>
              <w:left w:val="nil"/>
              <w:right w:val="single" w:sz="4" w:space="0" w:color="auto"/>
            </w:tcBorders>
            <w:shd w:val="clear" w:color="auto" w:fill="auto"/>
          </w:tcPr>
          <w:p w14:paraId="7C9958A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right w:val="single" w:sz="4" w:space="0" w:color="auto"/>
            </w:tcBorders>
            <w:shd w:val="clear" w:color="auto" w:fill="auto"/>
          </w:tcPr>
          <w:p w14:paraId="21EBCAF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6352BFFB" w14:textId="77777777" w:rsidTr="00A07499">
        <w:trPr>
          <w:trHeight w:val="563"/>
        </w:trPr>
        <w:tc>
          <w:tcPr>
            <w:tcW w:w="1843" w:type="dxa"/>
            <w:vMerge/>
            <w:tcBorders>
              <w:top w:val="single" w:sz="4" w:space="0" w:color="auto"/>
              <w:left w:val="single" w:sz="4" w:space="0" w:color="auto"/>
              <w:right w:val="single" w:sz="4" w:space="0" w:color="auto"/>
            </w:tcBorders>
            <w:shd w:val="clear" w:color="auto" w:fill="E2EFD9" w:themeFill="accent6" w:themeFillTint="33"/>
            <w:vAlign w:val="center"/>
          </w:tcPr>
          <w:p w14:paraId="5FDE9715"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right w:val="single" w:sz="4" w:space="0" w:color="auto"/>
            </w:tcBorders>
            <w:shd w:val="clear" w:color="auto" w:fill="D9E2F3" w:themeFill="accent1" w:themeFillTint="33"/>
          </w:tcPr>
          <w:p w14:paraId="7956F35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17C2545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(EI03ET02-4S03) </w:t>
            </w:r>
            <w:r w:rsidRPr="00456E50">
              <w:rPr>
                <w:rFonts w:asciiTheme="minorHAnsi" w:eastAsia="Times New Roman" w:hAnsiTheme="minorHAnsi" w:cstheme="minorHAnsi"/>
                <w:color w:val="000000"/>
                <w:sz w:val="20"/>
                <w:szCs w:val="20"/>
              </w:rPr>
              <w:t>Reconhecer as mudanças de paisagens e suas mudanças ao longo do tempo.</w:t>
            </w:r>
          </w:p>
        </w:tc>
        <w:tc>
          <w:tcPr>
            <w:tcW w:w="4678" w:type="dxa"/>
            <w:tcBorders>
              <w:top w:val="single" w:sz="4" w:space="0" w:color="auto"/>
              <w:left w:val="nil"/>
              <w:bottom w:val="single" w:sz="4" w:space="0" w:color="auto"/>
              <w:right w:val="single" w:sz="4" w:space="0" w:color="auto"/>
            </w:tcBorders>
            <w:shd w:val="clear" w:color="auto" w:fill="auto"/>
          </w:tcPr>
          <w:p w14:paraId="152A00F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(EI03ET02-5S03) </w:t>
            </w:r>
            <w:r w:rsidRPr="00456E50">
              <w:rPr>
                <w:rFonts w:asciiTheme="minorHAnsi" w:eastAsia="Times New Roman" w:hAnsiTheme="minorHAnsi" w:cstheme="minorHAnsi"/>
                <w:color w:val="000000"/>
                <w:sz w:val="20"/>
                <w:szCs w:val="20"/>
              </w:rPr>
              <w:t>Reconhecer as mudanças de paisagens e suas mudanças ao longo do tempo, compreendendo progressivamente os fatores que ocasionaram tais transformações.</w:t>
            </w:r>
          </w:p>
          <w:p w14:paraId="0773030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701" w:type="dxa"/>
            <w:vMerge/>
            <w:tcBorders>
              <w:top w:val="single" w:sz="4" w:space="0" w:color="auto"/>
              <w:left w:val="nil"/>
              <w:right w:val="single" w:sz="4" w:space="0" w:color="auto"/>
            </w:tcBorders>
            <w:shd w:val="clear" w:color="auto" w:fill="auto"/>
          </w:tcPr>
          <w:p w14:paraId="624714F4"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right w:val="single" w:sz="4" w:space="0" w:color="auto"/>
            </w:tcBorders>
            <w:shd w:val="clear" w:color="auto" w:fill="auto"/>
          </w:tcPr>
          <w:p w14:paraId="5BFBBB7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1E375CF1" w14:textId="77777777" w:rsidTr="00A07499">
        <w:trPr>
          <w:trHeight w:val="659"/>
        </w:trPr>
        <w:tc>
          <w:tcPr>
            <w:tcW w:w="1843" w:type="dxa"/>
            <w:vMerge/>
            <w:tcBorders>
              <w:top w:val="single" w:sz="4" w:space="0" w:color="auto"/>
              <w:left w:val="single" w:sz="4" w:space="0" w:color="auto"/>
              <w:right w:val="single" w:sz="4" w:space="0" w:color="auto"/>
            </w:tcBorders>
            <w:shd w:val="clear" w:color="auto" w:fill="E2EFD9" w:themeFill="accent6" w:themeFillTint="33"/>
            <w:vAlign w:val="center"/>
          </w:tcPr>
          <w:p w14:paraId="789BE988"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right w:val="single" w:sz="4" w:space="0" w:color="auto"/>
            </w:tcBorders>
            <w:shd w:val="clear" w:color="auto" w:fill="D9E2F3" w:themeFill="accent1" w:themeFillTint="33"/>
          </w:tcPr>
          <w:p w14:paraId="105AEF1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0B92C90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p w14:paraId="1936E79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(EI03ET02-4S04) </w:t>
            </w:r>
            <w:r w:rsidRPr="00456E50">
              <w:rPr>
                <w:rFonts w:asciiTheme="minorHAnsi" w:eastAsia="Times New Roman" w:hAnsiTheme="minorHAnsi" w:cstheme="minorHAnsi"/>
                <w:color w:val="000000"/>
                <w:sz w:val="20"/>
                <w:szCs w:val="20"/>
              </w:rPr>
              <w:t>Ampliar o vocabulário a partir da análise de informações em ações de pesquisa e validação de conceitos com a mediação do professor.</w:t>
            </w:r>
          </w:p>
          <w:p w14:paraId="6A5E46D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4678" w:type="dxa"/>
            <w:tcBorders>
              <w:top w:val="single" w:sz="4" w:space="0" w:color="auto"/>
              <w:left w:val="nil"/>
              <w:bottom w:val="single" w:sz="4" w:space="0" w:color="auto"/>
              <w:right w:val="single" w:sz="4" w:space="0" w:color="auto"/>
            </w:tcBorders>
            <w:shd w:val="clear" w:color="auto" w:fill="auto"/>
          </w:tcPr>
          <w:p w14:paraId="3DD19E6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p w14:paraId="2DB66A2D"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(EI03ET02-5S04) </w:t>
            </w:r>
            <w:r w:rsidRPr="00456E50">
              <w:rPr>
                <w:rFonts w:asciiTheme="minorHAnsi" w:eastAsia="Times New Roman" w:hAnsiTheme="minorHAnsi" w:cstheme="minorHAnsi"/>
                <w:color w:val="000000"/>
                <w:sz w:val="20"/>
                <w:szCs w:val="20"/>
              </w:rPr>
              <w:t>Ampliar o vocabulário a partir da análise de informações em ações de pesquisa e validação de conceitos com a mediação do professor.</w:t>
            </w:r>
          </w:p>
        </w:tc>
        <w:tc>
          <w:tcPr>
            <w:tcW w:w="1701" w:type="dxa"/>
            <w:vMerge/>
            <w:tcBorders>
              <w:top w:val="single" w:sz="4" w:space="0" w:color="auto"/>
              <w:left w:val="nil"/>
              <w:right w:val="single" w:sz="4" w:space="0" w:color="auto"/>
            </w:tcBorders>
            <w:shd w:val="clear" w:color="auto" w:fill="auto"/>
          </w:tcPr>
          <w:p w14:paraId="4A13FFE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right w:val="single" w:sz="4" w:space="0" w:color="auto"/>
            </w:tcBorders>
            <w:shd w:val="clear" w:color="auto" w:fill="auto"/>
          </w:tcPr>
          <w:p w14:paraId="7C4C828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0CA413C2" w14:textId="77777777" w:rsidTr="00A07499">
        <w:trPr>
          <w:trHeight w:val="1194"/>
        </w:trPr>
        <w:tc>
          <w:tcPr>
            <w:tcW w:w="1843" w:type="dxa"/>
            <w:vMerge/>
            <w:tcBorders>
              <w:top w:val="single" w:sz="4" w:space="0" w:color="auto"/>
              <w:left w:val="single" w:sz="4" w:space="0" w:color="auto"/>
              <w:right w:val="single" w:sz="4" w:space="0" w:color="auto"/>
            </w:tcBorders>
            <w:shd w:val="clear" w:color="auto" w:fill="E2EFD9" w:themeFill="accent6" w:themeFillTint="33"/>
            <w:vAlign w:val="center"/>
          </w:tcPr>
          <w:p w14:paraId="4CF54784"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right w:val="single" w:sz="4" w:space="0" w:color="auto"/>
            </w:tcBorders>
            <w:shd w:val="clear" w:color="auto" w:fill="D9E2F3" w:themeFill="accent1" w:themeFillTint="33"/>
          </w:tcPr>
          <w:p w14:paraId="78C5751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vMerge w:val="restart"/>
            <w:tcBorders>
              <w:top w:val="single" w:sz="4" w:space="0" w:color="auto"/>
              <w:left w:val="nil"/>
              <w:right w:val="single" w:sz="4" w:space="0" w:color="auto"/>
            </w:tcBorders>
            <w:shd w:val="clear" w:color="auto" w:fill="auto"/>
          </w:tcPr>
          <w:p w14:paraId="4A2A8B1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(EI03ET02-4S05) </w:t>
            </w:r>
            <w:r w:rsidRPr="00456E50">
              <w:rPr>
                <w:rFonts w:asciiTheme="minorHAnsi" w:eastAsia="Times New Roman" w:hAnsiTheme="minorHAnsi" w:cstheme="minorHAnsi"/>
                <w:color w:val="000000"/>
                <w:sz w:val="20"/>
                <w:szCs w:val="20"/>
              </w:rPr>
              <w:t>Observar a paisagem local, rios, vegetação, construções, florestas, campos, dunas, açudes, mar, montanhas, os materiais que os compõem e suas características.</w:t>
            </w:r>
          </w:p>
        </w:tc>
        <w:tc>
          <w:tcPr>
            <w:tcW w:w="4678" w:type="dxa"/>
            <w:tcBorders>
              <w:top w:val="single" w:sz="4" w:space="0" w:color="auto"/>
              <w:left w:val="nil"/>
              <w:bottom w:val="single" w:sz="4" w:space="0" w:color="auto"/>
              <w:right w:val="single" w:sz="4" w:space="0" w:color="auto"/>
            </w:tcBorders>
            <w:shd w:val="clear" w:color="auto" w:fill="auto"/>
          </w:tcPr>
          <w:p w14:paraId="5D25C13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(EI03ET02-5S05) </w:t>
            </w:r>
            <w:r w:rsidRPr="00456E50">
              <w:rPr>
                <w:rFonts w:asciiTheme="minorHAnsi" w:eastAsia="Times New Roman" w:hAnsiTheme="minorHAnsi" w:cstheme="minorHAnsi"/>
                <w:color w:val="000000"/>
                <w:sz w:val="20"/>
                <w:szCs w:val="20"/>
              </w:rPr>
              <w:t>Observar a paisagem local, rios, vegetação, construções, florestas, campos, dunas, açudes, mar, montanhas, os materiais que os compõem e suas características estabelecendo relações entre os diferentes fenômenos da natureza.</w:t>
            </w:r>
          </w:p>
        </w:tc>
        <w:tc>
          <w:tcPr>
            <w:tcW w:w="1701" w:type="dxa"/>
            <w:vMerge/>
            <w:tcBorders>
              <w:top w:val="single" w:sz="4" w:space="0" w:color="auto"/>
              <w:left w:val="nil"/>
              <w:right w:val="single" w:sz="4" w:space="0" w:color="auto"/>
            </w:tcBorders>
            <w:shd w:val="clear" w:color="auto" w:fill="auto"/>
          </w:tcPr>
          <w:p w14:paraId="0C7199F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right w:val="single" w:sz="4" w:space="0" w:color="auto"/>
            </w:tcBorders>
            <w:shd w:val="clear" w:color="auto" w:fill="auto"/>
          </w:tcPr>
          <w:p w14:paraId="7D2B994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7376D47D" w14:textId="77777777" w:rsidTr="00A07499">
        <w:trPr>
          <w:trHeight w:val="1240"/>
        </w:trPr>
        <w:tc>
          <w:tcPr>
            <w:tcW w:w="1843" w:type="dxa"/>
            <w:vMerge/>
            <w:tcBorders>
              <w:top w:val="single" w:sz="4" w:space="0" w:color="auto"/>
              <w:left w:val="single" w:sz="4" w:space="0" w:color="auto"/>
              <w:right w:val="single" w:sz="4" w:space="0" w:color="auto"/>
            </w:tcBorders>
            <w:shd w:val="clear" w:color="auto" w:fill="E2EFD9" w:themeFill="accent6" w:themeFillTint="33"/>
            <w:vAlign w:val="center"/>
          </w:tcPr>
          <w:p w14:paraId="0D96C0BD"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right w:val="single" w:sz="4" w:space="0" w:color="auto"/>
            </w:tcBorders>
            <w:shd w:val="clear" w:color="auto" w:fill="D9E2F3" w:themeFill="accent1" w:themeFillTint="33"/>
          </w:tcPr>
          <w:p w14:paraId="6B6CBC2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vMerge/>
            <w:tcBorders>
              <w:left w:val="nil"/>
              <w:bottom w:val="single" w:sz="4" w:space="0" w:color="auto"/>
              <w:right w:val="single" w:sz="4" w:space="0" w:color="auto"/>
            </w:tcBorders>
            <w:shd w:val="clear" w:color="auto" w:fill="auto"/>
          </w:tcPr>
          <w:p w14:paraId="457BAF9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4678" w:type="dxa"/>
            <w:tcBorders>
              <w:top w:val="single" w:sz="4" w:space="0" w:color="auto"/>
              <w:left w:val="nil"/>
              <w:bottom w:val="single" w:sz="4" w:space="0" w:color="auto"/>
              <w:right w:val="single" w:sz="4" w:space="0" w:color="auto"/>
            </w:tcBorders>
            <w:shd w:val="clear" w:color="auto" w:fill="auto"/>
          </w:tcPr>
          <w:p w14:paraId="350BF1F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(EI03ET02-5S06) </w:t>
            </w:r>
            <w:r w:rsidRPr="00456E50">
              <w:rPr>
                <w:rFonts w:asciiTheme="minorHAnsi" w:eastAsia="Times New Roman" w:hAnsiTheme="minorHAnsi" w:cstheme="minorHAnsi"/>
                <w:color w:val="000000"/>
                <w:sz w:val="20"/>
                <w:szCs w:val="20"/>
              </w:rPr>
              <w:t>Classificar as propriedades de diferentes objetos (forma, velocidade, peso e volume) e elementos naturais, diferenciando características físicas como grosso e fino, duro ou mole, áspero ou liso, entre outros.</w:t>
            </w:r>
          </w:p>
          <w:p w14:paraId="264EA73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701" w:type="dxa"/>
            <w:vMerge/>
            <w:tcBorders>
              <w:top w:val="single" w:sz="4" w:space="0" w:color="auto"/>
              <w:left w:val="nil"/>
              <w:right w:val="single" w:sz="4" w:space="0" w:color="auto"/>
            </w:tcBorders>
            <w:shd w:val="clear" w:color="auto" w:fill="auto"/>
          </w:tcPr>
          <w:p w14:paraId="3270AC1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right w:val="single" w:sz="4" w:space="0" w:color="auto"/>
            </w:tcBorders>
            <w:shd w:val="clear" w:color="auto" w:fill="auto"/>
          </w:tcPr>
          <w:p w14:paraId="2786A50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07E9DCB1" w14:textId="77777777" w:rsidTr="00A07499">
        <w:trPr>
          <w:trHeight w:val="1220"/>
        </w:trPr>
        <w:tc>
          <w:tcPr>
            <w:tcW w:w="1843" w:type="dxa"/>
            <w:vMerge/>
            <w:tcBorders>
              <w:top w:val="single" w:sz="4" w:space="0" w:color="auto"/>
              <w:left w:val="single" w:sz="4" w:space="0" w:color="auto"/>
              <w:right w:val="single" w:sz="4" w:space="0" w:color="auto"/>
            </w:tcBorders>
            <w:shd w:val="clear" w:color="auto" w:fill="E2EFD9" w:themeFill="accent6" w:themeFillTint="33"/>
            <w:vAlign w:val="center"/>
          </w:tcPr>
          <w:p w14:paraId="30C2A769"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right w:val="single" w:sz="4" w:space="0" w:color="auto"/>
            </w:tcBorders>
            <w:shd w:val="clear" w:color="auto" w:fill="D9E2F3" w:themeFill="accent1" w:themeFillTint="33"/>
          </w:tcPr>
          <w:p w14:paraId="369D457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4A7F4D7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(EI03ET02-4S06) </w:t>
            </w:r>
            <w:r w:rsidRPr="00456E50">
              <w:rPr>
                <w:rFonts w:asciiTheme="minorHAnsi" w:eastAsia="Times New Roman" w:hAnsiTheme="minorHAnsi" w:cstheme="minorHAnsi"/>
                <w:color w:val="000000"/>
                <w:sz w:val="20"/>
                <w:szCs w:val="20"/>
              </w:rPr>
              <w:t>Conhecer a origem de alimentos naturais como frutas, legumes, leite e ovos a partir de sua origem: animal ou vegetal e suas transformações.</w:t>
            </w:r>
          </w:p>
        </w:tc>
        <w:tc>
          <w:tcPr>
            <w:tcW w:w="4678" w:type="dxa"/>
            <w:tcBorders>
              <w:top w:val="single" w:sz="4" w:space="0" w:color="auto"/>
              <w:left w:val="nil"/>
              <w:bottom w:val="single" w:sz="4" w:space="0" w:color="auto"/>
              <w:right w:val="single" w:sz="4" w:space="0" w:color="auto"/>
            </w:tcBorders>
            <w:shd w:val="clear" w:color="auto" w:fill="auto"/>
          </w:tcPr>
          <w:p w14:paraId="10CB702D"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(EI03ET02-5S07) </w:t>
            </w:r>
            <w:r w:rsidRPr="00456E50">
              <w:rPr>
                <w:rFonts w:asciiTheme="minorHAnsi" w:eastAsia="Times New Roman" w:hAnsiTheme="minorHAnsi" w:cstheme="minorHAnsi"/>
                <w:color w:val="000000"/>
                <w:sz w:val="20"/>
                <w:szCs w:val="20"/>
              </w:rPr>
              <w:t>Identificar a origem de alimentos naturais como frutas, legumes, leite e ovos a partir de sua origem: animal ou vegetal e suas transformações.</w:t>
            </w:r>
          </w:p>
        </w:tc>
        <w:tc>
          <w:tcPr>
            <w:tcW w:w="1701" w:type="dxa"/>
            <w:vMerge/>
            <w:tcBorders>
              <w:top w:val="single" w:sz="4" w:space="0" w:color="auto"/>
              <w:left w:val="nil"/>
              <w:right w:val="single" w:sz="4" w:space="0" w:color="auto"/>
            </w:tcBorders>
            <w:shd w:val="clear" w:color="auto" w:fill="auto"/>
          </w:tcPr>
          <w:p w14:paraId="679B2CB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right w:val="single" w:sz="4" w:space="0" w:color="auto"/>
            </w:tcBorders>
            <w:shd w:val="clear" w:color="auto" w:fill="auto"/>
          </w:tcPr>
          <w:p w14:paraId="470E3A9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3ABCDD45" w14:textId="77777777" w:rsidTr="00A07499">
        <w:trPr>
          <w:trHeight w:val="425"/>
        </w:trPr>
        <w:tc>
          <w:tcPr>
            <w:tcW w:w="1843" w:type="dxa"/>
            <w:vMerge/>
            <w:tcBorders>
              <w:top w:val="single" w:sz="4" w:space="0" w:color="auto"/>
              <w:left w:val="single" w:sz="4" w:space="0" w:color="auto"/>
              <w:right w:val="single" w:sz="4" w:space="0" w:color="auto"/>
            </w:tcBorders>
            <w:shd w:val="clear" w:color="auto" w:fill="E2EFD9" w:themeFill="accent6" w:themeFillTint="33"/>
            <w:vAlign w:val="center"/>
          </w:tcPr>
          <w:p w14:paraId="31C42A20"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right w:val="single" w:sz="4" w:space="0" w:color="auto"/>
            </w:tcBorders>
            <w:shd w:val="clear" w:color="auto" w:fill="D9E2F3" w:themeFill="accent1" w:themeFillTint="33"/>
          </w:tcPr>
          <w:p w14:paraId="4D90CD7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47271EC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(EI03ET02-4S07) </w:t>
            </w:r>
            <w:r w:rsidRPr="00456E50">
              <w:rPr>
                <w:rFonts w:asciiTheme="minorHAnsi" w:eastAsia="Times New Roman" w:hAnsiTheme="minorHAnsi" w:cstheme="minorHAnsi"/>
                <w:color w:val="000000"/>
                <w:sz w:val="20"/>
                <w:szCs w:val="20"/>
              </w:rPr>
              <w:t>Analisar nas paisagens naturais, suas transformações.</w:t>
            </w:r>
          </w:p>
          <w:p w14:paraId="42D49C3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4678" w:type="dxa"/>
            <w:tcBorders>
              <w:top w:val="single" w:sz="4" w:space="0" w:color="auto"/>
              <w:left w:val="nil"/>
              <w:bottom w:val="single" w:sz="4" w:space="0" w:color="auto"/>
              <w:right w:val="single" w:sz="4" w:space="0" w:color="auto"/>
            </w:tcBorders>
            <w:shd w:val="clear" w:color="auto" w:fill="auto"/>
          </w:tcPr>
          <w:p w14:paraId="717B029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(EI03ET02-5S08) </w:t>
            </w:r>
            <w:r w:rsidRPr="00456E50">
              <w:rPr>
                <w:rFonts w:asciiTheme="minorHAnsi" w:eastAsia="Times New Roman" w:hAnsiTheme="minorHAnsi" w:cstheme="minorHAnsi"/>
                <w:color w:val="000000"/>
                <w:sz w:val="20"/>
                <w:szCs w:val="20"/>
              </w:rPr>
              <w:t>Analisar e identificar nas paisagens naturais, suas transformações.</w:t>
            </w:r>
          </w:p>
        </w:tc>
        <w:tc>
          <w:tcPr>
            <w:tcW w:w="1701" w:type="dxa"/>
            <w:vMerge/>
            <w:tcBorders>
              <w:top w:val="single" w:sz="4" w:space="0" w:color="auto"/>
              <w:left w:val="nil"/>
              <w:right w:val="single" w:sz="4" w:space="0" w:color="auto"/>
            </w:tcBorders>
            <w:shd w:val="clear" w:color="auto" w:fill="auto"/>
          </w:tcPr>
          <w:p w14:paraId="171E3AD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right w:val="single" w:sz="4" w:space="0" w:color="auto"/>
            </w:tcBorders>
            <w:shd w:val="clear" w:color="auto" w:fill="auto"/>
          </w:tcPr>
          <w:p w14:paraId="7DC2F1A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78243A05" w14:textId="77777777" w:rsidTr="00A07499">
        <w:trPr>
          <w:trHeight w:val="803"/>
        </w:trPr>
        <w:tc>
          <w:tcPr>
            <w:tcW w:w="1843" w:type="dxa"/>
            <w:vMerge/>
            <w:tcBorders>
              <w:left w:val="single" w:sz="4" w:space="0" w:color="auto"/>
              <w:right w:val="single" w:sz="4" w:space="0" w:color="auto"/>
            </w:tcBorders>
            <w:shd w:val="clear" w:color="auto" w:fill="E2EFD9" w:themeFill="accent6" w:themeFillTint="33"/>
            <w:vAlign w:val="center"/>
          </w:tcPr>
          <w:p w14:paraId="7A817EFF"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left w:val="nil"/>
              <w:right w:val="single" w:sz="4" w:space="0" w:color="auto"/>
            </w:tcBorders>
            <w:shd w:val="clear" w:color="auto" w:fill="D9E2F3" w:themeFill="accent1" w:themeFillTint="33"/>
          </w:tcPr>
          <w:p w14:paraId="54F2022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6349ACB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(EI03ET02-4S08) </w:t>
            </w:r>
            <w:r w:rsidRPr="00456E50">
              <w:rPr>
                <w:rFonts w:asciiTheme="minorHAnsi" w:eastAsia="Times New Roman" w:hAnsiTheme="minorHAnsi" w:cstheme="minorHAnsi"/>
                <w:color w:val="000000"/>
                <w:sz w:val="20"/>
                <w:szCs w:val="20"/>
              </w:rPr>
              <w:t>Registrar as informações e descobertas utilizando diferentes recursos: desenhos comunicação oral, gravação de áudio ou vídeo entre outros.</w:t>
            </w:r>
          </w:p>
        </w:tc>
        <w:tc>
          <w:tcPr>
            <w:tcW w:w="4678" w:type="dxa"/>
            <w:vMerge w:val="restart"/>
            <w:tcBorders>
              <w:top w:val="single" w:sz="4" w:space="0" w:color="auto"/>
              <w:left w:val="nil"/>
              <w:right w:val="single" w:sz="4" w:space="0" w:color="auto"/>
            </w:tcBorders>
            <w:shd w:val="clear" w:color="auto" w:fill="auto"/>
          </w:tcPr>
          <w:p w14:paraId="1C74EAA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(EI03ET02-5S09) </w:t>
            </w:r>
            <w:r w:rsidRPr="00456E50">
              <w:rPr>
                <w:rFonts w:asciiTheme="minorHAnsi" w:eastAsia="Times New Roman" w:hAnsiTheme="minorHAnsi" w:cstheme="minorHAnsi"/>
                <w:color w:val="000000"/>
                <w:sz w:val="20"/>
                <w:szCs w:val="20"/>
              </w:rPr>
              <w:t>Registrar as informações e descobertas utilizando diferentes recursos: desenhos, comunicação oral, escrita, agravação de áudio ou vídeo entre outros.</w:t>
            </w:r>
          </w:p>
          <w:p w14:paraId="4C5B35F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701" w:type="dxa"/>
            <w:vMerge/>
            <w:tcBorders>
              <w:left w:val="nil"/>
              <w:right w:val="single" w:sz="4" w:space="0" w:color="auto"/>
            </w:tcBorders>
            <w:shd w:val="clear" w:color="auto" w:fill="auto"/>
          </w:tcPr>
          <w:p w14:paraId="623296D4"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left w:val="nil"/>
              <w:right w:val="single" w:sz="4" w:space="0" w:color="auto"/>
            </w:tcBorders>
            <w:shd w:val="clear" w:color="auto" w:fill="auto"/>
          </w:tcPr>
          <w:p w14:paraId="49D1292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3BF32BE8" w14:textId="77777777" w:rsidTr="00A07499">
        <w:trPr>
          <w:trHeight w:val="803"/>
        </w:trPr>
        <w:tc>
          <w:tcPr>
            <w:tcW w:w="1843" w:type="dxa"/>
            <w:vMerge/>
            <w:tcBorders>
              <w:left w:val="single" w:sz="4" w:space="0" w:color="auto"/>
              <w:right w:val="single" w:sz="4" w:space="0" w:color="auto"/>
            </w:tcBorders>
            <w:shd w:val="clear" w:color="auto" w:fill="E2EFD9" w:themeFill="accent6" w:themeFillTint="33"/>
            <w:vAlign w:val="center"/>
          </w:tcPr>
          <w:p w14:paraId="20D2B9E5"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left w:val="nil"/>
              <w:right w:val="single" w:sz="4" w:space="0" w:color="auto"/>
            </w:tcBorders>
            <w:shd w:val="clear" w:color="auto" w:fill="D9E2F3" w:themeFill="accent1" w:themeFillTint="33"/>
          </w:tcPr>
          <w:p w14:paraId="4F32453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5695D2E0"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EI03ET02-4S09) </w:t>
            </w:r>
            <w:r w:rsidRPr="00456E50">
              <w:rPr>
                <w:rFonts w:asciiTheme="minorHAnsi" w:eastAsia="Times New Roman" w:hAnsiTheme="minorHAnsi" w:cstheme="minorHAnsi"/>
                <w:color w:val="000000"/>
                <w:sz w:val="20"/>
                <w:szCs w:val="20"/>
              </w:rPr>
              <w:t>Explorar as propriedades de diferentes objetos (forma, velocidade, peso e volume) e elementos naturais, diferenciando características físicas como grosso e fino, duro ou mole, áspero ou liso, entre outros.</w:t>
            </w:r>
          </w:p>
        </w:tc>
        <w:tc>
          <w:tcPr>
            <w:tcW w:w="4678" w:type="dxa"/>
            <w:vMerge/>
            <w:tcBorders>
              <w:left w:val="nil"/>
              <w:bottom w:val="single" w:sz="4" w:space="0" w:color="auto"/>
              <w:right w:val="single" w:sz="4" w:space="0" w:color="auto"/>
            </w:tcBorders>
            <w:shd w:val="clear" w:color="auto" w:fill="auto"/>
          </w:tcPr>
          <w:p w14:paraId="4CC7C64C"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701" w:type="dxa"/>
            <w:vMerge/>
            <w:tcBorders>
              <w:left w:val="nil"/>
              <w:right w:val="single" w:sz="4" w:space="0" w:color="auto"/>
            </w:tcBorders>
            <w:shd w:val="clear" w:color="auto" w:fill="auto"/>
          </w:tcPr>
          <w:p w14:paraId="270F332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left w:val="nil"/>
              <w:right w:val="single" w:sz="4" w:space="0" w:color="auto"/>
            </w:tcBorders>
            <w:shd w:val="clear" w:color="auto" w:fill="auto"/>
          </w:tcPr>
          <w:p w14:paraId="0D2ABF2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4C34C788" w14:textId="77777777" w:rsidTr="00A07499">
        <w:trPr>
          <w:trHeight w:val="803"/>
        </w:trPr>
        <w:tc>
          <w:tcPr>
            <w:tcW w:w="1843" w:type="dxa"/>
            <w:vMerge/>
            <w:tcBorders>
              <w:left w:val="single" w:sz="4" w:space="0" w:color="auto"/>
              <w:right w:val="single" w:sz="4" w:space="0" w:color="auto"/>
            </w:tcBorders>
            <w:shd w:val="clear" w:color="auto" w:fill="E2EFD9" w:themeFill="accent6" w:themeFillTint="33"/>
            <w:vAlign w:val="center"/>
          </w:tcPr>
          <w:p w14:paraId="7AE831BA"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left w:val="nil"/>
              <w:right w:val="single" w:sz="4" w:space="0" w:color="auto"/>
            </w:tcBorders>
            <w:shd w:val="clear" w:color="auto" w:fill="D9E2F3" w:themeFill="accent1" w:themeFillTint="33"/>
          </w:tcPr>
          <w:p w14:paraId="38C8B39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069E8DFD"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(EI03ET02-4S10) </w:t>
            </w:r>
            <w:r w:rsidRPr="00456E50">
              <w:rPr>
                <w:rFonts w:asciiTheme="minorHAnsi" w:eastAsia="Times New Roman" w:hAnsiTheme="minorHAnsi" w:cstheme="minorHAnsi"/>
                <w:color w:val="000000"/>
                <w:sz w:val="20"/>
                <w:szCs w:val="20"/>
              </w:rPr>
              <w:t>Formular perguntas a partir de curiosidades e interesses sobre as coisas que acontecem à sua volta (mundo social e natural).</w:t>
            </w:r>
          </w:p>
        </w:tc>
        <w:tc>
          <w:tcPr>
            <w:tcW w:w="4678" w:type="dxa"/>
            <w:tcBorders>
              <w:top w:val="single" w:sz="4" w:space="0" w:color="auto"/>
              <w:left w:val="nil"/>
              <w:bottom w:val="single" w:sz="4" w:space="0" w:color="auto"/>
              <w:right w:val="single" w:sz="4" w:space="0" w:color="auto"/>
            </w:tcBorders>
            <w:shd w:val="clear" w:color="auto" w:fill="auto"/>
          </w:tcPr>
          <w:p w14:paraId="0BB9C621"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(EI03ET02-5S10) </w:t>
            </w:r>
            <w:r w:rsidRPr="00456E50">
              <w:rPr>
                <w:rFonts w:asciiTheme="minorHAnsi" w:eastAsia="Times New Roman" w:hAnsiTheme="minorHAnsi" w:cstheme="minorHAnsi"/>
                <w:color w:val="000000"/>
                <w:sz w:val="20"/>
                <w:szCs w:val="20"/>
              </w:rPr>
              <w:t>Formular perguntas a partir de curiosidades e interesses sobre as coisas que acontecem à sua volta (mundo social e natural).</w:t>
            </w:r>
          </w:p>
        </w:tc>
        <w:tc>
          <w:tcPr>
            <w:tcW w:w="1701" w:type="dxa"/>
            <w:vMerge/>
            <w:tcBorders>
              <w:left w:val="nil"/>
              <w:right w:val="single" w:sz="4" w:space="0" w:color="auto"/>
            </w:tcBorders>
            <w:shd w:val="clear" w:color="auto" w:fill="auto"/>
          </w:tcPr>
          <w:p w14:paraId="70F2A1B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left w:val="nil"/>
              <w:right w:val="single" w:sz="4" w:space="0" w:color="auto"/>
            </w:tcBorders>
            <w:shd w:val="clear" w:color="auto" w:fill="auto"/>
          </w:tcPr>
          <w:p w14:paraId="2732355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679DC02F" w14:textId="77777777" w:rsidTr="00A07499">
        <w:trPr>
          <w:trHeight w:val="976"/>
        </w:trPr>
        <w:tc>
          <w:tcPr>
            <w:tcW w:w="1843" w:type="dxa"/>
            <w:vMerge/>
            <w:tcBorders>
              <w:left w:val="single" w:sz="4" w:space="0" w:color="auto"/>
              <w:right w:val="single" w:sz="4" w:space="0" w:color="auto"/>
            </w:tcBorders>
            <w:shd w:val="clear" w:color="auto" w:fill="E2EFD9" w:themeFill="accent6" w:themeFillTint="33"/>
            <w:vAlign w:val="center"/>
          </w:tcPr>
          <w:p w14:paraId="1FD79B74"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left w:val="nil"/>
              <w:right w:val="single" w:sz="4" w:space="0" w:color="auto"/>
            </w:tcBorders>
            <w:shd w:val="clear" w:color="auto" w:fill="D9E2F3" w:themeFill="accent1" w:themeFillTint="33"/>
          </w:tcPr>
          <w:p w14:paraId="2D736BF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4001866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(EI03ET02-4S11) </w:t>
            </w:r>
            <w:bookmarkStart w:id="46" w:name="_Hlk42587287"/>
            <w:r w:rsidRPr="00456E50">
              <w:rPr>
                <w:rFonts w:asciiTheme="minorHAnsi" w:eastAsia="Times New Roman" w:hAnsiTheme="minorHAnsi" w:cstheme="minorHAnsi"/>
                <w:color w:val="000000"/>
                <w:sz w:val="20"/>
                <w:szCs w:val="20"/>
              </w:rPr>
              <w:t>Participar de pesquisas e experimentos e formular perguntas, levantar hipóteses na tentativa de buscar soluções.</w:t>
            </w:r>
            <w:bookmarkEnd w:id="46"/>
          </w:p>
        </w:tc>
        <w:tc>
          <w:tcPr>
            <w:tcW w:w="4678" w:type="dxa"/>
            <w:tcBorders>
              <w:top w:val="single" w:sz="4" w:space="0" w:color="auto"/>
              <w:left w:val="nil"/>
              <w:bottom w:val="single" w:sz="4" w:space="0" w:color="auto"/>
              <w:right w:val="single" w:sz="4" w:space="0" w:color="auto"/>
            </w:tcBorders>
            <w:shd w:val="clear" w:color="auto" w:fill="auto"/>
          </w:tcPr>
          <w:p w14:paraId="158DBC3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(EI03ET02-5S11) </w:t>
            </w:r>
            <w:r w:rsidRPr="00456E50">
              <w:rPr>
                <w:rFonts w:asciiTheme="minorHAnsi" w:eastAsia="Times New Roman" w:hAnsiTheme="minorHAnsi" w:cstheme="minorHAnsi"/>
                <w:color w:val="000000"/>
                <w:sz w:val="20"/>
                <w:szCs w:val="20"/>
              </w:rPr>
              <w:t>Participar de pesquisas e experimentos e formular perguntas, levantar hipóteses na tentativa de buscar soluções.</w:t>
            </w:r>
          </w:p>
        </w:tc>
        <w:tc>
          <w:tcPr>
            <w:tcW w:w="1701" w:type="dxa"/>
            <w:vMerge/>
            <w:tcBorders>
              <w:left w:val="nil"/>
              <w:right w:val="single" w:sz="4" w:space="0" w:color="auto"/>
            </w:tcBorders>
            <w:shd w:val="clear" w:color="auto" w:fill="auto"/>
          </w:tcPr>
          <w:p w14:paraId="797A568E" w14:textId="77777777" w:rsidR="00456E50" w:rsidRPr="00456E50" w:rsidRDefault="00456E50" w:rsidP="00456E50">
            <w:pPr>
              <w:spacing w:after="0" w:line="240" w:lineRule="auto"/>
              <w:jc w:val="center"/>
              <w:rPr>
                <w:rFonts w:asciiTheme="minorHAnsi" w:eastAsia="Times New Roman" w:hAnsiTheme="minorHAnsi" w:cstheme="minorHAnsi"/>
                <w:color w:val="000000"/>
                <w:sz w:val="20"/>
                <w:szCs w:val="20"/>
              </w:rPr>
            </w:pPr>
          </w:p>
        </w:tc>
        <w:tc>
          <w:tcPr>
            <w:tcW w:w="1838" w:type="dxa"/>
            <w:vMerge/>
            <w:tcBorders>
              <w:left w:val="nil"/>
              <w:right w:val="single" w:sz="4" w:space="0" w:color="auto"/>
            </w:tcBorders>
            <w:shd w:val="clear" w:color="auto" w:fill="auto"/>
          </w:tcPr>
          <w:p w14:paraId="655777DA" w14:textId="77777777" w:rsidR="00456E50" w:rsidRPr="00456E50" w:rsidRDefault="00456E50" w:rsidP="00456E50">
            <w:pPr>
              <w:spacing w:after="0" w:line="240" w:lineRule="auto"/>
              <w:jc w:val="center"/>
              <w:rPr>
                <w:rFonts w:asciiTheme="minorHAnsi" w:eastAsia="Times New Roman" w:hAnsiTheme="minorHAnsi" w:cstheme="minorHAnsi"/>
                <w:color w:val="000000"/>
                <w:sz w:val="20"/>
                <w:szCs w:val="20"/>
              </w:rPr>
            </w:pPr>
          </w:p>
        </w:tc>
      </w:tr>
      <w:tr w:rsidR="00456E50" w:rsidRPr="00456E50" w14:paraId="1A5BAF66" w14:textId="77777777" w:rsidTr="00A07499">
        <w:trPr>
          <w:trHeight w:val="597"/>
        </w:trPr>
        <w:tc>
          <w:tcPr>
            <w:tcW w:w="1843" w:type="dxa"/>
            <w:vMerge/>
            <w:tcBorders>
              <w:left w:val="single" w:sz="4" w:space="0" w:color="auto"/>
              <w:right w:val="single" w:sz="4" w:space="0" w:color="auto"/>
            </w:tcBorders>
            <w:shd w:val="clear" w:color="auto" w:fill="E2EFD9" w:themeFill="accent6" w:themeFillTint="33"/>
            <w:vAlign w:val="center"/>
          </w:tcPr>
          <w:p w14:paraId="29E2AAAF"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left w:val="nil"/>
              <w:right w:val="single" w:sz="4" w:space="0" w:color="auto"/>
            </w:tcBorders>
            <w:shd w:val="clear" w:color="auto" w:fill="D9E2F3" w:themeFill="accent1" w:themeFillTint="33"/>
          </w:tcPr>
          <w:p w14:paraId="77BACCB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544CA42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(EI03ET02-4S12) </w:t>
            </w:r>
            <w:r w:rsidRPr="00456E50">
              <w:rPr>
                <w:rFonts w:asciiTheme="minorHAnsi" w:eastAsia="Times New Roman" w:hAnsiTheme="minorHAnsi" w:cstheme="minorHAnsi"/>
                <w:color w:val="000000"/>
                <w:sz w:val="20"/>
                <w:szCs w:val="20"/>
              </w:rPr>
              <w:t>Comparar o ambiente natural e modificado pelo homem e suas transformações.</w:t>
            </w:r>
          </w:p>
        </w:tc>
        <w:tc>
          <w:tcPr>
            <w:tcW w:w="4678" w:type="dxa"/>
            <w:tcBorders>
              <w:top w:val="single" w:sz="4" w:space="0" w:color="auto"/>
              <w:left w:val="nil"/>
              <w:bottom w:val="single" w:sz="4" w:space="0" w:color="auto"/>
              <w:right w:val="single" w:sz="4" w:space="0" w:color="auto"/>
            </w:tcBorders>
            <w:shd w:val="clear" w:color="auto" w:fill="auto"/>
          </w:tcPr>
          <w:p w14:paraId="1B4363F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(EI03ET02-5S12) </w:t>
            </w:r>
            <w:r w:rsidRPr="00456E50">
              <w:rPr>
                <w:rFonts w:asciiTheme="minorHAnsi" w:eastAsia="Times New Roman" w:hAnsiTheme="minorHAnsi" w:cstheme="minorHAnsi"/>
                <w:color w:val="000000"/>
                <w:sz w:val="20"/>
                <w:szCs w:val="20"/>
              </w:rPr>
              <w:t>Identificar o ambiente natural e o ambiente modificado pelo homem e suas transformações.</w:t>
            </w:r>
          </w:p>
        </w:tc>
        <w:tc>
          <w:tcPr>
            <w:tcW w:w="1701" w:type="dxa"/>
            <w:vMerge/>
            <w:tcBorders>
              <w:left w:val="nil"/>
              <w:right w:val="single" w:sz="4" w:space="0" w:color="auto"/>
            </w:tcBorders>
            <w:shd w:val="clear" w:color="auto" w:fill="auto"/>
          </w:tcPr>
          <w:p w14:paraId="035D9EE5" w14:textId="77777777" w:rsidR="00456E50" w:rsidRPr="00456E50" w:rsidRDefault="00456E50" w:rsidP="00456E50">
            <w:pPr>
              <w:spacing w:after="0" w:line="240" w:lineRule="auto"/>
              <w:jc w:val="center"/>
              <w:rPr>
                <w:rFonts w:asciiTheme="minorHAnsi" w:eastAsia="Times New Roman" w:hAnsiTheme="minorHAnsi" w:cstheme="minorHAnsi"/>
                <w:color w:val="000000"/>
                <w:sz w:val="20"/>
                <w:szCs w:val="20"/>
              </w:rPr>
            </w:pPr>
          </w:p>
        </w:tc>
        <w:tc>
          <w:tcPr>
            <w:tcW w:w="1838" w:type="dxa"/>
            <w:vMerge/>
            <w:tcBorders>
              <w:left w:val="nil"/>
              <w:right w:val="single" w:sz="4" w:space="0" w:color="auto"/>
            </w:tcBorders>
            <w:shd w:val="clear" w:color="auto" w:fill="auto"/>
          </w:tcPr>
          <w:p w14:paraId="39A56D37" w14:textId="77777777" w:rsidR="00456E50" w:rsidRPr="00456E50" w:rsidRDefault="00456E50" w:rsidP="00456E50">
            <w:pPr>
              <w:spacing w:after="0" w:line="240" w:lineRule="auto"/>
              <w:jc w:val="center"/>
              <w:rPr>
                <w:rFonts w:asciiTheme="minorHAnsi" w:eastAsia="Times New Roman" w:hAnsiTheme="minorHAnsi" w:cstheme="minorHAnsi"/>
                <w:color w:val="000000"/>
                <w:sz w:val="20"/>
                <w:szCs w:val="20"/>
              </w:rPr>
            </w:pPr>
          </w:p>
        </w:tc>
      </w:tr>
      <w:tr w:rsidR="00456E50" w:rsidRPr="00456E50" w14:paraId="77031A55" w14:textId="77777777" w:rsidTr="00A07499">
        <w:trPr>
          <w:trHeight w:val="20"/>
        </w:trPr>
        <w:tc>
          <w:tcPr>
            <w:tcW w:w="1843" w:type="dxa"/>
            <w:vMerge/>
            <w:tcBorders>
              <w:left w:val="single" w:sz="4" w:space="0" w:color="auto"/>
              <w:right w:val="single" w:sz="4" w:space="0" w:color="auto"/>
            </w:tcBorders>
            <w:shd w:val="clear" w:color="auto" w:fill="E2EFD9" w:themeFill="accent6" w:themeFillTint="33"/>
            <w:vAlign w:val="center"/>
          </w:tcPr>
          <w:p w14:paraId="4A649C6B"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left w:val="nil"/>
              <w:right w:val="single" w:sz="4" w:space="0" w:color="auto"/>
            </w:tcBorders>
            <w:shd w:val="clear" w:color="auto" w:fill="D9E2F3" w:themeFill="accent1" w:themeFillTint="33"/>
          </w:tcPr>
          <w:p w14:paraId="10D18FD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5287CBD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(EI03ET02-4S13) </w:t>
            </w:r>
            <w:r w:rsidRPr="00456E50">
              <w:rPr>
                <w:rFonts w:asciiTheme="minorHAnsi" w:eastAsia="Times New Roman" w:hAnsiTheme="minorHAnsi" w:cstheme="minorHAnsi"/>
                <w:color w:val="000000"/>
                <w:sz w:val="20"/>
                <w:szCs w:val="20"/>
              </w:rPr>
              <w:t>Produzir possíveis hipóteses e soluções, manifestando e confrontando opiniões próprias a respeito dos fenômenos naturais e artificiais.</w:t>
            </w:r>
          </w:p>
        </w:tc>
        <w:tc>
          <w:tcPr>
            <w:tcW w:w="4678" w:type="dxa"/>
            <w:tcBorders>
              <w:top w:val="single" w:sz="4" w:space="0" w:color="auto"/>
              <w:left w:val="nil"/>
              <w:bottom w:val="single" w:sz="4" w:space="0" w:color="auto"/>
              <w:right w:val="single" w:sz="4" w:space="0" w:color="auto"/>
            </w:tcBorders>
            <w:shd w:val="clear" w:color="auto" w:fill="auto"/>
          </w:tcPr>
          <w:p w14:paraId="3EA42C2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(EI03ET02-5S13) </w:t>
            </w:r>
            <w:r w:rsidRPr="00456E50">
              <w:rPr>
                <w:rFonts w:asciiTheme="minorHAnsi" w:eastAsia="Times New Roman" w:hAnsiTheme="minorHAnsi" w:cstheme="minorHAnsi"/>
                <w:color w:val="000000"/>
                <w:sz w:val="20"/>
                <w:szCs w:val="20"/>
              </w:rPr>
              <w:t>Elaborar possíveis hipóteses e soluções, manifestando e confrontando opiniões próprias a respeito dos fenômenos naturais e artificiais.</w:t>
            </w:r>
          </w:p>
          <w:p w14:paraId="3B3DE832"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701" w:type="dxa"/>
            <w:vMerge/>
            <w:tcBorders>
              <w:left w:val="nil"/>
              <w:right w:val="single" w:sz="4" w:space="0" w:color="auto"/>
            </w:tcBorders>
            <w:shd w:val="clear" w:color="auto" w:fill="auto"/>
          </w:tcPr>
          <w:p w14:paraId="5101A9D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left w:val="nil"/>
              <w:right w:val="single" w:sz="4" w:space="0" w:color="auto"/>
            </w:tcBorders>
            <w:shd w:val="clear" w:color="auto" w:fill="auto"/>
          </w:tcPr>
          <w:p w14:paraId="47DCA71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63222A5B" w14:textId="77777777" w:rsidTr="00A07499">
        <w:trPr>
          <w:trHeight w:val="20"/>
        </w:trPr>
        <w:tc>
          <w:tcPr>
            <w:tcW w:w="1843" w:type="dxa"/>
            <w:vMerge/>
            <w:tcBorders>
              <w:left w:val="single" w:sz="4" w:space="0" w:color="auto"/>
              <w:right w:val="single" w:sz="4" w:space="0" w:color="auto"/>
            </w:tcBorders>
            <w:shd w:val="clear" w:color="auto" w:fill="E2EFD9" w:themeFill="accent6" w:themeFillTint="33"/>
            <w:vAlign w:val="center"/>
          </w:tcPr>
          <w:p w14:paraId="4D162E2E"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left w:val="nil"/>
              <w:right w:val="single" w:sz="4" w:space="0" w:color="auto"/>
            </w:tcBorders>
            <w:shd w:val="clear" w:color="auto" w:fill="D9E2F3" w:themeFill="accent1" w:themeFillTint="33"/>
          </w:tcPr>
          <w:p w14:paraId="66F68BED"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1B62EE8C"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(EI03ET02-4S14) </w:t>
            </w:r>
            <w:r w:rsidRPr="00456E50">
              <w:rPr>
                <w:rFonts w:asciiTheme="minorHAnsi" w:eastAsia="Times New Roman" w:hAnsiTheme="minorHAnsi" w:cstheme="minorHAnsi"/>
                <w:color w:val="000000"/>
                <w:sz w:val="20"/>
                <w:szCs w:val="20"/>
              </w:rPr>
              <w:t>Participar de experimentos como plantar em hortas e acompanhar o processo de transformação ocorrido estimulando o cuidado e a preservação ambiental, ampliando para ações e projetos de distribuição dos alimentos cultivados.</w:t>
            </w:r>
          </w:p>
        </w:tc>
        <w:tc>
          <w:tcPr>
            <w:tcW w:w="4678" w:type="dxa"/>
            <w:tcBorders>
              <w:top w:val="single" w:sz="4" w:space="0" w:color="auto"/>
              <w:left w:val="nil"/>
              <w:bottom w:val="single" w:sz="4" w:space="0" w:color="auto"/>
              <w:right w:val="single" w:sz="4" w:space="0" w:color="auto"/>
            </w:tcBorders>
            <w:shd w:val="clear" w:color="auto" w:fill="auto"/>
          </w:tcPr>
          <w:p w14:paraId="3D66367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(EI03ET02-5S14) </w:t>
            </w:r>
            <w:r w:rsidRPr="00456E50">
              <w:rPr>
                <w:rFonts w:asciiTheme="minorHAnsi" w:eastAsia="Times New Roman" w:hAnsiTheme="minorHAnsi" w:cstheme="minorHAnsi"/>
                <w:color w:val="000000"/>
                <w:sz w:val="20"/>
                <w:szCs w:val="20"/>
              </w:rPr>
              <w:t>Participar de experimentos como plantar em hortas e acompanhar o processo de transformação ocorrido estimulando o cuidado e a preservação ambiental, ampliando para ações e projetos de distribuição dos alimentos cultivados.</w:t>
            </w:r>
          </w:p>
          <w:p w14:paraId="1544699F"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701" w:type="dxa"/>
            <w:vMerge/>
            <w:tcBorders>
              <w:left w:val="nil"/>
              <w:right w:val="single" w:sz="4" w:space="0" w:color="auto"/>
            </w:tcBorders>
            <w:shd w:val="clear" w:color="auto" w:fill="auto"/>
          </w:tcPr>
          <w:p w14:paraId="7C94ABE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left w:val="nil"/>
              <w:right w:val="single" w:sz="4" w:space="0" w:color="auto"/>
            </w:tcBorders>
            <w:shd w:val="clear" w:color="auto" w:fill="auto"/>
          </w:tcPr>
          <w:p w14:paraId="6E94F25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741E8E8F" w14:textId="77777777" w:rsidTr="00A07499">
        <w:trPr>
          <w:trHeight w:val="20"/>
        </w:trPr>
        <w:tc>
          <w:tcPr>
            <w:tcW w:w="1843" w:type="dxa"/>
            <w:tcBorders>
              <w:left w:val="single" w:sz="4" w:space="0" w:color="auto"/>
              <w:bottom w:val="single" w:sz="4" w:space="0" w:color="auto"/>
              <w:right w:val="single" w:sz="4" w:space="0" w:color="auto"/>
            </w:tcBorders>
            <w:shd w:val="clear" w:color="auto" w:fill="E2EFD9" w:themeFill="accent6" w:themeFillTint="33"/>
            <w:vAlign w:val="center"/>
          </w:tcPr>
          <w:p w14:paraId="30BFBFCC"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tcBorders>
              <w:left w:val="nil"/>
              <w:bottom w:val="single" w:sz="4" w:space="0" w:color="auto"/>
              <w:right w:val="single" w:sz="4" w:space="0" w:color="auto"/>
            </w:tcBorders>
            <w:shd w:val="clear" w:color="auto" w:fill="D9E2F3" w:themeFill="accent1" w:themeFillTint="33"/>
          </w:tcPr>
          <w:p w14:paraId="472DCDAD"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4338342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(EI03ET02-4S15) </w:t>
            </w:r>
            <w:r w:rsidRPr="00456E50">
              <w:rPr>
                <w:rFonts w:asciiTheme="minorHAnsi" w:eastAsia="Times New Roman" w:hAnsiTheme="minorHAnsi" w:cstheme="minorHAnsi"/>
                <w:color w:val="000000"/>
                <w:sz w:val="20"/>
                <w:szCs w:val="20"/>
              </w:rPr>
              <w:t>Reaproveitar materiais recicláveis transformando-os em outros produtos como brinquedos estimulando a importância da preservação do meio ambiente.</w:t>
            </w:r>
          </w:p>
        </w:tc>
        <w:tc>
          <w:tcPr>
            <w:tcW w:w="4678" w:type="dxa"/>
            <w:tcBorders>
              <w:top w:val="single" w:sz="4" w:space="0" w:color="auto"/>
              <w:left w:val="nil"/>
              <w:bottom w:val="single" w:sz="4" w:space="0" w:color="auto"/>
              <w:right w:val="single" w:sz="4" w:space="0" w:color="auto"/>
            </w:tcBorders>
            <w:shd w:val="clear" w:color="auto" w:fill="auto"/>
          </w:tcPr>
          <w:p w14:paraId="5E35688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(EI03ET02-5S15) </w:t>
            </w:r>
            <w:r w:rsidRPr="00456E50">
              <w:rPr>
                <w:rFonts w:asciiTheme="minorHAnsi" w:eastAsia="Times New Roman" w:hAnsiTheme="minorHAnsi" w:cstheme="minorHAnsi"/>
                <w:color w:val="000000"/>
                <w:sz w:val="20"/>
                <w:szCs w:val="20"/>
              </w:rPr>
              <w:t>Reaproveitar materiais recicláveis transformando-os em outros produtos como brinquedos estimulando a importância da preservação do meio ambiente.</w:t>
            </w:r>
          </w:p>
        </w:tc>
        <w:tc>
          <w:tcPr>
            <w:tcW w:w="1701" w:type="dxa"/>
            <w:tcBorders>
              <w:left w:val="nil"/>
              <w:bottom w:val="single" w:sz="4" w:space="0" w:color="auto"/>
              <w:right w:val="single" w:sz="4" w:space="0" w:color="auto"/>
            </w:tcBorders>
            <w:shd w:val="clear" w:color="auto" w:fill="auto"/>
          </w:tcPr>
          <w:p w14:paraId="41F7CAE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tcBorders>
              <w:left w:val="nil"/>
              <w:bottom w:val="single" w:sz="4" w:space="0" w:color="auto"/>
              <w:right w:val="single" w:sz="4" w:space="0" w:color="auto"/>
            </w:tcBorders>
            <w:shd w:val="clear" w:color="auto" w:fill="auto"/>
          </w:tcPr>
          <w:p w14:paraId="5A2FBAC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015976A8" w14:textId="77777777" w:rsidTr="00A07499">
        <w:trPr>
          <w:trHeight w:val="20"/>
        </w:trPr>
        <w:tc>
          <w:tcPr>
            <w:tcW w:w="1843"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534FEB59"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(EI03ET03)</w:t>
            </w:r>
          </w:p>
          <w:p w14:paraId="3C04A8A6" w14:textId="77777777" w:rsidR="00456E50" w:rsidRPr="00456E50" w:rsidRDefault="00456E50" w:rsidP="00456E50">
            <w:pPr>
              <w:spacing w:after="0" w:line="240" w:lineRule="auto"/>
              <w:jc w:val="center"/>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Identificar e selecionar fontes de informações, para responder a questões sobre a natureza, seus fenômenos, sua conservação.</w:t>
            </w:r>
          </w:p>
        </w:tc>
        <w:tc>
          <w:tcPr>
            <w:tcW w:w="1843" w:type="dxa"/>
            <w:vMerge w:val="restart"/>
            <w:tcBorders>
              <w:top w:val="single" w:sz="4" w:space="0" w:color="auto"/>
              <w:left w:val="nil"/>
              <w:bottom w:val="single" w:sz="4" w:space="0" w:color="auto"/>
              <w:right w:val="single" w:sz="4" w:space="0" w:color="auto"/>
            </w:tcBorders>
            <w:shd w:val="clear" w:color="auto" w:fill="D9E2F3" w:themeFill="accent1" w:themeFillTint="33"/>
          </w:tcPr>
          <w:p w14:paraId="19C6B0B0"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C1. Conhecimento</w:t>
            </w:r>
          </w:p>
          <w:p w14:paraId="7675153E"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C2. Pensamento científico, crítico e criativo</w:t>
            </w:r>
          </w:p>
          <w:p w14:paraId="04BCEC67"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C3. Repertório Cultural</w:t>
            </w:r>
          </w:p>
          <w:p w14:paraId="5EC5EF14"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C4. Comunicação</w:t>
            </w:r>
          </w:p>
          <w:p w14:paraId="6A71ACED"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C6. Trabalho e projeto de vida</w:t>
            </w:r>
          </w:p>
          <w:p w14:paraId="2603F80F" w14:textId="77777777" w:rsidR="00456E50" w:rsidRPr="00456E50" w:rsidRDefault="00456E50" w:rsidP="00456E50">
            <w:pPr>
              <w:spacing w:after="0" w:line="240" w:lineRule="auto"/>
              <w:jc w:val="both"/>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C10. Responsabilidade e autonomia</w:t>
            </w:r>
          </w:p>
        </w:tc>
        <w:tc>
          <w:tcPr>
            <w:tcW w:w="8505" w:type="dxa"/>
            <w:gridSpan w:val="2"/>
            <w:tcBorders>
              <w:top w:val="single" w:sz="24" w:space="0" w:color="auto"/>
              <w:left w:val="single" w:sz="4" w:space="0" w:color="auto"/>
              <w:bottom w:val="single" w:sz="4" w:space="0" w:color="auto"/>
              <w:right w:val="single" w:sz="4" w:space="0" w:color="auto"/>
            </w:tcBorders>
            <w:shd w:val="clear" w:color="auto" w:fill="A8D08D" w:themeFill="accent6" w:themeFillTint="99"/>
          </w:tcPr>
          <w:p w14:paraId="015029E0" w14:textId="77777777" w:rsidR="00456E50" w:rsidRPr="00456E50" w:rsidRDefault="00456E50" w:rsidP="00456E50">
            <w:pPr>
              <w:spacing w:after="0" w:line="240" w:lineRule="auto"/>
              <w:contextualSpacing/>
              <w:jc w:val="center"/>
              <w:rPr>
                <w:rFonts w:asciiTheme="minorHAnsi" w:eastAsia="Times New Roman" w:hAnsiTheme="minorHAnsi" w:cstheme="minorHAnsi"/>
                <w:color w:val="000000"/>
                <w:sz w:val="20"/>
                <w:szCs w:val="20"/>
              </w:rPr>
            </w:pPr>
          </w:p>
        </w:tc>
        <w:tc>
          <w:tcPr>
            <w:tcW w:w="1701" w:type="dxa"/>
            <w:vMerge w:val="restart"/>
            <w:tcBorders>
              <w:top w:val="single" w:sz="4" w:space="0" w:color="auto"/>
              <w:left w:val="nil"/>
              <w:bottom w:val="single" w:sz="4" w:space="0" w:color="auto"/>
              <w:right w:val="single" w:sz="4" w:space="0" w:color="auto"/>
            </w:tcBorders>
            <w:shd w:val="clear" w:color="auto" w:fill="auto"/>
          </w:tcPr>
          <w:p w14:paraId="7B63225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Conviver</w:t>
            </w:r>
          </w:p>
          <w:p w14:paraId="2529EEC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Brincar</w:t>
            </w:r>
          </w:p>
          <w:p w14:paraId="54BB098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Participar</w:t>
            </w:r>
          </w:p>
          <w:p w14:paraId="2668B4A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Explorar</w:t>
            </w:r>
          </w:p>
          <w:p w14:paraId="19E7C1F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Expressar</w:t>
            </w:r>
          </w:p>
          <w:p w14:paraId="6B07E86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Conhecer-se</w:t>
            </w:r>
          </w:p>
        </w:tc>
        <w:tc>
          <w:tcPr>
            <w:tcW w:w="1838" w:type="dxa"/>
            <w:vMerge w:val="restart"/>
            <w:tcBorders>
              <w:top w:val="single" w:sz="4" w:space="0" w:color="auto"/>
              <w:left w:val="nil"/>
              <w:bottom w:val="single" w:sz="4" w:space="0" w:color="auto"/>
              <w:right w:val="single" w:sz="4" w:space="0" w:color="auto"/>
            </w:tcBorders>
            <w:shd w:val="clear" w:color="auto" w:fill="auto"/>
          </w:tcPr>
          <w:p w14:paraId="296BBDEA"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highlight w:val="yellow"/>
              </w:rPr>
            </w:pPr>
          </w:p>
          <w:p w14:paraId="256195A6"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highlight w:val="yellow"/>
              </w:rPr>
            </w:pPr>
          </w:p>
          <w:p w14:paraId="2BB6BA67" w14:textId="77777777" w:rsidR="00456E50" w:rsidRPr="00456E50" w:rsidRDefault="00456E50" w:rsidP="00456E50">
            <w:pPr>
              <w:jc w:val="center"/>
              <w:rPr>
                <w:rFonts w:asciiTheme="minorHAnsi" w:eastAsiaTheme="minorHAnsi" w:hAnsiTheme="minorHAnsi" w:cstheme="minorHAnsi"/>
                <w:noProof/>
                <w:sz w:val="20"/>
                <w:szCs w:val="20"/>
                <w:lang w:eastAsia="en-US"/>
              </w:rPr>
            </w:pPr>
            <w:r w:rsidRPr="00456E50">
              <w:rPr>
                <w:rFonts w:asciiTheme="minorHAnsi" w:eastAsiaTheme="minorHAnsi" w:hAnsiTheme="minorHAnsi" w:cstheme="minorHAnsi"/>
                <w:noProof/>
                <w:sz w:val="20"/>
                <w:szCs w:val="20"/>
              </w:rPr>
              <w:lastRenderedPageBreak/>
              <w:drawing>
                <wp:inline distT="0" distB="0" distL="0" distR="0" wp14:anchorId="0B34B78B" wp14:editId="0071F650">
                  <wp:extent cx="906711" cy="888521"/>
                  <wp:effectExtent l="0" t="0" r="8255" b="6985"/>
                  <wp:docPr id="6" name="Imagem 6"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r w:rsidRPr="00456E50">
              <w:rPr>
                <w:rFonts w:asciiTheme="minorHAnsi" w:eastAsiaTheme="minorHAnsi" w:hAnsiTheme="minorHAnsi" w:cstheme="minorHAnsi"/>
                <w:noProof/>
                <w:sz w:val="20"/>
                <w:szCs w:val="20"/>
              </w:rPr>
              <w:drawing>
                <wp:inline distT="0" distB="0" distL="0" distR="0" wp14:anchorId="2F0311FC" wp14:editId="23D5CFDC">
                  <wp:extent cx="896487" cy="879894"/>
                  <wp:effectExtent l="0" t="0" r="0" b="0"/>
                  <wp:docPr id="22" name="Imagem 22"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83388" t="15530" b="57154"/>
                          <a:stretch/>
                        </pic:blipFill>
                        <pic:spPr bwMode="auto">
                          <a:xfrm>
                            <a:off x="0" y="0"/>
                            <a:ext cx="899945" cy="883288"/>
                          </a:xfrm>
                          <a:prstGeom prst="rect">
                            <a:avLst/>
                          </a:prstGeom>
                          <a:noFill/>
                          <a:ln>
                            <a:noFill/>
                          </a:ln>
                          <a:extLst>
                            <a:ext uri="{53640926-AAD7-44D8-BBD7-CCE9431645EC}">
                              <a14:shadowObscured xmlns:a14="http://schemas.microsoft.com/office/drawing/2010/main"/>
                            </a:ext>
                          </a:extLst>
                        </pic:spPr>
                      </pic:pic>
                    </a:graphicData>
                  </a:graphic>
                </wp:inline>
              </w:drawing>
            </w:r>
            <w:r w:rsidRPr="00456E50">
              <w:rPr>
                <w:rFonts w:asciiTheme="minorHAnsi" w:eastAsiaTheme="minorHAnsi" w:hAnsiTheme="minorHAnsi" w:cstheme="minorHAnsi"/>
                <w:noProof/>
                <w:sz w:val="20"/>
                <w:szCs w:val="20"/>
              </w:rPr>
              <w:drawing>
                <wp:inline distT="0" distB="0" distL="0" distR="0" wp14:anchorId="5C93EBB2" wp14:editId="31C5F9C6">
                  <wp:extent cx="854015" cy="922655"/>
                  <wp:effectExtent l="0" t="0" r="3810" b="0"/>
                  <wp:docPr id="7" name="Imagem 7"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t="43356" r="84177" b="28005"/>
                          <a:stretch/>
                        </pic:blipFill>
                        <pic:spPr bwMode="auto">
                          <a:xfrm>
                            <a:off x="0" y="0"/>
                            <a:ext cx="854432" cy="923105"/>
                          </a:xfrm>
                          <a:prstGeom prst="rect">
                            <a:avLst/>
                          </a:prstGeom>
                          <a:noFill/>
                          <a:ln>
                            <a:noFill/>
                          </a:ln>
                          <a:extLst>
                            <a:ext uri="{53640926-AAD7-44D8-BBD7-CCE9431645EC}">
                              <a14:shadowObscured xmlns:a14="http://schemas.microsoft.com/office/drawing/2010/main"/>
                            </a:ext>
                          </a:extLst>
                        </pic:spPr>
                      </pic:pic>
                    </a:graphicData>
                  </a:graphic>
                </wp:inline>
              </w:drawing>
            </w:r>
          </w:p>
          <w:p w14:paraId="1C19C4A2" w14:textId="77777777" w:rsidR="00456E50" w:rsidRPr="00456E50" w:rsidRDefault="00456E50" w:rsidP="00456E50">
            <w:pPr>
              <w:jc w:val="center"/>
              <w:rPr>
                <w:rFonts w:asciiTheme="minorHAnsi" w:eastAsiaTheme="minorHAnsi" w:hAnsiTheme="minorHAnsi" w:cstheme="minorHAnsi"/>
                <w:noProof/>
                <w:sz w:val="20"/>
                <w:szCs w:val="20"/>
                <w:lang w:eastAsia="en-US"/>
              </w:rPr>
            </w:pPr>
            <w:r w:rsidRPr="00456E50">
              <w:rPr>
                <w:rFonts w:asciiTheme="minorHAnsi" w:eastAsiaTheme="minorHAnsi" w:hAnsiTheme="minorHAnsi" w:cstheme="minorHAnsi"/>
                <w:noProof/>
                <w:sz w:val="20"/>
                <w:szCs w:val="20"/>
              </w:rPr>
              <w:drawing>
                <wp:inline distT="0" distB="0" distL="0" distR="0" wp14:anchorId="130BE485" wp14:editId="4A4A6FA6">
                  <wp:extent cx="948055" cy="902335"/>
                  <wp:effectExtent l="0" t="0" r="4445" b="0"/>
                  <wp:docPr id="16" name="Imagem 16"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15815" t="71992" r="66620"/>
                          <a:stretch/>
                        </pic:blipFill>
                        <pic:spPr bwMode="auto">
                          <a:xfrm>
                            <a:off x="0" y="0"/>
                            <a:ext cx="948496" cy="902755"/>
                          </a:xfrm>
                          <a:prstGeom prst="rect">
                            <a:avLst/>
                          </a:prstGeom>
                          <a:noFill/>
                          <a:ln>
                            <a:noFill/>
                          </a:ln>
                          <a:extLst>
                            <a:ext uri="{53640926-AAD7-44D8-BBD7-CCE9431645EC}">
                              <a14:shadowObscured xmlns:a14="http://schemas.microsoft.com/office/drawing/2010/main"/>
                            </a:ext>
                          </a:extLst>
                        </pic:spPr>
                      </pic:pic>
                    </a:graphicData>
                  </a:graphic>
                </wp:inline>
              </w:drawing>
            </w:r>
            <w:r w:rsidRPr="00456E50">
              <w:rPr>
                <w:rFonts w:asciiTheme="minorHAnsi" w:eastAsiaTheme="minorHAnsi" w:hAnsiTheme="minorHAnsi" w:cstheme="minorHAnsi"/>
                <w:noProof/>
                <w:sz w:val="20"/>
                <w:szCs w:val="20"/>
              </w:rPr>
              <w:drawing>
                <wp:inline distT="0" distB="0" distL="0" distR="0" wp14:anchorId="24AA0906" wp14:editId="2A28FD3A">
                  <wp:extent cx="902985" cy="902335"/>
                  <wp:effectExtent l="0" t="0" r="0" b="0"/>
                  <wp:docPr id="28" name="Imagem 28"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33243" t="71992" r="50027"/>
                          <a:stretch/>
                        </pic:blipFill>
                        <pic:spPr bwMode="auto">
                          <a:xfrm>
                            <a:off x="0" y="0"/>
                            <a:ext cx="903405" cy="902755"/>
                          </a:xfrm>
                          <a:prstGeom prst="rect">
                            <a:avLst/>
                          </a:prstGeom>
                          <a:noFill/>
                          <a:ln>
                            <a:noFill/>
                          </a:ln>
                          <a:extLst>
                            <a:ext uri="{53640926-AAD7-44D8-BBD7-CCE9431645EC}">
                              <a14:shadowObscured xmlns:a14="http://schemas.microsoft.com/office/drawing/2010/main"/>
                            </a:ext>
                          </a:extLst>
                        </pic:spPr>
                      </pic:pic>
                    </a:graphicData>
                  </a:graphic>
                </wp:inline>
              </w:drawing>
            </w:r>
          </w:p>
          <w:p w14:paraId="23992BB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p w14:paraId="462E82B7" w14:textId="77777777" w:rsidR="00456E50" w:rsidRPr="00456E50" w:rsidRDefault="00456E50" w:rsidP="00456E50">
            <w:pPr>
              <w:spacing w:after="0" w:line="240" w:lineRule="auto"/>
              <w:jc w:val="center"/>
              <w:rPr>
                <w:rFonts w:asciiTheme="minorHAnsi" w:eastAsia="Times New Roman" w:hAnsiTheme="minorHAnsi" w:cstheme="minorHAnsi"/>
                <w:color w:val="000000"/>
                <w:sz w:val="20"/>
                <w:szCs w:val="20"/>
              </w:rPr>
            </w:pPr>
          </w:p>
        </w:tc>
      </w:tr>
      <w:tr w:rsidR="00456E50" w:rsidRPr="00456E50" w14:paraId="5469D8C2" w14:textId="77777777" w:rsidTr="00A07499">
        <w:trPr>
          <w:trHeight w:val="833"/>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029CC24"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3E897B5D"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3B4E6E82" w14:textId="77777777" w:rsidR="00456E50" w:rsidRPr="00456E50" w:rsidRDefault="00456E50" w:rsidP="00456E50">
            <w:pPr>
              <w:spacing w:after="0" w:line="240" w:lineRule="auto"/>
              <w:jc w:val="both"/>
              <w:rPr>
                <w:rFonts w:asciiTheme="minorHAnsi" w:eastAsiaTheme="minorHAnsi" w:hAnsiTheme="minorHAnsi" w:cstheme="minorHAnsi"/>
                <w:sz w:val="20"/>
                <w:szCs w:val="20"/>
                <w:lang w:eastAsia="en-US"/>
              </w:rPr>
            </w:pPr>
            <w:r w:rsidRPr="00456E50">
              <w:rPr>
                <w:rFonts w:asciiTheme="minorHAnsi" w:eastAsia="Times New Roman" w:hAnsiTheme="minorHAnsi" w:cstheme="minorHAnsi"/>
                <w:b/>
                <w:bCs/>
                <w:color w:val="000000"/>
                <w:sz w:val="20"/>
                <w:szCs w:val="20"/>
              </w:rPr>
              <w:t xml:space="preserve">(EI03ET03-4S01) </w:t>
            </w:r>
            <w:r w:rsidRPr="00456E50">
              <w:rPr>
                <w:rFonts w:asciiTheme="minorHAnsi" w:eastAsia="Times New Roman" w:hAnsiTheme="minorHAnsi" w:cstheme="minorHAnsi"/>
                <w:color w:val="000000"/>
                <w:sz w:val="20"/>
                <w:szCs w:val="20"/>
              </w:rPr>
              <w:t>Conhecer algumas propriedades dos objetos observando e percebendo suas características e propriedades não evidentes.</w:t>
            </w:r>
          </w:p>
          <w:p w14:paraId="4AF2554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4678" w:type="dxa"/>
            <w:tcBorders>
              <w:top w:val="single" w:sz="4" w:space="0" w:color="auto"/>
              <w:left w:val="nil"/>
              <w:bottom w:val="single" w:sz="4" w:space="0" w:color="auto"/>
              <w:right w:val="single" w:sz="4" w:space="0" w:color="auto"/>
            </w:tcBorders>
            <w:shd w:val="clear" w:color="auto" w:fill="auto"/>
          </w:tcPr>
          <w:p w14:paraId="4DBD8B4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(EI03ET03-5S01) </w:t>
            </w:r>
            <w:r w:rsidRPr="00456E50">
              <w:rPr>
                <w:rFonts w:asciiTheme="minorHAnsi" w:eastAsia="Times New Roman" w:hAnsiTheme="minorHAnsi" w:cstheme="minorHAnsi"/>
                <w:color w:val="000000"/>
                <w:sz w:val="20"/>
                <w:szCs w:val="20"/>
              </w:rPr>
              <w:t>Descrever algumas propriedades dos objetos observando e percebendo suas características e propriedades não evidentes.</w:t>
            </w:r>
          </w:p>
        </w:tc>
        <w:tc>
          <w:tcPr>
            <w:tcW w:w="1701" w:type="dxa"/>
            <w:vMerge/>
            <w:tcBorders>
              <w:top w:val="single" w:sz="4" w:space="0" w:color="auto"/>
              <w:left w:val="nil"/>
              <w:bottom w:val="single" w:sz="4" w:space="0" w:color="auto"/>
              <w:right w:val="single" w:sz="4" w:space="0" w:color="auto"/>
            </w:tcBorders>
            <w:shd w:val="clear" w:color="auto" w:fill="auto"/>
          </w:tcPr>
          <w:p w14:paraId="7B944B59" w14:textId="77777777" w:rsidR="00456E50" w:rsidRPr="00456E50" w:rsidRDefault="00456E50" w:rsidP="00DC5FA0">
            <w:pPr>
              <w:numPr>
                <w:ilvl w:val="0"/>
                <w:numId w:val="31"/>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031B9683" w14:textId="77777777" w:rsidR="00456E50" w:rsidRPr="00456E50" w:rsidRDefault="00456E50" w:rsidP="00DC5FA0">
            <w:pPr>
              <w:numPr>
                <w:ilvl w:val="0"/>
                <w:numId w:val="30"/>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4B8A4F3C" w14:textId="77777777" w:rsidTr="00A07499">
        <w:trPr>
          <w:trHeight w:val="945"/>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BAD7B05"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495558E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6A40EAA3"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(EI03ET03-4S02) </w:t>
            </w:r>
            <w:r w:rsidRPr="00456E50">
              <w:rPr>
                <w:rFonts w:asciiTheme="minorHAnsi" w:eastAsia="Times New Roman" w:hAnsiTheme="minorHAnsi" w:cstheme="minorHAnsi"/>
                <w:color w:val="000000"/>
                <w:sz w:val="20"/>
                <w:szCs w:val="20"/>
              </w:rPr>
              <w:t>Realizar a leitura incidental de diferentes fontes como: mapas, fotografias, pinturas, filmagens entre outros, em grupo.</w:t>
            </w:r>
          </w:p>
        </w:tc>
        <w:tc>
          <w:tcPr>
            <w:tcW w:w="4678" w:type="dxa"/>
            <w:tcBorders>
              <w:top w:val="single" w:sz="4" w:space="0" w:color="auto"/>
              <w:left w:val="nil"/>
              <w:bottom w:val="single" w:sz="4" w:space="0" w:color="auto"/>
              <w:right w:val="single" w:sz="4" w:space="0" w:color="auto"/>
            </w:tcBorders>
            <w:shd w:val="clear" w:color="auto" w:fill="auto"/>
          </w:tcPr>
          <w:p w14:paraId="5776630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(EI03ET03-5S02) </w:t>
            </w:r>
            <w:r w:rsidRPr="00456E50">
              <w:rPr>
                <w:rFonts w:asciiTheme="minorHAnsi" w:eastAsia="Times New Roman" w:hAnsiTheme="minorHAnsi" w:cstheme="minorHAnsi"/>
                <w:color w:val="000000"/>
                <w:sz w:val="20"/>
                <w:szCs w:val="20"/>
              </w:rPr>
              <w:t>Realizar a leitura incidental de diferentes fontes como: mapas, fotografias, pinturas, filmagens entre outros, em grupo ou individual, localizando algumas informações ou descobertas sobre o tema.</w:t>
            </w:r>
          </w:p>
        </w:tc>
        <w:tc>
          <w:tcPr>
            <w:tcW w:w="1701" w:type="dxa"/>
            <w:vMerge/>
            <w:tcBorders>
              <w:top w:val="single" w:sz="4" w:space="0" w:color="auto"/>
              <w:left w:val="nil"/>
              <w:bottom w:val="single" w:sz="4" w:space="0" w:color="auto"/>
              <w:right w:val="single" w:sz="4" w:space="0" w:color="auto"/>
            </w:tcBorders>
            <w:shd w:val="clear" w:color="auto" w:fill="auto"/>
          </w:tcPr>
          <w:p w14:paraId="73C2E2E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1686C6EE" w14:textId="77777777" w:rsidR="00456E50" w:rsidRPr="00456E50" w:rsidRDefault="00456E50" w:rsidP="00DC5FA0">
            <w:pPr>
              <w:numPr>
                <w:ilvl w:val="0"/>
                <w:numId w:val="30"/>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467E8577" w14:textId="77777777" w:rsidTr="00A07499">
        <w:trPr>
          <w:trHeight w:val="746"/>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40E822C"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0BA48F8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4322003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(EI03ET03-4S03) </w:t>
            </w:r>
            <w:r w:rsidRPr="00456E50">
              <w:rPr>
                <w:rFonts w:asciiTheme="minorHAnsi" w:eastAsia="Times New Roman" w:hAnsiTheme="minorHAnsi" w:cstheme="minorHAnsi"/>
                <w:color w:val="000000"/>
                <w:sz w:val="20"/>
                <w:szCs w:val="20"/>
              </w:rPr>
              <w:t>Observar e registrar explicações para fenômenos e elementos presentes na natureza e suas sensações no dia a dia: calor produzido pelo sol, chuva, claro-escuro, quente-frio.</w:t>
            </w:r>
          </w:p>
        </w:tc>
        <w:tc>
          <w:tcPr>
            <w:tcW w:w="4678" w:type="dxa"/>
            <w:tcBorders>
              <w:top w:val="single" w:sz="4" w:space="0" w:color="auto"/>
              <w:left w:val="nil"/>
              <w:bottom w:val="single" w:sz="4" w:space="0" w:color="auto"/>
              <w:right w:val="single" w:sz="4" w:space="0" w:color="auto"/>
            </w:tcBorders>
            <w:shd w:val="clear" w:color="auto" w:fill="auto"/>
          </w:tcPr>
          <w:p w14:paraId="0A6EE1E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(EI03ET03-5S03) </w:t>
            </w:r>
            <w:r w:rsidRPr="00456E50">
              <w:rPr>
                <w:rFonts w:asciiTheme="minorHAnsi" w:eastAsia="Times New Roman" w:hAnsiTheme="minorHAnsi" w:cstheme="minorHAnsi"/>
                <w:color w:val="000000"/>
                <w:sz w:val="20"/>
                <w:szCs w:val="20"/>
              </w:rPr>
              <w:t>Observar e registrar explicações para fenômenos e elementos presentes na natureza e suas sensações no dia a dia: calor produzido pelo sol, chuva, claro-escuro, quente-frio.</w:t>
            </w:r>
          </w:p>
          <w:p w14:paraId="5ADC0213"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701" w:type="dxa"/>
            <w:vMerge/>
            <w:tcBorders>
              <w:top w:val="single" w:sz="4" w:space="0" w:color="auto"/>
              <w:left w:val="nil"/>
              <w:bottom w:val="single" w:sz="4" w:space="0" w:color="auto"/>
              <w:right w:val="single" w:sz="4" w:space="0" w:color="auto"/>
            </w:tcBorders>
            <w:shd w:val="clear" w:color="auto" w:fill="auto"/>
          </w:tcPr>
          <w:p w14:paraId="4548797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086930B7" w14:textId="77777777" w:rsidR="00456E50" w:rsidRPr="00456E50" w:rsidRDefault="00456E50" w:rsidP="00DC5FA0">
            <w:pPr>
              <w:numPr>
                <w:ilvl w:val="0"/>
                <w:numId w:val="30"/>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31B5DAE9" w14:textId="77777777" w:rsidTr="00A07499">
        <w:trPr>
          <w:trHeight w:val="793"/>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ED30DC7"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01C48C8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6C50971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(EI03ET03-4S04) </w:t>
            </w:r>
            <w:r w:rsidRPr="00456E50">
              <w:rPr>
                <w:rFonts w:asciiTheme="minorHAnsi" w:eastAsia="Times New Roman" w:hAnsiTheme="minorHAnsi" w:cstheme="minorHAnsi"/>
                <w:color w:val="000000"/>
                <w:sz w:val="20"/>
                <w:szCs w:val="20"/>
              </w:rPr>
              <w:t>Conhecer as estações do ano. primavera, verão, outono e inverno, observando as estações de sua região.</w:t>
            </w:r>
          </w:p>
          <w:p w14:paraId="6AC080EE"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4678" w:type="dxa"/>
            <w:tcBorders>
              <w:top w:val="single" w:sz="4" w:space="0" w:color="auto"/>
              <w:left w:val="nil"/>
              <w:bottom w:val="single" w:sz="4" w:space="0" w:color="auto"/>
              <w:right w:val="single" w:sz="4" w:space="0" w:color="auto"/>
            </w:tcBorders>
            <w:shd w:val="clear" w:color="auto" w:fill="auto"/>
          </w:tcPr>
          <w:p w14:paraId="761F10E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lastRenderedPageBreak/>
              <w:t xml:space="preserve">(EI03ET03-5S04) </w:t>
            </w:r>
            <w:r w:rsidRPr="00456E50">
              <w:rPr>
                <w:rFonts w:asciiTheme="minorHAnsi" w:eastAsia="Times New Roman" w:hAnsiTheme="minorHAnsi" w:cstheme="minorHAnsi"/>
                <w:color w:val="000000"/>
                <w:sz w:val="20"/>
                <w:szCs w:val="20"/>
              </w:rPr>
              <w:t xml:space="preserve">Conhecer as estações do ano. primavera, verão, outono e inverno. as roupas </w:t>
            </w:r>
            <w:r w:rsidRPr="00456E50">
              <w:rPr>
                <w:rFonts w:asciiTheme="minorHAnsi" w:eastAsia="Times New Roman" w:hAnsiTheme="minorHAnsi" w:cstheme="minorHAnsi"/>
                <w:color w:val="000000"/>
                <w:sz w:val="20"/>
                <w:szCs w:val="20"/>
              </w:rPr>
              <w:lastRenderedPageBreak/>
              <w:t>adequadas para cada tipo de estação e os cuidados necessários.</w:t>
            </w:r>
          </w:p>
        </w:tc>
        <w:tc>
          <w:tcPr>
            <w:tcW w:w="1701" w:type="dxa"/>
            <w:vMerge/>
            <w:tcBorders>
              <w:top w:val="single" w:sz="4" w:space="0" w:color="auto"/>
              <w:left w:val="nil"/>
              <w:bottom w:val="single" w:sz="4" w:space="0" w:color="auto"/>
              <w:right w:val="single" w:sz="4" w:space="0" w:color="auto"/>
            </w:tcBorders>
            <w:shd w:val="clear" w:color="auto" w:fill="auto"/>
          </w:tcPr>
          <w:p w14:paraId="20D7B9E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0F04441E" w14:textId="77777777" w:rsidR="00456E50" w:rsidRPr="00456E50" w:rsidRDefault="00456E50" w:rsidP="00DC5FA0">
            <w:pPr>
              <w:numPr>
                <w:ilvl w:val="0"/>
                <w:numId w:val="30"/>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0206567C" w14:textId="77777777" w:rsidTr="00A07499">
        <w:trPr>
          <w:trHeight w:val="509"/>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89BF656"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024604F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5339CC7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(EI03ET03-4S05) </w:t>
            </w:r>
            <w:r w:rsidRPr="00456E50">
              <w:rPr>
                <w:rFonts w:asciiTheme="minorHAnsi" w:eastAsia="Times New Roman" w:hAnsiTheme="minorHAnsi" w:cstheme="minorHAnsi"/>
                <w:color w:val="000000"/>
                <w:sz w:val="20"/>
                <w:szCs w:val="20"/>
              </w:rPr>
              <w:t>Observar e compreender as características do tempo.</w:t>
            </w:r>
          </w:p>
        </w:tc>
        <w:tc>
          <w:tcPr>
            <w:tcW w:w="4678" w:type="dxa"/>
            <w:tcBorders>
              <w:top w:val="single" w:sz="4" w:space="0" w:color="auto"/>
              <w:left w:val="nil"/>
              <w:bottom w:val="single" w:sz="4" w:space="0" w:color="auto"/>
              <w:right w:val="single" w:sz="4" w:space="0" w:color="auto"/>
            </w:tcBorders>
            <w:shd w:val="clear" w:color="auto" w:fill="auto"/>
          </w:tcPr>
          <w:p w14:paraId="6B654B9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(EI03ET03-5S05) </w:t>
            </w:r>
            <w:r w:rsidRPr="00456E50">
              <w:rPr>
                <w:rFonts w:asciiTheme="minorHAnsi" w:eastAsia="Times New Roman" w:hAnsiTheme="minorHAnsi" w:cstheme="minorHAnsi"/>
                <w:color w:val="000000"/>
                <w:sz w:val="20"/>
                <w:szCs w:val="20"/>
              </w:rPr>
              <w:t>Observar, compreender e identificar as características do tempo.</w:t>
            </w:r>
          </w:p>
        </w:tc>
        <w:tc>
          <w:tcPr>
            <w:tcW w:w="1701" w:type="dxa"/>
            <w:vMerge/>
            <w:tcBorders>
              <w:top w:val="single" w:sz="4" w:space="0" w:color="auto"/>
              <w:left w:val="nil"/>
              <w:bottom w:val="single" w:sz="4" w:space="0" w:color="auto"/>
              <w:right w:val="single" w:sz="4" w:space="0" w:color="auto"/>
            </w:tcBorders>
            <w:shd w:val="clear" w:color="auto" w:fill="auto"/>
          </w:tcPr>
          <w:p w14:paraId="2812D63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75B02848" w14:textId="77777777" w:rsidR="00456E50" w:rsidRPr="00456E50" w:rsidRDefault="00456E50" w:rsidP="00DC5FA0">
            <w:pPr>
              <w:numPr>
                <w:ilvl w:val="0"/>
                <w:numId w:val="30"/>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74352549" w14:textId="77777777" w:rsidTr="00A07499">
        <w:trPr>
          <w:trHeight w:val="509"/>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8307E21"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0763A2D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146ADD5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(EI03ET03-4S06) </w:t>
            </w:r>
            <w:r w:rsidRPr="00456E50">
              <w:rPr>
                <w:rFonts w:asciiTheme="minorHAnsi" w:eastAsia="Times New Roman" w:hAnsiTheme="minorHAnsi" w:cstheme="minorHAnsi"/>
                <w:color w:val="000000"/>
                <w:sz w:val="20"/>
                <w:szCs w:val="20"/>
              </w:rPr>
              <w:t>Reconhecer e identificar diferentes tipos de vegetais e animais, promovendo o respeito com todas as espécies de seres vivos.</w:t>
            </w:r>
          </w:p>
        </w:tc>
        <w:tc>
          <w:tcPr>
            <w:tcW w:w="4678" w:type="dxa"/>
            <w:tcBorders>
              <w:top w:val="single" w:sz="4" w:space="0" w:color="auto"/>
              <w:left w:val="nil"/>
              <w:bottom w:val="single" w:sz="4" w:space="0" w:color="auto"/>
              <w:right w:val="single" w:sz="4" w:space="0" w:color="auto"/>
            </w:tcBorders>
            <w:shd w:val="clear" w:color="auto" w:fill="auto"/>
          </w:tcPr>
          <w:p w14:paraId="62B9EDCD"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(EI03ET03-5S06) </w:t>
            </w:r>
            <w:r w:rsidRPr="00456E50">
              <w:rPr>
                <w:rFonts w:asciiTheme="minorHAnsi" w:eastAsia="Times New Roman" w:hAnsiTheme="minorHAnsi" w:cstheme="minorHAnsi"/>
                <w:color w:val="000000"/>
                <w:sz w:val="20"/>
                <w:szCs w:val="20"/>
              </w:rPr>
              <w:t>Reconhecer e identificar diferentes tipos de vegetais e animais, promovendo o respeito com todas as espécies de seres vivos.</w:t>
            </w:r>
          </w:p>
          <w:p w14:paraId="11E4CF3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701" w:type="dxa"/>
            <w:vMerge/>
            <w:tcBorders>
              <w:top w:val="single" w:sz="4" w:space="0" w:color="auto"/>
              <w:left w:val="nil"/>
              <w:bottom w:val="single" w:sz="4" w:space="0" w:color="auto"/>
              <w:right w:val="single" w:sz="4" w:space="0" w:color="auto"/>
            </w:tcBorders>
            <w:shd w:val="clear" w:color="auto" w:fill="auto"/>
          </w:tcPr>
          <w:p w14:paraId="11EDCFC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6B494050" w14:textId="77777777" w:rsidR="00456E50" w:rsidRPr="00456E50" w:rsidRDefault="00456E50" w:rsidP="00DC5FA0">
            <w:pPr>
              <w:numPr>
                <w:ilvl w:val="0"/>
                <w:numId w:val="30"/>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46190BBA" w14:textId="77777777" w:rsidTr="00A07499">
        <w:trPr>
          <w:trHeight w:val="509"/>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5E454D6"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13975E3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310596C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(EI03ET03-4S07) </w:t>
            </w:r>
            <w:r w:rsidRPr="00456E50">
              <w:rPr>
                <w:rFonts w:asciiTheme="minorHAnsi" w:eastAsia="Times New Roman" w:hAnsiTheme="minorHAnsi" w:cstheme="minorHAnsi"/>
                <w:color w:val="000000"/>
                <w:sz w:val="20"/>
                <w:szCs w:val="20"/>
              </w:rPr>
              <w:t>Estabelecer relações entre diferentes espécies de seres vivos, suas características e suas necessidades vitais.</w:t>
            </w:r>
          </w:p>
        </w:tc>
        <w:tc>
          <w:tcPr>
            <w:tcW w:w="4678" w:type="dxa"/>
            <w:tcBorders>
              <w:top w:val="single" w:sz="4" w:space="0" w:color="auto"/>
              <w:left w:val="nil"/>
              <w:bottom w:val="single" w:sz="4" w:space="0" w:color="auto"/>
              <w:right w:val="single" w:sz="4" w:space="0" w:color="auto"/>
            </w:tcBorders>
            <w:shd w:val="clear" w:color="auto" w:fill="auto"/>
          </w:tcPr>
          <w:p w14:paraId="3E77333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(EI03ET03-5S07) </w:t>
            </w:r>
            <w:r w:rsidRPr="00456E50">
              <w:rPr>
                <w:rFonts w:asciiTheme="minorHAnsi" w:eastAsia="Times New Roman" w:hAnsiTheme="minorHAnsi" w:cstheme="minorHAnsi"/>
                <w:color w:val="000000"/>
                <w:sz w:val="20"/>
                <w:szCs w:val="20"/>
              </w:rPr>
              <w:t>Estabelecer e identificar relações entre diferentes espécies de seres vivos, suas características e suas necessidades vitais.</w:t>
            </w:r>
          </w:p>
        </w:tc>
        <w:tc>
          <w:tcPr>
            <w:tcW w:w="1701" w:type="dxa"/>
            <w:vMerge/>
            <w:tcBorders>
              <w:top w:val="single" w:sz="4" w:space="0" w:color="auto"/>
              <w:left w:val="nil"/>
              <w:bottom w:val="single" w:sz="4" w:space="0" w:color="auto"/>
              <w:right w:val="single" w:sz="4" w:space="0" w:color="auto"/>
            </w:tcBorders>
            <w:shd w:val="clear" w:color="auto" w:fill="auto"/>
          </w:tcPr>
          <w:p w14:paraId="7DF5227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40382CBC" w14:textId="77777777" w:rsidR="00456E50" w:rsidRPr="00456E50" w:rsidRDefault="00456E50" w:rsidP="00DC5FA0">
            <w:pPr>
              <w:numPr>
                <w:ilvl w:val="0"/>
                <w:numId w:val="30"/>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05FC9D70" w14:textId="77777777" w:rsidTr="00A07499">
        <w:trPr>
          <w:trHeight w:val="509"/>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9E3B9D5"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405D035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4B56B83D"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(EI03ET03-4S08) </w:t>
            </w:r>
            <w:r w:rsidRPr="00456E50">
              <w:rPr>
                <w:rFonts w:asciiTheme="minorHAnsi" w:eastAsia="Times New Roman" w:hAnsiTheme="minorHAnsi" w:cstheme="minorHAnsi"/>
                <w:color w:val="000000"/>
                <w:sz w:val="20"/>
                <w:szCs w:val="20"/>
              </w:rPr>
              <w:t>Participar de ações que valorizem atitudes de manutenção e preservação do meio ambiente.</w:t>
            </w:r>
          </w:p>
        </w:tc>
        <w:tc>
          <w:tcPr>
            <w:tcW w:w="4678" w:type="dxa"/>
            <w:tcBorders>
              <w:top w:val="single" w:sz="4" w:space="0" w:color="auto"/>
              <w:left w:val="nil"/>
              <w:bottom w:val="single" w:sz="4" w:space="0" w:color="auto"/>
              <w:right w:val="single" w:sz="4" w:space="0" w:color="auto"/>
            </w:tcBorders>
            <w:shd w:val="clear" w:color="auto" w:fill="auto"/>
          </w:tcPr>
          <w:p w14:paraId="58E6D181"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(EI03ET03-5S08) </w:t>
            </w:r>
            <w:r w:rsidRPr="00456E50">
              <w:rPr>
                <w:rFonts w:asciiTheme="minorHAnsi" w:eastAsia="Times New Roman" w:hAnsiTheme="minorHAnsi" w:cstheme="minorHAnsi"/>
                <w:color w:val="000000"/>
                <w:sz w:val="20"/>
                <w:szCs w:val="20"/>
              </w:rPr>
              <w:t>Participar de ações que valorizem atitudes de manutenção e preservação do meio ambiente.</w:t>
            </w:r>
          </w:p>
        </w:tc>
        <w:tc>
          <w:tcPr>
            <w:tcW w:w="1701" w:type="dxa"/>
            <w:vMerge/>
            <w:tcBorders>
              <w:top w:val="single" w:sz="4" w:space="0" w:color="auto"/>
              <w:left w:val="nil"/>
              <w:bottom w:val="single" w:sz="4" w:space="0" w:color="auto"/>
              <w:right w:val="single" w:sz="4" w:space="0" w:color="auto"/>
            </w:tcBorders>
            <w:shd w:val="clear" w:color="auto" w:fill="auto"/>
          </w:tcPr>
          <w:p w14:paraId="2A00176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608FC16F" w14:textId="77777777" w:rsidR="00456E50" w:rsidRPr="00456E50" w:rsidRDefault="00456E50" w:rsidP="00DC5FA0">
            <w:pPr>
              <w:numPr>
                <w:ilvl w:val="0"/>
                <w:numId w:val="30"/>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630EC591" w14:textId="77777777" w:rsidTr="00A07499">
        <w:trPr>
          <w:trHeight w:val="509"/>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7308A8F"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2C40649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auto"/>
          </w:tcPr>
          <w:p w14:paraId="3D60E4F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(EI03ET03-4S09) </w:t>
            </w:r>
            <w:r w:rsidRPr="00456E50">
              <w:rPr>
                <w:rFonts w:asciiTheme="minorHAnsi" w:eastAsia="Times New Roman" w:hAnsiTheme="minorHAnsi" w:cstheme="minorHAnsi"/>
                <w:color w:val="000000"/>
                <w:sz w:val="20"/>
                <w:szCs w:val="20"/>
              </w:rPr>
              <w:t>Participar de situações, em grupo, que promovam a observação, a exploração, a investigação e as relações de fenômenos naturais como dia e noite, a formação do arco-íris, dos habitats naturais, ambientes urbanos e rurais.</w:t>
            </w:r>
          </w:p>
          <w:p w14:paraId="493D340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noProof/>
                <w:color w:val="000000"/>
                <w:sz w:val="20"/>
                <w:szCs w:val="20"/>
              </w:rPr>
              <mc:AlternateContent>
                <mc:Choice Requires="wps">
                  <w:drawing>
                    <wp:anchor distT="0" distB="0" distL="114300" distR="114300" simplePos="0" relativeHeight="251663360" behindDoc="0" locked="0" layoutInCell="1" allowOverlap="1" wp14:anchorId="01876FF1" wp14:editId="43DE2A2C">
                      <wp:simplePos x="0" y="0"/>
                      <wp:positionH relativeFrom="column">
                        <wp:posOffset>-40005</wp:posOffset>
                      </wp:positionH>
                      <wp:positionV relativeFrom="paragraph">
                        <wp:posOffset>59055</wp:posOffset>
                      </wp:positionV>
                      <wp:extent cx="5391150" cy="9525"/>
                      <wp:effectExtent l="0" t="0" r="19050" b="28575"/>
                      <wp:wrapNone/>
                      <wp:docPr id="18" name="Conector reto 18"/>
                      <wp:cNvGraphicFramePr/>
                      <a:graphic xmlns:a="http://schemas.openxmlformats.org/drawingml/2006/main">
                        <a:graphicData uri="http://schemas.microsoft.com/office/word/2010/wordprocessingShape">
                          <wps:wsp>
                            <wps:cNvCnPr/>
                            <wps:spPr>
                              <a:xfrm flipV="1">
                                <a:off x="0" y="0"/>
                                <a:ext cx="5391150" cy="952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http://schemas.microsoft.com/office/word/2018/wordml" xmlns:w16cex="http://schemas.microsoft.com/office/word/2018/wordml/cex">
                  <w:pict>
                    <v:line w14:anchorId="3215C050" id="Conector reto 18"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15pt,4.65pt" to="421.3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" strokecolor="windowText" strokeweight=".5pt">
                      <v:stroke joinstyle="miter"/>
                    </v:line>
                  </w:pict>
                </mc:Fallback>
              </mc:AlternateContent>
            </w:r>
          </w:p>
          <w:p w14:paraId="4C017E8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(EI03ET03-4S10) </w:t>
            </w:r>
            <w:r w:rsidRPr="00456E50">
              <w:rPr>
                <w:rFonts w:asciiTheme="minorHAnsi" w:eastAsia="Times New Roman" w:hAnsiTheme="minorHAnsi" w:cstheme="minorHAnsi"/>
                <w:color w:val="000000"/>
                <w:sz w:val="20"/>
                <w:szCs w:val="20"/>
              </w:rPr>
              <w:t>Coletar dados a partir de diferentes estratégias de observação, escuta, discussão e pesquisa.</w:t>
            </w:r>
          </w:p>
          <w:p w14:paraId="7060E62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4678" w:type="dxa"/>
            <w:tcBorders>
              <w:top w:val="single" w:sz="4" w:space="0" w:color="auto"/>
              <w:left w:val="nil"/>
              <w:bottom w:val="single" w:sz="4" w:space="0" w:color="auto"/>
              <w:right w:val="single" w:sz="4" w:space="0" w:color="auto"/>
            </w:tcBorders>
            <w:shd w:val="clear" w:color="auto" w:fill="auto"/>
          </w:tcPr>
          <w:p w14:paraId="506A347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(EI03ET03-5S09) </w:t>
            </w:r>
            <w:r w:rsidRPr="00456E50">
              <w:rPr>
                <w:rFonts w:asciiTheme="minorHAnsi" w:eastAsia="Times New Roman" w:hAnsiTheme="minorHAnsi" w:cstheme="minorHAnsi"/>
                <w:color w:val="000000"/>
                <w:sz w:val="20"/>
                <w:szCs w:val="20"/>
              </w:rPr>
              <w:t>Participar e descrever experimentos, em grupo, que promovam a observação, a exploração e a investigação de fenômenos naturais como dia e noite, a formação do arco-íris, dos habitats naturais, ambientes urbanos e rurais.</w:t>
            </w:r>
          </w:p>
          <w:p w14:paraId="156BB264"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p w14:paraId="5FA77527"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p w14:paraId="3646364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(EI03ET03-5S10) </w:t>
            </w:r>
            <w:r w:rsidRPr="00456E50">
              <w:rPr>
                <w:rFonts w:asciiTheme="minorHAnsi" w:eastAsia="Times New Roman" w:hAnsiTheme="minorHAnsi" w:cstheme="minorHAnsi"/>
                <w:color w:val="000000"/>
                <w:sz w:val="20"/>
                <w:szCs w:val="20"/>
              </w:rPr>
              <w:t>Coletar dados a partir de diferentes estratégias de observação, escuta, discussão e pesquisa.</w:t>
            </w:r>
          </w:p>
          <w:p w14:paraId="3E9E1FB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701" w:type="dxa"/>
            <w:vMerge/>
            <w:tcBorders>
              <w:top w:val="single" w:sz="4" w:space="0" w:color="auto"/>
              <w:left w:val="nil"/>
              <w:bottom w:val="single" w:sz="4" w:space="0" w:color="auto"/>
              <w:right w:val="single" w:sz="4" w:space="0" w:color="auto"/>
            </w:tcBorders>
            <w:shd w:val="clear" w:color="auto" w:fill="auto"/>
          </w:tcPr>
          <w:p w14:paraId="533346A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7129938F" w14:textId="77777777" w:rsidR="00456E50" w:rsidRPr="00456E50" w:rsidRDefault="00456E50" w:rsidP="00DC5FA0">
            <w:pPr>
              <w:numPr>
                <w:ilvl w:val="0"/>
                <w:numId w:val="30"/>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05509EC9" w14:textId="77777777" w:rsidTr="00A07499">
        <w:trPr>
          <w:trHeight w:val="20"/>
        </w:trPr>
        <w:tc>
          <w:tcPr>
            <w:tcW w:w="1843"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8BE25D0"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41BD8A1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1F681D14"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p w14:paraId="783057F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lastRenderedPageBreak/>
              <w:t xml:space="preserve">(EI03ET03-4S11) </w:t>
            </w:r>
            <w:r w:rsidRPr="00456E50">
              <w:rPr>
                <w:rFonts w:asciiTheme="minorHAnsi" w:eastAsia="Times New Roman" w:hAnsiTheme="minorHAnsi" w:cstheme="minorHAnsi"/>
                <w:color w:val="000000"/>
                <w:sz w:val="20"/>
                <w:szCs w:val="20"/>
              </w:rPr>
              <w:t>Explorar e utilizar fontes tradicionais de informações como livros e revistas entre outros em busca de confirmar hipóteses enriquecendo suas experiências.</w:t>
            </w:r>
          </w:p>
          <w:p w14:paraId="71AC68F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p w14:paraId="7E42ABE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p w14:paraId="5EC9D2B3"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4678" w:type="dxa"/>
            <w:tcBorders>
              <w:top w:val="single" w:sz="4" w:space="0" w:color="auto"/>
              <w:left w:val="single" w:sz="4" w:space="0" w:color="auto"/>
              <w:bottom w:val="single" w:sz="4" w:space="0" w:color="auto"/>
              <w:right w:val="single" w:sz="4" w:space="0" w:color="auto"/>
            </w:tcBorders>
            <w:shd w:val="clear" w:color="auto" w:fill="auto"/>
          </w:tcPr>
          <w:p w14:paraId="7FA4FAC2"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p w14:paraId="7734ED98"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lastRenderedPageBreak/>
              <w:t xml:space="preserve">(EI03ET03-5S11) </w:t>
            </w:r>
            <w:r w:rsidRPr="00456E50">
              <w:rPr>
                <w:rFonts w:asciiTheme="minorHAnsi" w:eastAsia="Times New Roman" w:hAnsiTheme="minorHAnsi" w:cstheme="minorHAnsi"/>
                <w:color w:val="000000"/>
                <w:sz w:val="20"/>
                <w:szCs w:val="20"/>
              </w:rPr>
              <w:t>Explorar e utilizar fontes tradicionais de informações como livros e revistas entre outros em busca de confirmar hipóteses enriquecendo suas experiências.</w:t>
            </w:r>
          </w:p>
        </w:tc>
        <w:tc>
          <w:tcPr>
            <w:tcW w:w="1701" w:type="dxa"/>
            <w:tcBorders>
              <w:top w:val="single" w:sz="4" w:space="0" w:color="auto"/>
              <w:left w:val="nil"/>
              <w:bottom w:val="single" w:sz="4" w:space="0" w:color="auto"/>
              <w:right w:val="single" w:sz="4" w:space="0" w:color="auto"/>
            </w:tcBorders>
            <w:shd w:val="clear" w:color="auto" w:fill="auto"/>
          </w:tcPr>
          <w:p w14:paraId="448BC9A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tcBorders>
              <w:top w:val="single" w:sz="4" w:space="0" w:color="auto"/>
              <w:left w:val="nil"/>
              <w:bottom w:val="single" w:sz="4" w:space="0" w:color="auto"/>
              <w:right w:val="single" w:sz="4" w:space="0" w:color="auto"/>
            </w:tcBorders>
            <w:shd w:val="clear" w:color="auto" w:fill="auto"/>
          </w:tcPr>
          <w:p w14:paraId="41C3884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31450DC8" w14:textId="77777777" w:rsidTr="00A07499">
        <w:trPr>
          <w:trHeight w:val="20"/>
        </w:trPr>
        <w:tc>
          <w:tcPr>
            <w:tcW w:w="1843"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0E829F7" w14:textId="77777777" w:rsidR="00456E50" w:rsidRPr="00456E50" w:rsidRDefault="00456E50" w:rsidP="00456E50">
            <w:pPr>
              <w:spacing w:after="0" w:line="240" w:lineRule="auto"/>
              <w:rPr>
                <w:rFonts w:ascii="Segoe UI" w:eastAsia="Times New Roman" w:hAnsi="Segoe UI" w:cs="Segoe UI"/>
                <w:sz w:val="18"/>
                <w:szCs w:val="18"/>
              </w:rPr>
            </w:pPr>
            <w:r w:rsidRPr="00456E50">
              <w:rPr>
                <w:rFonts w:ascii="Segoe UI" w:eastAsia="Times New Roman" w:hAnsi="Segoe UI" w:cs="Segoe UI"/>
                <w:sz w:val="18"/>
                <w:szCs w:val="18"/>
              </w:rPr>
              <w:t>(EI03ET04) Registrar observações, manipulações e medidas, usando múltiplas linguagens (desenho, registro por números ou escrita espontânea), em diferentes suportes.</w:t>
            </w:r>
          </w:p>
          <w:p w14:paraId="659E8AE5" w14:textId="77777777" w:rsidR="00456E50" w:rsidRPr="00456E50" w:rsidRDefault="00456E50" w:rsidP="00456E50">
            <w:pPr>
              <w:spacing w:after="0" w:line="240" w:lineRule="auto"/>
              <w:jc w:val="center"/>
              <w:rPr>
                <w:rFonts w:asciiTheme="minorHAnsi" w:eastAsia="Times New Roman" w:hAnsiTheme="minorHAnsi" w:cstheme="minorHAnsi"/>
                <w:color w:val="000000"/>
                <w:sz w:val="20"/>
                <w:szCs w:val="20"/>
              </w:rPr>
            </w:pPr>
          </w:p>
        </w:tc>
        <w:tc>
          <w:tcPr>
            <w:tcW w:w="1843" w:type="dxa"/>
            <w:vMerge w:val="restart"/>
            <w:tcBorders>
              <w:top w:val="single" w:sz="4" w:space="0" w:color="auto"/>
              <w:left w:val="nil"/>
              <w:bottom w:val="single" w:sz="4" w:space="0" w:color="auto"/>
              <w:right w:val="single" w:sz="4" w:space="0" w:color="auto"/>
            </w:tcBorders>
            <w:shd w:val="clear" w:color="auto" w:fill="D9E2F3" w:themeFill="accent1" w:themeFillTint="33"/>
          </w:tcPr>
          <w:p w14:paraId="0E436CCE"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8505" w:type="dxa"/>
            <w:gridSpan w:val="2"/>
            <w:tcBorders>
              <w:top w:val="single" w:sz="4" w:space="0" w:color="auto"/>
              <w:left w:val="nil"/>
              <w:bottom w:val="single" w:sz="4" w:space="0" w:color="auto"/>
              <w:right w:val="single" w:sz="4" w:space="0" w:color="auto"/>
            </w:tcBorders>
            <w:shd w:val="clear" w:color="auto" w:fill="A8D08D" w:themeFill="accent6" w:themeFillTint="99"/>
          </w:tcPr>
          <w:p w14:paraId="4BB1D235" w14:textId="77777777" w:rsidR="00456E50" w:rsidRPr="00456E50" w:rsidRDefault="00456E50" w:rsidP="00456E50">
            <w:pPr>
              <w:spacing w:after="0" w:line="240" w:lineRule="auto"/>
              <w:jc w:val="center"/>
              <w:rPr>
                <w:rFonts w:asciiTheme="minorHAnsi" w:eastAsia="Times New Roman" w:hAnsiTheme="minorHAnsi" w:cstheme="minorHAnsi"/>
                <w:color w:val="000000"/>
                <w:sz w:val="20"/>
                <w:szCs w:val="20"/>
              </w:rPr>
            </w:pPr>
          </w:p>
        </w:tc>
        <w:tc>
          <w:tcPr>
            <w:tcW w:w="1701" w:type="dxa"/>
            <w:vMerge w:val="restart"/>
            <w:tcBorders>
              <w:top w:val="single" w:sz="4" w:space="0" w:color="auto"/>
              <w:left w:val="nil"/>
              <w:bottom w:val="single" w:sz="4" w:space="0" w:color="auto"/>
              <w:right w:val="single" w:sz="4" w:space="0" w:color="auto"/>
            </w:tcBorders>
            <w:shd w:val="clear" w:color="auto" w:fill="auto"/>
          </w:tcPr>
          <w:p w14:paraId="7FDA1E01"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1838" w:type="dxa"/>
            <w:vMerge w:val="restart"/>
            <w:tcBorders>
              <w:top w:val="single" w:sz="4" w:space="0" w:color="auto"/>
              <w:left w:val="nil"/>
              <w:bottom w:val="single" w:sz="4" w:space="0" w:color="auto"/>
              <w:right w:val="single" w:sz="4" w:space="0" w:color="auto"/>
            </w:tcBorders>
            <w:shd w:val="clear" w:color="auto" w:fill="auto"/>
          </w:tcPr>
          <w:p w14:paraId="6DBE1C00"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1B795B0C"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12E8D25"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31E995F7"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692AF02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(EI03ET04-4S01) </w:t>
            </w:r>
            <w:r w:rsidRPr="00456E50">
              <w:rPr>
                <w:rFonts w:asciiTheme="minorHAnsi" w:eastAsia="Times New Roman" w:hAnsiTheme="minorHAnsi" w:cstheme="minorHAnsi"/>
                <w:color w:val="000000"/>
                <w:sz w:val="20"/>
                <w:szCs w:val="20"/>
              </w:rPr>
              <w:t>Conhecer as moedas e cédulas que compõem o sistema monetário brasileiro.</w:t>
            </w:r>
          </w:p>
        </w:tc>
        <w:tc>
          <w:tcPr>
            <w:tcW w:w="4678" w:type="dxa"/>
            <w:tcBorders>
              <w:top w:val="single" w:sz="4" w:space="0" w:color="auto"/>
              <w:left w:val="nil"/>
              <w:bottom w:val="single" w:sz="4" w:space="0" w:color="auto"/>
              <w:right w:val="single" w:sz="4" w:space="0" w:color="auto"/>
            </w:tcBorders>
            <w:shd w:val="clear" w:color="auto" w:fill="auto"/>
          </w:tcPr>
          <w:p w14:paraId="2F4D118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(EI03ET04-5S01) </w:t>
            </w:r>
            <w:r w:rsidRPr="00456E50">
              <w:rPr>
                <w:rFonts w:asciiTheme="minorHAnsi" w:eastAsia="Times New Roman" w:hAnsiTheme="minorHAnsi" w:cstheme="minorHAnsi"/>
                <w:color w:val="000000"/>
                <w:sz w:val="20"/>
                <w:szCs w:val="20"/>
              </w:rPr>
              <w:t>Conhecer as moedas e cédulas que compõem o sistema monetário brasileiro aplicando-as em algumas situações cotidianas.</w:t>
            </w:r>
          </w:p>
        </w:tc>
        <w:tc>
          <w:tcPr>
            <w:tcW w:w="1701" w:type="dxa"/>
            <w:vMerge/>
            <w:tcBorders>
              <w:top w:val="single" w:sz="4" w:space="0" w:color="auto"/>
              <w:left w:val="nil"/>
              <w:bottom w:val="single" w:sz="4" w:space="0" w:color="auto"/>
              <w:right w:val="single" w:sz="4" w:space="0" w:color="auto"/>
            </w:tcBorders>
            <w:shd w:val="clear" w:color="auto" w:fill="auto"/>
          </w:tcPr>
          <w:p w14:paraId="3AA6CC80" w14:textId="77777777" w:rsidR="00456E50" w:rsidRPr="00456E50" w:rsidRDefault="00456E50" w:rsidP="00DC5FA0">
            <w:pPr>
              <w:numPr>
                <w:ilvl w:val="0"/>
                <w:numId w:val="32"/>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2C001D86" w14:textId="77777777" w:rsidR="00456E50" w:rsidRPr="00456E50" w:rsidRDefault="00456E50" w:rsidP="00DC5FA0">
            <w:pPr>
              <w:numPr>
                <w:ilvl w:val="0"/>
                <w:numId w:val="35"/>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3B04578A"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9A6AC22"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2A2666D9"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1E446C2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(EI03ET04-4S02) </w:t>
            </w:r>
            <w:r w:rsidRPr="00456E50">
              <w:rPr>
                <w:rFonts w:asciiTheme="minorHAnsi" w:eastAsia="Times New Roman" w:hAnsiTheme="minorHAnsi" w:cstheme="minorHAnsi"/>
                <w:color w:val="000000"/>
                <w:sz w:val="20"/>
                <w:szCs w:val="20"/>
              </w:rPr>
              <w:t>Reconhecer e identificar as formas geométricas básicas: quadrado, círculo, retângulo e triângulo.</w:t>
            </w:r>
          </w:p>
        </w:tc>
        <w:tc>
          <w:tcPr>
            <w:tcW w:w="4678" w:type="dxa"/>
            <w:tcBorders>
              <w:top w:val="single" w:sz="4" w:space="0" w:color="auto"/>
              <w:left w:val="nil"/>
              <w:bottom w:val="single" w:sz="4" w:space="0" w:color="auto"/>
              <w:right w:val="single" w:sz="4" w:space="0" w:color="auto"/>
            </w:tcBorders>
            <w:shd w:val="clear" w:color="auto" w:fill="auto"/>
          </w:tcPr>
          <w:p w14:paraId="41F5B51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(EI03ET04-5S02) </w:t>
            </w:r>
            <w:r w:rsidRPr="00456E50">
              <w:rPr>
                <w:rFonts w:asciiTheme="minorHAnsi" w:eastAsia="Times New Roman" w:hAnsiTheme="minorHAnsi" w:cstheme="minorHAnsi"/>
                <w:color w:val="000000"/>
                <w:sz w:val="20"/>
                <w:szCs w:val="20"/>
              </w:rPr>
              <w:t>Reconhecer, identificar e classificar as formas geométricas básicas: quadrado, círculo, retângulo e triângulo.</w:t>
            </w:r>
          </w:p>
        </w:tc>
        <w:tc>
          <w:tcPr>
            <w:tcW w:w="1701" w:type="dxa"/>
            <w:vMerge/>
            <w:tcBorders>
              <w:top w:val="single" w:sz="4" w:space="0" w:color="auto"/>
              <w:left w:val="nil"/>
              <w:bottom w:val="single" w:sz="4" w:space="0" w:color="auto"/>
              <w:right w:val="single" w:sz="4" w:space="0" w:color="auto"/>
            </w:tcBorders>
            <w:shd w:val="clear" w:color="auto" w:fill="auto"/>
          </w:tcPr>
          <w:p w14:paraId="0A2FF6B1" w14:textId="77777777" w:rsidR="00456E50" w:rsidRPr="00456E50" w:rsidRDefault="00456E50" w:rsidP="00DC5FA0">
            <w:pPr>
              <w:numPr>
                <w:ilvl w:val="0"/>
                <w:numId w:val="32"/>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6D17898A" w14:textId="77777777" w:rsidR="00456E50" w:rsidRPr="00456E50" w:rsidRDefault="00456E50" w:rsidP="00DC5FA0">
            <w:pPr>
              <w:numPr>
                <w:ilvl w:val="0"/>
                <w:numId w:val="35"/>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016CD685"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09F0BE5"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609823F6"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47A8710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(EI03ET04-4S03) </w:t>
            </w:r>
            <w:r w:rsidRPr="00456E50">
              <w:rPr>
                <w:rFonts w:asciiTheme="minorHAnsi" w:eastAsia="Times New Roman" w:hAnsiTheme="minorHAnsi" w:cstheme="minorHAnsi"/>
                <w:color w:val="000000"/>
                <w:sz w:val="20"/>
                <w:szCs w:val="20"/>
              </w:rPr>
              <w:t>Observar, comparar e perceber as características de diferentes objetos e espaços em relação ao seu comprimento, peso, capacidade e temperatura a partir de situações concretas.</w:t>
            </w:r>
          </w:p>
        </w:tc>
        <w:tc>
          <w:tcPr>
            <w:tcW w:w="4678" w:type="dxa"/>
            <w:tcBorders>
              <w:top w:val="single" w:sz="4" w:space="0" w:color="auto"/>
              <w:left w:val="nil"/>
              <w:bottom w:val="single" w:sz="4" w:space="0" w:color="auto"/>
              <w:right w:val="single" w:sz="4" w:space="0" w:color="auto"/>
            </w:tcBorders>
            <w:shd w:val="clear" w:color="auto" w:fill="auto"/>
          </w:tcPr>
          <w:p w14:paraId="2405F403"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(EI03ET04-5S03) </w:t>
            </w:r>
            <w:r w:rsidRPr="00456E50">
              <w:rPr>
                <w:rFonts w:asciiTheme="minorHAnsi" w:eastAsia="Times New Roman" w:hAnsiTheme="minorHAnsi" w:cstheme="minorHAnsi"/>
                <w:color w:val="000000"/>
                <w:sz w:val="20"/>
                <w:szCs w:val="20"/>
              </w:rPr>
              <w:t>Observar, comparar e perceber as características de diferentes objetos e espaços em relação ao seu comprimento, peso, capacidade e temperatura a partir de situações concretas, registrando-as.</w:t>
            </w:r>
          </w:p>
          <w:p w14:paraId="136EED5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701" w:type="dxa"/>
            <w:vMerge/>
            <w:tcBorders>
              <w:top w:val="single" w:sz="4" w:space="0" w:color="auto"/>
              <w:left w:val="nil"/>
              <w:bottom w:val="single" w:sz="4" w:space="0" w:color="auto"/>
              <w:right w:val="single" w:sz="4" w:space="0" w:color="auto"/>
            </w:tcBorders>
            <w:shd w:val="clear" w:color="auto" w:fill="auto"/>
          </w:tcPr>
          <w:p w14:paraId="2193B258" w14:textId="77777777" w:rsidR="00456E50" w:rsidRPr="00456E50" w:rsidRDefault="00456E50" w:rsidP="00DC5FA0">
            <w:pPr>
              <w:numPr>
                <w:ilvl w:val="0"/>
                <w:numId w:val="32"/>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3A2D92FD" w14:textId="77777777" w:rsidR="00456E50" w:rsidRPr="00456E50" w:rsidRDefault="00456E50" w:rsidP="00DC5FA0">
            <w:pPr>
              <w:numPr>
                <w:ilvl w:val="0"/>
                <w:numId w:val="35"/>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648517E9"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76E614A"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70973DD4"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752BF38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(EI03ET04-4S04) </w:t>
            </w:r>
            <w:r w:rsidRPr="00456E50">
              <w:rPr>
                <w:rFonts w:asciiTheme="minorHAnsi" w:eastAsia="Times New Roman" w:hAnsiTheme="minorHAnsi" w:cstheme="minorHAnsi"/>
                <w:color w:val="000000"/>
                <w:sz w:val="20"/>
                <w:szCs w:val="20"/>
              </w:rPr>
              <w:t>Realizar brincadeiras, em grupo, situações ou simulações de contextos sociais que estimulem desafios como pagar e dar o troco.</w:t>
            </w:r>
          </w:p>
        </w:tc>
        <w:tc>
          <w:tcPr>
            <w:tcW w:w="4678" w:type="dxa"/>
            <w:tcBorders>
              <w:top w:val="single" w:sz="4" w:space="0" w:color="auto"/>
              <w:left w:val="nil"/>
              <w:bottom w:val="single" w:sz="4" w:space="0" w:color="auto"/>
              <w:right w:val="single" w:sz="4" w:space="0" w:color="auto"/>
            </w:tcBorders>
            <w:shd w:val="clear" w:color="auto" w:fill="auto"/>
          </w:tcPr>
          <w:p w14:paraId="322AC2F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(EI03ET04-5S04) </w:t>
            </w:r>
            <w:r w:rsidRPr="00456E50">
              <w:rPr>
                <w:rFonts w:asciiTheme="minorHAnsi" w:eastAsia="Times New Roman" w:hAnsiTheme="minorHAnsi" w:cstheme="minorHAnsi"/>
                <w:color w:val="000000"/>
                <w:sz w:val="20"/>
                <w:szCs w:val="20"/>
              </w:rPr>
              <w:t>Realizar brincadeiras, em grupo, situações ou simulações de contextos sociais que estimulem desafios como pagar e dar o troco.</w:t>
            </w:r>
          </w:p>
        </w:tc>
        <w:tc>
          <w:tcPr>
            <w:tcW w:w="1701" w:type="dxa"/>
            <w:vMerge/>
            <w:tcBorders>
              <w:top w:val="single" w:sz="4" w:space="0" w:color="auto"/>
              <w:left w:val="nil"/>
              <w:bottom w:val="single" w:sz="4" w:space="0" w:color="auto"/>
              <w:right w:val="single" w:sz="4" w:space="0" w:color="auto"/>
            </w:tcBorders>
            <w:shd w:val="clear" w:color="auto" w:fill="auto"/>
          </w:tcPr>
          <w:p w14:paraId="2D870CE6" w14:textId="77777777" w:rsidR="00456E50" w:rsidRPr="00456E50" w:rsidRDefault="00456E50" w:rsidP="00DC5FA0">
            <w:pPr>
              <w:numPr>
                <w:ilvl w:val="0"/>
                <w:numId w:val="32"/>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310694BE" w14:textId="77777777" w:rsidR="00456E50" w:rsidRPr="00456E50" w:rsidRDefault="00456E50" w:rsidP="00DC5FA0">
            <w:pPr>
              <w:numPr>
                <w:ilvl w:val="0"/>
                <w:numId w:val="35"/>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1FDD55DE"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0F32C25"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6BF173DC"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vMerge w:val="restart"/>
            <w:tcBorders>
              <w:top w:val="single" w:sz="4" w:space="0" w:color="auto"/>
              <w:left w:val="nil"/>
              <w:right w:val="single" w:sz="4" w:space="0" w:color="auto"/>
            </w:tcBorders>
            <w:shd w:val="clear" w:color="auto" w:fill="auto"/>
          </w:tcPr>
          <w:p w14:paraId="28F6B8C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noProof/>
                <w:color w:val="000000"/>
                <w:sz w:val="20"/>
                <w:szCs w:val="20"/>
              </w:rPr>
              <mc:AlternateContent>
                <mc:Choice Requires="wps">
                  <w:drawing>
                    <wp:anchor distT="0" distB="0" distL="114300" distR="114300" simplePos="0" relativeHeight="251664384" behindDoc="0" locked="0" layoutInCell="1" allowOverlap="1" wp14:anchorId="3D04A79D" wp14:editId="769EF7DE">
                      <wp:simplePos x="0" y="0"/>
                      <wp:positionH relativeFrom="column">
                        <wp:posOffset>-52705</wp:posOffset>
                      </wp:positionH>
                      <wp:positionV relativeFrom="paragraph">
                        <wp:posOffset>468630</wp:posOffset>
                      </wp:positionV>
                      <wp:extent cx="2428875" cy="9525"/>
                      <wp:effectExtent l="0" t="0" r="28575" b="28575"/>
                      <wp:wrapNone/>
                      <wp:docPr id="4" name="Conector reto 4"/>
                      <wp:cNvGraphicFramePr/>
                      <a:graphic xmlns:a="http://schemas.openxmlformats.org/drawingml/2006/main">
                        <a:graphicData uri="http://schemas.microsoft.com/office/word/2010/wordprocessingShape">
                          <wps:wsp>
                            <wps:cNvCnPr/>
                            <wps:spPr>
                              <a:xfrm flipV="1">
                                <a:off x="0" y="0"/>
                                <a:ext cx="2428875"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5B593A45" id="Conector reto 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36.9pt" to="187.1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" strokecolor="windowText" strokeweight=".5pt">
                      <v:stroke joinstyle="miter"/>
                    </v:line>
                  </w:pict>
                </mc:Fallback>
              </mc:AlternateContent>
            </w:r>
            <w:r w:rsidRPr="00456E50">
              <w:rPr>
                <w:rFonts w:asciiTheme="minorHAnsi" w:eastAsia="Times New Roman" w:hAnsiTheme="minorHAnsi" w:cstheme="minorHAnsi"/>
                <w:b/>
                <w:bCs/>
                <w:color w:val="000000"/>
                <w:sz w:val="20"/>
                <w:szCs w:val="20"/>
              </w:rPr>
              <w:t xml:space="preserve">(EI03ET04-4S05) </w:t>
            </w:r>
            <w:r w:rsidRPr="00456E50">
              <w:rPr>
                <w:rFonts w:asciiTheme="minorHAnsi" w:eastAsia="Times New Roman" w:hAnsiTheme="minorHAnsi" w:cstheme="minorHAnsi"/>
                <w:color w:val="000000"/>
                <w:sz w:val="20"/>
                <w:szCs w:val="20"/>
              </w:rPr>
              <w:t>Desenvolver o consumo consciente por meio de ações como troca, doações entre outras.</w:t>
            </w:r>
          </w:p>
        </w:tc>
        <w:tc>
          <w:tcPr>
            <w:tcW w:w="4678" w:type="dxa"/>
            <w:tcBorders>
              <w:top w:val="single" w:sz="4" w:space="0" w:color="auto"/>
              <w:left w:val="nil"/>
              <w:bottom w:val="single" w:sz="4" w:space="0" w:color="auto"/>
              <w:right w:val="single" w:sz="4" w:space="0" w:color="auto"/>
            </w:tcBorders>
            <w:shd w:val="clear" w:color="auto" w:fill="auto"/>
          </w:tcPr>
          <w:p w14:paraId="1C1AAB7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(EI03ET04-5S05) </w:t>
            </w:r>
            <w:r w:rsidRPr="00456E50">
              <w:rPr>
                <w:rFonts w:asciiTheme="minorHAnsi" w:eastAsia="Times New Roman" w:hAnsiTheme="minorHAnsi" w:cstheme="minorHAnsi"/>
                <w:color w:val="000000"/>
                <w:sz w:val="20"/>
                <w:szCs w:val="20"/>
              </w:rPr>
              <w:t>Fazer a leitura incidental de preços em panfletos, reconhecendo o mais barato e o mais caro, compartilhando com o grupo social.</w:t>
            </w:r>
          </w:p>
        </w:tc>
        <w:tc>
          <w:tcPr>
            <w:tcW w:w="1701" w:type="dxa"/>
            <w:vMerge/>
            <w:tcBorders>
              <w:top w:val="single" w:sz="4" w:space="0" w:color="auto"/>
              <w:left w:val="nil"/>
              <w:bottom w:val="single" w:sz="4" w:space="0" w:color="auto"/>
              <w:right w:val="single" w:sz="4" w:space="0" w:color="auto"/>
            </w:tcBorders>
            <w:shd w:val="clear" w:color="auto" w:fill="auto"/>
          </w:tcPr>
          <w:p w14:paraId="462FD409" w14:textId="77777777" w:rsidR="00456E50" w:rsidRPr="00456E50" w:rsidRDefault="00456E50" w:rsidP="00DC5FA0">
            <w:pPr>
              <w:numPr>
                <w:ilvl w:val="0"/>
                <w:numId w:val="32"/>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33E629C6" w14:textId="77777777" w:rsidR="00456E50" w:rsidRPr="00456E50" w:rsidRDefault="00456E50" w:rsidP="00DC5FA0">
            <w:pPr>
              <w:numPr>
                <w:ilvl w:val="0"/>
                <w:numId w:val="35"/>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6C774505" w14:textId="77777777" w:rsidTr="00A07499">
        <w:trPr>
          <w:trHeight w:val="742"/>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933DD53"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25BE6B0E"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vMerge/>
            <w:tcBorders>
              <w:left w:val="nil"/>
              <w:right w:val="single" w:sz="4" w:space="0" w:color="auto"/>
            </w:tcBorders>
            <w:shd w:val="clear" w:color="auto" w:fill="auto"/>
          </w:tcPr>
          <w:p w14:paraId="151DD0E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4678" w:type="dxa"/>
            <w:tcBorders>
              <w:top w:val="single" w:sz="4" w:space="0" w:color="auto"/>
              <w:left w:val="nil"/>
              <w:right w:val="single" w:sz="4" w:space="0" w:color="auto"/>
            </w:tcBorders>
            <w:shd w:val="clear" w:color="auto" w:fill="auto"/>
          </w:tcPr>
          <w:p w14:paraId="33E3049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(EI03ET04-5S06) </w:t>
            </w:r>
            <w:r w:rsidRPr="00456E50">
              <w:rPr>
                <w:rFonts w:asciiTheme="minorHAnsi" w:eastAsia="Times New Roman" w:hAnsiTheme="minorHAnsi" w:cstheme="minorHAnsi"/>
                <w:color w:val="000000"/>
                <w:sz w:val="20"/>
                <w:szCs w:val="20"/>
              </w:rPr>
              <w:t>Desenvolver o consumo consciente por meio de ações como troca, doações entre outras.</w:t>
            </w:r>
          </w:p>
        </w:tc>
        <w:tc>
          <w:tcPr>
            <w:tcW w:w="1701" w:type="dxa"/>
            <w:vMerge/>
            <w:tcBorders>
              <w:top w:val="single" w:sz="4" w:space="0" w:color="auto"/>
              <w:left w:val="nil"/>
              <w:bottom w:val="single" w:sz="4" w:space="0" w:color="auto"/>
              <w:right w:val="single" w:sz="4" w:space="0" w:color="auto"/>
            </w:tcBorders>
            <w:shd w:val="clear" w:color="auto" w:fill="auto"/>
          </w:tcPr>
          <w:p w14:paraId="27338E7D" w14:textId="77777777" w:rsidR="00456E50" w:rsidRPr="00456E50" w:rsidRDefault="00456E50" w:rsidP="00DC5FA0">
            <w:pPr>
              <w:numPr>
                <w:ilvl w:val="0"/>
                <w:numId w:val="32"/>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7FEE1A63" w14:textId="77777777" w:rsidR="00456E50" w:rsidRPr="00456E50" w:rsidRDefault="00456E50" w:rsidP="00DC5FA0">
            <w:pPr>
              <w:numPr>
                <w:ilvl w:val="0"/>
                <w:numId w:val="35"/>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7A670239"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69FB0CD"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274E762D"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left w:val="nil"/>
              <w:bottom w:val="single" w:sz="4" w:space="0" w:color="auto"/>
              <w:right w:val="single" w:sz="4" w:space="0" w:color="auto"/>
            </w:tcBorders>
            <w:shd w:val="clear" w:color="auto" w:fill="auto"/>
          </w:tcPr>
          <w:p w14:paraId="08185DB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(EI03ET04-4S06) </w:t>
            </w:r>
            <w:r w:rsidRPr="00456E50">
              <w:rPr>
                <w:rFonts w:asciiTheme="minorHAnsi" w:eastAsia="Times New Roman" w:hAnsiTheme="minorHAnsi" w:cstheme="minorHAnsi"/>
                <w:color w:val="000000"/>
                <w:sz w:val="20"/>
                <w:szCs w:val="20"/>
              </w:rPr>
              <w:t xml:space="preserve">Participar de situações reais de seriação, classificação, ordenação e conservação de objetos, imagens, entre outros. </w:t>
            </w:r>
          </w:p>
        </w:tc>
        <w:tc>
          <w:tcPr>
            <w:tcW w:w="4678" w:type="dxa"/>
            <w:tcBorders>
              <w:top w:val="single" w:sz="4" w:space="0" w:color="auto"/>
              <w:left w:val="nil"/>
              <w:bottom w:val="single" w:sz="4" w:space="0" w:color="auto"/>
              <w:right w:val="single" w:sz="4" w:space="0" w:color="auto"/>
            </w:tcBorders>
            <w:shd w:val="clear" w:color="auto" w:fill="auto"/>
          </w:tcPr>
          <w:p w14:paraId="29CEEB67"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(EI03ET04-5S07) </w:t>
            </w:r>
            <w:r w:rsidRPr="00456E50">
              <w:rPr>
                <w:rFonts w:asciiTheme="minorHAnsi" w:eastAsia="Times New Roman" w:hAnsiTheme="minorHAnsi" w:cstheme="minorHAnsi"/>
                <w:color w:val="000000"/>
                <w:sz w:val="20"/>
                <w:szCs w:val="20"/>
              </w:rPr>
              <w:t>Participar de situações reais de seriação, classificação, ordenação e conservação de objetos, imagens, entre outros.</w:t>
            </w:r>
          </w:p>
        </w:tc>
        <w:tc>
          <w:tcPr>
            <w:tcW w:w="1701" w:type="dxa"/>
            <w:vMerge/>
            <w:tcBorders>
              <w:top w:val="single" w:sz="4" w:space="0" w:color="auto"/>
              <w:left w:val="nil"/>
              <w:bottom w:val="single" w:sz="4" w:space="0" w:color="auto"/>
              <w:right w:val="single" w:sz="4" w:space="0" w:color="auto"/>
            </w:tcBorders>
            <w:shd w:val="clear" w:color="auto" w:fill="auto"/>
          </w:tcPr>
          <w:p w14:paraId="02298652" w14:textId="77777777" w:rsidR="00456E50" w:rsidRPr="00456E50" w:rsidRDefault="00456E50" w:rsidP="00DC5FA0">
            <w:pPr>
              <w:numPr>
                <w:ilvl w:val="0"/>
                <w:numId w:val="32"/>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0E12983D" w14:textId="77777777" w:rsidR="00456E50" w:rsidRPr="00456E50" w:rsidRDefault="00456E50" w:rsidP="00DC5FA0">
            <w:pPr>
              <w:numPr>
                <w:ilvl w:val="0"/>
                <w:numId w:val="35"/>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4D70CEC6"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CCD400A"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491E98DF"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35DB89A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(EI03ET04-4S07) </w:t>
            </w:r>
            <w:r w:rsidRPr="00456E50">
              <w:rPr>
                <w:rFonts w:asciiTheme="minorHAnsi" w:eastAsia="Times New Roman" w:hAnsiTheme="minorHAnsi" w:cstheme="minorHAnsi"/>
                <w:color w:val="000000"/>
                <w:sz w:val="20"/>
                <w:szCs w:val="20"/>
              </w:rPr>
              <w:t>Organizar sequências lógicas utilizando diferentes materiais e características.</w:t>
            </w:r>
          </w:p>
        </w:tc>
        <w:tc>
          <w:tcPr>
            <w:tcW w:w="4678" w:type="dxa"/>
            <w:tcBorders>
              <w:top w:val="single" w:sz="4" w:space="0" w:color="auto"/>
              <w:left w:val="nil"/>
              <w:bottom w:val="single" w:sz="4" w:space="0" w:color="auto"/>
              <w:right w:val="single" w:sz="4" w:space="0" w:color="auto"/>
            </w:tcBorders>
            <w:shd w:val="clear" w:color="auto" w:fill="auto"/>
          </w:tcPr>
          <w:p w14:paraId="423D12C1"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(EI03ET04-5S08) </w:t>
            </w:r>
            <w:r w:rsidRPr="00456E50">
              <w:rPr>
                <w:rFonts w:asciiTheme="minorHAnsi" w:eastAsia="Times New Roman" w:hAnsiTheme="minorHAnsi" w:cstheme="minorHAnsi"/>
                <w:color w:val="000000"/>
                <w:sz w:val="20"/>
                <w:szCs w:val="20"/>
              </w:rPr>
              <w:t>Organizar sequências lógicas utilizando diferentes materiais e características.</w:t>
            </w:r>
          </w:p>
        </w:tc>
        <w:tc>
          <w:tcPr>
            <w:tcW w:w="1701" w:type="dxa"/>
            <w:vMerge/>
            <w:tcBorders>
              <w:top w:val="single" w:sz="4" w:space="0" w:color="auto"/>
              <w:left w:val="nil"/>
              <w:bottom w:val="single" w:sz="4" w:space="0" w:color="auto"/>
              <w:right w:val="single" w:sz="4" w:space="0" w:color="auto"/>
            </w:tcBorders>
            <w:shd w:val="clear" w:color="auto" w:fill="auto"/>
          </w:tcPr>
          <w:p w14:paraId="3C05415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30A88E8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06A0BBB1"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BB953D3"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0FD1B3F3"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vMerge w:val="restart"/>
            <w:tcBorders>
              <w:top w:val="single" w:sz="4" w:space="0" w:color="auto"/>
              <w:left w:val="nil"/>
              <w:right w:val="single" w:sz="4" w:space="0" w:color="auto"/>
            </w:tcBorders>
            <w:shd w:val="clear" w:color="auto" w:fill="auto"/>
          </w:tcPr>
          <w:p w14:paraId="7AF1332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(EI03ET04-4S08) </w:t>
            </w:r>
            <w:r w:rsidRPr="00456E50">
              <w:rPr>
                <w:rFonts w:asciiTheme="minorHAnsi" w:eastAsia="Times New Roman" w:hAnsiTheme="minorHAnsi" w:cstheme="minorHAnsi"/>
                <w:color w:val="000000"/>
                <w:sz w:val="20"/>
                <w:szCs w:val="20"/>
              </w:rPr>
              <w:t>Fazer comparações, estabelecendo relações, ampliando e adequando progressivamente o vocabulário e o repertório no seu grupo social.</w:t>
            </w:r>
          </w:p>
          <w:p w14:paraId="1243B8F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noProof/>
                <w:color w:val="000000"/>
                <w:sz w:val="20"/>
                <w:szCs w:val="20"/>
              </w:rPr>
              <mc:AlternateContent>
                <mc:Choice Requires="wps">
                  <w:drawing>
                    <wp:anchor distT="0" distB="0" distL="114300" distR="114300" simplePos="0" relativeHeight="251661312" behindDoc="0" locked="0" layoutInCell="1" allowOverlap="1" wp14:anchorId="4B97E494" wp14:editId="1D28CF05">
                      <wp:simplePos x="0" y="0"/>
                      <wp:positionH relativeFrom="column">
                        <wp:posOffset>-62229</wp:posOffset>
                      </wp:positionH>
                      <wp:positionV relativeFrom="paragraph">
                        <wp:posOffset>1270</wp:posOffset>
                      </wp:positionV>
                      <wp:extent cx="24384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24384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3B1AAEC" id="Conector reto 10"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1pt" to="187.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" strokecolor="windowText" strokeweight=".5pt">
                      <v:stroke joinstyle="miter"/>
                    </v:line>
                  </w:pict>
                </mc:Fallback>
              </mc:AlternateContent>
            </w:r>
          </w:p>
          <w:p w14:paraId="4B1B509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(EI03ET04-4S09) </w:t>
            </w:r>
            <w:r w:rsidRPr="00456E50">
              <w:rPr>
                <w:rFonts w:asciiTheme="minorHAnsi" w:eastAsia="Times New Roman" w:hAnsiTheme="minorHAnsi" w:cstheme="minorHAnsi"/>
                <w:color w:val="000000"/>
                <w:sz w:val="20"/>
                <w:szCs w:val="20"/>
              </w:rPr>
              <w:t>Atribuir significado e fazer uso de expressões que se aproximem da noção de medidas e do registro destas.</w:t>
            </w:r>
          </w:p>
          <w:p w14:paraId="71EEA20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noProof/>
                <w:color w:val="000000"/>
                <w:sz w:val="20"/>
                <w:szCs w:val="20"/>
              </w:rPr>
              <mc:AlternateContent>
                <mc:Choice Requires="wps">
                  <w:drawing>
                    <wp:anchor distT="0" distB="0" distL="114300" distR="114300" simplePos="0" relativeHeight="251662336" behindDoc="0" locked="0" layoutInCell="1" allowOverlap="1" wp14:anchorId="419AB0B5" wp14:editId="6679EAF1">
                      <wp:simplePos x="0" y="0"/>
                      <wp:positionH relativeFrom="column">
                        <wp:posOffset>-43181</wp:posOffset>
                      </wp:positionH>
                      <wp:positionV relativeFrom="paragraph">
                        <wp:posOffset>105410</wp:posOffset>
                      </wp:positionV>
                      <wp:extent cx="5400675" cy="0"/>
                      <wp:effectExtent l="0" t="0" r="0" b="0"/>
                      <wp:wrapNone/>
                      <wp:docPr id="11" name="Conector reto 11"/>
                      <wp:cNvGraphicFramePr/>
                      <a:graphic xmlns:a="http://schemas.openxmlformats.org/drawingml/2006/main">
                        <a:graphicData uri="http://schemas.microsoft.com/office/word/2010/wordprocessingShape">
                          <wps:wsp>
                            <wps:cNvCnPr/>
                            <wps:spPr>
                              <a:xfrm>
                                <a:off x="0" y="0"/>
                                <a:ext cx="54006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http://schemas.microsoft.com/office/word/2018/wordml" xmlns:w16cex="http://schemas.microsoft.com/office/word/2018/wordml/cex">
                  <w:pict>
                    <v:line w14:anchorId="5CFFC0F2" id="Conector reto 1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4pt,8.3pt" to="421.8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" strokecolor="windowText" strokeweight=".5pt">
                      <v:stroke joinstyle="miter"/>
                    </v:line>
                  </w:pict>
                </mc:Fallback>
              </mc:AlternateContent>
            </w:r>
          </w:p>
          <w:p w14:paraId="6ACB51E4"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(EI03ET04-4S10)</w:t>
            </w:r>
            <w:r w:rsidRPr="00456E50">
              <w:rPr>
                <w:rFonts w:asciiTheme="minorHAnsi" w:eastAsia="Times New Roman" w:hAnsiTheme="minorHAnsi" w:cstheme="minorHAnsi"/>
                <w:color w:val="000000"/>
                <w:sz w:val="20"/>
                <w:szCs w:val="20"/>
              </w:rPr>
              <w:t xml:space="preserve"> Explorar por meio de brincadeiras livres, objetos e ferramentas de medidas, convencionais ou não, como recurso para comparar as diferentes grandezas de medidas: comprimento, massa e capacidade.</w:t>
            </w:r>
          </w:p>
        </w:tc>
        <w:tc>
          <w:tcPr>
            <w:tcW w:w="4678" w:type="dxa"/>
            <w:tcBorders>
              <w:top w:val="single" w:sz="4" w:space="0" w:color="auto"/>
              <w:left w:val="nil"/>
              <w:bottom w:val="single" w:sz="4" w:space="0" w:color="auto"/>
              <w:right w:val="single" w:sz="4" w:space="0" w:color="auto"/>
            </w:tcBorders>
            <w:shd w:val="clear" w:color="auto" w:fill="auto"/>
          </w:tcPr>
          <w:p w14:paraId="1511863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(EI03ET04-5S09) </w:t>
            </w:r>
            <w:r w:rsidRPr="00456E50">
              <w:rPr>
                <w:rFonts w:asciiTheme="minorHAnsi" w:eastAsia="Times New Roman" w:hAnsiTheme="minorHAnsi" w:cstheme="minorHAnsi"/>
                <w:color w:val="000000"/>
                <w:sz w:val="20"/>
                <w:szCs w:val="20"/>
              </w:rPr>
              <w:t>Fazer comparações, estabelecendo relações, ampliando e adequando progressivamente o vocabulário e o repertório no seu grupo social.</w:t>
            </w:r>
          </w:p>
          <w:p w14:paraId="5C561B6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701" w:type="dxa"/>
            <w:vMerge/>
            <w:tcBorders>
              <w:top w:val="single" w:sz="4" w:space="0" w:color="auto"/>
              <w:left w:val="nil"/>
              <w:bottom w:val="single" w:sz="4" w:space="0" w:color="auto"/>
              <w:right w:val="single" w:sz="4" w:space="0" w:color="auto"/>
            </w:tcBorders>
            <w:shd w:val="clear" w:color="auto" w:fill="auto"/>
          </w:tcPr>
          <w:p w14:paraId="6E67410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0A374D64"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279FAEE1"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F4D17EB"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2B9B6911"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vMerge/>
            <w:tcBorders>
              <w:left w:val="nil"/>
              <w:bottom w:val="single" w:sz="4" w:space="0" w:color="auto"/>
              <w:right w:val="single" w:sz="4" w:space="0" w:color="auto"/>
            </w:tcBorders>
            <w:shd w:val="clear" w:color="auto" w:fill="auto"/>
          </w:tcPr>
          <w:p w14:paraId="041A6AB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4678" w:type="dxa"/>
            <w:tcBorders>
              <w:top w:val="single" w:sz="4" w:space="0" w:color="auto"/>
              <w:left w:val="nil"/>
              <w:bottom w:val="single" w:sz="4" w:space="0" w:color="auto"/>
              <w:right w:val="single" w:sz="4" w:space="0" w:color="auto"/>
            </w:tcBorders>
            <w:shd w:val="clear" w:color="auto" w:fill="auto"/>
          </w:tcPr>
          <w:p w14:paraId="047D01D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(EI03ET04-5S10) </w:t>
            </w:r>
            <w:r w:rsidRPr="00456E50">
              <w:rPr>
                <w:rFonts w:asciiTheme="minorHAnsi" w:eastAsia="Times New Roman" w:hAnsiTheme="minorHAnsi" w:cstheme="minorHAnsi"/>
                <w:color w:val="000000"/>
                <w:sz w:val="20"/>
                <w:szCs w:val="20"/>
              </w:rPr>
              <w:t>Atribuir significado e fazer uso de expressões que se aproximem da noção de medidas e do registro destas.</w:t>
            </w:r>
          </w:p>
          <w:p w14:paraId="4ABD602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p w14:paraId="5E1E0B4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p w14:paraId="41A3D0ED"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(EI03ET04-5S11) </w:t>
            </w:r>
            <w:r w:rsidRPr="00456E50">
              <w:rPr>
                <w:rFonts w:asciiTheme="minorHAnsi" w:eastAsia="Times New Roman" w:hAnsiTheme="minorHAnsi" w:cstheme="minorHAnsi"/>
                <w:color w:val="000000"/>
                <w:sz w:val="20"/>
                <w:szCs w:val="20"/>
              </w:rPr>
              <w:t>Explorar, por meio de brincadeiras livres, objetos e ferramentas de medidas, convencionais ou não, como recurso para comparar as diferentes grandezas de medidas: comprimento, massa e capacidade, discriminando-as.</w:t>
            </w:r>
          </w:p>
        </w:tc>
        <w:tc>
          <w:tcPr>
            <w:tcW w:w="1701" w:type="dxa"/>
            <w:vMerge/>
            <w:tcBorders>
              <w:top w:val="single" w:sz="4" w:space="0" w:color="auto"/>
              <w:left w:val="nil"/>
              <w:bottom w:val="single" w:sz="4" w:space="0" w:color="auto"/>
              <w:right w:val="single" w:sz="4" w:space="0" w:color="auto"/>
            </w:tcBorders>
            <w:shd w:val="clear" w:color="auto" w:fill="auto"/>
          </w:tcPr>
          <w:p w14:paraId="4492F30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5482591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0AD55332"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404AF14"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32BD54BA"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246841D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(EI03ET04-4S11)</w:t>
            </w:r>
            <w:r w:rsidRPr="00456E50">
              <w:rPr>
                <w:rFonts w:asciiTheme="minorHAnsi" w:eastAsia="Times New Roman" w:hAnsiTheme="minorHAnsi" w:cstheme="minorHAnsi"/>
                <w:color w:val="000000"/>
                <w:sz w:val="20"/>
                <w:szCs w:val="20"/>
              </w:rPr>
              <w:t xml:space="preserve"> Resolver problemas, e promover manipulações de medidas, usando múltiplas linguagens (desenho ou outras formas) em diferentes suportes. </w:t>
            </w:r>
          </w:p>
        </w:tc>
        <w:tc>
          <w:tcPr>
            <w:tcW w:w="4678" w:type="dxa"/>
            <w:tcBorders>
              <w:top w:val="single" w:sz="4" w:space="0" w:color="auto"/>
              <w:left w:val="nil"/>
              <w:bottom w:val="single" w:sz="4" w:space="0" w:color="auto"/>
              <w:right w:val="single" w:sz="4" w:space="0" w:color="auto"/>
            </w:tcBorders>
            <w:shd w:val="clear" w:color="auto" w:fill="auto"/>
          </w:tcPr>
          <w:p w14:paraId="4EB24F3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(EI03ET04-5S12) </w:t>
            </w:r>
            <w:r w:rsidRPr="00456E50">
              <w:rPr>
                <w:rFonts w:asciiTheme="minorHAnsi" w:eastAsia="Times New Roman" w:hAnsiTheme="minorHAnsi" w:cstheme="minorHAnsi"/>
                <w:color w:val="000000"/>
                <w:sz w:val="20"/>
                <w:szCs w:val="20"/>
              </w:rPr>
              <w:t>Resolver problemas, e promover manipulações de medidas, usando múltiplas linguagens (desenho ou outras formas) em diferentes suportes.</w:t>
            </w:r>
          </w:p>
        </w:tc>
        <w:tc>
          <w:tcPr>
            <w:tcW w:w="1701" w:type="dxa"/>
            <w:vMerge/>
            <w:tcBorders>
              <w:top w:val="single" w:sz="4" w:space="0" w:color="auto"/>
              <w:left w:val="nil"/>
              <w:bottom w:val="single" w:sz="4" w:space="0" w:color="auto"/>
              <w:right w:val="single" w:sz="4" w:space="0" w:color="auto"/>
            </w:tcBorders>
            <w:shd w:val="clear" w:color="auto" w:fill="auto"/>
          </w:tcPr>
          <w:p w14:paraId="2994B0D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4851F29D"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6B594C1D"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4E556B1"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5D3BA09C"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auto"/>
          </w:tcPr>
          <w:p w14:paraId="538D787B"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(EI03ET04-4S12)</w:t>
            </w:r>
            <w:r w:rsidRPr="00456E50">
              <w:rPr>
                <w:rFonts w:asciiTheme="minorHAnsi" w:eastAsia="Times New Roman" w:hAnsiTheme="minorHAnsi" w:cstheme="minorHAnsi"/>
                <w:color w:val="000000"/>
                <w:sz w:val="20"/>
                <w:szCs w:val="20"/>
              </w:rPr>
              <w:t xml:space="preserve"> Participar de atividades práticas, envolvendo a cultura </w:t>
            </w:r>
            <w:proofErr w:type="spellStart"/>
            <w:r w:rsidRPr="00456E50">
              <w:rPr>
                <w:rFonts w:asciiTheme="minorHAnsi" w:eastAsia="Times New Roman" w:hAnsiTheme="minorHAnsi" w:cstheme="minorHAnsi"/>
                <w:color w:val="000000"/>
                <w:sz w:val="20"/>
                <w:szCs w:val="20"/>
              </w:rPr>
              <w:t>maker</w:t>
            </w:r>
            <w:proofErr w:type="spellEnd"/>
            <w:r w:rsidRPr="00456E50">
              <w:rPr>
                <w:rFonts w:asciiTheme="minorHAnsi" w:eastAsia="Times New Roman" w:hAnsiTheme="minorHAnsi" w:cstheme="minorHAnsi"/>
                <w:color w:val="000000"/>
                <w:sz w:val="20"/>
                <w:szCs w:val="20"/>
              </w:rPr>
              <w:t>, como cozinhar provocando e estimulando a resolução de problemas envolvendo unidades de medidas como a quantidade de ingredientes e tempo de cozimento.</w:t>
            </w:r>
          </w:p>
        </w:tc>
        <w:tc>
          <w:tcPr>
            <w:tcW w:w="4678" w:type="dxa"/>
            <w:tcBorders>
              <w:top w:val="single" w:sz="4" w:space="0" w:color="auto"/>
              <w:left w:val="nil"/>
              <w:right w:val="single" w:sz="4" w:space="0" w:color="auto"/>
            </w:tcBorders>
            <w:shd w:val="clear" w:color="auto" w:fill="auto"/>
          </w:tcPr>
          <w:p w14:paraId="7553F187"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(EI03ET04-5S13) </w:t>
            </w:r>
            <w:r w:rsidRPr="00456E50">
              <w:rPr>
                <w:rFonts w:asciiTheme="minorHAnsi" w:eastAsia="Times New Roman" w:hAnsiTheme="minorHAnsi" w:cstheme="minorHAnsi"/>
                <w:color w:val="000000"/>
                <w:sz w:val="20"/>
                <w:szCs w:val="20"/>
              </w:rPr>
              <w:t xml:space="preserve">Participar de atividades práticas, envolvendo a cultura </w:t>
            </w:r>
            <w:proofErr w:type="spellStart"/>
            <w:r w:rsidRPr="00456E50">
              <w:rPr>
                <w:rFonts w:asciiTheme="minorHAnsi" w:eastAsia="Times New Roman" w:hAnsiTheme="minorHAnsi" w:cstheme="minorHAnsi"/>
                <w:color w:val="000000"/>
                <w:sz w:val="20"/>
                <w:szCs w:val="20"/>
              </w:rPr>
              <w:t>maker</w:t>
            </w:r>
            <w:proofErr w:type="spellEnd"/>
            <w:r w:rsidRPr="00456E50">
              <w:rPr>
                <w:rFonts w:asciiTheme="minorHAnsi" w:eastAsia="Times New Roman" w:hAnsiTheme="minorHAnsi" w:cstheme="minorHAnsi"/>
                <w:color w:val="000000"/>
                <w:sz w:val="20"/>
                <w:szCs w:val="20"/>
              </w:rPr>
              <w:t>, como cozinhar provocando e estimulando a resolução de problemas envolvendo unidades de medidas como a quantidade de ingredientes e tempo de cozimento.</w:t>
            </w:r>
          </w:p>
        </w:tc>
        <w:tc>
          <w:tcPr>
            <w:tcW w:w="1701" w:type="dxa"/>
            <w:vMerge/>
            <w:tcBorders>
              <w:top w:val="single" w:sz="4" w:space="0" w:color="auto"/>
              <w:left w:val="nil"/>
              <w:bottom w:val="single" w:sz="4" w:space="0" w:color="auto"/>
              <w:right w:val="single" w:sz="4" w:space="0" w:color="auto"/>
            </w:tcBorders>
            <w:shd w:val="clear" w:color="auto" w:fill="auto"/>
          </w:tcPr>
          <w:p w14:paraId="3065C8F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4BDCA95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5D9D494D" w14:textId="77777777" w:rsidTr="00A07499">
        <w:trPr>
          <w:trHeight w:val="1231"/>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BC9E8BF"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6BF2DD19"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auto"/>
          </w:tcPr>
          <w:p w14:paraId="5F18EFA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(EI03ET04-4S13)</w:t>
            </w:r>
            <w:r w:rsidRPr="00456E50">
              <w:rPr>
                <w:rFonts w:asciiTheme="minorHAnsi" w:eastAsia="Times New Roman" w:hAnsiTheme="minorHAnsi" w:cstheme="minorHAnsi"/>
                <w:color w:val="000000"/>
                <w:sz w:val="20"/>
                <w:szCs w:val="20"/>
              </w:rPr>
              <w:t xml:space="preserve"> Participar de jogos e brincadeiras que estimulem o pensamento lógico como quebra-cabeça e </w:t>
            </w:r>
            <w:proofErr w:type="spellStart"/>
            <w:r w:rsidRPr="00456E50">
              <w:rPr>
                <w:rFonts w:asciiTheme="minorHAnsi" w:eastAsia="Times New Roman" w:hAnsiTheme="minorHAnsi" w:cstheme="minorHAnsi"/>
                <w:color w:val="000000"/>
                <w:sz w:val="20"/>
                <w:szCs w:val="20"/>
              </w:rPr>
              <w:t>tangran</w:t>
            </w:r>
            <w:proofErr w:type="spellEnd"/>
            <w:r w:rsidRPr="00456E50">
              <w:rPr>
                <w:rFonts w:asciiTheme="minorHAnsi" w:eastAsia="Times New Roman" w:hAnsiTheme="minorHAnsi" w:cstheme="minorHAnsi"/>
                <w:color w:val="000000"/>
                <w:sz w:val="20"/>
                <w:szCs w:val="20"/>
              </w:rPr>
              <w:t>, utilizando a contagem oral quando se fizer necessário.</w:t>
            </w:r>
          </w:p>
        </w:tc>
        <w:tc>
          <w:tcPr>
            <w:tcW w:w="4678" w:type="dxa"/>
            <w:tcBorders>
              <w:top w:val="single" w:sz="4" w:space="0" w:color="auto"/>
              <w:left w:val="nil"/>
              <w:right w:val="single" w:sz="4" w:space="0" w:color="auto"/>
            </w:tcBorders>
            <w:shd w:val="clear" w:color="auto" w:fill="auto"/>
          </w:tcPr>
          <w:p w14:paraId="5AADF4E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(EI03ET04-5S14) </w:t>
            </w:r>
            <w:r w:rsidRPr="00456E50">
              <w:rPr>
                <w:rFonts w:asciiTheme="minorHAnsi" w:eastAsia="Times New Roman" w:hAnsiTheme="minorHAnsi" w:cstheme="minorHAnsi"/>
                <w:color w:val="000000"/>
                <w:sz w:val="20"/>
                <w:szCs w:val="20"/>
              </w:rPr>
              <w:t xml:space="preserve">Participar de jogos e brincadeiras que estimulem o pensamento lógico como quebra-cabeça e </w:t>
            </w:r>
            <w:proofErr w:type="spellStart"/>
            <w:r w:rsidRPr="00456E50">
              <w:rPr>
                <w:rFonts w:asciiTheme="minorHAnsi" w:eastAsia="Times New Roman" w:hAnsiTheme="minorHAnsi" w:cstheme="minorHAnsi"/>
                <w:color w:val="000000"/>
                <w:sz w:val="20"/>
                <w:szCs w:val="20"/>
              </w:rPr>
              <w:t>tangran</w:t>
            </w:r>
            <w:proofErr w:type="spellEnd"/>
            <w:r w:rsidRPr="00456E50">
              <w:rPr>
                <w:rFonts w:asciiTheme="minorHAnsi" w:eastAsia="Times New Roman" w:hAnsiTheme="minorHAnsi" w:cstheme="minorHAnsi"/>
                <w:color w:val="000000"/>
                <w:sz w:val="20"/>
                <w:szCs w:val="20"/>
              </w:rPr>
              <w:t>, utilizando a contagem oral quando se fizer necessário</w:t>
            </w:r>
          </w:p>
        </w:tc>
        <w:tc>
          <w:tcPr>
            <w:tcW w:w="1701" w:type="dxa"/>
            <w:vMerge/>
            <w:tcBorders>
              <w:top w:val="single" w:sz="4" w:space="0" w:color="auto"/>
              <w:left w:val="nil"/>
              <w:bottom w:val="single" w:sz="4" w:space="0" w:color="auto"/>
              <w:right w:val="single" w:sz="4" w:space="0" w:color="auto"/>
            </w:tcBorders>
            <w:shd w:val="clear" w:color="auto" w:fill="auto"/>
          </w:tcPr>
          <w:p w14:paraId="5E989CE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1FC82E1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5B171E8F" w14:textId="77777777" w:rsidTr="00A07499">
        <w:trPr>
          <w:trHeight w:val="161"/>
        </w:trPr>
        <w:tc>
          <w:tcPr>
            <w:tcW w:w="1843"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611EF1A"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(EI03ET05) </w:t>
            </w:r>
          </w:p>
          <w:p w14:paraId="290EBA5F" w14:textId="77777777" w:rsidR="00456E50" w:rsidRPr="00456E50" w:rsidRDefault="00456E50" w:rsidP="00456E50">
            <w:pPr>
              <w:spacing w:after="0" w:line="240" w:lineRule="auto"/>
              <w:jc w:val="center"/>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lastRenderedPageBreak/>
              <w:t>Classificar objetos e figuras de acordo com suas semelhanças e diferenças.</w:t>
            </w:r>
          </w:p>
        </w:tc>
        <w:tc>
          <w:tcPr>
            <w:tcW w:w="1843" w:type="dxa"/>
            <w:vMerge w:val="restart"/>
            <w:tcBorders>
              <w:top w:val="single" w:sz="4" w:space="0" w:color="auto"/>
              <w:left w:val="nil"/>
              <w:bottom w:val="single" w:sz="4" w:space="0" w:color="auto"/>
              <w:right w:val="single" w:sz="4" w:space="0" w:color="auto"/>
            </w:tcBorders>
            <w:shd w:val="clear" w:color="auto" w:fill="DEEAF6" w:themeFill="accent5" w:themeFillTint="33"/>
          </w:tcPr>
          <w:p w14:paraId="3510A727"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lastRenderedPageBreak/>
              <w:t>C1. Conhecimento</w:t>
            </w:r>
          </w:p>
          <w:p w14:paraId="5AE9586F"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lastRenderedPageBreak/>
              <w:t>C2. Pensamento científico, crítico e criativo</w:t>
            </w:r>
          </w:p>
          <w:p w14:paraId="44F28F4A"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C3. Repertório Cultural</w:t>
            </w:r>
          </w:p>
          <w:p w14:paraId="286FD21E"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C4. Comunicação</w:t>
            </w:r>
          </w:p>
          <w:p w14:paraId="64DC8045" w14:textId="77777777" w:rsidR="00456E50" w:rsidRPr="00456E50" w:rsidRDefault="00456E50" w:rsidP="00456E50">
            <w:pPr>
              <w:spacing w:after="0" w:line="240" w:lineRule="auto"/>
              <w:jc w:val="both"/>
              <w:rPr>
                <w:rFonts w:asciiTheme="minorHAnsi" w:eastAsia="Times New Roman" w:hAnsiTheme="minorHAnsi" w:cstheme="minorHAnsi"/>
                <w:color w:val="000000"/>
                <w:sz w:val="18"/>
                <w:szCs w:val="18"/>
              </w:rPr>
            </w:pPr>
          </w:p>
        </w:tc>
        <w:tc>
          <w:tcPr>
            <w:tcW w:w="8505" w:type="dxa"/>
            <w:gridSpan w:val="2"/>
            <w:tcBorders>
              <w:top w:val="single" w:sz="24" w:space="0" w:color="auto"/>
              <w:left w:val="nil"/>
              <w:bottom w:val="single" w:sz="4" w:space="0" w:color="auto"/>
              <w:right w:val="single" w:sz="4" w:space="0" w:color="auto"/>
            </w:tcBorders>
            <w:shd w:val="clear" w:color="auto" w:fill="C5E0B3" w:themeFill="accent6" w:themeFillTint="66"/>
            <w:vAlign w:val="center"/>
          </w:tcPr>
          <w:p w14:paraId="7A31B9D2"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701" w:type="dxa"/>
            <w:vMerge w:val="restart"/>
            <w:tcBorders>
              <w:top w:val="single" w:sz="4" w:space="0" w:color="auto"/>
              <w:left w:val="nil"/>
              <w:bottom w:val="single" w:sz="4" w:space="0" w:color="auto"/>
              <w:right w:val="single" w:sz="4" w:space="0" w:color="auto"/>
            </w:tcBorders>
            <w:shd w:val="clear" w:color="auto" w:fill="auto"/>
          </w:tcPr>
          <w:p w14:paraId="60B2969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Conviver</w:t>
            </w:r>
          </w:p>
          <w:p w14:paraId="3E46F41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lastRenderedPageBreak/>
              <w:t>Brincar</w:t>
            </w:r>
          </w:p>
          <w:p w14:paraId="430F182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Participar</w:t>
            </w:r>
          </w:p>
          <w:p w14:paraId="351D9AE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Explorar</w:t>
            </w:r>
          </w:p>
          <w:p w14:paraId="4BCC85D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Expressar</w:t>
            </w:r>
          </w:p>
          <w:p w14:paraId="0037F8A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Conhecer-se</w:t>
            </w:r>
          </w:p>
        </w:tc>
        <w:tc>
          <w:tcPr>
            <w:tcW w:w="1838" w:type="dxa"/>
            <w:vMerge w:val="restart"/>
            <w:tcBorders>
              <w:top w:val="single" w:sz="4" w:space="0" w:color="auto"/>
              <w:left w:val="nil"/>
              <w:bottom w:val="single" w:sz="4" w:space="0" w:color="auto"/>
              <w:right w:val="single" w:sz="4" w:space="0" w:color="auto"/>
            </w:tcBorders>
            <w:shd w:val="clear" w:color="auto" w:fill="auto"/>
          </w:tcPr>
          <w:p w14:paraId="7E4AED30" w14:textId="77777777" w:rsidR="00456E50" w:rsidRPr="00456E50" w:rsidRDefault="00456E50" w:rsidP="00456E50">
            <w:pPr>
              <w:jc w:val="center"/>
              <w:rPr>
                <w:rFonts w:asciiTheme="minorHAnsi" w:eastAsiaTheme="minorHAnsi" w:hAnsiTheme="minorHAnsi" w:cstheme="minorHAnsi"/>
                <w:noProof/>
                <w:sz w:val="20"/>
                <w:szCs w:val="20"/>
                <w:lang w:eastAsia="en-US"/>
              </w:rPr>
            </w:pPr>
            <w:r w:rsidRPr="00456E50">
              <w:rPr>
                <w:rFonts w:asciiTheme="minorHAnsi" w:eastAsiaTheme="minorHAnsi" w:hAnsiTheme="minorHAnsi" w:cstheme="minorHAnsi"/>
                <w:noProof/>
                <w:sz w:val="20"/>
                <w:szCs w:val="20"/>
              </w:rPr>
              <w:lastRenderedPageBreak/>
              <w:drawing>
                <wp:inline distT="0" distB="0" distL="0" distR="0" wp14:anchorId="6E36FB8F" wp14:editId="4E5D9F40">
                  <wp:extent cx="906711" cy="888521"/>
                  <wp:effectExtent l="0" t="0" r="8255" b="6985"/>
                  <wp:docPr id="24" name="Imagem 24"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p w14:paraId="1B7A586E" w14:textId="02EB496E" w:rsidR="00456E50" w:rsidRPr="00456E50" w:rsidRDefault="00F23E51" w:rsidP="00456E50">
            <w:pPr>
              <w:rPr>
                <w:rFonts w:asciiTheme="minorHAnsi" w:eastAsiaTheme="minorHAnsi" w:hAnsiTheme="minorHAnsi" w:cstheme="minorHAnsi"/>
                <w:noProof/>
                <w:sz w:val="20"/>
                <w:szCs w:val="20"/>
                <w:lang w:eastAsia="en-US"/>
              </w:rPr>
            </w:pPr>
            <w:r>
              <w:rPr>
                <w:rFonts w:asciiTheme="minorHAnsi" w:eastAsiaTheme="minorHAnsi" w:hAnsiTheme="minorHAnsi" w:cstheme="minorHAnsi"/>
                <w:noProof/>
                <w:sz w:val="20"/>
                <w:szCs w:val="20"/>
                <w:lang w:eastAsia="en-US"/>
              </w:rPr>
              <w:t xml:space="preserve">     </w:t>
            </w:r>
          </w:p>
          <w:p w14:paraId="3F9F3DEA" w14:textId="77777777" w:rsidR="00456E50" w:rsidRPr="00456E50" w:rsidRDefault="00456E50" w:rsidP="00456E50">
            <w:pPr>
              <w:spacing w:after="0" w:line="240" w:lineRule="auto"/>
              <w:jc w:val="center"/>
              <w:rPr>
                <w:rFonts w:asciiTheme="minorHAnsi" w:eastAsia="Times New Roman" w:hAnsiTheme="minorHAnsi" w:cstheme="minorHAnsi"/>
                <w:color w:val="000000"/>
                <w:sz w:val="20"/>
                <w:szCs w:val="20"/>
              </w:rPr>
            </w:pPr>
          </w:p>
        </w:tc>
      </w:tr>
      <w:tr w:rsidR="00456E50" w:rsidRPr="00456E50" w14:paraId="0D365D37" w14:textId="77777777" w:rsidTr="00A07499">
        <w:trPr>
          <w:trHeight w:val="17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0FC4B03"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EEAF6" w:themeFill="accent5" w:themeFillTint="33"/>
          </w:tcPr>
          <w:p w14:paraId="09D67D9F"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vAlign w:val="center"/>
          </w:tcPr>
          <w:p w14:paraId="049DF3D7"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(EI03ET05-4S01) </w:t>
            </w:r>
            <w:r w:rsidRPr="00456E50">
              <w:rPr>
                <w:rFonts w:asciiTheme="minorHAnsi" w:eastAsia="Times New Roman" w:hAnsiTheme="minorHAnsi" w:cstheme="minorHAnsi"/>
                <w:color w:val="000000"/>
                <w:sz w:val="20"/>
                <w:szCs w:val="20"/>
              </w:rPr>
              <w:t>Aprender sobre as características e propriedades dos objetos e figuras usando seu corpo e todos os seus sentidos.</w:t>
            </w:r>
          </w:p>
        </w:tc>
        <w:tc>
          <w:tcPr>
            <w:tcW w:w="4678" w:type="dxa"/>
            <w:tcBorders>
              <w:top w:val="single" w:sz="4" w:space="0" w:color="auto"/>
              <w:left w:val="nil"/>
              <w:right w:val="single" w:sz="4" w:space="0" w:color="auto"/>
            </w:tcBorders>
            <w:shd w:val="clear" w:color="auto" w:fill="FFFFFF" w:themeFill="background1"/>
            <w:vAlign w:val="center"/>
          </w:tcPr>
          <w:p w14:paraId="3AA01FA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(EI03ET05-5S01) </w:t>
            </w:r>
            <w:r w:rsidRPr="00456E50">
              <w:rPr>
                <w:rFonts w:asciiTheme="minorHAnsi" w:eastAsia="Times New Roman" w:hAnsiTheme="minorHAnsi" w:cstheme="minorHAnsi"/>
                <w:color w:val="000000"/>
                <w:sz w:val="20"/>
                <w:szCs w:val="20"/>
              </w:rPr>
              <w:t>Aprender sobre as características e propriedades dos objetos e figuras usando seu corpo e todos os seus sentidos.</w:t>
            </w:r>
          </w:p>
        </w:tc>
        <w:tc>
          <w:tcPr>
            <w:tcW w:w="1701" w:type="dxa"/>
            <w:vMerge/>
            <w:tcBorders>
              <w:top w:val="single" w:sz="4" w:space="0" w:color="auto"/>
              <w:left w:val="nil"/>
              <w:bottom w:val="single" w:sz="4" w:space="0" w:color="auto"/>
              <w:right w:val="single" w:sz="4" w:space="0" w:color="auto"/>
            </w:tcBorders>
            <w:shd w:val="clear" w:color="auto" w:fill="auto"/>
          </w:tcPr>
          <w:p w14:paraId="2BEA1086" w14:textId="77777777" w:rsidR="00456E50" w:rsidRPr="00456E50" w:rsidRDefault="00456E50" w:rsidP="00DC5FA0">
            <w:pPr>
              <w:numPr>
                <w:ilvl w:val="0"/>
                <w:numId w:val="33"/>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4D889E86" w14:textId="77777777" w:rsidR="00456E50" w:rsidRPr="00456E50" w:rsidRDefault="00456E50" w:rsidP="00DC5FA0">
            <w:pPr>
              <w:numPr>
                <w:ilvl w:val="0"/>
                <w:numId w:val="40"/>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3E4813DC" w14:textId="77777777" w:rsidTr="00A07499">
        <w:trPr>
          <w:trHeight w:val="441"/>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9A2B4FC"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EEAF6" w:themeFill="accent5" w:themeFillTint="33"/>
          </w:tcPr>
          <w:p w14:paraId="7206159D"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vAlign w:val="center"/>
          </w:tcPr>
          <w:p w14:paraId="6E7821CB" w14:textId="77777777" w:rsidR="00456E50" w:rsidRPr="00456E50" w:rsidRDefault="00456E50" w:rsidP="00456E50">
            <w:pPr>
              <w:jc w:val="both"/>
              <w:rPr>
                <w:rFonts w:asciiTheme="minorHAnsi" w:eastAsiaTheme="minorHAnsi" w:hAnsiTheme="minorHAnsi" w:cstheme="minorHAnsi"/>
                <w:sz w:val="20"/>
                <w:szCs w:val="20"/>
              </w:rPr>
            </w:pPr>
            <w:r w:rsidRPr="00456E50">
              <w:rPr>
                <w:rFonts w:asciiTheme="minorHAnsi" w:eastAsia="Times New Roman" w:hAnsiTheme="minorHAnsi" w:cstheme="minorHAnsi"/>
                <w:b/>
                <w:bCs/>
                <w:color w:val="000000"/>
                <w:sz w:val="20"/>
                <w:szCs w:val="20"/>
              </w:rPr>
              <w:t xml:space="preserve">(EI03ET05-4S02) </w:t>
            </w:r>
            <w:r w:rsidRPr="00456E50">
              <w:rPr>
                <w:rFonts w:asciiTheme="minorHAnsi" w:eastAsia="Times New Roman" w:hAnsiTheme="minorHAnsi" w:cstheme="minorHAnsi"/>
                <w:color w:val="000000"/>
                <w:sz w:val="20"/>
                <w:szCs w:val="20"/>
              </w:rPr>
              <w:t>Conhecer artistas que exploram em suas artes a simetria e as formas geométricas como Romero Brito dentre outros.</w:t>
            </w:r>
          </w:p>
        </w:tc>
        <w:tc>
          <w:tcPr>
            <w:tcW w:w="4678" w:type="dxa"/>
            <w:tcBorders>
              <w:top w:val="single" w:sz="4" w:space="0" w:color="auto"/>
              <w:left w:val="nil"/>
              <w:right w:val="single" w:sz="4" w:space="0" w:color="auto"/>
            </w:tcBorders>
            <w:shd w:val="clear" w:color="auto" w:fill="FFFFFF" w:themeFill="background1"/>
          </w:tcPr>
          <w:p w14:paraId="11B54908" w14:textId="77777777" w:rsidR="00456E50" w:rsidRPr="00456E50" w:rsidRDefault="00456E50" w:rsidP="00456E50">
            <w:pPr>
              <w:spacing w:after="0"/>
              <w:jc w:val="both"/>
              <w:rPr>
                <w:rFonts w:asciiTheme="minorHAnsi" w:eastAsiaTheme="minorHAnsi" w:hAnsiTheme="minorHAnsi" w:cstheme="minorHAnsi"/>
                <w:sz w:val="20"/>
                <w:szCs w:val="20"/>
              </w:rPr>
            </w:pPr>
            <w:r w:rsidRPr="00456E50">
              <w:rPr>
                <w:rFonts w:asciiTheme="minorHAnsi" w:eastAsia="Times New Roman" w:hAnsiTheme="minorHAnsi" w:cstheme="minorHAnsi"/>
                <w:b/>
                <w:bCs/>
                <w:color w:val="000000"/>
                <w:sz w:val="20"/>
                <w:szCs w:val="20"/>
              </w:rPr>
              <w:t xml:space="preserve">(EI03ET05-5S02) </w:t>
            </w:r>
            <w:r w:rsidRPr="00456E50">
              <w:rPr>
                <w:rFonts w:asciiTheme="minorHAnsi" w:eastAsia="Times New Roman" w:hAnsiTheme="minorHAnsi" w:cstheme="minorHAnsi"/>
                <w:color w:val="000000"/>
                <w:sz w:val="20"/>
                <w:szCs w:val="20"/>
              </w:rPr>
              <w:t>Conhecer artistas que exploram em suas artes a simetria e as formas geométricas como Romero Brito, dentre outros, buscando reproduzir sua arte de acordo com os recursos disponíveis.</w:t>
            </w:r>
          </w:p>
        </w:tc>
        <w:tc>
          <w:tcPr>
            <w:tcW w:w="1701" w:type="dxa"/>
            <w:vMerge/>
            <w:tcBorders>
              <w:top w:val="single" w:sz="4" w:space="0" w:color="auto"/>
              <w:left w:val="nil"/>
              <w:bottom w:val="single" w:sz="4" w:space="0" w:color="auto"/>
              <w:right w:val="single" w:sz="4" w:space="0" w:color="auto"/>
            </w:tcBorders>
            <w:shd w:val="clear" w:color="auto" w:fill="auto"/>
          </w:tcPr>
          <w:p w14:paraId="72BF7B1D" w14:textId="77777777" w:rsidR="00456E50" w:rsidRPr="00456E50" w:rsidRDefault="00456E50" w:rsidP="00DC5FA0">
            <w:pPr>
              <w:numPr>
                <w:ilvl w:val="0"/>
                <w:numId w:val="33"/>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36E3051E" w14:textId="77777777" w:rsidR="00456E50" w:rsidRPr="00456E50" w:rsidRDefault="00456E50" w:rsidP="00DC5FA0">
            <w:pPr>
              <w:numPr>
                <w:ilvl w:val="0"/>
                <w:numId w:val="40"/>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46FC86BC" w14:textId="77777777" w:rsidTr="00A07499">
        <w:trPr>
          <w:trHeight w:val="365"/>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E2EAF18"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EEAF6" w:themeFill="accent5" w:themeFillTint="33"/>
          </w:tcPr>
          <w:p w14:paraId="10001333"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vAlign w:val="center"/>
          </w:tcPr>
          <w:p w14:paraId="6DED3928" w14:textId="77777777" w:rsidR="00456E50" w:rsidRPr="00456E50" w:rsidRDefault="00456E50" w:rsidP="00456E50">
            <w:pPr>
              <w:spacing w:after="0" w:line="240" w:lineRule="auto"/>
              <w:jc w:val="both"/>
              <w:rPr>
                <w:rFonts w:asciiTheme="minorHAnsi" w:eastAsiaTheme="minorHAnsi" w:hAnsiTheme="minorHAnsi" w:cstheme="minorHAnsi"/>
                <w:b/>
                <w:bCs/>
                <w:sz w:val="20"/>
                <w:szCs w:val="20"/>
              </w:rPr>
            </w:pPr>
            <w:r w:rsidRPr="00456E50">
              <w:rPr>
                <w:rFonts w:asciiTheme="minorHAnsi" w:eastAsia="Times New Roman" w:hAnsiTheme="minorHAnsi" w:cstheme="minorHAnsi"/>
                <w:b/>
                <w:bCs/>
                <w:color w:val="000000"/>
                <w:sz w:val="20"/>
                <w:szCs w:val="20"/>
              </w:rPr>
              <w:t xml:space="preserve">(EI03ET05-4S03) </w:t>
            </w:r>
            <w:r w:rsidRPr="00456E50">
              <w:rPr>
                <w:rFonts w:asciiTheme="minorHAnsi" w:eastAsia="Times New Roman" w:hAnsiTheme="minorHAnsi" w:cstheme="minorHAnsi"/>
                <w:color w:val="000000"/>
                <w:sz w:val="20"/>
                <w:szCs w:val="20"/>
              </w:rPr>
              <w:t>Descrever elementos, objetos e figuras de acordo com seus atributos.</w:t>
            </w:r>
          </w:p>
        </w:tc>
        <w:tc>
          <w:tcPr>
            <w:tcW w:w="4678" w:type="dxa"/>
            <w:tcBorders>
              <w:top w:val="single" w:sz="4" w:space="0" w:color="auto"/>
              <w:left w:val="nil"/>
              <w:right w:val="single" w:sz="4" w:space="0" w:color="auto"/>
            </w:tcBorders>
            <w:shd w:val="clear" w:color="auto" w:fill="FFFFFF" w:themeFill="background1"/>
          </w:tcPr>
          <w:p w14:paraId="40B6A51F" w14:textId="77777777" w:rsidR="00456E50" w:rsidRPr="00456E50" w:rsidRDefault="00456E50" w:rsidP="00456E50">
            <w:pPr>
              <w:jc w:val="both"/>
              <w:rPr>
                <w:rFonts w:asciiTheme="minorHAnsi" w:eastAsiaTheme="minorHAnsi" w:hAnsiTheme="minorHAnsi" w:cstheme="minorHAnsi"/>
                <w:b/>
                <w:bCs/>
                <w:sz w:val="20"/>
                <w:szCs w:val="20"/>
              </w:rPr>
            </w:pPr>
            <w:r w:rsidRPr="00456E50">
              <w:rPr>
                <w:rFonts w:asciiTheme="minorHAnsi" w:eastAsia="Times New Roman" w:hAnsiTheme="minorHAnsi" w:cstheme="minorHAnsi"/>
                <w:b/>
                <w:bCs/>
                <w:color w:val="000000"/>
                <w:sz w:val="20"/>
                <w:szCs w:val="20"/>
              </w:rPr>
              <w:t xml:space="preserve">(EI03ET05-5S03) </w:t>
            </w:r>
            <w:r w:rsidRPr="00456E50">
              <w:rPr>
                <w:rFonts w:asciiTheme="minorHAnsi" w:eastAsia="Times New Roman" w:hAnsiTheme="minorHAnsi" w:cstheme="minorHAnsi"/>
                <w:color w:val="000000"/>
                <w:sz w:val="20"/>
                <w:szCs w:val="20"/>
              </w:rPr>
              <w:t>Descrever e registrar elementos, objetos e figuras de acordo com seus atributos.</w:t>
            </w:r>
          </w:p>
        </w:tc>
        <w:tc>
          <w:tcPr>
            <w:tcW w:w="1701" w:type="dxa"/>
            <w:vMerge/>
            <w:tcBorders>
              <w:top w:val="single" w:sz="4" w:space="0" w:color="auto"/>
              <w:left w:val="nil"/>
              <w:bottom w:val="single" w:sz="4" w:space="0" w:color="auto"/>
              <w:right w:val="single" w:sz="4" w:space="0" w:color="auto"/>
            </w:tcBorders>
            <w:shd w:val="clear" w:color="auto" w:fill="auto"/>
          </w:tcPr>
          <w:p w14:paraId="39E97E30" w14:textId="77777777" w:rsidR="00456E50" w:rsidRPr="00456E50" w:rsidRDefault="00456E50" w:rsidP="00DC5FA0">
            <w:pPr>
              <w:numPr>
                <w:ilvl w:val="0"/>
                <w:numId w:val="33"/>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4D9ACECE" w14:textId="77777777" w:rsidR="00456E50" w:rsidRPr="00456E50" w:rsidRDefault="00456E50" w:rsidP="00DC5FA0">
            <w:pPr>
              <w:numPr>
                <w:ilvl w:val="0"/>
                <w:numId w:val="40"/>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21F33087" w14:textId="77777777" w:rsidTr="00A07499">
        <w:trPr>
          <w:trHeight w:val="577"/>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0C9A23A"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EEAF6" w:themeFill="accent5" w:themeFillTint="33"/>
          </w:tcPr>
          <w:p w14:paraId="3261734C"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5F90F77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(EI03ET05-4S04) </w:t>
            </w:r>
            <w:r w:rsidRPr="00456E50">
              <w:rPr>
                <w:rFonts w:asciiTheme="minorHAnsi" w:eastAsia="Times New Roman" w:hAnsiTheme="minorHAnsi" w:cstheme="minorHAnsi"/>
                <w:color w:val="000000"/>
                <w:sz w:val="20"/>
                <w:szCs w:val="20"/>
              </w:rPr>
              <w:t>Utilizar os cinco sentidos em situações de brincadeiras para investigar objetos e figuras.</w:t>
            </w:r>
          </w:p>
          <w:p w14:paraId="577337D2" w14:textId="77777777" w:rsidR="00456E50" w:rsidRPr="00456E50" w:rsidRDefault="00456E50" w:rsidP="00456E50">
            <w:pPr>
              <w:spacing w:after="0"/>
              <w:jc w:val="both"/>
              <w:rPr>
                <w:rFonts w:asciiTheme="minorHAnsi" w:eastAsiaTheme="minorHAnsi" w:hAnsiTheme="minorHAnsi" w:cstheme="minorHAnsi"/>
                <w:b/>
                <w:bCs/>
                <w:sz w:val="20"/>
                <w:szCs w:val="20"/>
              </w:rPr>
            </w:pPr>
          </w:p>
        </w:tc>
        <w:tc>
          <w:tcPr>
            <w:tcW w:w="4678" w:type="dxa"/>
            <w:tcBorders>
              <w:top w:val="single" w:sz="4" w:space="0" w:color="auto"/>
              <w:left w:val="nil"/>
              <w:right w:val="single" w:sz="4" w:space="0" w:color="auto"/>
            </w:tcBorders>
            <w:shd w:val="clear" w:color="auto" w:fill="FFFFFF" w:themeFill="background1"/>
          </w:tcPr>
          <w:p w14:paraId="7A316314" w14:textId="77777777" w:rsidR="00456E50" w:rsidRPr="00456E50" w:rsidRDefault="00456E50" w:rsidP="00456E50">
            <w:pPr>
              <w:spacing w:after="0"/>
              <w:jc w:val="both"/>
              <w:rPr>
                <w:rFonts w:asciiTheme="minorHAnsi" w:eastAsiaTheme="minorHAnsi" w:hAnsiTheme="minorHAnsi" w:cstheme="minorHAnsi"/>
                <w:b/>
                <w:bCs/>
                <w:sz w:val="20"/>
                <w:szCs w:val="20"/>
              </w:rPr>
            </w:pPr>
            <w:r w:rsidRPr="00456E50">
              <w:rPr>
                <w:rFonts w:asciiTheme="minorHAnsi" w:eastAsia="Times New Roman" w:hAnsiTheme="minorHAnsi" w:cstheme="minorHAnsi"/>
                <w:b/>
                <w:bCs/>
                <w:color w:val="000000"/>
                <w:sz w:val="20"/>
                <w:szCs w:val="20"/>
              </w:rPr>
              <w:t xml:space="preserve">(EI03ET05-5S04) </w:t>
            </w:r>
            <w:r w:rsidRPr="00456E50">
              <w:rPr>
                <w:rFonts w:asciiTheme="minorHAnsi" w:eastAsia="Times New Roman" w:hAnsiTheme="minorHAnsi" w:cstheme="minorHAnsi"/>
                <w:color w:val="000000"/>
                <w:sz w:val="20"/>
                <w:szCs w:val="20"/>
              </w:rPr>
              <w:t>Utilizar os cinco sentidos em situações de brincadeiras para investigar objetos e figuras.</w:t>
            </w:r>
            <w:r w:rsidRPr="00456E50">
              <w:rPr>
                <w:rFonts w:asciiTheme="minorHAnsi" w:eastAsiaTheme="minorHAnsi" w:hAnsiTheme="minorHAnsi" w:cstheme="minorBidi"/>
                <w:lang w:eastAsia="en-US"/>
              </w:rPr>
              <w:t xml:space="preserve"> </w:t>
            </w:r>
          </w:p>
        </w:tc>
        <w:tc>
          <w:tcPr>
            <w:tcW w:w="1701" w:type="dxa"/>
            <w:vMerge/>
            <w:tcBorders>
              <w:top w:val="single" w:sz="4" w:space="0" w:color="auto"/>
              <w:left w:val="nil"/>
              <w:bottom w:val="single" w:sz="4" w:space="0" w:color="auto"/>
              <w:right w:val="single" w:sz="4" w:space="0" w:color="auto"/>
            </w:tcBorders>
            <w:shd w:val="clear" w:color="auto" w:fill="auto"/>
          </w:tcPr>
          <w:p w14:paraId="53B2F6C4" w14:textId="77777777" w:rsidR="00456E50" w:rsidRPr="00456E50" w:rsidRDefault="00456E50" w:rsidP="00DC5FA0">
            <w:pPr>
              <w:numPr>
                <w:ilvl w:val="0"/>
                <w:numId w:val="33"/>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13B1AAD4" w14:textId="77777777" w:rsidR="00456E50" w:rsidRPr="00456E50" w:rsidRDefault="00456E50" w:rsidP="00DC5FA0">
            <w:pPr>
              <w:numPr>
                <w:ilvl w:val="0"/>
                <w:numId w:val="40"/>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7C33DD10" w14:textId="77777777" w:rsidTr="00A07499">
        <w:trPr>
          <w:trHeight w:val="607"/>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99976A6"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EEAF6" w:themeFill="accent5" w:themeFillTint="33"/>
          </w:tcPr>
          <w:p w14:paraId="5F697C58"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vAlign w:val="center"/>
          </w:tcPr>
          <w:p w14:paraId="6CD42517"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(EI03ET05-4S05) </w:t>
            </w:r>
            <w:r w:rsidRPr="00456E50">
              <w:rPr>
                <w:rFonts w:asciiTheme="minorHAnsi" w:eastAsia="Times New Roman" w:hAnsiTheme="minorHAnsi" w:cstheme="minorHAnsi"/>
                <w:color w:val="000000"/>
                <w:sz w:val="20"/>
                <w:szCs w:val="20"/>
              </w:rPr>
              <w:t>Investigar objetos e figuras em suas brincadeiras e em contextos individuais, discriminando suas características.</w:t>
            </w:r>
            <w:r w:rsidRPr="00456E50">
              <w:rPr>
                <w:rFonts w:asciiTheme="minorHAnsi" w:eastAsia="Times New Roman" w:hAnsiTheme="minorHAnsi" w:cstheme="minorHAnsi"/>
                <w:b/>
                <w:bCs/>
                <w:color w:val="000000"/>
                <w:sz w:val="20"/>
                <w:szCs w:val="20"/>
              </w:rPr>
              <w:t xml:space="preserve"> </w:t>
            </w:r>
          </w:p>
          <w:p w14:paraId="219FDD7E"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noProof/>
                <w:color w:val="000000"/>
                <w:sz w:val="20"/>
                <w:szCs w:val="20"/>
              </w:rPr>
              <mc:AlternateContent>
                <mc:Choice Requires="wps">
                  <w:drawing>
                    <wp:anchor distT="0" distB="0" distL="114300" distR="114300" simplePos="0" relativeHeight="251660288" behindDoc="0" locked="0" layoutInCell="1" allowOverlap="1" wp14:anchorId="78B32F4A" wp14:editId="0D2A304F">
                      <wp:simplePos x="0" y="0"/>
                      <wp:positionH relativeFrom="column">
                        <wp:posOffset>-62231</wp:posOffset>
                      </wp:positionH>
                      <wp:positionV relativeFrom="paragraph">
                        <wp:posOffset>40640</wp:posOffset>
                      </wp:positionV>
                      <wp:extent cx="5419725" cy="19050"/>
                      <wp:effectExtent l="0" t="0" r="28575" b="19050"/>
                      <wp:wrapNone/>
                      <wp:docPr id="8" name="Conector reto 8"/>
                      <wp:cNvGraphicFramePr/>
                      <a:graphic xmlns:a="http://schemas.openxmlformats.org/drawingml/2006/main">
                        <a:graphicData uri="http://schemas.microsoft.com/office/word/2010/wordprocessingShape">
                          <wps:wsp>
                            <wps:cNvCnPr/>
                            <wps:spPr>
                              <a:xfrm flipV="1">
                                <a:off x="0" y="0"/>
                                <a:ext cx="5419725" cy="190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http://schemas.microsoft.com/office/word/2018/wordml" xmlns:w16cex="http://schemas.microsoft.com/office/word/2018/wordml/cex">
                  <w:pict>
                    <v:line w14:anchorId="4E7E5EAA" id="Conector reto 8"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9pt,3.2pt" to="421.8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" strokecolor="windowText" strokeweight=".5pt">
                      <v:stroke joinstyle="miter"/>
                    </v:line>
                  </w:pict>
                </mc:Fallback>
              </mc:AlternateContent>
            </w:r>
          </w:p>
          <w:p w14:paraId="0D00E14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(EI03ET06-4S02) </w:t>
            </w:r>
            <w:r w:rsidRPr="00456E50">
              <w:rPr>
                <w:rFonts w:asciiTheme="minorHAnsi" w:eastAsia="Times New Roman" w:hAnsiTheme="minorHAnsi" w:cstheme="minorHAnsi"/>
                <w:color w:val="000000"/>
                <w:sz w:val="20"/>
                <w:szCs w:val="20"/>
              </w:rPr>
              <w:t>Pesquisar e relatar experiências vividas em seu cotidiano.</w:t>
            </w:r>
          </w:p>
          <w:p w14:paraId="75CE09B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4678" w:type="dxa"/>
            <w:tcBorders>
              <w:top w:val="single" w:sz="4" w:space="0" w:color="auto"/>
              <w:left w:val="nil"/>
              <w:bottom w:val="single" w:sz="4" w:space="0" w:color="auto"/>
              <w:right w:val="single" w:sz="4" w:space="0" w:color="auto"/>
            </w:tcBorders>
            <w:shd w:val="clear" w:color="auto" w:fill="auto"/>
          </w:tcPr>
          <w:p w14:paraId="7C58D8B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(EI03ET05-5S05) </w:t>
            </w:r>
            <w:r w:rsidRPr="00456E50">
              <w:rPr>
                <w:rFonts w:asciiTheme="minorHAnsi" w:eastAsia="Times New Roman" w:hAnsiTheme="minorHAnsi" w:cstheme="minorHAnsi"/>
                <w:color w:val="000000"/>
                <w:sz w:val="20"/>
                <w:szCs w:val="20"/>
              </w:rPr>
              <w:t>Investigar objetos e figuras em suas brincadeiras e em contextos individuais, discriminando suas características.</w:t>
            </w:r>
          </w:p>
          <w:p w14:paraId="77801B0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p w14:paraId="089A07A8"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p w14:paraId="1824745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(EI03ET06-5S02) </w:t>
            </w:r>
            <w:r w:rsidRPr="00456E50">
              <w:rPr>
                <w:rFonts w:asciiTheme="minorHAnsi" w:eastAsia="Times New Roman" w:hAnsiTheme="minorHAnsi" w:cstheme="minorHAnsi"/>
                <w:color w:val="000000"/>
                <w:sz w:val="20"/>
                <w:szCs w:val="20"/>
              </w:rPr>
              <w:t>Pesquisar e relatar experiências vividas em seu cotidiano</w:t>
            </w:r>
          </w:p>
        </w:tc>
        <w:tc>
          <w:tcPr>
            <w:tcW w:w="1701" w:type="dxa"/>
            <w:vMerge/>
            <w:tcBorders>
              <w:top w:val="single" w:sz="4" w:space="0" w:color="auto"/>
              <w:left w:val="nil"/>
              <w:bottom w:val="single" w:sz="4" w:space="0" w:color="auto"/>
              <w:right w:val="single" w:sz="4" w:space="0" w:color="auto"/>
            </w:tcBorders>
            <w:shd w:val="clear" w:color="auto" w:fill="auto"/>
          </w:tcPr>
          <w:p w14:paraId="49905CA3"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423EBF0B"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7981EA27" w14:textId="77777777" w:rsidTr="00A07499">
        <w:trPr>
          <w:trHeight w:val="426"/>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CB4A75F"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EEAF6" w:themeFill="accent5" w:themeFillTint="33"/>
          </w:tcPr>
          <w:p w14:paraId="6985CB64"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FFFFFF" w:themeFill="background1"/>
          </w:tcPr>
          <w:p w14:paraId="4CD89A1D"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(EI03ET05-4S06)</w:t>
            </w:r>
            <w:r w:rsidRPr="00456E50">
              <w:rPr>
                <w:rFonts w:asciiTheme="minorHAnsi" w:eastAsia="Times New Roman" w:hAnsiTheme="minorHAnsi" w:cstheme="minorHAnsi"/>
                <w:color w:val="000000"/>
                <w:sz w:val="20"/>
                <w:szCs w:val="20"/>
              </w:rPr>
              <w:t xml:space="preserve"> Desenhar livremente, a partir da percepção de semelhanças e diferenças entre figuras.</w:t>
            </w:r>
          </w:p>
        </w:tc>
        <w:tc>
          <w:tcPr>
            <w:tcW w:w="4678" w:type="dxa"/>
            <w:tcBorders>
              <w:top w:val="single" w:sz="4" w:space="0" w:color="auto"/>
              <w:left w:val="nil"/>
              <w:bottom w:val="single" w:sz="4" w:space="0" w:color="auto"/>
              <w:right w:val="single" w:sz="4" w:space="0" w:color="auto"/>
            </w:tcBorders>
            <w:shd w:val="clear" w:color="auto" w:fill="FFFFFF" w:themeFill="background1"/>
          </w:tcPr>
          <w:p w14:paraId="2C9D1BC2"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(EI03ET05-5S06)</w:t>
            </w:r>
            <w:r w:rsidRPr="00456E50">
              <w:rPr>
                <w:rFonts w:asciiTheme="minorHAnsi" w:eastAsia="Times New Roman" w:hAnsiTheme="minorHAnsi" w:cstheme="minorHAnsi"/>
                <w:color w:val="000000"/>
                <w:sz w:val="20"/>
                <w:szCs w:val="20"/>
              </w:rPr>
              <w:t xml:space="preserve"> Desenhar livremente, a partir da percepção de semelhanças e diferenças entre figuras.</w:t>
            </w:r>
          </w:p>
        </w:tc>
        <w:tc>
          <w:tcPr>
            <w:tcW w:w="1701" w:type="dxa"/>
            <w:vMerge/>
            <w:tcBorders>
              <w:top w:val="single" w:sz="4" w:space="0" w:color="auto"/>
              <w:left w:val="nil"/>
              <w:bottom w:val="single" w:sz="4" w:space="0" w:color="auto"/>
              <w:right w:val="single" w:sz="4" w:space="0" w:color="auto"/>
            </w:tcBorders>
            <w:shd w:val="clear" w:color="auto" w:fill="auto"/>
          </w:tcPr>
          <w:p w14:paraId="223EB76C"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5B0F6AD2"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1CD5EDBE" w14:textId="77777777" w:rsidTr="00A07499">
        <w:trPr>
          <w:trHeight w:val="247"/>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800E1A4"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EEAF6" w:themeFill="accent5" w:themeFillTint="33"/>
          </w:tcPr>
          <w:p w14:paraId="24DD13A4"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FFFFFF" w:themeFill="background1"/>
          </w:tcPr>
          <w:p w14:paraId="504743D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(EI03ET05-4S07) </w:t>
            </w:r>
            <w:r w:rsidRPr="00456E50">
              <w:rPr>
                <w:rFonts w:asciiTheme="minorHAnsi" w:eastAsia="Times New Roman" w:hAnsiTheme="minorHAnsi" w:cstheme="minorHAnsi"/>
                <w:color w:val="000000"/>
                <w:sz w:val="20"/>
                <w:szCs w:val="20"/>
              </w:rPr>
              <w:t>Construir imagens, mosaicos e objetos a partir materiais recicláveis utilizados no dia a dia semelhantes às formas geométricas.</w:t>
            </w:r>
          </w:p>
        </w:tc>
        <w:tc>
          <w:tcPr>
            <w:tcW w:w="4678" w:type="dxa"/>
            <w:tcBorders>
              <w:top w:val="single" w:sz="4" w:space="0" w:color="auto"/>
              <w:left w:val="nil"/>
              <w:bottom w:val="single" w:sz="4" w:space="0" w:color="auto"/>
              <w:right w:val="single" w:sz="4" w:space="0" w:color="auto"/>
            </w:tcBorders>
            <w:shd w:val="clear" w:color="auto" w:fill="FFFFFF" w:themeFill="background1"/>
          </w:tcPr>
          <w:p w14:paraId="59031B1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(EI03ET05-5S07) </w:t>
            </w:r>
            <w:r w:rsidRPr="00456E50">
              <w:rPr>
                <w:rFonts w:asciiTheme="minorHAnsi" w:eastAsia="Times New Roman" w:hAnsiTheme="minorHAnsi" w:cstheme="minorHAnsi"/>
                <w:color w:val="000000"/>
                <w:sz w:val="20"/>
                <w:szCs w:val="20"/>
              </w:rPr>
              <w:t>Construir imagens, mosaicos e objetos a partir materiais recicláveis utilizados no dia a dia semelhantes às formas geométricas.</w:t>
            </w:r>
          </w:p>
          <w:p w14:paraId="67346A0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701" w:type="dxa"/>
            <w:vMerge/>
            <w:tcBorders>
              <w:top w:val="single" w:sz="4" w:space="0" w:color="auto"/>
              <w:left w:val="nil"/>
              <w:bottom w:val="single" w:sz="4" w:space="0" w:color="auto"/>
              <w:right w:val="single" w:sz="4" w:space="0" w:color="auto"/>
            </w:tcBorders>
            <w:shd w:val="clear" w:color="auto" w:fill="auto"/>
          </w:tcPr>
          <w:p w14:paraId="60D53CE0"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6F8D5A81"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00DFD98B" w14:textId="77777777" w:rsidTr="00A07499">
        <w:trPr>
          <w:trHeight w:val="215"/>
        </w:trPr>
        <w:tc>
          <w:tcPr>
            <w:tcW w:w="1843"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60E54A2"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p w14:paraId="7ED1B70B"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lastRenderedPageBreak/>
              <w:t xml:space="preserve">(EI03ET06) </w:t>
            </w:r>
          </w:p>
          <w:p w14:paraId="4E682C4A" w14:textId="77777777" w:rsidR="00456E50" w:rsidRPr="00456E50" w:rsidRDefault="00456E50" w:rsidP="00456E50">
            <w:pPr>
              <w:spacing w:after="0" w:line="240" w:lineRule="auto"/>
              <w:jc w:val="center"/>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Relatar fatos importantes sobre seu nascimento e desenvolvimento, a história dos seus familiares e da sua comunidade.</w:t>
            </w:r>
          </w:p>
        </w:tc>
        <w:tc>
          <w:tcPr>
            <w:tcW w:w="1843" w:type="dxa"/>
            <w:vMerge w:val="restart"/>
            <w:tcBorders>
              <w:top w:val="single" w:sz="4" w:space="0" w:color="auto"/>
              <w:left w:val="nil"/>
              <w:bottom w:val="single" w:sz="4" w:space="0" w:color="auto"/>
              <w:right w:val="single" w:sz="4" w:space="0" w:color="auto"/>
            </w:tcBorders>
            <w:shd w:val="clear" w:color="auto" w:fill="D9E2F3" w:themeFill="accent1" w:themeFillTint="33"/>
          </w:tcPr>
          <w:p w14:paraId="0D77E023"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lastRenderedPageBreak/>
              <w:t>C1. Conhecimento</w:t>
            </w:r>
          </w:p>
          <w:p w14:paraId="4ADE5C9B"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lastRenderedPageBreak/>
              <w:t>C3. Repertório Cultural</w:t>
            </w:r>
          </w:p>
          <w:p w14:paraId="4F93817F"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C4. Comunicação</w:t>
            </w:r>
          </w:p>
          <w:p w14:paraId="68DBC126"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C6. Trabalho e projeto de vida</w:t>
            </w:r>
          </w:p>
          <w:p w14:paraId="518DAABE"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C8. Autoconhecimento e autocuidado</w:t>
            </w:r>
          </w:p>
          <w:p w14:paraId="42DC0FFE"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C9. Empatia e Cooperação</w:t>
            </w:r>
          </w:p>
          <w:p w14:paraId="0F5E5C5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8505" w:type="dxa"/>
            <w:gridSpan w:val="2"/>
            <w:tcBorders>
              <w:top w:val="single" w:sz="24" w:space="0" w:color="auto"/>
              <w:left w:val="nil"/>
              <w:bottom w:val="single" w:sz="4" w:space="0" w:color="auto"/>
              <w:right w:val="single" w:sz="4" w:space="0" w:color="auto"/>
            </w:tcBorders>
            <w:shd w:val="clear" w:color="auto" w:fill="A8D08D" w:themeFill="accent6" w:themeFillTint="99"/>
            <w:vAlign w:val="center"/>
          </w:tcPr>
          <w:p w14:paraId="320A3480"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701" w:type="dxa"/>
            <w:vMerge w:val="restart"/>
            <w:tcBorders>
              <w:top w:val="single" w:sz="4" w:space="0" w:color="auto"/>
              <w:left w:val="nil"/>
              <w:bottom w:val="single" w:sz="4" w:space="0" w:color="auto"/>
              <w:right w:val="single" w:sz="4" w:space="0" w:color="auto"/>
            </w:tcBorders>
            <w:shd w:val="clear" w:color="auto" w:fill="auto"/>
          </w:tcPr>
          <w:p w14:paraId="4C8CEEB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Conviver</w:t>
            </w:r>
          </w:p>
          <w:p w14:paraId="55AF932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lastRenderedPageBreak/>
              <w:t>Brincar</w:t>
            </w:r>
          </w:p>
          <w:p w14:paraId="4BAC94A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Participar</w:t>
            </w:r>
          </w:p>
          <w:p w14:paraId="36D0D7C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Explorar</w:t>
            </w:r>
          </w:p>
          <w:p w14:paraId="04F32E8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Expressar</w:t>
            </w:r>
          </w:p>
          <w:p w14:paraId="004D028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Conhecer-se</w:t>
            </w:r>
          </w:p>
        </w:tc>
        <w:tc>
          <w:tcPr>
            <w:tcW w:w="1838" w:type="dxa"/>
            <w:vMerge w:val="restart"/>
            <w:tcBorders>
              <w:top w:val="single" w:sz="4" w:space="0" w:color="auto"/>
              <w:left w:val="nil"/>
              <w:bottom w:val="single" w:sz="4" w:space="0" w:color="auto"/>
              <w:right w:val="single" w:sz="4" w:space="0" w:color="auto"/>
            </w:tcBorders>
            <w:shd w:val="clear" w:color="auto" w:fill="auto"/>
          </w:tcPr>
          <w:p w14:paraId="2567D1B0" w14:textId="77777777" w:rsidR="00456E50" w:rsidRPr="00456E50" w:rsidRDefault="00456E50" w:rsidP="00456E50">
            <w:pPr>
              <w:jc w:val="center"/>
              <w:rPr>
                <w:rFonts w:asciiTheme="minorHAnsi" w:eastAsiaTheme="minorHAnsi" w:hAnsiTheme="minorHAnsi" w:cstheme="minorHAnsi"/>
                <w:noProof/>
                <w:sz w:val="20"/>
                <w:szCs w:val="20"/>
                <w:lang w:eastAsia="en-US"/>
              </w:rPr>
            </w:pPr>
            <w:r w:rsidRPr="00456E50">
              <w:rPr>
                <w:rFonts w:asciiTheme="minorHAnsi" w:eastAsiaTheme="minorHAnsi" w:hAnsiTheme="minorHAnsi" w:cstheme="minorHAnsi"/>
                <w:noProof/>
                <w:sz w:val="20"/>
                <w:szCs w:val="20"/>
              </w:rPr>
              <w:lastRenderedPageBreak/>
              <w:drawing>
                <wp:inline distT="0" distB="0" distL="0" distR="0" wp14:anchorId="268BF515" wp14:editId="6245EAD0">
                  <wp:extent cx="906711" cy="888521"/>
                  <wp:effectExtent l="0" t="0" r="8255" b="6985"/>
                  <wp:docPr id="34" name="Imagem 34"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p w14:paraId="1AE40716" w14:textId="2D738A3D" w:rsidR="00456E50" w:rsidRPr="00456E50" w:rsidRDefault="00F23E51" w:rsidP="00456E50">
            <w:pPr>
              <w:rPr>
                <w:rFonts w:asciiTheme="minorHAnsi" w:eastAsiaTheme="minorHAnsi" w:hAnsiTheme="minorHAnsi" w:cstheme="minorHAnsi"/>
                <w:noProof/>
                <w:sz w:val="20"/>
                <w:szCs w:val="20"/>
                <w:lang w:eastAsia="en-US"/>
              </w:rPr>
            </w:pPr>
            <w:r>
              <w:rPr>
                <w:rFonts w:asciiTheme="minorHAnsi" w:eastAsiaTheme="minorHAnsi" w:hAnsiTheme="minorHAnsi" w:cstheme="minorHAnsi"/>
                <w:noProof/>
                <w:sz w:val="20"/>
                <w:szCs w:val="20"/>
                <w:lang w:eastAsia="en-US"/>
              </w:rPr>
              <w:t xml:space="preserve">     </w:t>
            </w:r>
          </w:p>
          <w:p w14:paraId="38F0970E" w14:textId="77777777" w:rsidR="00456E50" w:rsidRPr="00456E50" w:rsidRDefault="00456E50" w:rsidP="00456E50">
            <w:p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34D2C040" w14:textId="77777777" w:rsidTr="00A07499">
        <w:trPr>
          <w:trHeight w:val="987"/>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6A95ABA"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4A0A520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08F9042A"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(EI03ET06-4S01) </w:t>
            </w:r>
            <w:r w:rsidRPr="00456E50">
              <w:rPr>
                <w:rFonts w:asciiTheme="minorHAnsi" w:eastAsia="Times New Roman" w:hAnsiTheme="minorHAnsi" w:cstheme="minorHAnsi"/>
                <w:color w:val="000000"/>
                <w:sz w:val="20"/>
                <w:szCs w:val="20"/>
              </w:rPr>
              <w:t>Conhecer os fatos de sua história desde o nascimento por meio de diferentes fontes.</w:t>
            </w:r>
          </w:p>
        </w:tc>
        <w:tc>
          <w:tcPr>
            <w:tcW w:w="4678" w:type="dxa"/>
            <w:tcBorders>
              <w:top w:val="single" w:sz="4" w:space="0" w:color="auto"/>
              <w:left w:val="nil"/>
              <w:right w:val="single" w:sz="4" w:space="0" w:color="auto"/>
            </w:tcBorders>
            <w:shd w:val="clear" w:color="auto" w:fill="FFFFFF" w:themeFill="background1"/>
          </w:tcPr>
          <w:p w14:paraId="54216A91"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(EI03ET06-5S01) </w:t>
            </w:r>
            <w:r w:rsidRPr="00456E50">
              <w:rPr>
                <w:rFonts w:asciiTheme="minorHAnsi" w:eastAsia="Times New Roman" w:hAnsiTheme="minorHAnsi" w:cstheme="minorHAnsi"/>
                <w:color w:val="000000"/>
                <w:sz w:val="20"/>
                <w:szCs w:val="20"/>
              </w:rPr>
              <w:t>Conhecer os fatos de sua história desde o nascimento por meio de diferentes fontes.</w:t>
            </w:r>
          </w:p>
          <w:p w14:paraId="2102161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p w14:paraId="6815586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701" w:type="dxa"/>
            <w:vMerge/>
            <w:tcBorders>
              <w:top w:val="single" w:sz="4" w:space="0" w:color="auto"/>
              <w:left w:val="nil"/>
              <w:bottom w:val="single" w:sz="4" w:space="0" w:color="auto"/>
              <w:right w:val="single" w:sz="4" w:space="0" w:color="auto"/>
            </w:tcBorders>
            <w:shd w:val="clear" w:color="auto" w:fill="auto"/>
          </w:tcPr>
          <w:p w14:paraId="15ED332C" w14:textId="77777777" w:rsidR="00456E50" w:rsidRPr="00456E50" w:rsidRDefault="00456E50" w:rsidP="00DC5FA0">
            <w:pPr>
              <w:numPr>
                <w:ilvl w:val="0"/>
                <w:numId w:val="34"/>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47D0EAF6" w14:textId="77777777" w:rsidR="00456E50" w:rsidRPr="00456E50" w:rsidRDefault="00456E50" w:rsidP="00DC5FA0">
            <w:pPr>
              <w:numPr>
                <w:ilvl w:val="0"/>
                <w:numId w:val="39"/>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5DA23899"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4262BC6"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1769FA3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57B0B4B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(EI03ET06-4S03) </w:t>
            </w:r>
            <w:r w:rsidRPr="00456E50">
              <w:rPr>
                <w:rFonts w:asciiTheme="minorHAnsi" w:eastAsia="Times New Roman" w:hAnsiTheme="minorHAnsi" w:cstheme="minorHAnsi"/>
                <w:color w:val="000000"/>
                <w:sz w:val="20"/>
                <w:szCs w:val="20"/>
              </w:rPr>
              <w:t>Identificar alguns papéis sociais existentes dentro e fora de sua comunidade.</w:t>
            </w:r>
          </w:p>
        </w:tc>
        <w:tc>
          <w:tcPr>
            <w:tcW w:w="4678" w:type="dxa"/>
            <w:tcBorders>
              <w:top w:val="single" w:sz="4" w:space="0" w:color="auto"/>
              <w:left w:val="nil"/>
              <w:right w:val="single" w:sz="4" w:space="0" w:color="auto"/>
            </w:tcBorders>
            <w:shd w:val="clear" w:color="auto" w:fill="FFFFFF" w:themeFill="background1"/>
          </w:tcPr>
          <w:p w14:paraId="3110EAA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(EI03ET06-5S03) </w:t>
            </w:r>
            <w:r w:rsidRPr="00456E50">
              <w:rPr>
                <w:rFonts w:asciiTheme="minorHAnsi" w:eastAsia="Times New Roman" w:hAnsiTheme="minorHAnsi" w:cstheme="minorHAnsi"/>
                <w:color w:val="000000"/>
                <w:sz w:val="20"/>
                <w:szCs w:val="20"/>
              </w:rPr>
              <w:t>Identificar alguns papéis sociais existentes dentro e fora de sua comunidade.</w:t>
            </w:r>
          </w:p>
        </w:tc>
        <w:tc>
          <w:tcPr>
            <w:tcW w:w="1701" w:type="dxa"/>
            <w:vMerge/>
            <w:tcBorders>
              <w:top w:val="single" w:sz="4" w:space="0" w:color="auto"/>
              <w:left w:val="nil"/>
              <w:bottom w:val="single" w:sz="4" w:space="0" w:color="auto"/>
              <w:right w:val="single" w:sz="4" w:space="0" w:color="auto"/>
            </w:tcBorders>
            <w:shd w:val="clear" w:color="auto" w:fill="auto"/>
          </w:tcPr>
          <w:p w14:paraId="7106E846" w14:textId="77777777" w:rsidR="00456E50" w:rsidRPr="00456E50" w:rsidRDefault="00456E50" w:rsidP="00DC5FA0">
            <w:pPr>
              <w:numPr>
                <w:ilvl w:val="0"/>
                <w:numId w:val="34"/>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3109BCF1" w14:textId="77777777" w:rsidR="00456E50" w:rsidRPr="00456E50" w:rsidRDefault="00456E50" w:rsidP="00DC5FA0">
            <w:pPr>
              <w:numPr>
                <w:ilvl w:val="0"/>
                <w:numId w:val="39"/>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183A4BAF"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36237A0"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59FCBA2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4F7D8F5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(EI03ET06-4S04) </w:t>
            </w:r>
            <w:r w:rsidRPr="00456E50">
              <w:rPr>
                <w:rFonts w:asciiTheme="minorHAnsi" w:eastAsia="Times New Roman" w:hAnsiTheme="minorHAnsi" w:cstheme="minorHAnsi"/>
                <w:color w:val="000000"/>
                <w:sz w:val="20"/>
                <w:szCs w:val="20"/>
              </w:rPr>
              <w:t>Relatar acontecimentos passados.</w:t>
            </w:r>
          </w:p>
        </w:tc>
        <w:tc>
          <w:tcPr>
            <w:tcW w:w="4678" w:type="dxa"/>
            <w:tcBorders>
              <w:top w:val="single" w:sz="4" w:space="0" w:color="auto"/>
              <w:left w:val="nil"/>
              <w:right w:val="single" w:sz="4" w:space="0" w:color="auto"/>
            </w:tcBorders>
            <w:shd w:val="clear" w:color="auto" w:fill="FFFFFF" w:themeFill="background1"/>
          </w:tcPr>
          <w:p w14:paraId="1EF16A3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(EI03ET06-5S04) </w:t>
            </w:r>
            <w:r w:rsidRPr="00456E50">
              <w:rPr>
                <w:rFonts w:asciiTheme="minorHAnsi" w:eastAsia="Times New Roman" w:hAnsiTheme="minorHAnsi" w:cstheme="minorHAnsi"/>
                <w:color w:val="000000"/>
                <w:sz w:val="20"/>
                <w:szCs w:val="20"/>
              </w:rPr>
              <w:t>Relatar acontecimentos passados.</w:t>
            </w:r>
          </w:p>
        </w:tc>
        <w:tc>
          <w:tcPr>
            <w:tcW w:w="1701" w:type="dxa"/>
            <w:vMerge/>
            <w:tcBorders>
              <w:top w:val="single" w:sz="4" w:space="0" w:color="auto"/>
              <w:left w:val="nil"/>
              <w:bottom w:val="single" w:sz="4" w:space="0" w:color="auto"/>
              <w:right w:val="single" w:sz="4" w:space="0" w:color="auto"/>
            </w:tcBorders>
            <w:shd w:val="clear" w:color="auto" w:fill="auto"/>
          </w:tcPr>
          <w:p w14:paraId="2E84260F" w14:textId="77777777" w:rsidR="00456E50" w:rsidRPr="00456E50" w:rsidRDefault="00456E50" w:rsidP="00DC5FA0">
            <w:pPr>
              <w:numPr>
                <w:ilvl w:val="0"/>
                <w:numId w:val="34"/>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1EB4C6C6" w14:textId="77777777" w:rsidR="00456E50" w:rsidRPr="00456E50" w:rsidRDefault="00456E50" w:rsidP="00DC5FA0">
            <w:pPr>
              <w:numPr>
                <w:ilvl w:val="0"/>
                <w:numId w:val="39"/>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723315B4"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F76436E"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4705980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3CA6C9F8" w14:textId="448B1A61"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(EI03ET06-4S05) </w:t>
            </w:r>
            <w:r w:rsidRPr="00456E50">
              <w:rPr>
                <w:rFonts w:asciiTheme="minorHAnsi" w:eastAsia="Times New Roman" w:hAnsiTheme="minorHAnsi" w:cstheme="minorHAnsi"/>
                <w:color w:val="000000"/>
                <w:sz w:val="20"/>
                <w:szCs w:val="20"/>
              </w:rPr>
              <w:t>Relatar, suas lembranças e vivências, ideias e percepções sobre o tempo.</w:t>
            </w:r>
            <w:r w:rsidR="00F23E51">
              <w:rPr>
                <w:rFonts w:asciiTheme="minorHAnsi" w:eastAsia="Times New Roman" w:hAnsiTheme="minorHAnsi" w:cstheme="minorHAnsi"/>
                <w:color w:val="000000"/>
                <w:sz w:val="20"/>
                <w:szCs w:val="20"/>
              </w:rPr>
              <w:t xml:space="preserve"> </w:t>
            </w:r>
          </w:p>
        </w:tc>
        <w:tc>
          <w:tcPr>
            <w:tcW w:w="4678" w:type="dxa"/>
            <w:tcBorders>
              <w:top w:val="single" w:sz="4" w:space="0" w:color="auto"/>
              <w:left w:val="nil"/>
              <w:right w:val="single" w:sz="4" w:space="0" w:color="auto"/>
            </w:tcBorders>
            <w:shd w:val="clear" w:color="auto" w:fill="FFFFFF" w:themeFill="background1"/>
          </w:tcPr>
          <w:p w14:paraId="659EFF1D" w14:textId="277FDB60"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(EI03ET06-5S05) </w:t>
            </w:r>
            <w:r w:rsidRPr="00456E50">
              <w:rPr>
                <w:rFonts w:asciiTheme="minorHAnsi" w:eastAsia="Times New Roman" w:hAnsiTheme="minorHAnsi" w:cstheme="minorHAnsi"/>
                <w:color w:val="000000"/>
                <w:sz w:val="20"/>
                <w:szCs w:val="20"/>
              </w:rPr>
              <w:t>Relatar, compartilhar e registrar suas lembranças e vivências, ideias e percepções sobre o tempo.</w:t>
            </w:r>
            <w:r w:rsidR="00F23E51">
              <w:rPr>
                <w:rFonts w:asciiTheme="minorHAnsi" w:eastAsia="Times New Roman" w:hAnsiTheme="minorHAnsi" w:cstheme="minorHAnsi"/>
                <w:color w:val="000000"/>
                <w:sz w:val="20"/>
                <w:szCs w:val="20"/>
              </w:rPr>
              <w:t xml:space="preserve"> </w:t>
            </w:r>
          </w:p>
        </w:tc>
        <w:tc>
          <w:tcPr>
            <w:tcW w:w="1701" w:type="dxa"/>
            <w:vMerge/>
            <w:tcBorders>
              <w:top w:val="single" w:sz="4" w:space="0" w:color="auto"/>
              <w:left w:val="nil"/>
              <w:bottom w:val="single" w:sz="4" w:space="0" w:color="auto"/>
              <w:right w:val="single" w:sz="4" w:space="0" w:color="auto"/>
            </w:tcBorders>
            <w:shd w:val="clear" w:color="auto" w:fill="auto"/>
          </w:tcPr>
          <w:p w14:paraId="1FADFB71" w14:textId="77777777" w:rsidR="00456E50" w:rsidRPr="00456E50" w:rsidRDefault="00456E50" w:rsidP="00DC5FA0">
            <w:pPr>
              <w:numPr>
                <w:ilvl w:val="0"/>
                <w:numId w:val="34"/>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7093D3D9" w14:textId="77777777" w:rsidR="00456E50" w:rsidRPr="00456E50" w:rsidRDefault="00456E50" w:rsidP="00DC5FA0">
            <w:pPr>
              <w:numPr>
                <w:ilvl w:val="0"/>
                <w:numId w:val="39"/>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5B75491E"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CD48D8F"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7147617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5A730D1D" w14:textId="77777777" w:rsidR="00456E50" w:rsidRPr="00456E50" w:rsidRDefault="00456E50" w:rsidP="00456E50">
            <w:pPr>
              <w:spacing w:after="0"/>
              <w:jc w:val="both"/>
              <w:rPr>
                <w:rFonts w:asciiTheme="minorHAnsi" w:eastAsiaTheme="minorHAnsi" w:hAnsiTheme="minorHAnsi" w:cstheme="minorHAnsi"/>
                <w:color w:val="252626"/>
                <w:sz w:val="20"/>
                <w:szCs w:val="20"/>
                <w:shd w:val="clear" w:color="auto" w:fill="FFFFFF"/>
                <w:lang w:eastAsia="en-US"/>
              </w:rPr>
            </w:pPr>
            <w:r w:rsidRPr="00456E50">
              <w:rPr>
                <w:rFonts w:asciiTheme="minorHAnsi" w:eastAsia="Times New Roman" w:hAnsiTheme="minorHAnsi" w:cstheme="minorHAnsi"/>
                <w:b/>
                <w:bCs/>
                <w:color w:val="000000"/>
                <w:sz w:val="20"/>
                <w:szCs w:val="20"/>
              </w:rPr>
              <w:t>(EI03ET06-4S06)</w:t>
            </w:r>
            <w:r w:rsidRPr="00456E50">
              <w:rPr>
                <w:rFonts w:asciiTheme="minorHAnsi" w:eastAsia="Times New Roman" w:hAnsiTheme="minorHAnsi" w:cstheme="minorHAnsi"/>
                <w:color w:val="000000"/>
                <w:sz w:val="20"/>
                <w:szCs w:val="20"/>
              </w:rPr>
              <w:t xml:space="preserve"> Explicar as histórias de vida de seus familiares e de seus colegas, a diversidade de modos de vida e hábitos comuns, compreendendo diferenças e semelhanças.</w:t>
            </w:r>
          </w:p>
        </w:tc>
        <w:tc>
          <w:tcPr>
            <w:tcW w:w="4678" w:type="dxa"/>
            <w:tcBorders>
              <w:top w:val="single" w:sz="4" w:space="0" w:color="auto"/>
              <w:left w:val="nil"/>
              <w:right w:val="single" w:sz="4" w:space="0" w:color="auto"/>
            </w:tcBorders>
            <w:shd w:val="clear" w:color="auto" w:fill="FFFFFF" w:themeFill="background1"/>
          </w:tcPr>
          <w:p w14:paraId="0ACAE72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(EI03ET06-5S06) </w:t>
            </w:r>
            <w:r w:rsidRPr="00456E50">
              <w:rPr>
                <w:rFonts w:asciiTheme="minorHAnsi" w:eastAsia="Times New Roman" w:hAnsiTheme="minorHAnsi" w:cstheme="minorHAnsi"/>
                <w:color w:val="000000"/>
                <w:sz w:val="20"/>
                <w:szCs w:val="20"/>
              </w:rPr>
              <w:t>Explicar as histórias de vida de seus familiares e de seus colegas, a diversidade de modos de vida e hábitos comuns, compreendendo diferenças e semelhanças.</w:t>
            </w:r>
          </w:p>
        </w:tc>
        <w:tc>
          <w:tcPr>
            <w:tcW w:w="1701" w:type="dxa"/>
            <w:vMerge/>
            <w:tcBorders>
              <w:top w:val="single" w:sz="4" w:space="0" w:color="auto"/>
              <w:left w:val="nil"/>
              <w:bottom w:val="single" w:sz="4" w:space="0" w:color="auto"/>
              <w:right w:val="single" w:sz="4" w:space="0" w:color="auto"/>
            </w:tcBorders>
            <w:shd w:val="clear" w:color="auto" w:fill="auto"/>
          </w:tcPr>
          <w:p w14:paraId="25139ACB" w14:textId="77777777" w:rsidR="00456E50" w:rsidRPr="00456E50" w:rsidRDefault="00456E50" w:rsidP="00DC5FA0">
            <w:pPr>
              <w:numPr>
                <w:ilvl w:val="0"/>
                <w:numId w:val="34"/>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7C26115E" w14:textId="77777777" w:rsidR="00456E50" w:rsidRPr="00456E50" w:rsidRDefault="00456E50" w:rsidP="00DC5FA0">
            <w:pPr>
              <w:numPr>
                <w:ilvl w:val="0"/>
                <w:numId w:val="39"/>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35115CBD"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D82FB69"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64F3BA1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7537FBF8" w14:textId="77777777" w:rsidR="00456E50" w:rsidRPr="00456E50" w:rsidRDefault="00456E50" w:rsidP="00456E50">
            <w:pPr>
              <w:spacing w:after="0"/>
              <w:jc w:val="both"/>
              <w:rPr>
                <w:rFonts w:asciiTheme="minorHAnsi" w:eastAsiaTheme="minorHAnsi" w:hAnsiTheme="minorHAnsi" w:cstheme="minorHAnsi"/>
                <w:color w:val="252626"/>
                <w:sz w:val="20"/>
                <w:szCs w:val="20"/>
                <w:shd w:val="clear" w:color="auto" w:fill="FFFFFF"/>
                <w:lang w:eastAsia="en-US"/>
              </w:rPr>
            </w:pPr>
            <w:r w:rsidRPr="00456E50">
              <w:rPr>
                <w:rFonts w:asciiTheme="minorHAnsi" w:eastAsia="Times New Roman" w:hAnsiTheme="minorHAnsi" w:cstheme="minorHAnsi"/>
                <w:b/>
                <w:bCs/>
                <w:color w:val="000000"/>
                <w:sz w:val="20"/>
                <w:szCs w:val="20"/>
              </w:rPr>
              <w:t xml:space="preserve">(EI03ET06-4S07) </w:t>
            </w:r>
            <w:r w:rsidRPr="00456E50">
              <w:rPr>
                <w:rFonts w:asciiTheme="minorHAnsi" w:eastAsia="Times New Roman" w:hAnsiTheme="minorHAnsi" w:cstheme="minorHAnsi"/>
                <w:color w:val="000000"/>
                <w:sz w:val="20"/>
                <w:szCs w:val="20"/>
              </w:rPr>
              <w:t>Participar de brincadeiras e exploração de diferentes gêneros, valorizando e respeitando as culturas pertencentes a comunidade local e suas diversidades.</w:t>
            </w:r>
          </w:p>
        </w:tc>
        <w:tc>
          <w:tcPr>
            <w:tcW w:w="4678" w:type="dxa"/>
            <w:tcBorders>
              <w:top w:val="single" w:sz="4" w:space="0" w:color="auto"/>
              <w:left w:val="nil"/>
              <w:right w:val="single" w:sz="4" w:space="0" w:color="auto"/>
            </w:tcBorders>
            <w:shd w:val="clear" w:color="auto" w:fill="FFFFFF" w:themeFill="background1"/>
          </w:tcPr>
          <w:p w14:paraId="7FCA489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(EI03ET06-5S07) </w:t>
            </w:r>
            <w:r w:rsidRPr="00456E50">
              <w:rPr>
                <w:rFonts w:asciiTheme="minorHAnsi" w:eastAsia="Times New Roman" w:hAnsiTheme="minorHAnsi" w:cstheme="minorHAnsi"/>
                <w:color w:val="000000"/>
                <w:sz w:val="20"/>
                <w:szCs w:val="20"/>
              </w:rPr>
              <w:t>Participar de brincadeiras e exploração de diferentes gêneros, valorizando e respeitando as culturas pertencentes a comunidade local e suas diversidades.</w:t>
            </w:r>
          </w:p>
        </w:tc>
        <w:tc>
          <w:tcPr>
            <w:tcW w:w="1701" w:type="dxa"/>
            <w:vMerge/>
            <w:tcBorders>
              <w:top w:val="single" w:sz="4" w:space="0" w:color="auto"/>
              <w:left w:val="nil"/>
              <w:bottom w:val="single" w:sz="4" w:space="0" w:color="auto"/>
              <w:right w:val="single" w:sz="4" w:space="0" w:color="auto"/>
            </w:tcBorders>
            <w:shd w:val="clear" w:color="auto" w:fill="auto"/>
          </w:tcPr>
          <w:p w14:paraId="0E4F8720" w14:textId="77777777" w:rsidR="00456E50" w:rsidRPr="00456E50" w:rsidRDefault="00456E50" w:rsidP="00DC5FA0">
            <w:pPr>
              <w:numPr>
                <w:ilvl w:val="0"/>
                <w:numId w:val="34"/>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1BFF8801" w14:textId="77777777" w:rsidR="00456E50" w:rsidRPr="00456E50" w:rsidRDefault="00456E50" w:rsidP="00DC5FA0">
            <w:pPr>
              <w:numPr>
                <w:ilvl w:val="0"/>
                <w:numId w:val="39"/>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252A4C4F"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761F9859"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3524786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532CF597" w14:textId="77777777" w:rsidR="00456E50" w:rsidRPr="00456E50" w:rsidRDefault="00456E50" w:rsidP="00456E50">
            <w:pPr>
              <w:spacing w:after="0"/>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(EI03ET06-4S08) </w:t>
            </w:r>
            <w:r w:rsidRPr="00456E50">
              <w:rPr>
                <w:rFonts w:asciiTheme="minorHAnsi" w:eastAsia="Times New Roman" w:hAnsiTheme="minorHAnsi" w:cstheme="minorHAnsi"/>
                <w:color w:val="000000"/>
                <w:sz w:val="20"/>
                <w:szCs w:val="20"/>
              </w:rPr>
              <w:t>Conhecer características de sua comunidade.</w:t>
            </w:r>
          </w:p>
        </w:tc>
        <w:tc>
          <w:tcPr>
            <w:tcW w:w="4678" w:type="dxa"/>
            <w:tcBorders>
              <w:top w:val="single" w:sz="4" w:space="0" w:color="auto"/>
              <w:left w:val="nil"/>
              <w:right w:val="single" w:sz="4" w:space="0" w:color="auto"/>
            </w:tcBorders>
            <w:shd w:val="clear" w:color="auto" w:fill="FFFFFF" w:themeFill="background1"/>
          </w:tcPr>
          <w:p w14:paraId="7ED695B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(EI03ET06-5S08) </w:t>
            </w:r>
            <w:r w:rsidRPr="00456E50">
              <w:rPr>
                <w:rFonts w:asciiTheme="minorHAnsi" w:eastAsia="Times New Roman" w:hAnsiTheme="minorHAnsi" w:cstheme="minorHAnsi"/>
                <w:color w:val="000000"/>
                <w:sz w:val="20"/>
                <w:szCs w:val="20"/>
              </w:rPr>
              <w:t>Identificar características de sua comunidade.</w:t>
            </w:r>
          </w:p>
        </w:tc>
        <w:tc>
          <w:tcPr>
            <w:tcW w:w="1701" w:type="dxa"/>
            <w:vMerge/>
            <w:tcBorders>
              <w:top w:val="single" w:sz="4" w:space="0" w:color="auto"/>
              <w:left w:val="nil"/>
              <w:bottom w:val="single" w:sz="4" w:space="0" w:color="auto"/>
              <w:right w:val="single" w:sz="4" w:space="0" w:color="auto"/>
            </w:tcBorders>
            <w:shd w:val="clear" w:color="auto" w:fill="auto"/>
          </w:tcPr>
          <w:p w14:paraId="0939A077" w14:textId="77777777" w:rsidR="00456E50" w:rsidRPr="00456E50" w:rsidRDefault="00456E50" w:rsidP="00DC5FA0">
            <w:pPr>
              <w:numPr>
                <w:ilvl w:val="0"/>
                <w:numId w:val="34"/>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02CD9DC5" w14:textId="77777777" w:rsidR="00456E50" w:rsidRPr="00456E50" w:rsidRDefault="00456E50" w:rsidP="00DC5FA0">
            <w:pPr>
              <w:numPr>
                <w:ilvl w:val="0"/>
                <w:numId w:val="39"/>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374EC40D"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2BE3FF3"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37A8488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4DF381E4"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(EI03ET06-4S09) </w:t>
            </w:r>
            <w:r w:rsidRPr="00456E50">
              <w:rPr>
                <w:rFonts w:asciiTheme="minorHAnsi" w:eastAsia="Times New Roman" w:hAnsiTheme="minorHAnsi" w:cstheme="minorHAnsi"/>
                <w:color w:val="000000"/>
                <w:sz w:val="20"/>
                <w:szCs w:val="20"/>
              </w:rPr>
              <w:t>Apropriar-se da noção do raciocínio lógico temporal (ontem, hoje, amanhã e antes).</w:t>
            </w:r>
          </w:p>
        </w:tc>
        <w:tc>
          <w:tcPr>
            <w:tcW w:w="4678" w:type="dxa"/>
            <w:tcBorders>
              <w:top w:val="single" w:sz="4" w:space="0" w:color="auto"/>
              <w:left w:val="nil"/>
              <w:right w:val="single" w:sz="4" w:space="0" w:color="auto"/>
            </w:tcBorders>
            <w:shd w:val="clear" w:color="auto" w:fill="FFFFFF" w:themeFill="background1"/>
          </w:tcPr>
          <w:p w14:paraId="11CAE4A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(EI03ET06-5S09) </w:t>
            </w:r>
            <w:r w:rsidRPr="00456E50">
              <w:rPr>
                <w:rFonts w:asciiTheme="minorHAnsi" w:eastAsia="Times New Roman" w:hAnsiTheme="minorHAnsi" w:cstheme="minorHAnsi"/>
                <w:color w:val="000000"/>
                <w:sz w:val="20"/>
                <w:szCs w:val="20"/>
              </w:rPr>
              <w:t>Apropriar-se da noção de sequências temporais (ontem, hoje, amanhã, antes, agora e depois).</w:t>
            </w:r>
          </w:p>
        </w:tc>
        <w:tc>
          <w:tcPr>
            <w:tcW w:w="1701" w:type="dxa"/>
            <w:vMerge/>
            <w:tcBorders>
              <w:top w:val="single" w:sz="4" w:space="0" w:color="auto"/>
              <w:left w:val="nil"/>
              <w:bottom w:val="single" w:sz="4" w:space="0" w:color="auto"/>
              <w:right w:val="single" w:sz="4" w:space="0" w:color="auto"/>
            </w:tcBorders>
            <w:shd w:val="clear" w:color="auto" w:fill="auto"/>
          </w:tcPr>
          <w:p w14:paraId="2FB3299F" w14:textId="77777777" w:rsidR="00456E50" w:rsidRPr="00456E50" w:rsidRDefault="00456E50" w:rsidP="00DC5FA0">
            <w:pPr>
              <w:numPr>
                <w:ilvl w:val="0"/>
                <w:numId w:val="34"/>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075086C4" w14:textId="77777777" w:rsidR="00456E50" w:rsidRPr="00456E50" w:rsidRDefault="00456E50" w:rsidP="00DC5FA0">
            <w:pPr>
              <w:numPr>
                <w:ilvl w:val="0"/>
                <w:numId w:val="39"/>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092FCD51"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3C3FF10"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711CE89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7D13081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(EI03ET06-4S10) </w:t>
            </w:r>
            <w:r w:rsidRPr="00456E50">
              <w:rPr>
                <w:rFonts w:asciiTheme="minorHAnsi" w:eastAsia="Times New Roman" w:hAnsiTheme="minorHAnsi" w:cstheme="minorHAnsi"/>
                <w:color w:val="000000"/>
                <w:sz w:val="20"/>
                <w:szCs w:val="20"/>
              </w:rPr>
              <w:t>Compreender que o calendário é uma unidade de tempo que serve para registrar os dias e as semanas.</w:t>
            </w:r>
          </w:p>
        </w:tc>
        <w:tc>
          <w:tcPr>
            <w:tcW w:w="4678" w:type="dxa"/>
            <w:tcBorders>
              <w:top w:val="single" w:sz="4" w:space="0" w:color="auto"/>
              <w:left w:val="nil"/>
              <w:right w:val="single" w:sz="4" w:space="0" w:color="auto"/>
            </w:tcBorders>
            <w:shd w:val="clear" w:color="auto" w:fill="FFFFFF" w:themeFill="background1"/>
          </w:tcPr>
          <w:p w14:paraId="5E2B7A6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(EI03ET06-5S10) </w:t>
            </w:r>
            <w:r w:rsidRPr="00456E50">
              <w:rPr>
                <w:rFonts w:asciiTheme="minorHAnsi" w:eastAsia="Times New Roman" w:hAnsiTheme="minorHAnsi" w:cstheme="minorHAnsi"/>
                <w:color w:val="000000"/>
                <w:sz w:val="20"/>
                <w:szCs w:val="20"/>
              </w:rPr>
              <w:t>Compreender que o calendário é uma unidade de tempo que serve para registrar os dias, as semanas, meses e anos.</w:t>
            </w:r>
          </w:p>
        </w:tc>
        <w:tc>
          <w:tcPr>
            <w:tcW w:w="1701" w:type="dxa"/>
            <w:vMerge/>
            <w:tcBorders>
              <w:top w:val="single" w:sz="4" w:space="0" w:color="auto"/>
              <w:left w:val="nil"/>
              <w:bottom w:val="single" w:sz="4" w:space="0" w:color="auto"/>
              <w:right w:val="single" w:sz="4" w:space="0" w:color="auto"/>
            </w:tcBorders>
            <w:shd w:val="clear" w:color="auto" w:fill="auto"/>
          </w:tcPr>
          <w:p w14:paraId="4504C0D3" w14:textId="77777777" w:rsidR="00456E50" w:rsidRPr="00456E50" w:rsidRDefault="00456E50" w:rsidP="00DC5FA0">
            <w:pPr>
              <w:numPr>
                <w:ilvl w:val="0"/>
                <w:numId w:val="34"/>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626649F3" w14:textId="77777777" w:rsidR="00456E50" w:rsidRPr="00456E50" w:rsidRDefault="00456E50" w:rsidP="00DC5FA0">
            <w:pPr>
              <w:numPr>
                <w:ilvl w:val="0"/>
                <w:numId w:val="39"/>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2259C290"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09E44E55"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169DC54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3DA7248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(EI03ET06-4S11) </w:t>
            </w:r>
            <w:r w:rsidRPr="00456E50">
              <w:rPr>
                <w:rFonts w:asciiTheme="minorHAnsi" w:eastAsia="Times New Roman" w:hAnsiTheme="minorHAnsi" w:cstheme="minorHAnsi"/>
                <w:color w:val="000000"/>
                <w:sz w:val="20"/>
                <w:szCs w:val="20"/>
              </w:rPr>
              <w:t>Utilizar os dias e as semanas do calendário para marcar o tempo por meio de diferentes vivências.</w:t>
            </w:r>
          </w:p>
        </w:tc>
        <w:tc>
          <w:tcPr>
            <w:tcW w:w="4678" w:type="dxa"/>
            <w:tcBorders>
              <w:top w:val="single" w:sz="4" w:space="0" w:color="auto"/>
              <w:left w:val="nil"/>
              <w:bottom w:val="single" w:sz="4" w:space="0" w:color="auto"/>
              <w:right w:val="single" w:sz="4" w:space="0" w:color="auto"/>
            </w:tcBorders>
            <w:shd w:val="clear" w:color="auto" w:fill="auto"/>
          </w:tcPr>
          <w:p w14:paraId="5031AED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(EI03ET06-5S11) </w:t>
            </w:r>
            <w:r w:rsidRPr="00456E50">
              <w:rPr>
                <w:rFonts w:asciiTheme="minorHAnsi" w:eastAsia="Times New Roman" w:hAnsiTheme="minorHAnsi" w:cstheme="minorHAnsi"/>
                <w:color w:val="000000"/>
                <w:sz w:val="20"/>
                <w:szCs w:val="20"/>
              </w:rPr>
              <w:t>Utilizar os dias, semanas, meses e ano do calendário para marcar o tempo por meio de diferentes vivências.</w:t>
            </w:r>
          </w:p>
        </w:tc>
        <w:tc>
          <w:tcPr>
            <w:tcW w:w="1701" w:type="dxa"/>
            <w:vMerge/>
            <w:tcBorders>
              <w:top w:val="single" w:sz="4" w:space="0" w:color="auto"/>
              <w:left w:val="nil"/>
              <w:bottom w:val="single" w:sz="4" w:space="0" w:color="auto"/>
              <w:right w:val="single" w:sz="4" w:space="0" w:color="auto"/>
            </w:tcBorders>
            <w:shd w:val="clear" w:color="auto" w:fill="auto"/>
          </w:tcPr>
          <w:p w14:paraId="1D0DD08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360614D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09701C63"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889D4F8"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0ABC12F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tcPr>
          <w:p w14:paraId="6C2FBA7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(EI03ET06-4S12) </w:t>
            </w:r>
            <w:r w:rsidRPr="00456E50">
              <w:rPr>
                <w:rFonts w:asciiTheme="minorHAnsi" w:eastAsia="Times New Roman" w:hAnsiTheme="minorHAnsi" w:cstheme="minorHAnsi"/>
                <w:color w:val="000000"/>
                <w:sz w:val="20"/>
                <w:szCs w:val="20"/>
              </w:rPr>
              <w:t>Marcar utilizando o calendário, datas significativas para seu grupo familiar e comunidade escolar.</w:t>
            </w:r>
          </w:p>
        </w:tc>
        <w:tc>
          <w:tcPr>
            <w:tcW w:w="4678" w:type="dxa"/>
            <w:tcBorders>
              <w:top w:val="single" w:sz="4" w:space="0" w:color="auto"/>
              <w:left w:val="nil"/>
              <w:bottom w:val="single" w:sz="4" w:space="0" w:color="auto"/>
              <w:right w:val="single" w:sz="4" w:space="0" w:color="auto"/>
            </w:tcBorders>
            <w:shd w:val="clear" w:color="auto" w:fill="auto"/>
          </w:tcPr>
          <w:p w14:paraId="7E12087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(EI03ET06-5S12) </w:t>
            </w:r>
            <w:r w:rsidRPr="00456E50">
              <w:rPr>
                <w:rFonts w:asciiTheme="minorHAnsi" w:eastAsia="Times New Roman" w:hAnsiTheme="minorHAnsi" w:cstheme="minorHAnsi"/>
                <w:color w:val="000000"/>
                <w:sz w:val="20"/>
                <w:szCs w:val="20"/>
              </w:rPr>
              <w:t>Marcar no calendário, datas significativas para seu grupo familiar e comunidade escolar.</w:t>
            </w:r>
          </w:p>
        </w:tc>
        <w:tc>
          <w:tcPr>
            <w:tcW w:w="1701" w:type="dxa"/>
            <w:vMerge/>
            <w:tcBorders>
              <w:top w:val="single" w:sz="4" w:space="0" w:color="auto"/>
              <w:left w:val="nil"/>
              <w:bottom w:val="single" w:sz="4" w:space="0" w:color="auto"/>
              <w:right w:val="single" w:sz="4" w:space="0" w:color="auto"/>
            </w:tcBorders>
            <w:shd w:val="clear" w:color="auto" w:fill="auto"/>
          </w:tcPr>
          <w:p w14:paraId="14DB2914"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36C39D2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0447043C" w14:textId="77777777" w:rsidTr="00A07499">
        <w:trPr>
          <w:trHeight w:val="283"/>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CFDBF2F"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1D9C30E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vAlign w:val="center"/>
          </w:tcPr>
          <w:p w14:paraId="0C0D356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(EI03ET06-4S13) </w:t>
            </w:r>
            <w:r w:rsidRPr="00456E50">
              <w:rPr>
                <w:rFonts w:asciiTheme="minorHAnsi" w:eastAsia="Times New Roman" w:hAnsiTheme="minorHAnsi" w:cstheme="minorHAnsi"/>
                <w:color w:val="000000"/>
                <w:sz w:val="20"/>
                <w:szCs w:val="20"/>
              </w:rPr>
              <w:t>Selecionar figuras das diferentes fases da vida: bebês, crianças, adolescentes, adultos e idosos.</w:t>
            </w:r>
          </w:p>
        </w:tc>
        <w:tc>
          <w:tcPr>
            <w:tcW w:w="4678" w:type="dxa"/>
            <w:tcBorders>
              <w:top w:val="single" w:sz="4" w:space="0" w:color="auto"/>
              <w:left w:val="nil"/>
              <w:bottom w:val="single" w:sz="4" w:space="0" w:color="auto"/>
              <w:right w:val="single" w:sz="4" w:space="0" w:color="auto"/>
            </w:tcBorders>
            <w:shd w:val="clear" w:color="auto" w:fill="auto"/>
            <w:vAlign w:val="center"/>
          </w:tcPr>
          <w:p w14:paraId="71C5C92A"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(EI03ET06-5S13) </w:t>
            </w:r>
            <w:r w:rsidRPr="00456E50">
              <w:rPr>
                <w:rFonts w:asciiTheme="minorHAnsi" w:eastAsia="Times New Roman" w:hAnsiTheme="minorHAnsi" w:cstheme="minorHAnsi"/>
                <w:color w:val="000000"/>
                <w:sz w:val="20"/>
                <w:szCs w:val="20"/>
              </w:rPr>
              <w:t>Selecionar e ordenar figuras das diferentes fases da vida: bebês, crianças, adolescentes, adultos e idosos.</w:t>
            </w:r>
          </w:p>
        </w:tc>
        <w:tc>
          <w:tcPr>
            <w:tcW w:w="1701" w:type="dxa"/>
            <w:vMerge/>
            <w:tcBorders>
              <w:top w:val="single" w:sz="4" w:space="0" w:color="auto"/>
              <w:left w:val="nil"/>
              <w:bottom w:val="single" w:sz="4" w:space="0" w:color="auto"/>
              <w:right w:val="single" w:sz="4" w:space="0" w:color="auto"/>
            </w:tcBorders>
            <w:shd w:val="clear" w:color="auto" w:fill="auto"/>
          </w:tcPr>
          <w:p w14:paraId="4BC344E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1D37E48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0AC86623" w14:textId="77777777" w:rsidTr="00A07499">
        <w:trPr>
          <w:trHeight w:val="283"/>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37A2892"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70733A6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auto"/>
            <w:vAlign w:val="center"/>
          </w:tcPr>
          <w:p w14:paraId="0F94B20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(EI03ET06-4S14) </w:t>
            </w:r>
            <w:r w:rsidRPr="00456E50">
              <w:rPr>
                <w:rFonts w:asciiTheme="minorHAnsi" w:eastAsia="Times New Roman" w:hAnsiTheme="minorHAnsi" w:cstheme="minorHAnsi"/>
                <w:color w:val="000000"/>
                <w:sz w:val="20"/>
                <w:szCs w:val="20"/>
              </w:rPr>
              <w:t>Descrever sobre sequências de acontecimentos comparando situações de variados intervalos de tempo como alterações ocorridas em seu próprio corpo.</w:t>
            </w:r>
          </w:p>
        </w:tc>
        <w:tc>
          <w:tcPr>
            <w:tcW w:w="4678" w:type="dxa"/>
            <w:tcBorders>
              <w:top w:val="single" w:sz="4" w:space="0" w:color="auto"/>
              <w:left w:val="nil"/>
              <w:bottom w:val="single" w:sz="4" w:space="0" w:color="auto"/>
              <w:right w:val="single" w:sz="4" w:space="0" w:color="auto"/>
            </w:tcBorders>
            <w:shd w:val="clear" w:color="auto" w:fill="auto"/>
            <w:vAlign w:val="center"/>
          </w:tcPr>
          <w:p w14:paraId="567E6EF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(EI03ET06-5S14) </w:t>
            </w:r>
            <w:r w:rsidRPr="00456E50">
              <w:rPr>
                <w:rFonts w:asciiTheme="minorHAnsi" w:eastAsia="Times New Roman" w:hAnsiTheme="minorHAnsi" w:cstheme="minorHAnsi"/>
                <w:color w:val="000000"/>
                <w:sz w:val="20"/>
                <w:szCs w:val="20"/>
              </w:rPr>
              <w:t>Registrar sobre sequências de acontecimentos comparando situações de variados intervalos de tempo como alterações ocorridas em seu próprio corpo.</w:t>
            </w:r>
          </w:p>
          <w:p w14:paraId="4B73CAF4"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701" w:type="dxa"/>
            <w:vMerge/>
            <w:tcBorders>
              <w:top w:val="single" w:sz="4" w:space="0" w:color="auto"/>
              <w:left w:val="nil"/>
              <w:bottom w:val="single" w:sz="4" w:space="0" w:color="auto"/>
              <w:right w:val="single" w:sz="4" w:space="0" w:color="auto"/>
            </w:tcBorders>
            <w:shd w:val="clear" w:color="auto" w:fill="auto"/>
          </w:tcPr>
          <w:p w14:paraId="343DC89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4144E31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4E9A548F" w14:textId="77777777" w:rsidTr="00A07499">
        <w:trPr>
          <w:trHeight w:val="218"/>
        </w:trPr>
        <w:tc>
          <w:tcPr>
            <w:tcW w:w="1843"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5030775"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(EI03ET07) </w:t>
            </w:r>
          </w:p>
          <w:p w14:paraId="2041FCEE" w14:textId="77777777" w:rsidR="00456E50" w:rsidRPr="00456E50" w:rsidRDefault="00456E50" w:rsidP="00456E50">
            <w:pPr>
              <w:spacing w:after="0" w:line="240" w:lineRule="auto"/>
              <w:jc w:val="center"/>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Relacionar números às suas respectivas quantidades e identificar o antes, o depois e o entre em uma sequência.</w:t>
            </w:r>
          </w:p>
        </w:tc>
        <w:tc>
          <w:tcPr>
            <w:tcW w:w="1843" w:type="dxa"/>
            <w:vMerge w:val="restart"/>
            <w:tcBorders>
              <w:top w:val="single" w:sz="4" w:space="0" w:color="auto"/>
              <w:left w:val="nil"/>
              <w:bottom w:val="single" w:sz="4" w:space="0" w:color="auto"/>
              <w:right w:val="single" w:sz="4" w:space="0" w:color="auto"/>
            </w:tcBorders>
            <w:shd w:val="clear" w:color="auto" w:fill="D9E2F3" w:themeFill="accent1" w:themeFillTint="33"/>
          </w:tcPr>
          <w:p w14:paraId="1E90FFBE"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C1. Conhecimento</w:t>
            </w:r>
          </w:p>
          <w:p w14:paraId="3BAFE83A"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C2. Pensamento científico, crítico e criativo</w:t>
            </w:r>
          </w:p>
          <w:p w14:paraId="666CC87E"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C4. Comunicação</w:t>
            </w:r>
          </w:p>
          <w:p w14:paraId="7654784A"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C6. Trabalho e projeto de vida</w:t>
            </w:r>
          </w:p>
          <w:p w14:paraId="2197AC04"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C10. Responsabilidade e autonomia</w:t>
            </w:r>
          </w:p>
          <w:p w14:paraId="52AED61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8505" w:type="dxa"/>
            <w:gridSpan w:val="2"/>
            <w:tcBorders>
              <w:top w:val="single" w:sz="24" w:space="0" w:color="auto"/>
              <w:left w:val="nil"/>
              <w:bottom w:val="single" w:sz="4" w:space="0" w:color="auto"/>
              <w:right w:val="single" w:sz="4" w:space="0" w:color="auto"/>
            </w:tcBorders>
            <w:shd w:val="clear" w:color="auto" w:fill="C5E0B3" w:themeFill="accent6" w:themeFillTint="66"/>
            <w:vAlign w:val="center"/>
          </w:tcPr>
          <w:p w14:paraId="18590D60" w14:textId="77777777" w:rsidR="00456E50" w:rsidRPr="00456E50" w:rsidRDefault="00456E50" w:rsidP="00456E50">
            <w:pPr>
              <w:spacing w:after="0" w:line="240" w:lineRule="auto"/>
              <w:contextualSpacing/>
              <w:jc w:val="center"/>
              <w:rPr>
                <w:rFonts w:asciiTheme="minorHAnsi" w:eastAsia="Times New Roman" w:hAnsiTheme="minorHAnsi" w:cstheme="minorHAnsi"/>
                <w:b/>
                <w:bCs/>
                <w:color w:val="000000"/>
                <w:sz w:val="20"/>
                <w:szCs w:val="20"/>
              </w:rPr>
            </w:pPr>
          </w:p>
        </w:tc>
        <w:tc>
          <w:tcPr>
            <w:tcW w:w="1701" w:type="dxa"/>
            <w:vMerge w:val="restart"/>
            <w:tcBorders>
              <w:top w:val="single" w:sz="4" w:space="0" w:color="auto"/>
              <w:left w:val="nil"/>
              <w:bottom w:val="single" w:sz="4" w:space="0" w:color="auto"/>
              <w:right w:val="single" w:sz="4" w:space="0" w:color="auto"/>
            </w:tcBorders>
            <w:shd w:val="clear" w:color="auto" w:fill="auto"/>
          </w:tcPr>
          <w:p w14:paraId="2B62D28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Conviver</w:t>
            </w:r>
          </w:p>
          <w:p w14:paraId="09323BF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Brincar</w:t>
            </w:r>
          </w:p>
          <w:p w14:paraId="67322BF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Participar</w:t>
            </w:r>
          </w:p>
          <w:p w14:paraId="0ACCC0E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Explorar</w:t>
            </w:r>
          </w:p>
          <w:p w14:paraId="6C1022A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Expressar</w:t>
            </w:r>
          </w:p>
          <w:p w14:paraId="420EFD6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Conhecer-se</w:t>
            </w:r>
          </w:p>
        </w:tc>
        <w:tc>
          <w:tcPr>
            <w:tcW w:w="1838" w:type="dxa"/>
            <w:vMerge w:val="restart"/>
            <w:tcBorders>
              <w:top w:val="single" w:sz="4" w:space="0" w:color="auto"/>
              <w:left w:val="nil"/>
              <w:bottom w:val="single" w:sz="4" w:space="0" w:color="auto"/>
              <w:right w:val="single" w:sz="4" w:space="0" w:color="auto"/>
            </w:tcBorders>
            <w:shd w:val="clear" w:color="auto" w:fill="auto"/>
          </w:tcPr>
          <w:p w14:paraId="541BEE85" w14:textId="77777777" w:rsidR="00456E50" w:rsidRPr="00456E50" w:rsidRDefault="00456E50" w:rsidP="00456E50">
            <w:pPr>
              <w:jc w:val="center"/>
              <w:rPr>
                <w:rFonts w:asciiTheme="minorHAnsi" w:eastAsia="Times New Roman" w:hAnsiTheme="minorHAnsi" w:cstheme="minorHAnsi"/>
                <w:sz w:val="20"/>
                <w:szCs w:val="20"/>
              </w:rPr>
            </w:pPr>
            <w:r w:rsidRPr="00456E50">
              <w:rPr>
                <w:rFonts w:asciiTheme="minorHAnsi" w:eastAsiaTheme="minorHAnsi" w:hAnsiTheme="minorHAnsi" w:cstheme="minorHAnsi"/>
                <w:noProof/>
                <w:sz w:val="20"/>
                <w:szCs w:val="20"/>
              </w:rPr>
              <w:drawing>
                <wp:inline distT="0" distB="0" distL="0" distR="0" wp14:anchorId="2F4E12A4" wp14:editId="612DF8B0">
                  <wp:extent cx="906711" cy="888521"/>
                  <wp:effectExtent l="0" t="0" r="8255" b="6985"/>
                  <wp:docPr id="41" name="Imagem 41"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6E50" w:rsidRPr="00456E50" w14:paraId="0D1496B3" w14:textId="77777777" w:rsidTr="00A07499">
        <w:trPr>
          <w:trHeight w:val="1002"/>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11AACF8A"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60E88F9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54D95F02"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(EI03ET07-4S01) </w:t>
            </w:r>
            <w:r w:rsidRPr="00456E50">
              <w:rPr>
                <w:rFonts w:asciiTheme="minorHAnsi" w:eastAsia="Times New Roman" w:hAnsiTheme="minorHAnsi" w:cstheme="minorHAnsi"/>
                <w:color w:val="000000"/>
                <w:sz w:val="20"/>
                <w:szCs w:val="20"/>
              </w:rPr>
              <w:t xml:space="preserve">Participar de conversas em grupo, situações reais de contagem, como a quantidade de crianças presentes na sala de aula entre outras. </w:t>
            </w:r>
          </w:p>
        </w:tc>
        <w:tc>
          <w:tcPr>
            <w:tcW w:w="4678" w:type="dxa"/>
            <w:tcBorders>
              <w:top w:val="single" w:sz="4" w:space="0" w:color="auto"/>
              <w:left w:val="nil"/>
              <w:right w:val="single" w:sz="4" w:space="0" w:color="auto"/>
            </w:tcBorders>
            <w:shd w:val="clear" w:color="auto" w:fill="FFFFFF" w:themeFill="background1"/>
          </w:tcPr>
          <w:p w14:paraId="321EB0A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(EI03ET07-5S01) </w:t>
            </w:r>
            <w:r w:rsidRPr="00456E50">
              <w:rPr>
                <w:rFonts w:asciiTheme="minorHAnsi" w:eastAsia="Times New Roman" w:hAnsiTheme="minorHAnsi" w:cstheme="minorHAnsi"/>
                <w:color w:val="000000"/>
                <w:sz w:val="20"/>
                <w:szCs w:val="20"/>
              </w:rPr>
              <w:t>Participar de conversas em grupo, situações reais de contagem, como a quantidade de crianças presentes na sala de aula entre outras.</w:t>
            </w:r>
          </w:p>
        </w:tc>
        <w:tc>
          <w:tcPr>
            <w:tcW w:w="1701" w:type="dxa"/>
            <w:vMerge/>
            <w:tcBorders>
              <w:top w:val="single" w:sz="4" w:space="0" w:color="auto"/>
              <w:left w:val="nil"/>
              <w:bottom w:val="single" w:sz="4" w:space="0" w:color="auto"/>
              <w:right w:val="single" w:sz="4" w:space="0" w:color="auto"/>
            </w:tcBorders>
            <w:shd w:val="clear" w:color="auto" w:fill="auto"/>
          </w:tcPr>
          <w:p w14:paraId="5E6D050F" w14:textId="77777777" w:rsidR="00456E50" w:rsidRPr="00456E50" w:rsidRDefault="00456E50" w:rsidP="00DC5FA0">
            <w:pPr>
              <w:numPr>
                <w:ilvl w:val="0"/>
                <w:numId w:val="37"/>
              </w:numPr>
              <w:spacing w:after="0" w:line="240" w:lineRule="auto"/>
              <w:contextualSpacing/>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17680856" w14:textId="77777777" w:rsidR="00456E50" w:rsidRPr="00456E50" w:rsidRDefault="00456E50" w:rsidP="00DC5FA0">
            <w:pPr>
              <w:numPr>
                <w:ilvl w:val="0"/>
                <w:numId w:val="38"/>
              </w:numPr>
              <w:contextualSpacing/>
              <w:rPr>
                <w:rFonts w:asciiTheme="minorHAnsi" w:eastAsia="Times New Roman" w:hAnsiTheme="minorHAnsi" w:cstheme="minorHAnsi"/>
                <w:sz w:val="20"/>
                <w:szCs w:val="20"/>
              </w:rPr>
            </w:pPr>
          </w:p>
        </w:tc>
      </w:tr>
      <w:tr w:rsidR="00456E50" w:rsidRPr="00456E50" w14:paraId="675181E4" w14:textId="77777777" w:rsidTr="00A07499">
        <w:trPr>
          <w:trHeight w:val="583"/>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9E60121"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37C6405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4B9FB614"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(EI03ET07-4S02) </w:t>
            </w:r>
            <w:r w:rsidRPr="00456E50">
              <w:rPr>
                <w:rFonts w:asciiTheme="minorHAnsi" w:eastAsia="Times New Roman" w:hAnsiTheme="minorHAnsi" w:cstheme="minorHAnsi"/>
                <w:color w:val="000000"/>
                <w:sz w:val="20"/>
                <w:szCs w:val="20"/>
              </w:rPr>
              <w:t>Refletir sobre a escrita e a leitura dos números relacionando-os à quantidade.</w:t>
            </w:r>
          </w:p>
        </w:tc>
        <w:tc>
          <w:tcPr>
            <w:tcW w:w="4678" w:type="dxa"/>
            <w:tcBorders>
              <w:top w:val="single" w:sz="4" w:space="0" w:color="auto"/>
              <w:left w:val="nil"/>
              <w:right w:val="single" w:sz="4" w:space="0" w:color="auto"/>
            </w:tcBorders>
            <w:shd w:val="clear" w:color="auto" w:fill="FFFFFF" w:themeFill="background1"/>
          </w:tcPr>
          <w:p w14:paraId="491900F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(EI03ET07-5S02) </w:t>
            </w:r>
            <w:r w:rsidRPr="00456E50">
              <w:rPr>
                <w:rFonts w:asciiTheme="minorHAnsi" w:eastAsia="Times New Roman" w:hAnsiTheme="minorHAnsi" w:cstheme="minorHAnsi"/>
                <w:color w:val="000000"/>
                <w:sz w:val="20"/>
                <w:szCs w:val="20"/>
              </w:rPr>
              <w:t>Refletir sobre a escrita e a leitura dos números relacionando-os à quantidade.</w:t>
            </w:r>
          </w:p>
        </w:tc>
        <w:tc>
          <w:tcPr>
            <w:tcW w:w="1701" w:type="dxa"/>
            <w:vMerge/>
            <w:tcBorders>
              <w:top w:val="single" w:sz="4" w:space="0" w:color="auto"/>
              <w:left w:val="nil"/>
              <w:bottom w:val="single" w:sz="4" w:space="0" w:color="auto"/>
              <w:right w:val="single" w:sz="4" w:space="0" w:color="auto"/>
            </w:tcBorders>
            <w:shd w:val="clear" w:color="auto" w:fill="auto"/>
          </w:tcPr>
          <w:p w14:paraId="5F48076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695119A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72A8910B" w14:textId="77777777" w:rsidTr="00A07499">
        <w:trPr>
          <w:trHeight w:val="815"/>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CF0F573"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03050CA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73C32E45"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(EI03ET07-4S03) </w:t>
            </w:r>
            <w:r w:rsidRPr="00456E50">
              <w:rPr>
                <w:rFonts w:asciiTheme="minorHAnsi" w:eastAsia="Times New Roman" w:hAnsiTheme="minorHAnsi" w:cstheme="minorHAnsi"/>
                <w:color w:val="000000"/>
                <w:sz w:val="20"/>
                <w:szCs w:val="20"/>
              </w:rPr>
              <w:t>Explorar a noção de dezena como um grupo de dez elementos em brincadeiras ou jogos de agrupamento: de dez em dez, assim como, de dois em dois, três em três etc.</w:t>
            </w:r>
          </w:p>
        </w:tc>
        <w:tc>
          <w:tcPr>
            <w:tcW w:w="4678" w:type="dxa"/>
            <w:tcBorders>
              <w:top w:val="single" w:sz="4" w:space="0" w:color="auto"/>
              <w:left w:val="nil"/>
              <w:right w:val="single" w:sz="4" w:space="0" w:color="auto"/>
            </w:tcBorders>
            <w:shd w:val="clear" w:color="auto" w:fill="FFFFFF" w:themeFill="background1"/>
          </w:tcPr>
          <w:p w14:paraId="21D2F17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(EI03ET07-5S03) </w:t>
            </w:r>
            <w:r w:rsidRPr="00456E50">
              <w:rPr>
                <w:rFonts w:asciiTheme="minorHAnsi" w:eastAsia="Times New Roman" w:hAnsiTheme="minorHAnsi" w:cstheme="minorHAnsi"/>
                <w:color w:val="000000"/>
                <w:sz w:val="20"/>
                <w:szCs w:val="20"/>
              </w:rPr>
              <w:t>Explorar a noção de dezena como um grupo de dez elementos em brincadeiras ou jogos de agrupamento: de dez em dez, assim como, de dois em dois, três em três etc.</w:t>
            </w:r>
          </w:p>
        </w:tc>
        <w:tc>
          <w:tcPr>
            <w:tcW w:w="1701" w:type="dxa"/>
            <w:vMerge/>
            <w:tcBorders>
              <w:top w:val="single" w:sz="4" w:space="0" w:color="auto"/>
              <w:left w:val="nil"/>
              <w:bottom w:val="single" w:sz="4" w:space="0" w:color="auto"/>
              <w:right w:val="single" w:sz="4" w:space="0" w:color="auto"/>
            </w:tcBorders>
            <w:shd w:val="clear" w:color="auto" w:fill="auto"/>
          </w:tcPr>
          <w:p w14:paraId="348688C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283ACBC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28CB0A83" w14:textId="77777777" w:rsidTr="00A07499">
        <w:trPr>
          <w:trHeight w:val="982"/>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7D14796"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42B4113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110669D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(EI03ET07-4S04) </w:t>
            </w:r>
            <w:r w:rsidRPr="00456E50">
              <w:rPr>
                <w:rFonts w:asciiTheme="minorHAnsi" w:eastAsia="Times New Roman" w:hAnsiTheme="minorHAnsi" w:cstheme="minorHAnsi"/>
                <w:color w:val="000000"/>
                <w:sz w:val="20"/>
                <w:szCs w:val="20"/>
              </w:rPr>
              <w:t xml:space="preserve">Participar de brincadeiras como mercadinho, feirinha de trocas a reflexão sobre os números, identificando as moedas e notas do sistema monetário brasileiro. </w:t>
            </w:r>
          </w:p>
        </w:tc>
        <w:tc>
          <w:tcPr>
            <w:tcW w:w="4678" w:type="dxa"/>
            <w:tcBorders>
              <w:top w:val="single" w:sz="4" w:space="0" w:color="auto"/>
              <w:left w:val="nil"/>
              <w:right w:val="single" w:sz="4" w:space="0" w:color="auto"/>
            </w:tcBorders>
            <w:shd w:val="clear" w:color="auto" w:fill="FFFFFF" w:themeFill="background1"/>
          </w:tcPr>
          <w:p w14:paraId="3E18242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(EI03ET07-5S04) </w:t>
            </w:r>
            <w:r w:rsidRPr="00456E50">
              <w:rPr>
                <w:rFonts w:asciiTheme="minorHAnsi" w:eastAsia="Times New Roman" w:hAnsiTheme="minorHAnsi" w:cstheme="minorHAnsi"/>
                <w:color w:val="000000"/>
                <w:sz w:val="20"/>
                <w:szCs w:val="20"/>
              </w:rPr>
              <w:t xml:space="preserve">Participar de brincadeiras como mercadinho, feirinha de trocas a reflexão sobre os números, identificando as moedas e notas do sistema monetário brasileiro. </w:t>
            </w:r>
          </w:p>
          <w:p w14:paraId="3F305A24"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701" w:type="dxa"/>
            <w:vMerge/>
            <w:tcBorders>
              <w:top w:val="single" w:sz="4" w:space="0" w:color="auto"/>
              <w:left w:val="nil"/>
              <w:bottom w:val="single" w:sz="4" w:space="0" w:color="auto"/>
              <w:right w:val="single" w:sz="4" w:space="0" w:color="auto"/>
            </w:tcBorders>
            <w:shd w:val="clear" w:color="auto" w:fill="auto"/>
          </w:tcPr>
          <w:p w14:paraId="3CFEECB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1ACC404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552FB3E1"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05EFCD7"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27166EE4"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22A8EFC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(EI03ET07-4S05) </w:t>
            </w:r>
            <w:r w:rsidRPr="00456E50">
              <w:rPr>
                <w:rFonts w:asciiTheme="minorHAnsi" w:eastAsia="Times New Roman" w:hAnsiTheme="minorHAnsi" w:cstheme="minorHAnsi"/>
                <w:color w:val="000000"/>
                <w:sz w:val="20"/>
                <w:szCs w:val="20"/>
              </w:rPr>
              <w:t>Reconhecer a utilização dos números em diferentes contextos: número de figurinhas, idade, endereços, número de telefone.</w:t>
            </w:r>
          </w:p>
        </w:tc>
        <w:tc>
          <w:tcPr>
            <w:tcW w:w="4678" w:type="dxa"/>
            <w:tcBorders>
              <w:top w:val="single" w:sz="4" w:space="0" w:color="auto"/>
              <w:left w:val="nil"/>
              <w:right w:val="single" w:sz="4" w:space="0" w:color="auto"/>
            </w:tcBorders>
            <w:shd w:val="clear" w:color="auto" w:fill="FFFFFF" w:themeFill="background1"/>
          </w:tcPr>
          <w:p w14:paraId="4604768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(EI03ET07-5S05) </w:t>
            </w:r>
            <w:r w:rsidRPr="00456E50">
              <w:rPr>
                <w:rFonts w:asciiTheme="minorHAnsi" w:eastAsia="Times New Roman" w:hAnsiTheme="minorHAnsi" w:cstheme="minorHAnsi"/>
                <w:color w:val="000000"/>
                <w:sz w:val="20"/>
                <w:szCs w:val="20"/>
              </w:rPr>
              <w:t>Identificar a utilização dos números em diferentes contextos: número de figurinhas, idade, peso, altura, endereços, número de telefone.</w:t>
            </w:r>
          </w:p>
          <w:p w14:paraId="3444A1FE"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701" w:type="dxa"/>
            <w:vMerge/>
            <w:tcBorders>
              <w:top w:val="single" w:sz="4" w:space="0" w:color="auto"/>
              <w:left w:val="nil"/>
              <w:bottom w:val="single" w:sz="4" w:space="0" w:color="auto"/>
              <w:right w:val="single" w:sz="4" w:space="0" w:color="auto"/>
            </w:tcBorders>
            <w:shd w:val="clear" w:color="auto" w:fill="auto"/>
          </w:tcPr>
          <w:p w14:paraId="48074B8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5AE9C4C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6BFDF6E2" w14:textId="77777777" w:rsidTr="00A07499">
        <w:trPr>
          <w:trHeight w:val="453"/>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2149C8D"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0BC6909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tcPr>
          <w:p w14:paraId="5BA5894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(EI03ET07-4S06) </w:t>
            </w:r>
            <w:r w:rsidRPr="00456E50">
              <w:rPr>
                <w:rFonts w:asciiTheme="minorHAnsi" w:eastAsia="Times New Roman" w:hAnsiTheme="minorHAnsi" w:cstheme="minorHAnsi"/>
                <w:color w:val="000000"/>
                <w:sz w:val="20"/>
                <w:szCs w:val="20"/>
              </w:rPr>
              <w:t>Estabelecer a correspondência lógica entre elementos e quantidades.</w:t>
            </w:r>
          </w:p>
        </w:tc>
        <w:tc>
          <w:tcPr>
            <w:tcW w:w="4678" w:type="dxa"/>
            <w:tcBorders>
              <w:top w:val="single" w:sz="4" w:space="0" w:color="auto"/>
              <w:left w:val="single" w:sz="4" w:space="0" w:color="auto"/>
              <w:bottom w:val="single" w:sz="4" w:space="0" w:color="auto"/>
              <w:right w:val="single" w:sz="4" w:space="0" w:color="auto"/>
            </w:tcBorders>
            <w:shd w:val="clear" w:color="auto" w:fill="FFFFFF" w:themeFill="background1"/>
          </w:tcPr>
          <w:p w14:paraId="7890713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(EI03ET07-5S06) </w:t>
            </w:r>
            <w:r w:rsidRPr="00456E50">
              <w:rPr>
                <w:rFonts w:asciiTheme="minorHAnsi" w:eastAsia="Times New Roman" w:hAnsiTheme="minorHAnsi" w:cstheme="minorHAnsi"/>
                <w:color w:val="000000"/>
                <w:sz w:val="20"/>
                <w:szCs w:val="20"/>
              </w:rPr>
              <w:t>Estabelecer a correspondência lógica entre elementos e quantidades.</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5855021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503DC01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2466EA16" w14:textId="77777777" w:rsidTr="00A07499">
        <w:trPr>
          <w:trHeight w:val="453"/>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8F52A7A"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406B2CDD"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tcPr>
          <w:p w14:paraId="6AA4EA0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(EI03ET07-4S07) </w:t>
            </w:r>
            <w:r w:rsidRPr="00456E50">
              <w:rPr>
                <w:rFonts w:asciiTheme="minorHAnsi" w:eastAsia="Times New Roman" w:hAnsiTheme="minorHAnsi" w:cstheme="minorHAnsi"/>
                <w:color w:val="000000"/>
                <w:sz w:val="20"/>
                <w:szCs w:val="20"/>
              </w:rPr>
              <w:t>Participar de brincadeiras cantadas que envolvam a sequência numérica.</w:t>
            </w:r>
          </w:p>
        </w:tc>
        <w:tc>
          <w:tcPr>
            <w:tcW w:w="4678" w:type="dxa"/>
            <w:tcBorders>
              <w:top w:val="single" w:sz="4" w:space="0" w:color="auto"/>
              <w:left w:val="single" w:sz="4" w:space="0" w:color="auto"/>
              <w:bottom w:val="single" w:sz="4" w:space="0" w:color="auto"/>
              <w:right w:val="single" w:sz="4" w:space="0" w:color="auto"/>
            </w:tcBorders>
            <w:shd w:val="clear" w:color="auto" w:fill="FFFFFF" w:themeFill="background1"/>
          </w:tcPr>
          <w:p w14:paraId="53B232C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(EI03ET07-5S07) </w:t>
            </w:r>
            <w:r w:rsidRPr="00456E50">
              <w:rPr>
                <w:rFonts w:asciiTheme="minorHAnsi" w:eastAsia="Times New Roman" w:hAnsiTheme="minorHAnsi" w:cstheme="minorHAnsi"/>
                <w:color w:val="000000"/>
                <w:sz w:val="20"/>
                <w:szCs w:val="20"/>
              </w:rPr>
              <w:t>Participar de brincadeiras cantadas que envolvam a sequência numérica.</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765202C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4340B4D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2F3F2779" w14:textId="77777777" w:rsidTr="00A07499">
        <w:trPr>
          <w:trHeight w:val="453"/>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B2F0E22"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773DF46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tcPr>
          <w:p w14:paraId="1ED6339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(EI03ET07-4S08) </w:t>
            </w:r>
            <w:r w:rsidRPr="00456E50">
              <w:rPr>
                <w:rFonts w:asciiTheme="minorHAnsi" w:eastAsia="Times New Roman" w:hAnsiTheme="minorHAnsi" w:cstheme="minorHAnsi"/>
                <w:color w:val="000000"/>
                <w:sz w:val="20"/>
                <w:szCs w:val="20"/>
              </w:rPr>
              <w:t>Comparar números com quantidades em jogos propostos pelo professor ou pelos colegas.</w:t>
            </w:r>
            <w:r w:rsidRPr="00456E50" w:rsidDel="00570F2C">
              <w:rPr>
                <w:rFonts w:asciiTheme="minorHAnsi" w:eastAsia="Times New Roman" w:hAnsiTheme="minorHAnsi" w:cstheme="minorHAnsi"/>
                <w:b/>
                <w:bCs/>
                <w:color w:val="000000"/>
                <w:sz w:val="20"/>
                <w:szCs w:val="20"/>
              </w:rPr>
              <w:t xml:space="preserve"> </w:t>
            </w:r>
          </w:p>
        </w:tc>
        <w:tc>
          <w:tcPr>
            <w:tcW w:w="4678" w:type="dxa"/>
            <w:tcBorders>
              <w:top w:val="single" w:sz="4" w:space="0" w:color="auto"/>
              <w:left w:val="single" w:sz="4" w:space="0" w:color="auto"/>
              <w:bottom w:val="single" w:sz="4" w:space="0" w:color="auto"/>
              <w:right w:val="single" w:sz="4" w:space="0" w:color="auto"/>
            </w:tcBorders>
            <w:shd w:val="clear" w:color="auto" w:fill="FFFFFF" w:themeFill="background1"/>
          </w:tcPr>
          <w:p w14:paraId="1A86F55D"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(EI03ET07-5S08) </w:t>
            </w:r>
            <w:r w:rsidRPr="00456E50">
              <w:rPr>
                <w:rFonts w:asciiTheme="minorHAnsi" w:eastAsia="Times New Roman" w:hAnsiTheme="minorHAnsi" w:cstheme="minorHAnsi"/>
                <w:color w:val="000000"/>
                <w:sz w:val="20"/>
                <w:szCs w:val="20"/>
              </w:rPr>
              <w:t>Comparar números com quantidades em jogos propostos pelo professor ou pelos colegas.</w:t>
            </w:r>
            <w:r w:rsidRPr="00456E50" w:rsidDel="00570F2C">
              <w:rPr>
                <w:rFonts w:asciiTheme="minorHAnsi" w:eastAsia="Times New Roman" w:hAnsiTheme="minorHAnsi" w:cstheme="minorHAnsi"/>
                <w:b/>
                <w:bCs/>
                <w:color w:val="000000"/>
                <w:sz w:val="20"/>
                <w:szCs w:val="20"/>
              </w:rPr>
              <w:t xml:space="preserve"> </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467FB6C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2C93701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292C9AD2" w14:textId="77777777" w:rsidTr="00A07499">
        <w:trPr>
          <w:trHeight w:val="453"/>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4DA2AFE"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60B02A8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tcPr>
          <w:p w14:paraId="615CC8E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(EI03ET07-4S09) </w:t>
            </w:r>
            <w:r w:rsidRPr="00456E50">
              <w:rPr>
                <w:rFonts w:asciiTheme="minorHAnsi" w:eastAsia="Times New Roman" w:hAnsiTheme="minorHAnsi" w:cstheme="minorHAnsi"/>
                <w:color w:val="000000"/>
                <w:sz w:val="20"/>
                <w:szCs w:val="20"/>
              </w:rPr>
              <w:t xml:space="preserve">Ordenar os números em ordem crescente e decrescente. </w:t>
            </w:r>
          </w:p>
        </w:tc>
        <w:tc>
          <w:tcPr>
            <w:tcW w:w="4678" w:type="dxa"/>
            <w:tcBorders>
              <w:top w:val="single" w:sz="4" w:space="0" w:color="auto"/>
              <w:left w:val="single" w:sz="4" w:space="0" w:color="auto"/>
              <w:bottom w:val="single" w:sz="4" w:space="0" w:color="auto"/>
              <w:right w:val="single" w:sz="4" w:space="0" w:color="auto"/>
            </w:tcBorders>
            <w:shd w:val="clear" w:color="auto" w:fill="FFFFFF" w:themeFill="background1"/>
          </w:tcPr>
          <w:p w14:paraId="3F94E8F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(EI03ET07-5S09) </w:t>
            </w:r>
            <w:r w:rsidRPr="00456E50">
              <w:rPr>
                <w:rFonts w:asciiTheme="minorHAnsi" w:eastAsia="Times New Roman" w:hAnsiTheme="minorHAnsi" w:cstheme="minorHAnsi"/>
                <w:color w:val="000000"/>
                <w:sz w:val="20"/>
                <w:szCs w:val="20"/>
              </w:rPr>
              <w:t xml:space="preserve">Ordenar os números em ordem crescente e decrescente. </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4EB92BE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30D652A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4D06B120" w14:textId="77777777" w:rsidTr="00A07499">
        <w:trPr>
          <w:trHeight w:val="453"/>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F3C23D6"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31378F6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tcPr>
          <w:p w14:paraId="3B8520E9"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(EI03ET07-4S10) </w:t>
            </w:r>
            <w:r w:rsidRPr="00456E50">
              <w:rPr>
                <w:rFonts w:asciiTheme="minorHAnsi" w:eastAsia="Times New Roman" w:hAnsiTheme="minorHAnsi" w:cstheme="minorHAnsi"/>
                <w:color w:val="000000"/>
                <w:sz w:val="20"/>
                <w:szCs w:val="20"/>
              </w:rPr>
              <w:t>Utilizar objetos como exploração oral de sequência numérica tendo como base o conceito de permanência do objeto.</w:t>
            </w:r>
          </w:p>
        </w:tc>
        <w:tc>
          <w:tcPr>
            <w:tcW w:w="4678" w:type="dxa"/>
            <w:tcBorders>
              <w:top w:val="single" w:sz="4" w:space="0" w:color="auto"/>
              <w:left w:val="single" w:sz="4" w:space="0" w:color="auto"/>
              <w:bottom w:val="single" w:sz="4" w:space="0" w:color="auto"/>
              <w:right w:val="single" w:sz="4" w:space="0" w:color="auto"/>
            </w:tcBorders>
            <w:shd w:val="clear" w:color="auto" w:fill="FFFFFF" w:themeFill="background1"/>
          </w:tcPr>
          <w:p w14:paraId="7D4C50D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(EI03ET07-5S10) </w:t>
            </w:r>
            <w:r w:rsidRPr="00456E50">
              <w:rPr>
                <w:rFonts w:asciiTheme="minorHAnsi" w:eastAsia="Times New Roman" w:hAnsiTheme="minorHAnsi" w:cstheme="minorHAnsi"/>
                <w:color w:val="000000"/>
                <w:sz w:val="20"/>
                <w:szCs w:val="20"/>
              </w:rPr>
              <w:t>Utilizar objetos como exploração oral de sequência numérica tendo como base o conceito de permanência do objeto.</w:t>
            </w:r>
          </w:p>
          <w:p w14:paraId="73C69C99"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25729EE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3945FCF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57F7723E" w14:textId="77777777" w:rsidTr="00A07499">
        <w:trPr>
          <w:trHeight w:val="453"/>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4C5FC35"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0A69401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tcPr>
          <w:p w14:paraId="02CC8D19"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(EI03ET07-4S11) </w:t>
            </w:r>
            <w:r w:rsidRPr="00456E50">
              <w:rPr>
                <w:rFonts w:asciiTheme="minorHAnsi" w:eastAsia="Times New Roman" w:hAnsiTheme="minorHAnsi" w:cstheme="minorHAnsi"/>
                <w:color w:val="000000"/>
                <w:sz w:val="20"/>
                <w:szCs w:val="20"/>
              </w:rPr>
              <w:t>Ordenar objetos de acordo com as orientações dadas pelo professor explorando a ordem dos elementos.</w:t>
            </w:r>
          </w:p>
        </w:tc>
        <w:tc>
          <w:tcPr>
            <w:tcW w:w="4678" w:type="dxa"/>
            <w:tcBorders>
              <w:top w:val="single" w:sz="4" w:space="0" w:color="auto"/>
              <w:left w:val="single" w:sz="4" w:space="0" w:color="auto"/>
              <w:bottom w:val="single" w:sz="4" w:space="0" w:color="auto"/>
              <w:right w:val="single" w:sz="4" w:space="0" w:color="auto"/>
            </w:tcBorders>
            <w:shd w:val="clear" w:color="auto" w:fill="FFFFFF" w:themeFill="background1"/>
          </w:tcPr>
          <w:p w14:paraId="7C4DAA48"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(EI03ET07-5S11) C</w:t>
            </w:r>
            <w:r w:rsidRPr="00456E50">
              <w:rPr>
                <w:rFonts w:asciiTheme="minorHAnsi" w:eastAsia="Times New Roman" w:hAnsiTheme="minorHAnsi" w:cstheme="minorHAnsi"/>
                <w:color w:val="000000"/>
                <w:sz w:val="20"/>
                <w:szCs w:val="20"/>
              </w:rPr>
              <w:t>lassificar objetos de acordo com as orientações dadas pelo professor explorando a ordem dos elementos.</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4A8A80D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3E7CE20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453E1051" w14:textId="77777777" w:rsidTr="00A07499">
        <w:trPr>
          <w:trHeight w:val="453"/>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AE6969B"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0B2C893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46997CD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(EI03ET07-4S12) </w:t>
            </w:r>
            <w:r w:rsidRPr="00456E50">
              <w:rPr>
                <w:rFonts w:asciiTheme="minorHAnsi" w:eastAsia="Times New Roman" w:hAnsiTheme="minorHAnsi" w:cstheme="minorHAnsi"/>
                <w:color w:val="000000"/>
                <w:sz w:val="20"/>
                <w:szCs w:val="20"/>
              </w:rPr>
              <w:t>Montar coleções de objetos e participar de situações problematizadoras relativas à noção de quantidade e sequência numérica.</w:t>
            </w:r>
          </w:p>
        </w:tc>
        <w:tc>
          <w:tcPr>
            <w:tcW w:w="4678" w:type="dxa"/>
            <w:tcBorders>
              <w:top w:val="single" w:sz="4" w:space="0" w:color="auto"/>
              <w:left w:val="nil"/>
              <w:right w:val="single" w:sz="4" w:space="0" w:color="auto"/>
            </w:tcBorders>
            <w:shd w:val="clear" w:color="auto" w:fill="FFFFFF" w:themeFill="background1"/>
          </w:tcPr>
          <w:p w14:paraId="095821B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(EI03ET07-5S12) </w:t>
            </w:r>
            <w:r w:rsidRPr="00456E50">
              <w:rPr>
                <w:rFonts w:asciiTheme="minorHAnsi" w:eastAsia="Times New Roman" w:hAnsiTheme="minorHAnsi" w:cstheme="minorHAnsi"/>
                <w:color w:val="000000"/>
                <w:sz w:val="20"/>
                <w:szCs w:val="20"/>
              </w:rPr>
              <w:t>Montar coleções de objetos e participar de situações problematizadoras relativas à noção de quantidade e sequência numérica.</w:t>
            </w:r>
          </w:p>
        </w:tc>
        <w:tc>
          <w:tcPr>
            <w:tcW w:w="1701" w:type="dxa"/>
            <w:vMerge/>
            <w:tcBorders>
              <w:top w:val="single" w:sz="4" w:space="0" w:color="auto"/>
              <w:left w:val="nil"/>
              <w:bottom w:val="single" w:sz="4" w:space="0" w:color="auto"/>
              <w:right w:val="single" w:sz="4" w:space="0" w:color="auto"/>
            </w:tcBorders>
            <w:shd w:val="clear" w:color="auto" w:fill="auto"/>
          </w:tcPr>
          <w:p w14:paraId="15127E3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0180CCD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5F415CCF" w14:textId="77777777" w:rsidTr="00A07499">
        <w:trPr>
          <w:trHeight w:val="453"/>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904DB93"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4A688E2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2821B8B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(EI03ET07-4S13) </w:t>
            </w:r>
            <w:r w:rsidRPr="00456E50">
              <w:rPr>
                <w:rFonts w:asciiTheme="minorHAnsi" w:eastAsia="Times New Roman" w:hAnsiTheme="minorHAnsi" w:cstheme="minorHAnsi"/>
                <w:color w:val="000000"/>
                <w:sz w:val="20"/>
                <w:szCs w:val="20"/>
              </w:rPr>
              <w:t>Relacionar de diferentes formas as quantidades de objetos a partir de jogos e brincadeiras.</w:t>
            </w:r>
          </w:p>
        </w:tc>
        <w:tc>
          <w:tcPr>
            <w:tcW w:w="4678" w:type="dxa"/>
            <w:tcBorders>
              <w:top w:val="single" w:sz="4" w:space="0" w:color="auto"/>
              <w:left w:val="nil"/>
              <w:right w:val="single" w:sz="4" w:space="0" w:color="auto"/>
            </w:tcBorders>
            <w:shd w:val="clear" w:color="auto" w:fill="FFFFFF" w:themeFill="background1"/>
          </w:tcPr>
          <w:p w14:paraId="30B93DAC"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(EI03ET07-5S13) </w:t>
            </w:r>
            <w:r w:rsidRPr="00456E50">
              <w:rPr>
                <w:rFonts w:asciiTheme="minorHAnsi" w:eastAsia="Times New Roman" w:hAnsiTheme="minorHAnsi" w:cstheme="minorHAnsi"/>
                <w:color w:val="000000"/>
                <w:sz w:val="20"/>
                <w:szCs w:val="20"/>
              </w:rPr>
              <w:t>Relacionar de diferentes formas as quantidades de objetos a partir de jogos e brincadeiras.</w:t>
            </w:r>
            <w:r w:rsidRPr="00456E50" w:rsidDel="00570F2C">
              <w:rPr>
                <w:rFonts w:asciiTheme="minorHAnsi" w:eastAsia="Times New Roman" w:hAnsiTheme="minorHAnsi" w:cstheme="minorHAnsi"/>
                <w:b/>
                <w:bCs/>
                <w:color w:val="000000"/>
                <w:sz w:val="20"/>
                <w:szCs w:val="20"/>
              </w:rPr>
              <w:t xml:space="preserve"> </w:t>
            </w:r>
          </w:p>
        </w:tc>
        <w:tc>
          <w:tcPr>
            <w:tcW w:w="1701" w:type="dxa"/>
            <w:vMerge/>
            <w:tcBorders>
              <w:top w:val="single" w:sz="4" w:space="0" w:color="auto"/>
              <w:left w:val="nil"/>
              <w:bottom w:val="single" w:sz="4" w:space="0" w:color="auto"/>
              <w:right w:val="single" w:sz="4" w:space="0" w:color="auto"/>
            </w:tcBorders>
            <w:shd w:val="clear" w:color="auto" w:fill="auto"/>
          </w:tcPr>
          <w:p w14:paraId="4D7FB17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36C92FF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681C54E9" w14:textId="77777777" w:rsidTr="00A07499">
        <w:trPr>
          <w:trHeight w:val="453"/>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99261BD"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2FBC891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6EE52E9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(EI03ET07-4S14) </w:t>
            </w:r>
            <w:r w:rsidRPr="00456E50">
              <w:rPr>
                <w:rFonts w:asciiTheme="minorHAnsi" w:eastAsia="Times New Roman" w:hAnsiTheme="minorHAnsi" w:cstheme="minorHAnsi"/>
                <w:color w:val="000000"/>
                <w:sz w:val="20"/>
                <w:szCs w:val="20"/>
              </w:rPr>
              <w:t>Comparar quantidades de objetos nas coleções.</w:t>
            </w:r>
          </w:p>
        </w:tc>
        <w:tc>
          <w:tcPr>
            <w:tcW w:w="4678" w:type="dxa"/>
            <w:tcBorders>
              <w:top w:val="single" w:sz="4" w:space="0" w:color="auto"/>
              <w:left w:val="nil"/>
              <w:right w:val="single" w:sz="4" w:space="0" w:color="auto"/>
            </w:tcBorders>
            <w:shd w:val="clear" w:color="auto" w:fill="FFFFFF" w:themeFill="background1"/>
          </w:tcPr>
          <w:p w14:paraId="6939703B"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(EI03ET07-5S14) C</w:t>
            </w:r>
            <w:r w:rsidRPr="00456E50">
              <w:rPr>
                <w:rFonts w:asciiTheme="minorHAnsi" w:eastAsia="Times New Roman" w:hAnsiTheme="minorHAnsi" w:cstheme="minorHAnsi"/>
                <w:color w:val="000000"/>
                <w:sz w:val="20"/>
                <w:szCs w:val="20"/>
              </w:rPr>
              <w:t>omparar por meio da seriação numérica quantidades de objetos nas coleções.</w:t>
            </w:r>
          </w:p>
        </w:tc>
        <w:tc>
          <w:tcPr>
            <w:tcW w:w="1701" w:type="dxa"/>
            <w:vMerge/>
            <w:tcBorders>
              <w:top w:val="single" w:sz="4" w:space="0" w:color="auto"/>
              <w:left w:val="nil"/>
              <w:bottom w:val="single" w:sz="4" w:space="0" w:color="auto"/>
              <w:right w:val="single" w:sz="4" w:space="0" w:color="auto"/>
            </w:tcBorders>
            <w:shd w:val="clear" w:color="auto" w:fill="auto"/>
          </w:tcPr>
          <w:p w14:paraId="5B9380B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44BED5C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7A8C7BEE" w14:textId="77777777" w:rsidTr="00A07499">
        <w:trPr>
          <w:trHeight w:val="453"/>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1F26722"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6B6B39D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0B962F8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(EI03ET07-4S15) </w:t>
            </w:r>
            <w:r w:rsidRPr="00456E50">
              <w:rPr>
                <w:rFonts w:asciiTheme="minorHAnsi" w:eastAsia="Times New Roman" w:hAnsiTheme="minorHAnsi" w:cstheme="minorHAnsi"/>
                <w:color w:val="000000"/>
                <w:sz w:val="20"/>
                <w:szCs w:val="20"/>
              </w:rPr>
              <w:t>Identificar em uma sequência numérica o número que está antes, depois, entre.</w:t>
            </w:r>
          </w:p>
        </w:tc>
        <w:tc>
          <w:tcPr>
            <w:tcW w:w="4678" w:type="dxa"/>
            <w:tcBorders>
              <w:top w:val="single" w:sz="4" w:space="0" w:color="auto"/>
              <w:left w:val="nil"/>
              <w:right w:val="single" w:sz="4" w:space="0" w:color="auto"/>
            </w:tcBorders>
            <w:shd w:val="clear" w:color="auto" w:fill="FFFFFF" w:themeFill="background1"/>
          </w:tcPr>
          <w:p w14:paraId="1BA9A91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(EI03ET07-5S15) </w:t>
            </w:r>
            <w:r w:rsidRPr="00456E50">
              <w:rPr>
                <w:rFonts w:asciiTheme="minorHAnsi" w:eastAsia="Times New Roman" w:hAnsiTheme="minorHAnsi" w:cstheme="minorHAnsi"/>
                <w:color w:val="000000"/>
                <w:sz w:val="20"/>
                <w:szCs w:val="20"/>
              </w:rPr>
              <w:t>Identificar em uma sequência numérica o número que está antes, depois, entre.</w:t>
            </w:r>
          </w:p>
        </w:tc>
        <w:tc>
          <w:tcPr>
            <w:tcW w:w="1701" w:type="dxa"/>
            <w:vMerge/>
            <w:tcBorders>
              <w:top w:val="single" w:sz="4" w:space="0" w:color="auto"/>
              <w:left w:val="nil"/>
              <w:bottom w:val="single" w:sz="4" w:space="0" w:color="auto"/>
              <w:right w:val="single" w:sz="4" w:space="0" w:color="auto"/>
            </w:tcBorders>
            <w:shd w:val="clear" w:color="auto" w:fill="auto"/>
          </w:tcPr>
          <w:p w14:paraId="56C9359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0019D85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25D67143" w14:textId="77777777" w:rsidTr="00A07499">
        <w:trPr>
          <w:trHeight w:val="17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A7B57DD"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68E6B13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FFFFFF" w:themeFill="background1"/>
          </w:tcPr>
          <w:p w14:paraId="752A906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(EI03ET07-4S16) </w:t>
            </w:r>
            <w:r w:rsidRPr="00456E50">
              <w:rPr>
                <w:rFonts w:asciiTheme="minorHAnsi" w:eastAsia="Times New Roman" w:hAnsiTheme="minorHAnsi" w:cstheme="minorHAnsi"/>
                <w:color w:val="000000"/>
                <w:sz w:val="20"/>
                <w:szCs w:val="20"/>
              </w:rPr>
              <w:t>Desenvolver atitudes proativas e conscientes por meio de práticas de educação financeira.</w:t>
            </w:r>
          </w:p>
        </w:tc>
        <w:tc>
          <w:tcPr>
            <w:tcW w:w="4678" w:type="dxa"/>
            <w:tcBorders>
              <w:top w:val="single" w:sz="4" w:space="0" w:color="auto"/>
              <w:left w:val="nil"/>
              <w:bottom w:val="single" w:sz="4" w:space="0" w:color="auto"/>
              <w:right w:val="single" w:sz="4" w:space="0" w:color="auto"/>
            </w:tcBorders>
            <w:shd w:val="clear" w:color="auto" w:fill="FFFFFF" w:themeFill="background1"/>
          </w:tcPr>
          <w:p w14:paraId="7CF1D8E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(EI03ET07-5S16) </w:t>
            </w:r>
            <w:r w:rsidRPr="00456E50">
              <w:rPr>
                <w:rFonts w:asciiTheme="minorHAnsi" w:eastAsia="Times New Roman" w:hAnsiTheme="minorHAnsi" w:cstheme="minorHAnsi"/>
                <w:color w:val="000000"/>
                <w:sz w:val="20"/>
                <w:szCs w:val="20"/>
              </w:rPr>
              <w:t>Desenvolver atitudes proativas e conscientes por meio de práticas de educação financeira.</w:t>
            </w:r>
          </w:p>
        </w:tc>
        <w:tc>
          <w:tcPr>
            <w:tcW w:w="1701" w:type="dxa"/>
            <w:vMerge/>
            <w:tcBorders>
              <w:top w:val="single" w:sz="4" w:space="0" w:color="auto"/>
              <w:left w:val="nil"/>
              <w:bottom w:val="single" w:sz="4" w:space="0" w:color="auto"/>
              <w:right w:val="single" w:sz="4" w:space="0" w:color="auto"/>
            </w:tcBorders>
            <w:shd w:val="clear" w:color="auto" w:fill="auto"/>
          </w:tcPr>
          <w:p w14:paraId="651B76A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bottom w:val="single" w:sz="4" w:space="0" w:color="auto"/>
              <w:right w:val="single" w:sz="4" w:space="0" w:color="auto"/>
            </w:tcBorders>
            <w:shd w:val="clear" w:color="auto" w:fill="auto"/>
          </w:tcPr>
          <w:p w14:paraId="69A2CE6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154933F1" w14:textId="77777777" w:rsidTr="00A07499">
        <w:trPr>
          <w:trHeight w:val="170"/>
        </w:trPr>
        <w:tc>
          <w:tcPr>
            <w:tcW w:w="1843" w:type="dxa"/>
            <w:vMerge/>
            <w:tcBorders>
              <w:top w:val="single" w:sz="4" w:space="0" w:color="auto"/>
              <w:left w:val="single" w:sz="4" w:space="0" w:color="auto"/>
              <w:right w:val="single" w:sz="4" w:space="0" w:color="auto"/>
            </w:tcBorders>
            <w:shd w:val="clear" w:color="auto" w:fill="E2EFD9" w:themeFill="accent6" w:themeFillTint="33"/>
          </w:tcPr>
          <w:p w14:paraId="2EC3D143"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vMerge/>
            <w:tcBorders>
              <w:top w:val="single" w:sz="4" w:space="0" w:color="auto"/>
              <w:left w:val="nil"/>
              <w:right w:val="single" w:sz="4" w:space="0" w:color="auto"/>
            </w:tcBorders>
            <w:shd w:val="clear" w:color="auto" w:fill="D9E2F3" w:themeFill="accent1" w:themeFillTint="33"/>
          </w:tcPr>
          <w:p w14:paraId="293FBA7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FFFFFF" w:themeFill="background1"/>
          </w:tcPr>
          <w:p w14:paraId="0CE1AA9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(EI03ET07-4S17) </w:t>
            </w:r>
            <w:r w:rsidRPr="00456E50">
              <w:rPr>
                <w:rFonts w:asciiTheme="minorHAnsi" w:eastAsia="Times New Roman" w:hAnsiTheme="minorHAnsi" w:cstheme="minorHAnsi"/>
                <w:color w:val="000000"/>
                <w:sz w:val="20"/>
                <w:szCs w:val="20"/>
              </w:rPr>
              <w:t>Formular o conceito de número a partir da exploração de diferentes materiais concretos, buscando agrupá-los e contá-los.</w:t>
            </w:r>
          </w:p>
        </w:tc>
        <w:tc>
          <w:tcPr>
            <w:tcW w:w="4678" w:type="dxa"/>
            <w:tcBorders>
              <w:top w:val="single" w:sz="4" w:space="0" w:color="auto"/>
              <w:left w:val="nil"/>
              <w:bottom w:val="single" w:sz="4" w:space="0" w:color="auto"/>
              <w:right w:val="single" w:sz="4" w:space="0" w:color="auto"/>
            </w:tcBorders>
            <w:shd w:val="clear" w:color="auto" w:fill="FFFFFF" w:themeFill="background1"/>
          </w:tcPr>
          <w:p w14:paraId="48596B1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(EI03ET07-5S17) </w:t>
            </w:r>
            <w:r w:rsidRPr="00456E50">
              <w:rPr>
                <w:rFonts w:asciiTheme="minorHAnsi" w:eastAsia="Times New Roman" w:hAnsiTheme="minorHAnsi" w:cstheme="minorHAnsi"/>
                <w:color w:val="000000"/>
                <w:sz w:val="20"/>
                <w:szCs w:val="20"/>
              </w:rPr>
              <w:t>Formular o conceito de número a partir da exploração de diferentes materiais concretos, buscando agrupá-los, contá-los e ordená-los de acordo com seus atributos.</w:t>
            </w:r>
          </w:p>
        </w:tc>
        <w:tc>
          <w:tcPr>
            <w:tcW w:w="1701" w:type="dxa"/>
            <w:vMerge/>
            <w:tcBorders>
              <w:top w:val="single" w:sz="4" w:space="0" w:color="auto"/>
              <w:left w:val="nil"/>
              <w:right w:val="single" w:sz="4" w:space="0" w:color="auto"/>
            </w:tcBorders>
            <w:shd w:val="clear" w:color="auto" w:fill="auto"/>
          </w:tcPr>
          <w:p w14:paraId="296F5410"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nil"/>
              <w:right w:val="single" w:sz="4" w:space="0" w:color="auto"/>
            </w:tcBorders>
            <w:shd w:val="clear" w:color="auto" w:fill="auto"/>
          </w:tcPr>
          <w:p w14:paraId="2EF8AE7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2CEFAFAB" w14:textId="77777777" w:rsidTr="00A07499">
        <w:trPr>
          <w:trHeight w:val="170"/>
        </w:trPr>
        <w:tc>
          <w:tcPr>
            <w:tcW w:w="1843" w:type="dxa"/>
            <w:tcBorders>
              <w:left w:val="single" w:sz="4" w:space="0" w:color="auto"/>
              <w:bottom w:val="single" w:sz="4" w:space="0" w:color="auto"/>
              <w:right w:val="single" w:sz="4" w:space="0" w:color="auto"/>
            </w:tcBorders>
            <w:shd w:val="clear" w:color="auto" w:fill="E2EFD9" w:themeFill="accent6" w:themeFillTint="33"/>
          </w:tcPr>
          <w:p w14:paraId="345A66F0"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843" w:type="dxa"/>
            <w:tcBorders>
              <w:left w:val="nil"/>
              <w:bottom w:val="single" w:sz="4" w:space="0" w:color="auto"/>
              <w:right w:val="single" w:sz="4" w:space="0" w:color="auto"/>
            </w:tcBorders>
            <w:shd w:val="clear" w:color="auto" w:fill="D9E2F3" w:themeFill="accent1" w:themeFillTint="33"/>
          </w:tcPr>
          <w:p w14:paraId="0B2BDC7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bottom w:val="single" w:sz="4" w:space="0" w:color="auto"/>
              <w:right w:val="single" w:sz="4" w:space="0" w:color="auto"/>
            </w:tcBorders>
            <w:shd w:val="clear" w:color="auto" w:fill="FFFFFF" w:themeFill="background1"/>
          </w:tcPr>
          <w:p w14:paraId="2CB6259D"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(EI03ET07-4S18) </w:t>
            </w:r>
            <w:r w:rsidRPr="00456E50">
              <w:rPr>
                <w:rFonts w:asciiTheme="minorHAnsi" w:eastAsia="Times New Roman" w:hAnsiTheme="minorHAnsi" w:cstheme="minorHAnsi"/>
                <w:color w:val="000000"/>
                <w:sz w:val="20"/>
                <w:szCs w:val="20"/>
              </w:rPr>
              <w:t>Registrar quantidades de forma, convencional ou não convencional, em atividades lúdicas como jogos e oficinas, compartilhando com o grupo social sua descoberta.</w:t>
            </w:r>
          </w:p>
        </w:tc>
        <w:tc>
          <w:tcPr>
            <w:tcW w:w="4678" w:type="dxa"/>
            <w:tcBorders>
              <w:top w:val="single" w:sz="4" w:space="0" w:color="auto"/>
              <w:left w:val="nil"/>
              <w:bottom w:val="single" w:sz="4" w:space="0" w:color="auto"/>
              <w:right w:val="single" w:sz="4" w:space="0" w:color="auto"/>
            </w:tcBorders>
            <w:shd w:val="clear" w:color="auto" w:fill="FFFFFF" w:themeFill="background1"/>
          </w:tcPr>
          <w:p w14:paraId="62CDC416"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(EI03ET07-5S18) </w:t>
            </w:r>
            <w:r w:rsidRPr="00456E50">
              <w:rPr>
                <w:rFonts w:asciiTheme="minorHAnsi" w:eastAsia="Times New Roman" w:hAnsiTheme="minorHAnsi" w:cstheme="minorHAnsi"/>
                <w:color w:val="000000"/>
                <w:sz w:val="20"/>
                <w:szCs w:val="20"/>
              </w:rPr>
              <w:t>Registrar quantidades de forma, convencional ou não convencional, em atividades lúdicas como jogos e oficinas, compartilhando com o grupo social sua descoberta.</w:t>
            </w:r>
          </w:p>
        </w:tc>
        <w:tc>
          <w:tcPr>
            <w:tcW w:w="1701" w:type="dxa"/>
            <w:tcBorders>
              <w:left w:val="nil"/>
              <w:bottom w:val="single" w:sz="4" w:space="0" w:color="auto"/>
              <w:right w:val="single" w:sz="4" w:space="0" w:color="auto"/>
            </w:tcBorders>
            <w:shd w:val="clear" w:color="auto" w:fill="auto"/>
          </w:tcPr>
          <w:p w14:paraId="0AE867D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tcBorders>
              <w:left w:val="nil"/>
              <w:bottom w:val="single" w:sz="4" w:space="0" w:color="auto"/>
              <w:right w:val="single" w:sz="4" w:space="0" w:color="auto"/>
            </w:tcBorders>
            <w:shd w:val="clear" w:color="auto" w:fill="auto"/>
          </w:tcPr>
          <w:p w14:paraId="10E499D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r>
      <w:tr w:rsidR="00456E50" w:rsidRPr="00456E50" w14:paraId="4C4E5F03" w14:textId="77777777" w:rsidTr="00A07499">
        <w:trPr>
          <w:trHeight w:val="227"/>
        </w:trPr>
        <w:tc>
          <w:tcPr>
            <w:tcW w:w="1843"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232FAAF"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(EI03ET08) </w:t>
            </w:r>
          </w:p>
          <w:p w14:paraId="78C7AA97" w14:textId="77777777" w:rsidR="00456E50" w:rsidRPr="00456E50" w:rsidRDefault="00456E50" w:rsidP="00456E50">
            <w:pPr>
              <w:spacing w:after="0" w:line="240" w:lineRule="auto"/>
              <w:jc w:val="center"/>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Expressar medidas (peso, altura etc.), construindo gráficos básicos.</w:t>
            </w:r>
          </w:p>
        </w:tc>
        <w:tc>
          <w:tcPr>
            <w:tcW w:w="1843" w:type="dxa"/>
            <w:vMerge w:val="restart"/>
            <w:tcBorders>
              <w:top w:val="single" w:sz="4" w:space="0" w:color="auto"/>
              <w:left w:val="nil"/>
              <w:bottom w:val="single" w:sz="4" w:space="0" w:color="auto"/>
              <w:right w:val="single" w:sz="4" w:space="0" w:color="auto"/>
            </w:tcBorders>
            <w:shd w:val="clear" w:color="auto" w:fill="D9E2F3" w:themeFill="accent1" w:themeFillTint="33"/>
          </w:tcPr>
          <w:p w14:paraId="1EE86AB5"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C1. Conhecimento</w:t>
            </w:r>
          </w:p>
          <w:p w14:paraId="555251EF"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C2. Pensamento científico, crítico e criativo</w:t>
            </w:r>
          </w:p>
          <w:p w14:paraId="521E0FCC"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C3. Repertório Cultural</w:t>
            </w:r>
          </w:p>
          <w:p w14:paraId="6650D402"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C4. Comunicação</w:t>
            </w:r>
          </w:p>
          <w:p w14:paraId="45E234D5"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C6. Trabalho e projeto de vida</w:t>
            </w:r>
          </w:p>
          <w:p w14:paraId="12119CA2"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C8. Autoconhecimento e autocuidado</w:t>
            </w:r>
          </w:p>
          <w:p w14:paraId="48B2B0BE" w14:textId="77777777" w:rsidR="00456E50" w:rsidRPr="00456E50" w:rsidRDefault="00456E50" w:rsidP="00456E50">
            <w:pPr>
              <w:spacing w:after="0" w:line="240" w:lineRule="auto"/>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C9. Empatia e Cooperação</w:t>
            </w:r>
          </w:p>
          <w:p w14:paraId="0A334437" w14:textId="77777777" w:rsidR="00456E50" w:rsidRPr="00456E50" w:rsidRDefault="00456E50" w:rsidP="00456E50">
            <w:pPr>
              <w:spacing w:after="0" w:line="240" w:lineRule="auto"/>
              <w:jc w:val="both"/>
              <w:rPr>
                <w:rFonts w:asciiTheme="minorHAnsi" w:eastAsia="Times New Roman" w:hAnsiTheme="minorHAnsi" w:cstheme="minorHAnsi"/>
                <w:color w:val="000000"/>
                <w:sz w:val="18"/>
                <w:szCs w:val="18"/>
              </w:rPr>
            </w:pPr>
            <w:r w:rsidRPr="00456E50">
              <w:rPr>
                <w:rFonts w:asciiTheme="minorHAnsi" w:eastAsia="Times New Roman" w:hAnsiTheme="minorHAnsi" w:cstheme="minorHAnsi"/>
                <w:color w:val="000000"/>
                <w:sz w:val="18"/>
                <w:szCs w:val="18"/>
              </w:rPr>
              <w:t>C10. Responsabilidade e autonomia</w:t>
            </w:r>
          </w:p>
        </w:tc>
        <w:tc>
          <w:tcPr>
            <w:tcW w:w="8505"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6BCCA7A0"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tcPr>
          <w:p w14:paraId="2547A76D" w14:textId="77777777" w:rsidR="00456E50" w:rsidRPr="00456E50" w:rsidRDefault="00456E50" w:rsidP="00456E50">
            <w:pPr>
              <w:spacing w:after="0" w:line="240" w:lineRule="auto"/>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Conviver</w:t>
            </w:r>
          </w:p>
          <w:p w14:paraId="48EED5A4" w14:textId="77777777" w:rsidR="00456E50" w:rsidRPr="00456E50" w:rsidRDefault="00456E50" w:rsidP="00456E50">
            <w:pPr>
              <w:spacing w:after="0" w:line="240" w:lineRule="auto"/>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Brincar</w:t>
            </w:r>
          </w:p>
          <w:p w14:paraId="0D86D4A4" w14:textId="77777777" w:rsidR="00456E50" w:rsidRPr="00456E50" w:rsidRDefault="00456E50" w:rsidP="00456E50">
            <w:pPr>
              <w:spacing w:after="0" w:line="240" w:lineRule="auto"/>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Participar</w:t>
            </w:r>
          </w:p>
          <w:p w14:paraId="089845D0" w14:textId="77777777" w:rsidR="00456E50" w:rsidRPr="00456E50" w:rsidRDefault="00456E50" w:rsidP="00456E50">
            <w:pPr>
              <w:spacing w:after="0" w:line="240" w:lineRule="auto"/>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Explorar</w:t>
            </w:r>
          </w:p>
          <w:p w14:paraId="54BAF2CF" w14:textId="77777777" w:rsidR="00456E50" w:rsidRPr="00456E50" w:rsidRDefault="00456E50" w:rsidP="00456E50">
            <w:pPr>
              <w:spacing w:after="0" w:line="240" w:lineRule="auto"/>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Expressar</w:t>
            </w:r>
          </w:p>
          <w:p w14:paraId="2301DC86" w14:textId="77777777" w:rsidR="00456E50" w:rsidRPr="00456E50" w:rsidRDefault="00456E50" w:rsidP="00456E50">
            <w:pPr>
              <w:spacing w:after="0" w:line="240" w:lineRule="auto"/>
              <w:rPr>
                <w:rFonts w:asciiTheme="minorHAnsi" w:eastAsia="Times New Roman" w:hAnsiTheme="minorHAnsi" w:cstheme="minorHAnsi"/>
                <w:color w:val="000000"/>
                <w:sz w:val="20"/>
                <w:szCs w:val="20"/>
              </w:rPr>
            </w:pPr>
            <w:r w:rsidRPr="00456E50">
              <w:rPr>
                <w:rFonts w:asciiTheme="minorHAnsi" w:eastAsia="Times New Roman" w:hAnsiTheme="minorHAnsi" w:cstheme="minorHAnsi"/>
                <w:color w:val="000000"/>
                <w:sz w:val="20"/>
                <w:szCs w:val="20"/>
              </w:rPr>
              <w:t>Conhecer-se</w:t>
            </w:r>
          </w:p>
          <w:p w14:paraId="1975B4AF" w14:textId="77777777" w:rsidR="00456E50" w:rsidRPr="00456E50" w:rsidRDefault="00456E50" w:rsidP="00456E50">
            <w:pPr>
              <w:spacing w:after="0" w:line="240" w:lineRule="auto"/>
              <w:rPr>
                <w:rFonts w:asciiTheme="minorHAnsi" w:eastAsia="Times New Roman" w:hAnsiTheme="minorHAnsi" w:cstheme="minorHAnsi"/>
                <w:color w:val="000000"/>
                <w:sz w:val="20"/>
                <w:szCs w:val="20"/>
              </w:rPr>
            </w:pPr>
          </w:p>
          <w:p w14:paraId="53A1534C" w14:textId="77777777" w:rsidR="00456E50" w:rsidRPr="00456E50" w:rsidRDefault="00456E50" w:rsidP="00456E50">
            <w:pPr>
              <w:spacing w:after="0" w:line="240" w:lineRule="auto"/>
              <w:rPr>
                <w:rFonts w:asciiTheme="minorHAnsi" w:eastAsia="Times New Roman" w:hAnsiTheme="minorHAnsi" w:cstheme="minorHAnsi"/>
                <w:color w:val="000000"/>
                <w:sz w:val="20"/>
                <w:szCs w:val="20"/>
              </w:rPr>
            </w:pPr>
          </w:p>
          <w:p w14:paraId="6F056D83" w14:textId="77777777" w:rsidR="00456E50" w:rsidRPr="00456E50" w:rsidRDefault="00456E50" w:rsidP="00456E50">
            <w:pPr>
              <w:spacing w:after="0" w:line="240" w:lineRule="auto"/>
              <w:rPr>
                <w:rFonts w:asciiTheme="minorHAnsi" w:eastAsia="Times New Roman" w:hAnsiTheme="minorHAnsi" w:cstheme="minorHAnsi"/>
                <w:color w:val="000000"/>
                <w:sz w:val="20"/>
                <w:szCs w:val="20"/>
              </w:rPr>
            </w:pPr>
          </w:p>
        </w:tc>
        <w:tc>
          <w:tcPr>
            <w:tcW w:w="1838" w:type="dxa"/>
            <w:vMerge w:val="restart"/>
            <w:tcBorders>
              <w:top w:val="single" w:sz="4" w:space="0" w:color="auto"/>
              <w:left w:val="single" w:sz="4" w:space="0" w:color="auto"/>
              <w:bottom w:val="single" w:sz="4" w:space="0" w:color="auto"/>
              <w:right w:val="single" w:sz="4" w:space="0" w:color="auto"/>
            </w:tcBorders>
            <w:shd w:val="clear" w:color="auto" w:fill="auto"/>
          </w:tcPr>
          <w:p w14:paraId="3E4731CD" w14:textId="77777777" w:rsidR="00456E50" w:rsidRPr="00456E50" w:rsidRDefault="00456E50" w:rsidP="00456E50">
            <w:pPr>
              <w:spacing w:after="0" w:line="240" w:lineRule="auto"/>
              <w:jc w:val="center"/>
              <w:rPr>
                <w:rFonts w:asciiTheme="minorHAnsi" w:eastAsia="Times New Roman" w:hAnsiTheme="minorHAnsi" w:cstheme="minorHAnsi"/>
                <w:color w:val="000000"/>
                <w:sz w:val="20"/>
                <w:szCs w:val="20"/>
              </w:rPr>
            </w:pPr>
            <w:r w:rsidRPr="00456E50">
              <w:rPr>
                <w:rFonts w:asciiTheme="minorHAnsi" w:eastAsiaTheme="minorHAnsi" w:hAnsiTheme="minorHAnsi" w:cstheme="minorHAnsi"/>
                <w:noProof/>
                <w:sz w:val="20"/>
                <w:szCs w:val="20"/>
              </w:rPr>
              <w:drawing>
                <wp:inline distT="0" distB="0" distL="0" distR="0" wp14:anchorId="3BAA7358" wp14:editId="1517D708">
                  <wp:extent cx="906711" cy="888521"/>
                  <wp:effectExtent l="0" t="0" r="8255" b="6985"/>
                  <wp:docPr id="42" name="Imagem 42" descr="CONHEÇA OS 17 OBJETIVOS DE DESENVOLVIMENTO SUSTENTÁVEL -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HEÇA OS 17 OBJETIVOS DE DESENVOLVIMENTO SUSTENTÁVEL - Plan ..."/>
                          <pic:cNvPicPr>
                            <a:picLocks noChangeAspect="1" noChangeArrowheads="1"/>
                          </pic:cNvPicPr>
                        </pic:nvPicPr>
                        <pic:blipFill rotWithShape="1">
                          <a:blip r:embed="rId35">
                            <a:extLst>
                              <a:ext uri="{28A0092B-C50C-407E-A947-70E740481C1C}">
                                <a14:useLocalDpi xmlns:a14="http://schemas.microsoft.com/office/drawing/2010/main" val="0"/>
                              </a:ext>
                            </a:extLst>
                          </a:blip>
                          <a:srcRect l="50133" t="15531" r="33066" b="56887"/>
                          <a:stretch/>
                        </pic:blipFill>
                        <pic:spPr bwMode="auto">
                          <a:xfrm>
                            <a:off x="0" y="0"/>
                            <a:ext cx="907271" cy="8890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6E50" w:rsidRPr="00456E50" w14:paraId="33CC2B37"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59FD240"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0F51CB21"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tcPr>
          <w:p w14:paraId="4FEA576D"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(EI03ET08-4S01) </w:t>
            </w:r>
            <w:r w:rsidRPr="00456E50">
              <w:rPr>
                <w:rFonts w:asciiTheme="minorHAnsi" w:eastAsia="Times New Roman" w:hAnsiTheme="minorHAnsi" w:cstheme="minorHAnsi"/>
                <w:color w:val="000000"/>
                <w:sz w:val="20"/>
                <w:szCs w:val="20"/>
              </w:rPr>
              <w:t>Usar e manipular unidades não convencionais de medidas como blocos de encaixe e empilhamento para a compreensão básica e progressiva de representação gráfica.</w:t>
            </w:r>
          </w:p>
        </w:tc>
        <w:tc>
          <w:tcPr>
            <w:tcW w:w="46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8D16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(EI03ET08-5S01) </w:t>
            </w:r>
            <w:r w:rsidRPr="00456E50">
              <w:rPr>
                <w:rFonts w:asciiTheme="minorHAnsi" w:eastAsia="Times New Roman" w:hAnsiTheme="minorHAnsi" w:cstheme="minorHAnsi"/>
                <w:color w:val="000000"/>
                <w:sz w:val="20"/>
                <w:szCs w:val="20"/>
              </w:rPr>
              <w:t>Usar e manipular unidades não convencionais de medidas como blocos de encaixe e empilhamento para a compreensão básica e progressiva de representação gráfica.</w:t>
            </w:r>
          </w:p>
          <w:p w14:paraId="74F65054"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2874A6B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single" w:sz="4" w:space="0" w:color="auto"/>
              <w:bottom w:val="single" w:sz="4" w:space="0" w:color="auto"/>
              <w:right w:val="single" w:sz="4" w:space="0" w:color="auto"/>
            </w:tcBorders>
            <w:shd w:val="clear" w:color="auto" w:fill="auto"/>
          </w:tcPr>
          <w:p w14:paraId="1E2CB298" w14:textId="77777777" w:rsidR="00456E50" w:rsidRPr="00456E50" w:rsidRDefault="00456E50" w:rsidP="00DC5FA0">
            <w:pPr>
              <w:numPr>
                <w:ilvl w:val="0"/>
                <w:numId w:val="36"/>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46216A8B" w14:textId="77777777" w:rsidTr="00A07499">
        <w:trPr>
          <w:trHeight w:val="988"/>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AA2A716"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0CF0C31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tcPr>
          <w:p w14:paraId="0B7A44B9"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(EI03ET08-4S05) </w:t>
            </w:r>
            <w:r w:rsidRPr="00456E50">
              <w:rPr>
                <w:rFonts w:asciiTheme="minorHAnsi" w:eastAsia="Times New Roman" w:hAnsiTheme="minorHAnsi" w:cstheme="minorHAnsi"/>
                <w:color w:val="000000"/>
                <w:sz w:val="20"/>
                <w:szCs w:val="20"/>
              </w:rPr>
              <w:t>Medir objetos, comparando-os e identificando seus atributos, compartilhando e registrando suas descobertas.</w:t>
            </w:r>
          </w:p>
        </w:tc>
        <w:tc>
          <w:tcPr>
            <w:tcW w:w="4678" w:type="dxa"/>
            <w:tcBorders>
              <w:top w:val="single" w:sz="4" w:space="0" w:color="auto"/>
              <w:left w:val="nil"/>
              <w:right w:val="single" w:sz="4" w:space="0" w:color="auto"/>
            </w:tcBorders>
            <w:shd w:val="clear" w:color="auto" w:fill="FFFFFF" w:themeFill="background1"/>
            <w:vAlign w:val="center"/>
          </w:tcPr>
          <w:p w14:paraId="6CAB131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(EI03ET08-5S04) </w:t>
            </w:r>
            <w:r w:rsidRPr="00456E50">
              <w:rPr>
                <w:rFonts w:asciiTheme="minorHAnsi" w:eastAsia="Times New Roman" w:hAnsiTheme="minorHAnsi" w:cstheme="minorHAnsi"/>
                <w:color w:val="000000"/>
                <w:sz w:val="20"/>
                <w:szCs w:val="20"/>
              </w:rPr>
              <w:t>Medir objetos, comparando-os e identificando seus atributos, compartilhando e registrando suas descobertas.</w:t>
            </w:r>
          </w:p>
          <w:p w14:paraId="7A0962A7"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551A8B24"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single" w:sz="4" w:space="0" w:color="auto"/>
              <w:bottom w:val="single" w:sz="4" w:space="0" w:color="auto"/>
              <w:right w:val="single" w:sz="4" w:space="0" w:color="auto"/>
            </w:tcBorders>
            <w:shd w:val="clear" w:color="auto" w:fill="auto"/>
          </w:tcPr>
          <w:p w14:paraId="7658C243" w14:textId="77777777" w:rsidR="00456E50" w:rsidRPr="00456E50" w:rsidRDefault="00456E50" w:rsidP="00DC5FA0">
            <w:pPr>
              <w:numPr>
                <w:ilvl w:val="0"/>
                <w:numId w:val="36"/>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3CD78D7E" w14:textId="77777777" w:rsidTr="00A07499">
        <w:trPr>
          <w:trHeight w:val="181"/>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B01270C"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4643B4F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vAlign w:val="center"/>
          </w:tcPr>
          <w:p w14:paraId="2E81B3F5"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(EI03ET08-4S02) </w:t>
            </w:r>
            <w:r w:rsidRPr="00456E50">
              <w:rPr>
                <w:rFonts w:asciiTheme="minorHAnsi" w:eastAsia="Times New Roman" w:hAnsiTheme="minorHAnsi" w:cstheme="minorHAnsi"/>
                <w:color w:val="000000"/>
                <w:sz w:val="20"/>
                <w:szCs w:val="20"/>
              </w:rPr>
              <w:t>Estabelecer relações entre diferentes materiais: tamanho, peso, temperatura, comprimento entre outros</w:t>
            </w:r>
          </w:p>
        </w:tc>
        <w:tc>
          <w:tcPr>
            <w:tcW w:w="4678" w:type="dxa"/>
            <w:tcBorders>
              <w:top w:val="single" w:sz="4" w:space="0" w:color="auto"/>
              <w:left w:val="nil"/>
              <w:right w:val="single" w:sz="4" w:space="0" w:color="auto"/>
            </w:tcBorders>
            <w:shd w:val="clear" w:color="auto" w:fill="FFFFFF" w:themeFill="background1"/>
            <w:vAlign w:val="center"/>
          </w:tcPr>
          <w:p w14:paraId="40E18423"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(EI03ET08-5S02) </w:t>
            </w:r>
            <w:r w:rsidRPr="00456E50">
              <w:rPr>
                <w:rFonts w:asciiTheme="minorHAnsi" w:eastAsia="Times New Roman" w:hAnsiTheme="minorHAnsi" w:cstheme="minorHAnsi"/>
                <w:color w:val="000000"/>
                <w:sz w:val="20"/>
                <w:szCs w:val="20"/>
              </w:rPr>
              <w:t>Estabelecer relações entre diferentes materiais: tamanho, peso, temperatura, comprimento entre outros.</w:t>
            </w: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26970D28"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single" w:sz="4" w:space="0" w:color="auto"/>
              <w:bottom w:val="single" w:sz="4" w:space="0" w:color="auto"/>
              <w:right w:val="single" w:sz="4" w:space="0" w:color="auto"/>
            </w:tcBorders>
            <w:shd w:val="clear" w:color="auto" w:fill="auto"/>
          </w:tcPr>
          <w:p w14:paraId="0BE0743A" w14:textId="77777777" w:rsidR="00456E50" w:rsidRPr="00456E50" w:rsidRDefault="00456E50" w:rsidP="00DC5FA0">
            <w:pPr>
              <w:numPr>
                <w:ilvl w:val="0"/>
                <w:numId w:val="36"/>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416FE313" w14:textId="77777777" w:rsidTr="00A07499">
        <w:trPr>
          <w:trHeight w:val="181"/>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45BEBFF"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45796B94"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vAlign w:val="center"/>
          </w:tcPr>
          <w:p w14:paraId="5E20F3B7"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(EI03ET08-4S03) </w:t>
            </w:r>
            <w:r w:rsidRPr="00456E50">
              <w:rPr>
                <w:rFonts w:asciiTheme="minorHAnsi" w:eastAsia="Times New Roman" w:hAnsiTheme="minorHAnsi" w:cstheme="minorHAnsi"/>
                <w:color w:val="000000"/>
                <w:sz w:val="20"/>
                <w:szCs w:val="20"/>
              </w:rPr>
              <w:t>Identificar em situações investigativas e de exploração como realizar uma receita, relações de quantidade e peso entre outras.</w:t>
            </w:r>
          </w:p>
        </w:tc>
        <w:tc>
          <w:tcPr>
            <w:tcW w:w="4678" w:type="dxa"/>
            <w:vMerge w:val="restart"/>
            <w:tcBorders>
              <w:top w:val="single" w:sz="4" w:space="0" w:color="auto"/>
              <w:left w:val="nil"/>
              <w:right w:val="single" w:sz="4" w:space="0" w:color="auto"/>
            </w:tcBorders>
            <w:shd w:val="clear" w:color="auto" w:fill="FFFFFF" w:themeFill="background1"/>
            <w:vAlign w:val="center"/>
          </w:tcPr>
          <w:p w14:paraId="3132A35A"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(EI03ET08-5S03) </w:t>
            </w:r>
            <w:r w:rsidRPr="00456E50">
              <w:rPr>
                <w:rFonts w:asciiTheme="minorHAnsi" w:eastAsia="Times New Roman" w:hAnsiTheme="minorHAnsi" w:cstheme="minorHAnsi"/>
                <w:color w:val="000000"/>
                <w:sz w:val="20"/>
                <w:szCs w:val="20"/>
              </w:rPr>
              <w:t>Identificar em situações investigativas e de exploração como realizar uma receita, relações de quantidade e peso entre outras, e registrar a descoberta refletindo sobre a escrita e a leitura dos números em diferentes contextos.</w:t>
            </w:r>
          </w:p>
          <w:p w14:paraId="7EB16E70"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77E6A81C"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single" w:sz="4" w:space="0" w:color="auto"/>
              <w:bottom w:val="single" w:sz="4" w:space="0" w:color="auto"/>
              <w:right w:val="single" w:sz="4" w:space="0" w:color="auto"/>
            </w:tcBorders>
            <w:shd w:val="clear" w:color="auto" w:fill="auto"/>
          </w:tcPr>
          <w:p w14:paraId="66CC29E3" w14:textId="77777777" w:rsidR="00456E50" w:rsidRPr="00456E50" w:rsidRDefault="00456E50" w:rsidP="00DC5FA0">
            <w:pPr>
              <w:numPr>
                <w:ilvl w:val="0"/>
                <w:numId w:val="36"/>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32F78392" w14:textId="77777777" w:rsidTr="00A07499">
        <w:trPr>
          <w:trHeight w:val="181"/>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C67222C"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1B96DCC2"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nil"/>
              <w:right w:val="single" w:sz="4" w:space="0" w:color="auto"/>
            </w:tcBorders>
            <w:shd w:val="clear" w:color="auto" w:fill="FFFFFF" w:themeFill="background1"/>
            <w:vAlign w:val="center"/>
          </w:tcPr>
          <w:p w14:paraId="059FD22D"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r w:rsidRPr="00456E50">
              <w:rPr>
                <w:rFonts w:asciiTheme="minorHAnsi" w:eastAsia="Times New Roman" w:hAnsiTheme="minorHAnsi" w:cstheme="minorHAnsi"/>
                <w:b/>
                <w:bCs/>
                <w:color w:val="000000"/>
                <w:sz w:val="20"/>
                <w:szCs w:val="20"/>
              </w:rPr>
              <w:t xml:space="preserve">(EI03ET08-4S04) </w:t>
            </w:r>
            <w:r w:rsidRPr="00456E50">
              <w:rPr>
                <w:rFonts w:asciiTheme="minorHAnsi" w:eastAsia="Times New Roman" w:hAnsiTheme="minorHAnsi" w:cstheme="minorHAnsi"/>
                <w:color w:val="000000"/>
                <w:sz w:val="20"/>
                <w:szCs w:val="20"/>
              </w:rPr>
              <w:t>Registrar a descoberta refletindo sobre a escrita e a leitura dos números em diferentes contextos</w:t>
            </w:r>
          </w:p>
        </w:tc>
        <w:tc>
          <w:tcPr>
            <w:tcW w:w="4678" w:type="dxa"/>
            <w:vMerge/>
            <w:tcBorders>
              <w:left w:val="nil"/>
              <w:right w:val="single" w:sz="4" w:space="0" w:color="auto"/>
            </w:tcBorders>
            <w:shd w:val="clear" w:color="auto" w:fill="FFFFFF" w:themeFill="background1"/>
            <w:vAlign w:val="center"/>
          </w:tcPr>
          <w:p w14:paraId="5F4EB7B3" w14:textId="77777777" w:rsidR="00456E50" w:rsidRPr="00456E50" w:rsidRDefault="00456E50" w:rsidP="00456E50">
            <w:pPr>
              <w:spacing w:after="0" w:line="240" w:lineRule="auto"/>
              <w:jc w:val="both"/>
              <w:rPr>
                <w:rFonts w:asciiTheme="minorHAnsi" w:eastAsia="Times New Roman" w:hAnsiTheme="minorHAnsi" w:cstheme="minorHAnsi"/>
                <w:b/>
                <w:bCs/>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69EA466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single" w:sz="4" w:space="0" w:color="auto"/>
              <w:bottom w:val="single" w:sz="4" w:space="0" w:color="auto"/>
              <w:right w:val="single" w:sz="4" w:space="0" w:color="auto"/>
            </w:tcBorders>
            <w:shd w:val="clear" w:color="auto" w:fill="auto"/>
          </w:tcPr>
          <w:p w14:paraId="5B9D0C8E" w14:textId="77777777" w:rsidR="00456E50" w:rsidRPr="00456E50" w:rsidRDefault="00456E50" w:rsidP="00DC5FA0">
            <w:pPr>
              <w:numPr>
                <w:ilvl w:val="0"/>
                <w:numId w:val="36"/>
              </w:numPr>
              <w:spacing w:after="0" w:line="240" w:lineRule="auto"/>
              <w:contextualSpacing/>
              <w:jc w:val="both"/>
              <w:rPr>
                <w:rFonts w:asciiTheme="minorHAnsi" w:eastAsia="Times New Roman" w:hAnsiTheme="minorHAnsi" w:cstheme="minorHAnsi"/>
                <w:color w:val="000000"/>
                <w:sz w:val="20"/>
                <w:szCs w:val="20"/>
              </w:rPr>
            </w:pPr>
          </w:p>
        </w:tc>
      </w:tr>
      <w:tr w:rsidR="00456E50" w:rsidRPr="00456E50" w14:paraId="692B3965" w14:textId="77777777" w:rsidTr="00A07499">
        <w:trPr>
          <w:trHeight w:val="20"/>
        </w:trPr>
        <w:tc>
          <w:tcPr>
            <w:tcW w:w="1843"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C7F45AA" w14:textId="77777777" w:rsidR="00456E50" w:rsidRPr="00456E50" w:rsidRDefault="00456E50" w:rsidP="00456E50">
            <w:pPr>
              <w:spacing w:after="0" w:line="240" w:lineRule="auto"/>
              <w:jc w:val="center"/>
              <w:rPr>
                <w:rFonts w:asciiTheme="minorHAnsi" w:eastAsia="Times New Roman" w:hAnsiTheme="minorHAnsi" w:cstheme="minorHAnsi"/>
                <w:b/>
                <w:bCs/>
                <w:color w:val="000000"/>
                <w:sz w:val="20"/>
                <w:szCs w:val="20"/>
              </w:rPr>
            </w:pPr>
          </w:p>
        </w:tc>
        <w:tc>
          <w:tcPr>
            <w:tcW w:w="1843" w:type="dxa"/>
            <w:vMerge/>
            <w:tcBorders>
              <w:top w:val="single" w:sz="4" w:space="0" w:color="auto"/>
              <w:left w:val="nil"/>
              <w:bottom w:val="single" w:sz="4" w:space="0" w:color="auto"/>
              <w:right w:val="single" w:sz="4" w:space="0" w:color="auto"/>
            </w:tcBorders>
            <w:shd w:val="clear" w:color="auto" w:fill="D9E2F3" w:themeFill="accent1" w:themeFillTint="33"/>
          </w:tcPr>
          <w:p w14:paraId="19A06B7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3827" w:type="dxa"/>
            <w:tcBorders>
              <w:top w:val="single" w:sz="4" w:space="0" w:color="auto"/>
              <w:left w:val="single" w:sz="4" w:space="0" w:color="auto"/>
              <w:bottom w:val="single" w:sz="4" w:space="0" w:color="auto"/>
              <w:right w:val="single" w:sz="4" w:space="0" w:color="auto"/>
            </w:tcBorders>
            <w:shd w:val="clear" w:color="auto" w:fill="FFFFFF" w:themeFill="background1"/>
          </w:tcPr>
          <w:p w14:paraId="3A48875B"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(EI03ET08-4S06) </w:t>
            </w:r>
            <w:r w:rsidRPr="00456E50">
              <w:rPr>
                <w:rFonts w:asciiTheme="minorHAnsi" w:eastAsia="Times New Roman" w:hAnsiTheme="minorHAnsi" w:cstheme="minorHAnsi"/>
                <w:color w:val="000000"/>
                <w:sz w:val="20"/>
                <w:szCs w:val="20"/>
              </w:rPr>
              <w:t>Construir noções de gráficos básicos e outras representações para expressar medidas em situações de vida diária, com o auxílio do professor.</w:t>
            </w:r>
          </w:p>
        </w:tc>
        <w:tc>
          <w:tcPr>
            <w:tcW w:w="4678" w:type="dxa"/>
            <w:tcBorders>
              <w:top w:val="single" w:sz="4" w:space="0" w:color="auto"/>
              <w:left w:val="single" w:sz="4" w:space="0" w:color="auto"/>
              <w:bottom w:val="single" w:sz="4" w:space="0" w:color="auto"/>
              <w:right w:val="single" w:sz="4" w:space="0" w:color="auto"/>
            </w:tcBorders>
            <w:shd w:val="clear" w:color="auto" w:fill="FFFFFF" w:themeFill="background1"/>
          </w:tcPr>
          <w:p w14:paraId="0B7D8BF3"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r w:rsidRPr="00456E50">
              <w:rPr>
                <w:rFonts w:asciiTheme="minorHAnsi" w:eastAsia="Times New Roman" w:hAnsiTheme="minorHAnsi" w:cstheme="minorHAnsi"/>
                <w:b/>
                <w:bCs/>
                <w:color w:val="000000"/>
                <w:sz w:val="20"/>
                <w:szCs w:val="20"/>
              </w:rPr>
              <w:t xml:space="preserve">(EI03ET08-5S05) </w:t>
            </w:r>
            <w:r w:rsidRPr="00456E50">
              <w:rPr>
                <w:rFonts w:asciiTheme="minorHAnsi" w:eastAsia="Times New Roman" w:hAnsiTheme="minorHAnsi" w:cstheme="minorHAnsi"/>
                <w:color w:val="000000"/>
                <w:sz w:val="20"/>
                <w:szCs w:val="20"/>
              </w:rPr>
              <w:t>Construir noções de gráficos básicos e outras representações para expressar medidas em situações de vida diária.</w:t>
            </w:r>
          </w:p>
          <w:p w14:paraId="6A6E8D3E"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shd w:val="clear" w:color="auto" w:fill="auto"/>
          </w:tcPr>
          <w:p w14:paraId="2E2D648F" w14:textId="77777777" w:rsidR="00456E50" w:rsidRPr="00456E50" w:rsidRDefault="00456E50" w:rsidP="00456E50">
            <w:pPr>
              <w:spacing w:after="0" w:line="240" w:lineRule="auto"/>
              <w:jc w:val="both"/>
              <w:rPr>
                <w:rFonts w:asciiTheme="minorHAnsi" w:eastAsia="Times New Roman" w:hAnsiTheme="minorHAnsi" w:cstheme="minorHAnsi"/>
                <w:color w:val="000000"/>
                <w:sz w:val="20"/>
                <w:szCs w:val="20"/>
              </w:rPr>
            </w:pPr>
          </w:p>
        </w:tc>
        <w:tc>
          <w:tcPr>
            <w:tcW w:w="1838" w:type="dxa"/>
            <w:vMerge/>
            <w:tcBorders>
              <w:top w:val="single" w:sz="4" w:space="0" w:color="auto"/>
              <w:left w:val="single" w:sz="4" w:space="0" w:color="auto"/>
              <w:bottom w:val="single" w:sz="4" w:space="0" w:color="auto"/>
              <w:right w:val="single" w:sz="4" w:space="0" w:color="auto"/>
            </w:tcBorders>
            <w:shd w:val="clear" w:color="auto" w:fill="auto"/>
          </w:tcPr>
          <w:p w14:paraId="1E777E0B" w14:textId="77777777" w:rsidR="00456E50" w:rsidRPr="00456E50" w:rsidRDefault="00456E50" w:rsidP="00DC5FA0">
            <w:pPr>
              <w:numPr>
                <w:ilvl w:val="0"/>
                <w:numId w:val="36"/>
              </w:numPr>
              <w:spacing w:after="0" w:line="240" w:lineRule="auto"/>
              <w:contextualSpacing/>
              <w:jc w:val="both"/>
              <w:rPr>
                <w:rFonts w:asciiTheme="minorHAnsi" w:eastAsia="Times New Roman" w:hAnsiTheme="minorHAnsi" w:cstheme="minorHAnsi"/>
                <w:color w:val="000000"/>
                <w:sz w:val="20"/>
                <w:szCs w:val="20"/>
              </w:rPr>
            </w:pPr>
          </w:p>
        </w:tc>
      </w:tr>
    </w:tbl>
    <w:p w14:paraId="2746CFF6" w14:textId="5A8A4C11" w:rsidR="513968DD" w:rsidRDefault="513968DD"/>
    <w:p w14:paraId="357C7131" w14:textId="2C636F74" w:rsidR="513968DD" w:rsidRDefault="513968DD"/>
    <w:p w14:paraId="0CD98C3E" w14:textId="4B5272CC" w:rsidR="513968DD" w:rsidRDefault="513968DD"/>
    <w:p w14:paraId="52305D16" w14:textId="77777777" w:rsidR="009026A1" w:rsidRPr="003025FD" w:rsidRDefault="009026A1" w:rsidP="009026A1">
      <w:pPr>
        <w:rPr>
          <w:rFonts w:ascii="Arial" w:hAnsi="Arial" w:cs="Arial"/>
        </w:rPr>
      </w:pPr>
    </w:p>
    <w:p w14:paraId="4106663F" w14:textId="75676DEA" w:rsidR="513968DD" w:rsidRDefault="513968DD"/>
    <w:p w14:paraId="2896C91B" w14:textId="27C20A87" w:rsidR="513968DD" w:rsidRDefault="513968DD"/>
    <w:p w14:paraId="797A216E" w14:textId="77777777" w:rsidR="009026A1" w:rsidRPr="003025FD" w:rsidRDefault="009026A1" w:rsidP="009026A1">
      <w:pPr>
        <w:ind w:left="-709" w:firstLine="709"/>
        <w:rPr>
          <w:rFonts w:ascii="Arial" w:hAnsi="Arial" w:cs="Arial"/>
        </w:rPr>
      </w:pPr>
    </w:p>
    <w:p w14:paraId="5D616CB9" w14:textId="77777777" w:rsidR="009026A1" w:rsidRPr="003025FD" w:rsidRDefault="009026A1" w:rsidP="009026A1">
      <w:pPr>
        <w:rPr>
          <w:rFonts w:ascii="Arial" w:hAnsi="Arial" w:cs="Arial"/>
        </w:rPr>
      </w:pPr>
    </w:p>
    <w:p w14:paraId="7D94E778" w14:textId="77777777" w:rsidR="009026A1" w:rsidRPr="003025FD" w:rsidRDefault="009026A1" w:rsidP="009026A1">
      <w:pPr>
        <w:rPr>
          <w:rFonts w:ascii="Arial" w:hAnsi="Arial" w:cs="Arial"/>
        </w:rPr>
      </w:pPr>
    </w:p>
    <w:p w14:paraId="7C58BEEF" w14:textId="3E627938" w:rsidR="513968DD" w:rsidRDefault="513968DD"/>
    <w:p w14:paraId="2A1DD0A0" w14:textId="2D407087" w:rsidR="513968DD" w:rsidRDefault="513968DD"/>
    <w:p w14:paraId="0DF9D65A" w14:textId="5BF27476" w:rsidR="513968DD" w:rsidRDefault="513968DD"/>
    <w:p w14:paraId="72E74219" w14:textId="77777777" w:rsidR="009026A1" w:rsidRPr="003025FD" w:rsidRDefault="009026A1" w:rsidP="009026A1">
      <w:pPr>
        <w:rPr>
          <w:rFonts w:ascii="Arial" w:hAnsi="Arial" w:cs="Arial"/>
        </w:rPr>
      </w:pPr>
    </w:p>
    <w:p w14:paraId="6629AE07" w14:textId="41C79D5E" w:rsidR="513968DD" w:rsidRDefault="513968DD"/>
    <w:p w14:paraId="2669483A" w14:textId="62FB6DDF" w:rsidR="513968DD" w:rsidRDefault="513968DD"/>
    <w:p w14:paraId="41C1039A" w14:textId="77777777" w:rsidR="009026A1" w:rsidRPr="003025FD" w:rsidRDefault="009026A1" w:rsidP="009026A1">
      <w:pPr>
        <w:rPr>
          <w:rFonts w:ascii="Arial" w:hAnsi="Arial" w:cs="Arial"/>
        </w:rPr>
      </w:pPr>
    </w:p>
    <w:p w14:paraId="24B40769" w14:textId="77777777" w:rsidR="009026A1" w:rsidRPr="003025FD" w:rsidRDefault="009026A1" w:rsidP="009026A1">
      <w:pPr>
        <w:rPr>
          <w:rFonts w:ascii="Arial" w:hAnsi="Arial" w:cs="Arial"/>
        </w:rPr>
      </w:pPr>
      <w:r w:rsidRPr="003025FD">
        <w:rPr>
          <w:rFonts w:ascii="Arial" w:hAnsi="Arial" w:cs="Arial"/>
        </w:rPr>
        <w:tab/>
      </w:r>
    </w:p>
    <w:p w14:paraId="748926DE" w14:textId="11D72A1B" w:rsidR="513968DD" w:rsidRDefault="513968DD"/>
    <w:p w14:paraId="74E05058" w14:textId="58807C73" w:rsidR="513968DD" w:rsidRDefault="513968DD"/>
    <w:p w14:paraId="1F33D04F" w14:textId="69869575" w:rsidR="513968DD" w:rsidRDefault="513968DD"/>
    <w:p w14:paraId="340C9899" w14:textId="40C2827F" w:rsidR="513968DD" w:rsidRDefault="513968DD"/>
    <w:p w14:paraId="571E3D2B" w14:textId="77777777" w:rsidR="009026A1" w:rsidRPr="003025FD" w:rsidRDefault="009026A1" w:rsidP="009026A1">
      <w:pPr>
        <w:ind w:left="426"/>
        <w:rPr>
          <w:rFonts w:ascii="Arial" w:hAnsi="Arial" w:cs="Arial"/>
        </w:rPr>
      </w:pPr>
    </w:p>
    <w:p w14:paraId="3E1D79B5" w14:textId="77777777" w:rsidR="009026A1" w:rsidRPr="003025FD" w:rsidRDefault="009026A1" w:rsidP="009026A1">
      <w:pPr>
        <w:rPr>
          <w:rFonts w:ascii="Arial" w:hAnsi="Arial" w:cs="Arial"/>
        </w:rPr>
      </w:pPr>
      <w:r w:rsidRPr="003025FD">
        <w:rPr>
          <w:rFonts w:ascii="Arial" w:hAnsi="Arial" w:cs="Arial"/>
        </w:rPr>
        <w:t xml:space="preserve"> </w:t>
      </w:r>
      <w:r w:rsidRPr="003025FD">
        <w:rPr>
          <w:rFonts w:ascii="Arial" w:hAnsi="Arial" w:cs="Arial"/>
        </w:rPr>
        <w:tab/>
      </w:r>
    </w:p>
    <w:p w14:paraId="59DE6092" w14:textId="6F7E9049" w:rsidR="513968DD" w:rsidRDefault="513968DD"/>
    <w:p w14:paraId="6A2D1838" w14:textId="6BCBCFED" w:rsidR="513968DD" w:rsidRDefault="513968DD"/>
    <w:p w14:paraId="236BDDED" w14:textId="77777777" w:rsidR="009026A1" w:rsidRPr="003025FD" w:rsidRDefault="009026A1" w:rsidP="009026A1">
      <w:pPr>
        <w:rPr>
          <w:rFonts w:ascii="Arial" w:hAnsi="Arial" w:cs="Arial"/>
        </w:rPr>
      </w:pPr>
    </w:p>
    <w:p w14:paraId="27EABB78" w14:textId="0AE07DEE" w:rsidR="513968DD" w:rsidRDefault="513968DD"/>
    <w:p w14:paraId="541886B6" w14:textId="77777777" w:rsidR="009026A1" w:rsidRPr="003025FD" w:rsidRDefault="009026A1" w:rsidP="009026A1">
      <w:pPr>
        <w:rPr>
          <w:rFonts w:ascii="Arial" w:hAnsi="Arial" w:cs="Arial"/>
        </w:rPr>
      </w:pPr>
    </w:p>
    <w:p w14:paraId="69593315" w14:textId="46178866" w:rsidR="513968DD" w:rsidRDefault="513968DD"/>
    <w:p w14:paraId="52D2BDD4" w14:textId="77777777" w:rsidR="009026A1" w:rsidRPr="003025FD" w:rsidRDefault="009026A1" w:rsidP="009026A1">
      <w:pPr>
        <w:rPr>
          <w:rFonts w:ascii="Arial" w:hAnsi="Arial" w:cs="Arial"/>
        </w:rPr>
      </w:pPr>
    </w:p>
    <w:p w14:paraId="69F47CC2" w14:textId="77777777" w:rsidR="009026A1" w:rsidRPr="003025FD" w:rsidRDefault="009026A1" w:rsidP="009026A1">
      <w:pPr>
        <w:rPr>
          <w:rFonts w:ascii="Arial" w:hAnsi="Arial" w:cs="Arial"/>
        </w:rPr>
      </w:pPr>
    </w:p>
    <w:p w14:paraId="63631EC1" w14:textId="77777777" w:rsidR="009026A1" w:rsidRPr="003025FD" w:rsidRDefault="009026A1" w:rsidP="009026A1">
      <w:pPr>
        <w:rPr>
          <w:rFonts w:ascii="Arial" w:hAnsi="Arial" w:cs="Arial"/>
        </w:rPr>
      </w:pPr>
    </w:p>
    <w:p w14:paraId="6C9FAAC0" w14:textId="77777777" w:rsidR="009026A1" w:rsidRPr="003025FD" w:rsidRDefault="009026A1" w:rsidP="009026A1">
      <w:pPr>
        <w:rPr>
          <w:rFonts w:ascii="Arial" w:hAnsi="Arial" w:cs="Arial"/>
        </w:rPr>
      </w:pPr>
    </w:p>
    <w:p w14:paraId="44668362" w14:textId="77777777" w:rsidR="009026A1" w:rsidRPr="003025FD" w:rsidRDefault="009026A1" w:rsidP="009026A1">
      <w:pPr>
        <w:rPr>
          <w:rFonts w:ascii="Arial" w:hAnsi="Arial" w:cs="Arial"/>
        </w:rPr>
      </w:pPr>
    </w:p>
    <w:p w14:paraId="2BCB155A" w14:textId="77777777" w:rsidR="009026A1" w:rsidRPr="003025FD" w:rsidRDefault="009026A1" w:rsidP="009026A1">
      <w:pPr>
        <w:rPr>
          <w:rFonts w:ascii="Arial" w:hAnsi="Arial" w:cs="Arial"/>
        </w:rPr>
      </w:pPr>
    </w:p>
    <w:p w14:paraId="28FEF3DD" w14:textId="77777777" w:rsidR="009026A1" w:rsidRPr="003025FD" w:rsidRDefault="009026A1" w:rsidP="009026A1">
      <w:pPr>
        <w:rPr>
          <w:rFonts w:ascii="Arial" w:hAnsi="Arial" w:cs="Arial"/>
        </w:rPr>
      </w:pPr>
    </w:p>
    <w:p w14:paraId="57DE3AC7" w14:textId="77777777" w:rsidR="009026A1" w:rsidRPr="003025FD" w:rsidRDefault="009026A1" w:rsidP="009026A1">
      <w:pPr>
        <w:rPr>
          <w:rFonts w:ascii="Arial" w:hAnsi="Arial" w:cs="Arial"/>
        </w:rPr>
      </w:pPr>
    </w:p>
    <w:p w14:paraId="0381C7CD" w14:textId="77777777" w:rsidR="009026A1" w:rsidRPr="003025FD" w:rsidRDefault="009026A1" w:rsidP="009026A1">
      <w:pPr>
        <w:rPr>
          <w:rFonts w:ascii="Arial" w:hAnsi="Arial" w:cs="Arial"/>
        </w:rPr>
      </w:pPr>
    </w:p>
    <w:p w14:paraId="24DABF58" w14:textId="77777777" w:rsidR="009026A1" w:rsidRPr="003025FD" w:rsidRDefault="009026A1" w:rsidP="009026A1">
      <w:pPr>
        <w:rPr>
          <w:rFonts w:ascii="Arial" w:hAnsi="Arial" w:cs="Arial"/>
        </w:rPr>
      </w:pPr>
    </w:p>
    <w:p w14:paraId="48FB081F" w14:textId="77777777"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00216BB2" w14:textId="77777777" w:rsidR="009026A1" w:rsidRPr="003025FD" w:rsidRDefault="009026A1" w:rsidP="490D8E04">
      <w:pPr>
        <w:shd w:val="clear" w:color="auto" w:fill="FFFFFF" w:themeFill="background1"/>
        <w:spacing w:before="300" w:after="300" w:line="360" w:lineRule="auto"/>
        <w:jc w:val="both"/>
        <w:rPr>
          <w:rFonts w:ascii="Arial" w:hAnsi="Arial" w:cs="Arial"/>
          <w:sz w:val="24"/>
          <w:szCs w:val="24"/>
        </w:rPr>
        <w:sectPr w:rsidR="009026A1" w:rsidRPr="003025FD" w:rsidSect="008761FB">
          <w:pgSz w:w="16838" w:h="11906" w:orient="landscape"/>
          <w:pgMar w:top="1701" w:right="2096" w:bottom="1701" w:left="1418" w:header="708" w:footer="708" w:gutter="0"/>
          <w:pgNumType w:start="1"/>
          <w:cols w:space="720"/>
          <w:docGrid w:linePitch="299"/>
        </w:sectPr>
      </w:pPr>
    </w:p>
    <w:p w14:paraId="386C9ABC" w14:textId="3F74D523"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6D3C51C5" w14:textId="3E19DA58"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00DA2B7A" w14:textId="4CC2A210"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61D0293C" w14:textId="09CADDE8"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46AFD177" w14:textId="6203A74F"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41365CD0" w14:textId="5D936C9B"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7BBA565D" w14:textId="369028BE"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5377DDB5" w14:textId="38815D0B"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55DB453D" w14:textId="57FC119F"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7C3CE024" w14:textId="466FCE0C"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4A407DB2" w14:textId="2722FF9D"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04B4FDBC" w14:textId="2E76C4A7"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1D630CB8" w14:textId="7BEB9E58"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19269C51" w14:textId="79479D20"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4B63BC53" w14:textId="4C3CA4FA"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4D91E914" w14:textId="71A7916F"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4483421D" w14:textId="7A8C36DC"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70219E70" w14:textId="54C82D17" w:rsidR="009026A1" w:rsidRPr="003025FD" w:rsidRDefault="009026A1" w:rsidP="490D8E04">
      <w:pPr>
        <w:shd w:val="clear" w:color="auto" w:fill="FFFFFF" w:themeFill="background1"/>
        <w:spacing w:before="300" w:after="300" w:line="360" w:lineRule="auto"/>
        <w:jc w:val="both"/>
        <w:rPr>
          <w:rFonts w:ascii="Arial" w:hAnsi="Arial" w:cs="Arial"/>
          <w:sz w:val="24"/>
          <w:szCs w:val="24"/>
        </w:rPr>
      </w:pPr>
    </w:p>
    <w:p w14:paraId="03D3469A" w14:textId="0F7E4713" w:rsidR="39CAAB01" w:rsidRPr="003025FD" w:rsidRDefault="009026A1" w:rsidP="00250949">
      <w:pPr>
        <w:shd w:val="clear" w:color="auto" w:fill="FFFFFF" w:themeFill="background1"/>
        <w:spacing w:before="300" w:after="300" w:line="360" w:lineRule="auto"/>
        <w:jc w:val="both"/>
        <w:rPr>
          <w:rFonts w:ascii="Arial" w:hAnsi="Arial" w:cs="Arial"/>
          <w:sz w:val="24"/>
          <w:szCs w:val="24"/>
        </w:rPr>
      </w:pPr>
      <w:r w:rsidRPr="003025FD">
        <w:rPr>
          <w:rFonts w:ascii="Arial" w:hAnsi="Arial" w:cs="Arial"/>
          <w:sz w:val="24"/>
          <w:szCs w:val="24"/>
        </w:rPr>
        <w:br w:type="page"/>
      </w:r>
    </w:p>
    <w:p w14:paraId="74596B76" w14:textId="33975989" w:rsidR="003B634F" w:rsidRPr="003025FD" w:rsidRDefault="4FF08C10" w:rsidP="00B71A3B">
      <w:pPr>
        <w:pStyle w:val="Ttulo1"/>
        <w:numPr>
          <w:ilvl w:val="0"/>
          <w:numId w:val="13"/>
        </w:numPr>
        <w:rPr>
          <w:rFonts w:eastAsia="Arial"/>
          <w:color w:val="000000"/>
        </w:rPr>
      </w:pPr>
      <w:bookmarkStart w:id="47" w:name="_Toc51939491"/>
      <w:r w:rsidRPr="513968DD">
        <w:lastRenderedPageBreak/>
        <w:t xml:space="preserve">Organização do </w:t>
      </w:r>
      <w:r w:rsidR="00595BAB">
        <w:t>T</w:t>
      </w:r>
      <w:r w:rsidRPr="513968DD">
        <w:t xml:space="preserve">rabalho </w:t>
      </w:r>
      <w:r w:rsidR="00595BAB">
        <w:t>P</w:t>
      </w:r>
      <w:r w:rsidRPr="513968DD">
        <w:t xml:space="preserve">edagógico </w:t>
      </w:r>
      <w:r w:rsidR="00595BAB">
        <w:t>(</w:t>
      </w:r>
      <w:r w:rsidR="72DF1E4F" w:rsidRPr="513968DD">
        <w:t>OTP</w:t>
      </w:r>
      <w:r w:rsidR="00595BAB">
        <w:t>)</w:t>
      </w:r>
      <w:bookmarkEnd w:id="47"/>
    </w:p>
    <w:p w14:paraId="257C8D2C" w14:textId="4D65D73D" w:rsidR="003B634F" w:rsidRPr="009C74D0" w:rsidRDefault="6A152471" w:rsidP="513968DD">
      <w:pPr>
        <w:spacing w:after="240" w:line="360" w:lineRule="auto"/>
        <w:ind w:firstLine="720"/>
        <w:jc w:val="both"/>
        <w:rPr>
          <w:rFonts w:ascii="Arial" w:eastAsia="Times New Roman" w:hAnsi="Arial" w:cs="Arial"/>
        </w:rPr>
      </w:pPr>
      <w:r w:rsidRPr="348CD16B">
        <w:rPr>
          <w:rFonts w:ascii="Arial" w:eastAsia="Times New Roman" w:hAnsi="Arial" w:cs="Arial"/>
          <w:color w:val="000000" w:themeColor="text1"/>
          <w:sz w:val="24"/>
          <w:szCs w:val="24"/>
        </w:rPr>
        <w:t xml:space="preserve">A </w:t>
      </w:r>
      <w:r w:rsidR="005F4906" w:rsidRPr="348CD16B">
        <w:rPr>
          <w:rFonts w:ascii="Arial" w:eastAsia="Times New Roman" w:hAnsi="Arial" w:cs="Arial"/>
          <w:color w:val="000000" w:themeColor="text1"/>
          <w:sz w:val="24"/>
          <w:szCs w:val="24"/>
        </w:rPr>
        <w:t xml:space="preserve">Organização </w:t>
      </w:r>
      <w:r w:rsidR="005F4906">
        <w:rPr>
          <w:rFonts w:ascii="Arial" w:eastAsia="Times New Roman" w:hAnsi="Arial" w:cs="Arial"/>
          <w:color w:val="000000" w:themeColor="text1"/>
          <w:sz w:val="24"/>
          <w:szCs w:val="24"/>
        </w:rPr>
        <w:t>d</w:t>
      </w:r>
      <w:r w:rsidR="005F4906" w:rsidRPr="348CD16B">
        <w:rPr>
          <w:rFonts w:ascii="Arial" w:eastAsia="Times New Roman" w:hAnsi="Arial" w:cs="Arial"/>
          <w:color w:val="000000" w:themeColor="text1"/>
          <w:sz w:val="24"/>
          <w:szCs w:val="24"/>
        </w:rPr>
        <w:t>o Trabalho Pedagógico</w:t>
      </w:r>
      <w:r w:rsidR="005F4906">
        <w:rPr>
          <w:rFonts w:ascii="Arial" w:eastAsia="Times New Roman" w:hAnsi="Arial" w:cs="Arial"/>
          <w:color w:val="000000" w:themeColor="text1"/>
          <w:sz w:val="24"/>
          <w:szCs w:val="24"/>
        </w:rPr>
        <w:t xml:space="preserve"> (OTP)</w:t>
      </w:r>
      <w:r w:rsidR="005F4906" w:rsidRPr="348CD16B">
        <w:rPr>
          <w:rFonts w:ascii="Arial" w:eastAsia="Times New Roman" w:hAnsi="Arial" w:cs="Arial"/>
          <w:color w:val="000000" w:themeColor="text1"/>
          <w:sz w:val="24"/>
          <w:szCs w:val="24"/>
        </w:rPr>
        <w:t xml:space="preserve"> </w:t>
      </w:r>
      <w:r w:rsidRPr="348CD16B">
        <w:rPr>
          <w:rFonts w:ascii="Arial" w:eastAsia="Times New Roman" w:hAnsi="Arial" w:cs="Arial"/>
          <w:color w:val="000000" w:themeColor="text1"/>
          <w:sz w:val="24"/>
          <w:szCs w:val="24"/>
        </w:rPr>
        <w:t>que se inicia com o planejamento do educador deve considera</w:t>
      </w:r>
      <w:r w:rsidR="005F4906">
        <w:rPr>
          <w:rFonts w:ascii="Arial" w:eastAsia="Times New Roman" w:hAnsi="Arial" w:cs="Arial"/>
          <w:color w:val="000000" w:themeColor="text1"/>
          <w:sz w:val="24"/>
          <w:szCs w:val="24"/>
        </w:rPr>
        <w:t>r</w:t>
      </w:r>
      <w:r w:rsidRPr="348CD16B">
        <w:rPr>
          <w:rFonts w:ascii="Arial" w:eastAsia="Times New Roman" w:hAnsi="Arial" w:cs="Arial"/>
          <w:color w:val="000000" w:themeColor="text1"/>
          <w:sz w:val="24"/>
          <w:szCs w:val="24"/>
        </w:rPr>
        <w:t xml:space="preserve"> os diferentes critérios para construir aprendizagens que sejam significativas para as crianças, tais como: concepção de infância, direitos das crianças, seus interesses e curiosidades, sua autonomia ou dependência, suas experiências construídas até </w:t>
      </w:r>
      <w:r w:rsidR="7C92F477" w:rsidRPr="348CD16B">
        <w:rPr>
          <w:rFonts w:ascii="Arial" w:eastAsia="Times New Roman" w:hAnsi="Arial" w:cs="Arial"/>
          <w:color w:val="000000" w:themeColor="text1"/>
          <w:sz w:val="24"/>
          <w:szCs w:val="24"/>
        </w:rPr>
        <w:t>o momento</w:t>
      </w:r>
      <w:r w:rsidR="005F4906">
        <w:rPr>
          <w:rFonts w:ascii="Arial" w:eastAsia="Times New Roman" w:hAnsi="Arial" w:cs="Arial"/>
          <w:color w:val="000000" w:themeColor="text1"/>
          <w:sz w:val="24"/>
          <w:szCs w:val="24"/>
        </w:rPr>
        <w:t>,</w:t>
      </w:r>
      <w:r w:rsidRPr="348CD16B">
        <w:rPr>
          <w:rFonts w:ascii="Arial" w:eastAsia="Times New Roman" w:hAnsi="Arial" w:cs="Arial"/>
          <w:color w:val="000000" w:themeColor="text1"/>
          <w:sz w:val="24"/>
          <w:szCs w:val="24"/>
        </w:rPr>
        <w:t xml:space="preserve"> </w:t>
      </w:r>
      <w:r w:rsidR="005F4906">
        <w:rPr>
          <w:rFonts w:ascii="Arial" w:eastAsia="Times New Roman" w:hAnsi="Arial" w:cs="Arial"/>
          <w:color w:val="000000" w:themeColor="text1"/>
          <w:sz w:val="24"/>
          <w:szCs w:val="24"/>
        </w:rPr>
        <w:t>a</w:t>
      </w:r>
      <w:r w:rsidRPr="348CD16B">
        <w:rPr>
          <w:rFonts w:ascii="Arial" w:eastAsia="Times New Roman" w:hAnsi="Arial" w:cs="Arial"/>
          <w:color w:val="000000" w:themeColor="text1"/>
          <w:sz w:val="24"/>
          <w:szCs w:val="24"/>
        </w:rPr>
        <w:t>lém de considerar</w:t>
      </w:r>
      <w:r w:rsidR="154634B3" w:rsidRPr="348CD16B">
        <w:rPr>
          <w:rFonts w:ascii="Arial" w:eastAsia="Times New Roman" w:hAnsi="Arial" w:cs="Arial"/>
          <w:color w:val="000000" w:themeColor="text1"/>
          <w:sz w:val="24"/>
          <w:szCs w:val="24"/>
        </w:rPr>
        <w:t xml:space="preserve"> </w:t>
      </w:r>
      <w:r w:rsidRPr="348CD16B">
        <w:rPr>
          <w:rFonts w:ascii="Arial" w:eastAsia="Times New Roman" w:hAnsi="Arial" w:cs="Arial"/>
          <w:color w:val="000000" w:themeColor="text1"/>
          <w:sz w:val="24"/>
          <w:szCs w:val="24"/>
        </w:rPr>
        <w:t xml:space="preserve">as relações existentes entre os profissionais de </w:t>
      </w:r>
      <w:r w:rsidR="005F4906">
        <w:rPr>
          <w:rFonts w:ascii="Arial" w:eastAsia="Times New Roman" w:hAnsi="Arial" w:cs="Arial"/>
          <w:color w:val="000000" w:themeColor="text1"/>
          <w:sz w:val="24"/>
          <w:szCs w:val="24"/>
        </w:rPr>
        <w:t>E</w:t>
      </w:r>
      <w:r w:rsidRPr="348CD16B">
        <w:rPr>
          <w:rFonts w:ascii="Arial" w:eastAsia="Times New Roman" w:hAnsi="Arial" w:cs="Arial"/>
          <w:color w:val="000000" w:themeColor="text1"/>
          <w:sz w:val="24"/>
          <w:szCs w:val="24"/>
        </w:rPr>
        <w:t>ducação, as famílias, a comunidade escolar, os materiais, os espaços e os tempos pedagógicos. </w:t>
      </w:r>
    </w:p>
    <w:p w14:paraId="23E2A764" w14:textId="56FF29C8" w:rsidR="07819CB0" w:rsidRPr="009C74D0" w:rsidRDefault="07819CB0" w:rsidP="001C21BA">
      <w:pPr>
        <w:pStyle w:val="Citao"/>
      </w:pPr>
      <w:r w:rsidRPr="009C74D0">
        <w:t xml:space="preserve">Planejar é essa atitude de traçar, projetar, programar elaborar um roteiro </w:t>
      </w:r>
      <w:proofErr w:type="gramStart"/>
      <w:r w:rsidRPr="009C74D0">
        <w:t>pra</w:t>
      </w:r>
      <w:proofErr w:type="gramEnd"/>
      <w:r w:rsidRPr="009C74D0">
        <w:t xml:space="preserve"> empreender uma viagem de conhecimento, de interação, de experiência múltiplas e significativas para com o grupo de crianças. Planejamento pedagógico é atitude crítica do educador diante de seu trabalho docente. Por isso não é uma fôrma! Ao contrário, é flexível e, como tal, permite ao educador repensar, revisando, buscando novos significados para sua prática pedagógica </w:t>
      </w:r>
      <w:r w:rsidR="4CDAE0FC" w:rsidRPr="009C74D0">
        <w:t>(OSTETTO, 2000, p.</w:t>
      </w:r>
      <w:r w:rsidR="005F4906">
        <w:t xml:space="preserve"> </w:t>
      </w:r>
      <w:r w:rsidR="4CDAE0FC" w:rsidRPr="009C74D0">
        <w:t>177)</w:t>
      </w:r>
      <w:r w:rsidR="005F4906">
        <w:t>.</w:t>
      </w:r>
    </w:p>
    <w:p w14:paraId="4E126829" w14:textId="5276E605" w:rsidR="003B634F" w:rsidRPr="003025FD" w:rsidRDefault="003B634F" w:rsidP="513968DD">
      <w:pPr>
        <w:spacing w:line="360" w:lineRule="auto"/>
        <w:jc w:val="both"/>
        <w:rPr>
          <w:rFonts w:ascii="Arial" w:eastAsia="Times New Roman" w:hAnsi="Arial" w:cs="Arial"/>
          <w:sz w:val="24"/>
          <w:szCs w:val="24"/>
        </w:rPr>
      </w:pPr>
      <w:r w:rsidRPr="003025FD">
        <w:rPr>
          <w:rFonts w:ascii="Arial" w:eastAsia="Times New Roman" w:hAnsi="Arial" w:cs="Arial"/>
          <w:color w:val="000000"/>
          <w:sz w:val="24"/>
          <w:szCs w:val="24"/>
        </w:rPr>
        <w:tab/>
      </w:r>
      <w:r w:rsidR="72DF1E4F" w:rsidRPr="003025FD">
        <w:rPr>
          <w:rFonts w:ascii="Arial" w:eastAsia="Times New Roman" w:hAnsi="Arial" w:cs="Arial"/>
          <w:color w:val="000000"/>
          <w:sz w:val="24"/>
          <w:szCs w:val="24"/>
        </w:rPr>
        <w:t>Na busca para garantir aprendizagens significativas e que contribuam para a formação integral d</w:t>
      </w:r>
      <w:r w:rsidR="76826574" w:rsidRPr="003025FD">
        <w:rPr>
          <w:rFonts w:ascii="Arial" w:eastAsia="Times New Roman" w:hAnsi="Arial" w:cs="Arial"/>
          <w:color w:val="000000"/>
          <w:sz w:val="24"/>
          <w:szCs w:val="24"/>
        </w:rPr>
        <w:t>as crianças,</w:t>
      </w:r>
      <w:r w:rsidR="72DF1E4F" w:rsidRPr="003025FD">
        <w:rPr>
          <w:rFonts w:ascii="Arial" w:eastAsia="Times New Roman" w:hAnsi="Arial" w:cs="Arial"/>
          <w:color w:val="000000"/>
          <w:sz w:val="24"/>
          <w:szCs w:val="24"/>
        </w:rPr>
        <w:t xml:space="preserve"> compete </w:t>
      </w:r>
      <w:r w:rsidR="5DAC8F77" w:rsidRPr="003025FD">
        <w:rPr>
          <w:rFonts w:ascii="Arial" w:eastAsia="Times New Roman" w:hAnsi="Arial" w:cs="Arial"/>
          <w:color w:val="000000"/>
          <w:sz w:val="24"/>
          <w:szCs w:val="24"/>
        </w:rPr>
        <w:t>à</w:t>
      </w:r>
      <w:r w:rsidR="72DF1E4F" w:rsidRPr="003025FD">
        <w:rPr>
          <w:rFonts w:ascii="Arial" w:eastAsia="Times New Roman" w:hAnsi="Arial" w:cs="Arial"/>
          <w:color w:val="000000"/>
          <w:sz w:val="24"/>
          <w:szCs w:val="24"/>
        </w:rPr>
        <w:t xml:space="preserve"> Educação infantil da Rede SESI, por meio de suas práticas educativas, estimular a autonomia da criança e ampliar as possibilidades de aprendizado e de compreensão do mundo, desenvolvendo nela atitudes</w:t>
      </w:r>
      <w:r w:rsidR="005F4906">
        <w:rPr>
          <w:rFonts w:ascii="Arial" w:eastAsia="Times New Roman" w:hAnsi="Arial" w:cs="Arial"/>
          <w:color w:val="000000"/>
          <w:sz w:val="24"/>
          <w:szCs w:val="24"/>
        </w:rPr>
        <w:t>,</w:t>
      </w:r>
      <w:r w:rsidR="72DF1E4F" w:rsidRPr="003025FD">
        <w:rPr>
          <w:rFonts w:ascii="Arial" w:eastAsia="Times New Roman" w:hAnsi="Arial" w:cs="Arial"/>
          <w:color w:val="000000"/>
          <w:sz w:val="24"/>
          <w:szCs w:val="24"/>
        </w:rPr>
        <w:t xml:space="preserve"> como respeito, solidariedade e formação de vínculos afetivos, educando para a cidadania e valorizando seu ato criador a partir da vivência de diferentes experiências proporcionadas intencionalmente pelo educador em seu planejamento pedagógico. </w:t>
      </w:r>
    </w:p>
    <w:p w14:paraId="4B082F3C" w14:textId="65F89F74" w:rsidR="3AF9F85C" w:rsidRPr="003025FD" w:rsidRDefault="0C2AA089" w:rsidP="513968DD">
      <w:pPr>
        <w:spacing w:line="360" w:lineRule="auto"/>
        <w:ind w:firstLine="720"/>
        <w:jc w:val="both"/>
        <w:rPr>
          <w:rFonts w:ascii="Arial" w:eastAsia="Times New Roman" w:hAnsi="Arial" w:cs="Arial"/>
          <w:color w:val="000000" w:themeColor="text1"/>
          <w:sz w:val="24"/>
          <w:szCs w:val="24"/>
          <w:highlight w:val="red"/>
        </w:rPr>
      </w:pPr>
      <w:r w:rsidRPr="513968DD">
        <w:rPr>
          <w:rFonts w:ascii="Arial" w:eastAsia="Times New Roman" w:hAnsi="Arial" w:cs="Arial"/>
          <w:color w:val="000000" w:themeColor="text1"/>
          <w:sz w:val="24"/>
          <w:szCs w:val="24"/>
        </w:rPr>
        <w:t>C</w:t>
      </w:r>
      <w:r w:rsidR="065AF92A" w:rsidRPr="513968DD">
        <w:rPr>
          <w:rFonts w:ascii="Arial" w:eastAsia="Times New Roman" w:hAnsi="Arial" w:cs="Arial"/>
          <w:color w:val="000000" w:themeColor="text1"/>
          <w:sz w:val="24"/>
          <w:szCs w:val="24"/>
        </w:rPr>
        <w:t>onforme a BNCC</w:t>
      </w:r>
      <w:r w:rsidR="14D41C62" w:rsidRPr="513968DD">
        <w:rPr>
          <w:rFonts w:ascii="Arial" w:eastAsia="Times New Roman" w:hAnsi="Arial" w:cs="Arial"/>
          <w:color w:val="000000" w:themeColor="text1"/>
          <w:sz w:val="24"/>
          <w:szCs w:val="24"/>
        </w:rPr>
        <w:t>:</w:t>
      </w:r>
      <w:r w:rsidR="4C29F802" w:rsidRPr="513968DD">
        <w:rPr>
          <w:rFonts w:ascii="Arial" w:eastAsia="Times New Roman" w:hAnsi="Arial" w:cs="Arial"/>
          <w:color w:val="000000" w:themeColor="text1"/>
          <w:sz w:val="24"/>
          <w:szCs w:val="24"/>
        </w:rPr>
        <w:t xml:space="preserve"> </w:t>
      </w:r>
    </w:p>
    <w:p w14:paraId="29011F05" w14:textId="36632A5B" w:rsidR="3AF9F85C" w:rsidRPr="009C74D0" w:rsidRDefault="76A9E75C" w:rsidP="001C21BA">
      <w:pPr>
        <w:pStyle w:val="Citao"/>
      </w:pPr>
      <w:r w:rsidRPr="009C74D0">
        <w:t>A</w:t>
      </w:r>
      <w:r w:rsidR="065AF92A" w:rsidRPr="009C74D0">
        <w:t xml:space="preserve"> sociedade </w:t>
      </w:r>
      <w:r w:rsidR="54C68E39" w:rsidRPr="009C74D0">
        <w:t>contemporânea</w:t>
      </w:r>
      <w:r w:rsidR="065AF92A" w:rsidRPr="009C74D0">
        <w:t xml:space="preserve"> </w:t>
      </w:r>
      <w:r w:rsidR="7AD36110" w:rsidRPr="009C74D0">
        <w:t>impõe</w:t>
      </w:r>
      <w:r w:rsidR="065AF92A" w:rsidRPr="009C74D0">
        <w:t xml:space="preserve"> um</w:t>
      </w:r>
      <w:r w:rsidR="1A6EC4A0" w:rsidRPr="009C74D0">
        <w:t xml:space="preserve"> </w:t>
      </w:r>
      <w:r w:rsidR="09E2CBCD" w:rsidRPr="009C74D0">
        <w:t>olhar inovador e inclusivo</w:t>
      </w:r>
      <w:r w:rsidR="22603A7A" w:rsidRPr="009C74D0">
        <w:t xml:space="preserve"> a questões centrais do processo educativo</w:t>
      </w:r>
      <w:r w:rsidR="7F1B8E5B" w:rsidRPr="009C74D0">
        <w:t>: o que aprender, para que aprender, como ensinar, como promover redes de aprendizagem colaborativa e como avaliar o aprendizado</w:t>
      </w:r>
      <w:r w:rsidR="0C1B774F" w:rsidRPr="009C74D0">
        <w:t xml:space="preserve"> </w:t>
      </w:r>
      <w:r w:rsidR="33E3D887" w:rsidRPr="009C74D0">
        <w:t>(BRASIL, 2017, p.</w:t>
      </w:r>
      <w:r w:rsidR="005F4906">
        <w:t xml:space="preserve"> </w:t>
      </w:r>
      <w:r w:rsidR="33E3D887" w:rsidRPr="009C74D0">
        <w:t>14)</w:t>
      </w:r>
      <w:r w:rsidR="005F4906">
        <w:t>.</w:t>
      </w:r>
      <w:r w:rsidR="09E2CBCD" w:rsidRPr="009C74D0">
        <w:t xml:space="preserve"> </w:t>
      </w:r>
    </w:p>
    <w:p w14:paraId="77E691C9" w14:textId="71E7F29E" w:rsidR="3AF9F85C" w:rsidRPr="003025FD" w:rsidRDefault="6DEE9CAA" w:rsidP="001C21BA">
      <w:pPr>
        <w:spacing w:line="360" w:lineRule="auto"/>
        <w:ind w:firstLine="720"/>
        <w:jc w:val="both"/>
        <w:rPr>
          <w:rFonts w:ascii="Arial" w:eastAsia="Times New Roman" w:hAnsi="Arial" w:cs="Arial"/>
          <w:color w:val="000000" w:themeColor="text1"/>
          <w:sz w:val="24"/>
          <w:szCs w:val="24"/>
        </w:rPr>
      </w:pPr>
      <w:r w:rsidRPr="513968DD">
        <w:rPr>
          <w:rFonts w:ascii="Arial" w:eastAsia="Times New Roman" w:hAnsi="Arial" w:cs="Arial"/>
          <w:color w:val="000000" w:themeColor="text1"/>
          <w:sz w:val="24"/>
          <w:szCs w:val="24"/>
        </w:rPr>
        <w:t xml:space="preserve">A partir </w:t>
      </w:r>
      <w:r w:rsidR="7328B9AF" w:rsidRPr="513968DD">
        <w:rPr>
          <w:rFonts w:ascii="Arial" w:eastAsia="Times New Roman" w:hAnsi="Arial" w:cs="Arial"/>
          <w:color w:val="000000" w:themeColor="text1"/>
          <w:sz w:val="24"/>
          <w:szCs w:val="24"/>
        </w:rPr>
        <w:t xml:space="preserve">dessa perspectiva, </w:t>
      </w:r>
      <w:r w:rsidR="0C7DCA61" w:rsidRPr="513968DD">
        <w:rPr>
          <w:rFonts w:ascii="Arial" w:eastAsia="Times New Roman" w:hAnsi="Arial" w:cs="Arial"/>
          <w:color w:val="000000" w:themeColor="text1"/>
          <w:sz w:val="24"/>
          <w:szCs w:val="24"/>
        </w:rPr>
        <w:t>o</w:t>
      </w:r>
      <w:r w:rsidR="6CD2DD58" w:rsidRPr="513968DD">
        <w:rPr>
          <w:rFonts w:ascii="Arial" w:eastAsia="Times New Roman" w:hAnsi="Arial" w:cs="Arial"/>
          <w:color w:val="000000" w:themeColor="text1"/>
          <w:sz w:val="24"/>
          <w:szCs w:val="24"/>
        </w:rPr>
        <w:t xml:space="preserve"> </w:t>
      </w:r>
      <w:r w:rsidR="605A8839" w:rsidRPr="513968DD">
        <w:rPr>
          <w:rFonts w:ascii="Arial" w:eastAsia="Times New Roman" w:hAnsi="Arial" w:cs="Arial"/>
          <w:color w:val="000000" w:themeColor="text1"/>
          <w:sz w:val="24"/>
          <w:szCs w:val="24"/>
        </w:rPr>
        <w:t>e</w:t>
      </w:r>
      <w:r w:rsidR="6CD2DD58" w:rsidRPr="513968DD">
        <w:rPr>
          <w:rFonts w:ascii="Arial" w:eastAsia="Times New Roman" w:hAnsi="Arial" w:cs="Arial"/>
          <w:color w:val="000000" w:themeColor="text1"/>
          <w:sz w:val="24"/>
          <w:szCs w:val="24"/>
        </w:rPr>
        <w:t xml:space="preserve">ducador da Rede SESI de Educação </w:t>
      </w:r>
      <w:r w:rsidR="559F0830" w:rsidRPr="513968DD">
        <w:rPr>
          <w:rFonts w:ascii="Arial" w:eastAsia="Times New Roman" w:hAnsi="Arial" w:cs="Arial"/>
          <w:color w:val="000000" w:themeColor="text1"/>
          <w:sz w:val="24"/>
          <w:szCs w:val="24"/>
        </w:rPr>
        <w:t xml:space="preserve">coloca-se como mediador das ações </w:t>
      </w:r>
      <w:r w:rsidR="4B3F6598" w:rsidRPr="513968DD">
        <w:rPr>
          <w:rFonts w:ascii="Arial" w:eastAsia="Times New Roman" w:hAnsi="Arial" w:cs="Arial"/>
          <w:color w:val="000000" w:themeColor="text1"/>
          <w:sz w:val="24"/>
          <w:szCs w:val="24"/>
        </w:rPr>
        <w:t xml:space="preserve">para que as crianças possam </w:t>
      </w:r>
      <w:r w:rsidR="75BC141A" w:rsidRPr="513968DD">
        <w:rPr>
          <w:rFonts w:ascii="Arial" w:eastAsia="Times New Roman" w:hAnsi="Arial" w:cs="Arial"/>
          <w:color w:val="000000" w:themeColor="text1"/>
          <w:sz w:val="24"/>
          <w:szCs w:val="24"/>
        </w:rPr>
        <w:t>formular</w:t>
      </w:r>
      <w:r w:rsidR="54C9BA9E" w:rsidRPr="513968DD">
        <w:rPr>
          <w:rFonts w:ascii="Arial" w:eastAsia="Times New Roman" w:hAnsi="Arial" w:cs="Arial"/>
          <w:color w:val="000000" w:themeColor="text1"/>
          <w:sz w:val="24"/>
          <w:szCs w:val="24"/>
        </w:rPr>
        <w:t xml:space="preserve"> conceitos e p</w:t>
      </w:r>
      <w:r w:rsidR="63FA2305" w:rsidRPr="513968DD">
        <w:rPr>
          <w:rFonts w:ascii="Arial" w:eastAsia="Times New Roman" w:hAnsi="Arial" w:cs="Arial"/>
          <w:color w:val="000000" w:themeColor="text1"/>
          <w:sz w:val="24"/>
          <w:szCs w:val="24"/>
        </w:rPr>
        <w:t xml:space="preserve">romover uma </w:t>
      </w:r>
      <w:r w:rsidR="54C9BA9E" w:rsidRPr="513968DD">
        <w:rPr>
          <w:rFonts w:ascii="Arial" w:eastAsia="Times New Roman" w:hAnsi="Arial" w:cs="Arial"/>
          <w:color w:val="000000" w:themeColor="text1"/>
          <w:sz w:val="24"/>
          <w:szCs w:val="24"/>
        </w:rPr>
        <w:t>aprendizage</w:t>
      </w:r>
      <w:r w:rsidR="33B430D4" w:rsidRPr="513968DD">
        <w:rPr>
          <w:rFonts w:ascii="Arial" w:eastAsia="Times New Roman" w:hAnsi="Arial" w:cs="Arial"/>
          <w:color w:val="000000" w:themeColor="text1"/>
          <w:sz w:val="24"/>
          <w:szCs w:val="24"/>
        </w:rPr>
        <w:t>m</w:t>
      </w:r>
      <w:r w:rsidR="54C9BA9E" w:rsidRPr="513968DD">
        <w:rPr>
          <w:rFonts w:ascii="Arial" w:eastAsia="Times New Roman" w:hAnsi="Arial" w:cs="Arial"/>
          <w:color w:val="000000" w:themeColor="text1"/>
          <w:sz w:val="24"/>
          <w:szCs w:val="24"/>
        </w:rPr>
        <w:t xml:space="preserve"> significativa.</w:t>
      </w:r>
    </w:p>
    <w:p w14:paraId="491931FD" w14:textId="48B0B98E" w:rsidR="3AF9F85C" w:rsidRPr="003025FD" w:rsidRDefault="4077AFE9" w:rsidP="513968DD">
      <w:pPr>
        <w:spacing w:line="240" w:lineRule="auto"/>
        <w:ind w:firstLine="720"/>
        <w:jc w:val="both"/>
        <w:rPr>
          <w:rFonts w:ascii="Arial" w:eastAsia="Times New Roman" w:hAnsi="Arial" w:cs="Arial"/>
          <w:color w:val="000000" w:themeColor="text1"/>
          <w:sz w:val="24"/>
          <w:szCs w:val="24"/>
        </w:rPr>
      </w:pPr>
      <w:r w:rsidRPr="513968DD">
        <w:rPr>
          <w:rFonts w:ascii="Arial" w:eastAsia="Times New Roman" w:hAnsi="Arial" w:cs="Arial"/>
          <w:color w:val="000000" w:themeColor="text1"/>
          <w:sz w:val="24"/>
          <w:szCs w:val="24"/>
        </w:rPr>
        <w:t>Conforme Oliveira:</w:t>
      </w:r>
    </w:p>
    <w:p w14:paraId="0606E049" w14:textId="5B5C8C8B" w:rsidR="3AF9F85C" w:rsidRPr="003025FD" w:rsidRDefault="4077AFE9" w:rsidP="001C21BA">
      <w:pPr>
        <w:pStyle w:val="Citao"/>
      </w:pPr>
      <w:r w:rsidRPr="513968DD">
        <w:lastRenderedPageBreak/>
        <w:t xml:space="preserve">[...] é preciso considerar as crianças, o que elas sabem e os elementos novos que elas trazem na interpretação da realidade. [...] o professor também precisa se acercar de informações sobre o que as crianças de sua turma já sabem e o que podem aprender, como as crianças participam das diferentes propostas individualmente ou em grupo; o que já fazem autonomamente e no que elas precisam de ajuda etc. (OLIVEIRA </w:t>
      </w:r>
      <w:r w:rsidRPr="001C21BA">
        <w:rPr>
          <w:i/>
          <w:iCs w:val="0"/>
        </w:rPr>
        <w:t>et al</w:t>
      </w:r>
      <w:r w:rsidR="005F4906" w:rsidRPr="001C21BA">
        <w:rPr>
          <w:i/>
          <w:iCs w:val="0"/>
        </w:rPr>
        <w:t>.</w:t>
      </w:r>
      <w:r w:rsidRPr="513968DD">
        <w:t>, 2019, p.</w:t>
      </w:r>
      <w:r w:rsidR="005F4906">
        <w:t xml:space="preserve"> </w:t>
      </w:r>
      <w:r w:rsidRPr="513968DD">
        <w:t>315)</w:t>
      </w:r>
      <w:r w:rsidR="005F4906">
        <w:t>.</w:t>
      </w:r>
    </w:p>
    <w:p w14:paraId="1C764FDD" w14:textId="13F0E442" w:rsidR="3AF9F85C" w:rsidRPr="003025FD" w:rsidRDefault="162A2EEA" w:rsidP="4D4C1997">
      <w:pPr>
        <w:spacing w:line="360" w:lineRule="auto"/>
        <w:ind w:firstLine="720"/>
        <w:jc w:val="both"/>
        <w:rPr>
          <w:rFonts w:ascii="Arial" w:eastAsia="Times New Roman" w:hAnsi="Arial" w:cs="Arial"/>
          <w:color w:val="000000" w:themeColor="text1"/>
          <w:sz w:val="24"/>
          <w:szCs w:val="24"/>
        </w:rPr>
      </w:pPr>
      <w:r w:rsidRPr="4FD16B59">
        <w:rPr>
          <w:rFonts w:ascii="Arial" w:eastAsia="Times New Roman" w:hAnsi="Arial" w:cs="Arial"/>
          <w:color w:val="000000" w:themeColor="text1"/>
          <w:sz w:val="24"/>
          <w:szCs w:val="24"/>
        </w:rPr>
        <w:t>Nesse processo</w:t>
      </w:r>
      <w:r w:rsidR="62CD34C6" w:rsidRPr="4FD16B59">
        <w:rPr>
          <w:rFonts w:ascii="Arial" w:eastAsia="Times New Roman" w:hAnsi="Arial" w:cs="Arial"/>
          <w:color w:val="000000" w:themeColor="text1"/>
          <w:sz w:val="24"/>
          <w:szCs w:val="24"/>
        </w:rPr>
        <w:t>, o educador mediador precisa compreender que</w:t>
      </w:r>
      <w:r w:rsidR="673D7894" w:rsidRPr="4FD16B59">
        <w:rPr>
          <w:rFonts w:ascii="Arial" w:eastAsia="Times New Roman" w:hAnsi="Arial" w:cs="Arial"/>
          <w:color w:val="000000" w:themeColor="text1"/>
          <w:sz w:val="24"/>
          <w:szCs w:val="24"/>
        </w:rPr>
        <w:t>,</w:t>
      </w:r>
      <w:r w:rsidR="62CD34C6" w:rsidRPr="4FD16B59">
        <w:rPr>
          <w:rFonts w:ascii="Arial" w:eastAsia="Times New Roman" w:hAnsi="Arial" w:cs="Arial"/>
          <w:color w:val="000000" w:themeColor="text1"/>
          <w:sz w:val="24"/>
          <w:szCs w:val="24"/>
        </w:rPr>
        <w:t xml:space="preserve"> ao </w:t>
      </w:r>
      <w:r w:rsidR="23ACC752" w:rsidRPr="4FD16B59">
        <w:rPr>
          <w:rFonts w:ascii="Arial" w:eastAsia="Times New Roman" w:hAnsi="Arial" w:cs="Arial"/>
          <w:color w:val="000000" w:themeColor="text1"/>
          <w:sz w:val="24"/>
          <w:szCs w:val="24"/>
        </w:rPr>
        <w:t xml:space="preserve">trabalhar </w:t>
      </w:r>
      <w:r w:rsidR="62CD34C6" w:rsidRPr="4FD16B59">
        <w:rPr>
          <w:rFonts w:ascii="Arial" w:eastAsia="Times New Roman" w:hAnsi="Arial" w:cs="Arial"/>
          <w:color w:val="000000" w:themeColor="text1"/>
          <w:sz w:val="24"/>
          <w:szCs w:val="24"/>
        </w:rPr>
        <w:t>um eixo estruturante, primeiram</w:t>
      </w:r>
      <w:r w:rsidR="05B67306" w:rsidRPr="4FD16B59">
        <w:rPr>
          <w:rFonts w:ascii="Arial" w:eastAsia="Times New Roman" w:hAnsi="Arial" w:cs="Arial"/>
          <w:color w:val="000000" w:themeColor="text1"/>
          <w:sz w:val="24"/>
          <w:szCs w:val="24"/>
        </w:rPr>
        <w:t xml:space="preserve">ente deverá </w:t>
      </w:r>
      <w:r w:rsidR="3F9C9C38" w:rsidRPr="4FD16B59">
        <w:rPr>
          <w:rFonts w:ascii="Arial" w:eastAsia="Times New Roman" w:hAnsi="Arial" w:cs="Arial"/>
          <w:color w:val="000000" w:themeColor="text1"/>
          <w:sz w:val="24"/>
          <w:szCs w:val="24"/>
        </w:rPr>
        <w:t>ouvir as crianças</w:t>
      </w:r>
      <w:r w:rsidR="05B67306" w:rsidRPr="4FD16B59">
        <w:rPr>
          <w:rFonts w:ascii="Arial" w:eastAsia="Times New Roman" w:hAnsi="Arial" w:cs="Arial"/>
          <w:color w:val="000000" w:themeColor="text1"/>
          <w:sz w:val="24"/>
          <w:szCs w:val="24"/>
        </w:rPr>
        <w:t xml:space="preserve"> em uma roda de conversa</w:t>
      </w:r>
      <w:r w:rsidR="7B24272F" w:rsidRPr="4FD16B59">
        <w:rPr>
          <w:rFonts w:ascii="Arial" w:eastAsia="Times New Roman" w:hAnsi="Arial" w:cs="Arial"/>
          <w:color w:val="000000" w:themeColor="text1"/>
          <w:sz w:val="24"/>
          <w:szCs w:val="24"/>
        </w:rPr>
        <w:t xml:space="preserve"> e identificar</w:t>
      </w:r>
      <w:r w:rsidR="05B67306" w:rsidRPr="4FD16B59">
        <w:rPr>
          <w:rFonts w:ascii="Arial" w:eastAsia="Times New Roman" w:hAnsi="Arial" w:cs="Arial"/>
          <w:color w:val="000000" w:themeColor="text1"/>
          <w:sz w:val="24"/>
          <w:szCs w:val="24"/>
        </w:rPr>
        <w:t xml:space="preserve"> o que </w:t>
      </w:r>
      <w:r w:rsidR="5CD9D522" w:rsidRPr="4FD16B59">
        <w:rPr>
          <w:rFonts w:ascii="Arial" w:eastAsia="Times New Roman" w:hAnsi="Arial" w:cs="Arial"/>
          <w:color w:val="000000" w:themeColor="text1"/>
          <w:sz w:val="24"/>
          <w:szCs w:val="24"/>
        </w:rPr>
        <w:t xml:space="preserve">elas </w:t>
      </w:r>
      <w:r w:rsidR="05B67306" w:rsidRPr="4FD16B59">
        <w:rPr>
          <w:rFonts w:ascii="Arial" w:eastAsia="Times New Roman" w:hAnsi="Arial" w:cs="Arial"/>
          <w:color w:val="000000" w:themeColor="text1"/>
          <w:sz w:val="24"/>
          <w:szCs w:val="24"/>
        </w:rPr>
        <w:t>sabem sobre</w:t>
      </w:r>
      <w:r w:rsidR="56CE364F" w:rsidRPr="4FD16B59">
        <w:rPr>
          <w:rFonts w:ascii="Arial" w:eastAsia="Times New Roman" w:hAnsi="Arial" w:cs="Arial"/>
          <w:color w:val="000000" w:themeColor="text1"/>
          <w:sz w:val="24"/>
          <w:szCs w:val="24"/>
        </w:rPr>
        <w:t xml:space="preserve"> o assunto </w:t>
      </w:r>
      <w:r w:rsidR="34C42EA9" w:rsidRPr="4FD16B59">
        <w:rPr>
          <w:rFonts w:ascii="Arial" w:eastAsia="Times New Roman" w:hAnsi="Arial" w:cs="Arial"/>
          <w:color w:val="000000" w:themeColor="text1"/>
          <w:sz w:val="24"/>
          <w:szCs w:val="24"/>
        </w:rPr>
        <w:t>e o que dem</w:t>
      </w:r>
      <w:r w:rsidR="33315E65" w:rsidRPr="4FD16B59">
        <w:rPr>
          <w:rFonts w:ascii="Arial" w:eastAsia="Times New Roman" w:hAnsi="Arial" w:cs="Arial"/>
          <w:color w:val="000000" w:themeColor="text1"/>
          <w:sz w:val="24"/>
          <w:szCs w:val="24"/>
        </w:rPr>
        <w:t>ons</w:t>
      </w:r>
      <w:r w:rsidR="34C42EA9" w:rsidRPr="4FD16B59">
        <w:rPr>
          <w:rFonts w:ascii="Arial" w:eastAsia="Times New Roman" w:hAnsi="Arial" w:cs="Arial"/>
          <w:color w:val="000000" w:themeColor="text1"/>
          <w:sz w:val="24"/>
          <w:szCs w:val="24"/>
        </w:rPr>
        <w:t>tram interesse em aprender</w:t>
      </w:r>
      <w:r w:rsidR="20342033" w:rsidRPr="4FD16B59">
        <w:rPr>
          <w:rFonts w:ascii="Arial" w:eastAsia="Times New Roman" w:hAnsi="Arial" w:cs="Arial"/>
          <w:color w:val="000000" w:themeColor="text1"/>
          <w:sz w:val="24"/>
          <w:szCs w:val="24"/>
        </w:rPr>
        <w:t>.</w:t>
      </w:r>
      <w:r w:rsidR="1078BD16" w:rsidRPr="4FD16B59">
        <w:rPr>
          <w:rFonts w:ascii="Arial" w:eastAsia="Times New Roman" w:hAnsi="Arial" w:cs="Arial"/>
          <w:color w:val="000000" w:themeColor="text1"/>
          <w:sz w:val="24"/>
          <w:szCs w:val="24"/>
        </w:rPr>
        <w:t xml:space="preserve"> A participação das crianças deve garantir inclusive sua </w:t>
      </w:r>
      <w:r w:rsidR="47622B7F" w:rsidRPr="4FD16B59">
        <w:rPr>
          <w:rFonts w:ascii="Arial" w:eastAsia="Times New Roman" w:hAnsi="Arial" w:cs="Arial"/>
          <w:color w:val="000000" w:themeColor="text1"/>
          <w:sz w:val="24"/>
          <w:szCs w:val="24"/>
        </w:rPr>
        <w:t xml:space="preserve">colaboração </w:t>
      </w:r>
      <w:r w:rsidR="1A48FEF2" w:rsidRPr="4FD16B59">
        <w:rPr>
          <w:rFonts w:ascii="Arial" w:eastAsia="Times New Roman" w:hAnsi="Arial" w:cs="Arial"/>
          <w:color w:val="000000" w:themeColor="text1"/>
          <w:sz w:val="24"/>
          <w:szCs w:val="24"/>
        </w:rPr>
        <w:t xml:space="preserve">na trilha de aprendizagem referente ao eixo proposto. Sugerimos </w:t>
      </w:r>
      <w:r w:rsidR="6EA1AFEE" w:rsidRPr="4FD16B59">
        <w:rPr>
          <w:rFonts w:ascii="Arial" w:eastAsia="Times New Roman" w:hAnsi="Arial" w:cs="Arial"/>
          <w:color w:val="000000" w:themeColor="text1"/>
          <w:sz w:val="24"/>
          <w:szCs w:val="24"/>
        </w:rPr>
        <w:t>as atividades de plenárias e assembl</w:t>
      </w:r>
      <w:r w:rsidR="09BEE871" w:rsidRPr="4FD16B59">
        <w:rPr>
          <w:rFonts w:ascii="Arial" w:eastAsia="Times New Roman" w:hAnsi="Arial" w:cs="Arial"/>
          <w:color w:val="000000" w:themeColor="text1"/>
          <w:sz w:val="24"/>
          <w:szCs w:val="24"/>
        </w:rPr>
        <w:t>e</w:t>
      </w:r>
      <w:r w:rsidR="6EA1AFEE" w:rsidRPr="4FD16B59">
        <w:rPr>
          <w:rFonts w:ascii="Arial" w:eastAsia="Times New Roman" w:hAnsi="Arial" w:cs="Arial"/>
          <w:color w:val="000000" w:themeColor="text1"/>
          <w:sz w:val="24"/>
          <w:szCs w:val="24"/>
        </w:rPr>
        <w:t>ias infantis para garantir seu direito em participar.</w:t>
      </w:r>
    </w:p>
    <w:p w14:paraId="64707577" w14:textId="7E7D4D2F" w:rsidR="003B634F" w:rsidRPr="003025FD" w:rsidRDefault="700B053C" w:rsidP="513968DD">
      <w:pPr>
        <w:spacing w:after="0" w:line="360" w:lineRule="auto"/>
        <w:ind w:firstLine="720"/>
        <w:jc w:val="both"/>
        <w:rPr>
          <w:rFonts w:ascii="Arial" w:eastAsia="Times New Roman" w:hAnsi="Arial" w:cs="Arial"/>
          <w:color w:val="000000" w:themeColor="text1"/>
          <w:sz w:val="24"/>
          <w:szCs w:val="24"/>
        </w:rPr>
      </w:pPr>
      <w:r w:rsidRPr="4FD16B59">
        <w:rPr>
          <w:rFonts w:ascii="Arial" w:eastAsia="Times New Roman" w:hAnsi="Arial" w:cs="Arial"/>
          <w:color w:val="000000" w:themeColor="text1"/>
          <w:sz w:val="24"/>
          <w:szCs w:val="24"/>
        </w:rPr>
        <w:t xml:space="preserve">Ao planejar, o </w:t>
      </w:r>
      <w:r w:rsidR="44228A9A" w:rsidRPr="4FD16B59">
        <w:rPr>
          <w:rFonts w:ascii="Arial" w:eastAsia="Times New Roman" w:hAnsi="Arial" w:cs="Arial"/>
          <w:color w:val="000000" w:themeColor="text1"/>
          <w:sz w:val="24"/>
          <w:szCs w:val="24"/>
        </w:rPr>
        <w:t xml:space="preserve">educador </w:t>
      </w:r>
      <w:r w:rsidRPr="4FD16B59">
        <w:rPr>
          <w:rFonts w:ascii="Arial" w:eastAsia="Times New Roman" w:hAnsi="Arial" w:cs="Arial"/>
          <w:color w:val="000000" w:themeColor="text1"/>
          <w:sz w:val="24"/>
          <w:szCs w:val="24"/>
        </w:rPr>
        <w:t xml:space="preserve">deve oportunizar </w:t>
      </w:r>
      <w:r w:rsidR="0215F51B" w:rsidRPr="4FD16B59">
        <w:rPr>
          <w:rFonts w:ascii="Arial" w:eastAsia="Times New Roman" w:hAnsi="Arial" w:cs="Arial"/>
          <w:color w:val="000000" w:themeColor="text1"/>
          <w:sz w:val="24"/>
          <w:szCs w:val="24"/>
        </w:rPr>
        <w:t>à</w:t>
      </w:r>
      <w:r w:rsidRPr="4FD16B59">
        <w:rPr>
          <w:rFonts w:ascii="Arial" w:eastAsia="Times New Roman" w:hAnsi="Arial" w:cs="Arial"/>
          <w:color w:val="000000" w:themeColor="text1"/>
          <w:sz w:val="24"/>
          <w:szCs w:val="24"/>
        </w:rPr>
        <w:t xml:space="preserve"> criança sequências de atividades significativas, nas quais ela possa</w:t>
      </w:r>
      <w:r w:rsidR="52942417" w:rsidRPr="4FD16B59">
        <w:rPr>
          <w:rFonts w:ascii="Arial" w:eastAsia="Times New Roman" w:hAnsi="Arial" w:cs="Arial"/>
          <w:color w:val="000000" w:themeColor="text1"/>
          <w:sz w:val="24"/>
          <w:szCs w:val="24"/>
        </w:rPr>
        <w:t xml:space="preserve"> se sentir desafiada a ampliar</w:t>
      </w:r>
      <w:r w:rsidR="29657128" w:rsidRPr="4FD16B59">
        <w:rPr>
          <w:rFonts w:ascii="Arial" w:eastAsia="Times New Roman" w:hAnsi="Arial" w:cs="Arial"/>
          <w:color w:val="000000" w:themeColor="text1"/>
          <w:sz w:val="24"/>
          <w:szCs w:val="24"/>
        </w:rPr>
        <w:t xml:space="preserve"> </w:t>
      </w:r>
      <w:r w:rsidR="52942417" w:rsidRPr="4FD16B59">
        <w:rPr>
          <w:rFonts w:ascii="Arial" w:eastAsia="Times New Roman" w:hAnsi="Arial" w:cs="Arial"/>
          <w:color w:val="000000" w:themeColor="text1"/>
          <w:sz w:val="24"/>
          <w:szCs w:val="24"/>
        </w:rPr>
        <w:t>seu conhecimento de mundo.</w:t>
      </w:r>
    </w:p>
    <w:tbl>
      <w:tblPr>
        <w:tblStyle w:val="Tabelacomgrade"/>
        <w:tblW w:w="0" w:type="auto"/>
        <w:tblLayout w:type="fixed"/>
        <w:tblLook w:val="06A0" w:firstRow="1" w:lastRow="0" w:firstColumn="1" w:lastColumn="0" w:noHBand="1" w:noVBand="1"/>
      </w:tblPr>
      <w:tblGrid>
        <w:gridCol w:w="8504"/>
      </w:tblGrid>
      <w:tr w:rsidR="513968DD" w14:paraId="76476896" w14:textId="77777777" w:rsidTr="34C52967">
        <w:tc>
          <w:tcPr>
            <w:tcW w:w="8504" w:type="dxa"/>
          </w:tcPr>
          <w:p w14:paraId="7D8CF632" w14:textId="4EFD07BB" w:rsidR="7F1A0DF4" w:rsidRDefault="7F1A0DF4" w:rsidP="513968DD">
            <w:pPr>
              <w:spacing w:line="360" w:lineRule="auto"/>
              <w:ind w:firstLine="720"/>
              <w:jc w:val="both"/>
              <w:rPr>
                <w:rFonts w:ascii="Arial" w:eastAsia="Times New Roman" w:hAnsi="Arial" w:cs="Arial"/>
                <w:color w:val="000000" w:themeColor="text1"/>
                <w:sz w:val="24"/>
                <w:szCs w:val="24"/>
              </w:rPr>
            </w:pPr>
            <w:r w:rsidRPr="513968DD">
              <w:rPr>
                <w:rFonts w:ascii="Arial" w:eastAsia="Times New Roman" w:hAnsi="Arial" w:cs="Arial"/>
                <w:color w:val="000000" w:themeColor="text1"/>
                <w:sz w:val="24"/>
                <w:szCs w:val="24"/>
              </w:rPr>
              <w:t>A considerar os documentos que norteiam o planejamento:</w:t>
            </w:r>
          </w:p>
          <w:p w14:paraId="39491A83" w14:textId="70CFA573" w:rsidR="7F1A0DF4" w:rsidRDefault="7F1A0DF4" w:rsidP="00892255">
            <w:pPr>
              <w:pStyle w:val="PargrafodaLista"/>
              <w:numPr>
                <w:ilvl w:val="1"/>
                <w:numId w:val="2"/>
              </w:numPr>
              <w:spacing w:line="360" w:lineRule="auto"/>
              <w:jc w:val="both"/>
              <w:rPr>
                <w:rFonts w:ascii="Arial" w:eastAsia="Arial" w:hAnsi="Arial" w:cs="Arial"/>
                <w:color w:val="000000" w:themeColor="text1"/>
                <w:sz w:val="24"/>
                <w:szCs w:val="24"/>
              </w:rPr>
            </w:pPr>
            <w:r w:rsidRPr="513968DD">
              <w:rPr>
                <w:rFonts w:ascii="Arial" w:eastAsia="Times New Roman" w:hAnsi="Arial" w:cs="Arial"/>
                <w:color w:val="000000" w:themeColor="text1"/>
                <w:sz w:val="24"/>
                <w:szCs w:val="24"/>
              </w:rPr>
              <w:t>A criança e os Direitos de Aprendizagem e Desenvolvimento</w:t>
            </w:r>
            <w:r w:rsidR="00254A70">
              <w:rPr>
                <w:rFonts w:ascii="Arial" w:eastAsia="Times New Roman" w:hAnsi="Arial" w:cs="Arial"/>
                <w:color w:val="000000" w:themeColor="text1"/>
                <w:sz w:val="24"/>
                <w:szCs w:val="24"/>
              </w:rPr>
              <w:t>.</w:t>
            </w:r>
          </w:p>
          <w:p w14:paraId="16CFD0A9" w14:textId="7A3ADA03" w:rsidR="7F1A0DF4" w:rsidRDefault="7F1A0DF4" w:rsidP="00892255">
            <w:pPr>
              <w:pStyle w:val="PargrafodaLista"/>
              <w:numPr>
                <w:ilvl w:val="1"/>
                <w:numId w:val="2"/>
              </w:numPr>
              <w:spacing w:line="360" w:lineRule="auto"/>
              <w:jc w:val="both"/>
              <w:rPr>
                <w:color w:val="000000" w:themeColor="text1"/>
                <w:sz w:val="24"/>
                <w:szCs w:val="24"/>
              </w:rPr>
            </w:pPr>
            <w:r w:rsidRPr="513968DD">
              <w:rPr>
                <w:rFonts w:ascii="Arial" w:eastAsia="Times New Roman" w:hAnsi="Arial" w:cs="Arial"/>
                <w:color w:val="000000" w:themeColor="text1"/>
                <w:sz w:val="24"/>
                <w:szCs w:val="24"/>
              </w:rPr>
              <w:t>Eixos Estruturantes SESI Educação Infantil</w:t>
            </w:r>
            <w:r w:rsidR="00254A70">
              <w:rPr>
                <w:rFonts w:ascii="Arial" w:eastAsia="Times New Roman" w:hAnsi="Arial" w:cs="Arial"/>
                <w:color w:val="000000" w:themeColor="text1"/>
                <w:sz w:val="24"/>
                <w:szCs w:val="24"/>
              </w:rPr>
              <w:t>.</w:t>
            </w:r>
          </w:p>
          <w:p w14:paraId="50BA35D5" w14:textId="5588C3B2" w:rsidR="7F1A0DF4" w:rsidRDefault="7F1A0DF4" w:rsidP="00892255">
            <w:pPr>
              <w:pStyle w:val="PargrafodaLista"/>
              <w:numPr>
                <w:ilvl w:val="1"/>
                <w:numId w:val="2"/>
              </w:numPr>
              <w:spacing w:line="360" w:lineRule="auto"/>
              <w:jc w:val="both"/>
              <w:rPr>
                <w:color w:val="000000" w:themeColor="text1"/>
                <w:sz w:val="24"/>
                <w:szCs w:val="24"/>
              </w:rPr>
            </w:pPr>
            <w:r w:rsidRPr="513968DD">
              <w:rPr>
                <w:rFonts w:ascii="Arial" w:eastAsia="Times New Roman" w:hAnsi="Arial" w:cs="Arial"/>
                <w:color w:val="000000" w:themeColor="text1"/>
                <w:sz w:val="24"/>
                <w:szCs w:val="24"/>
              </w:rPr>
              <w:t>Eixos SESI Educação Infantil</w:t>
            </w:r>
            <w:r w:rsidR="00254A70">
              <w:rPr>
                <w:rFonts w:ascii="Arial" w:eastAsia="Times New Roman" w:hAnsi="Arial" w:cs="Arial"/>
                <w:color w:val="000000" w:themeColor="text1"/>
                <w:sz w:val="24"/>
                <w:szCs w:val="24"/>
              </w:rPr>
              <w:t>.</w:t>
            </w:r>
            <w:r w:rsidRPr="513968DD">
              <w:rPr>
                <w:rFonts w:ascii="Arial" w:eastAsia="Times New Roman" w:hAnsi="Arial" w:cs="Arial"/>
                <w:color w:val="000000" w:themeColor="text1"/>
                <w:sz w:val="24"/>
                <w:szCs w:val="24"/>
              </w:rPr>
              <w:t xml:space="preserve"> </w:t>
            </w:r>
          </w:p>
          <w:p w14:paraId="7DE51015" w14:textId="155CA50D" w:rsidR="7F1A0DF4" w:rsidRDefault="6387C051" w:rsidP="00892255">
            <w:pPr>
              <w:pStyle w:val="PargrafodaLista"/>
              <w:numPr>
                <w:ilvl w:val="1"/>
                <w:numId w:val="2"/>
              </w:numPr>
              <w:spacing w:line="360" w:lineRule="auto"/>
              <w:jc w:val="both"/>
              <w:rPr>
                <w:color w:val="000000" w:themeColor="text1"/>
                <w:sz w:val="24"/>
                <w:szCs w:val="24"/>
              </w:rPr>
            </w:pPr>
            <w:r w:rsidRPr="34C52967">
              <w:rPr>
                <w:rFonts w:ascii="Arial" w:eastAsia="Times New Roman" w:hAnsi="Arial" w:cs="Arial"/>
                <w:color w:val="000000" w:themeColor="text1"/>
                <w:sz w:val="24"/>
                <w:szCs w:val="24"/>
              </w:rPr>
              <w:t xml:space="preserve">Campos de </w:t>
            </w:r>
            <w:r w:rsidR="00CA6D8F">
              <w:rPr>
                <w:rFonts w:ascii="Arial" w:eastAsia="Times New Roman" w:hAnsi="Arial" w:cs="Arial"/>
                <w:color w:val="000000" w:themeColor="text1"/>
                <w:sz w:val="24"/>
                <w:szCs w:val="24"/>
              </w:rPr>
              <w:t>E</w:t>
            </w:r>
            <w:r w:rsidRPr="34C52967">
              <w:rPr>
                <w:rFonts w:ascii="Arial" w:eastAsia="Times New Roman" w:hAnsi="Arial" w:cs="Arial"/>
                <w:color w:val="000000" w:themeColor="text1"/>
                <w:sz w:val="24"/>
                <w:szCs w:val="24"/>
              </w:rPr>
              <w:t>xperiências</w:t>
            </w:r>
            <w:r w:rsidR="5B7ED476" w:rsidRPr="34C52967">
              <w:rPr>
                <w:rFonts w:ascii="Arial" w:eastAsia="Times New Roman" w:hAnsi="Arial" w:cs="Arial"/>
                <w:color w:val="000000" w:themeColor="text1"/>
                <w:sz w:val="24"/>
                <w:szCs w:val="24"/>
              </w:rPr>
              <w:t xml:space="preserve"> e Objetivos de Aprendizagem e Desenvolvimento SESI</w:t>
            </w:r>
            <w:r w:rsidR="00254A70">
              <w:rPr>
                <w:rFonts w:ascii="Arial" w:eastAsia="Times New Roman" w:hAnsi="Arial" w:cs="Arial"/>
                <w:color w:val="000000" w:themeColor="text1"/>
                <w:sz w:val="24"/>
                <w:szCs w:val="24"/>
              </w:rPr>
              <w:t>.</w:t>
            </w:r>
          </w:p>
          <w:p w14:paraId="4F06FF48" w14:textId="1E349BD9" w:rsidR="7F1A0DF4" w:rsidRDefault="7F1A0DF4" w:rsidP="00892255">
            <w:pPr>
              <w:pStyle w:val="PargrafodaLista"/>
              <w:numPr>
                <w:ilvl w:val="1"/>
                <w:numId w:val="2"/>
              </w:numPr>
              <w:spacing w:line="360" w:lineRule="auto"/>
              <w:jc w:val="both"/>
              <w:rPr>
                <w:color w:val="000000" w:themeColor="text1"/>
                <w:sz w:val="24"/>
                <w:szCs w:val="24"/>
              </w:rPr>
            </w:pPr>
            <w:r w:rsidRPr="513968DD">
              <w:rPr>
                <w:rFonts w:ascii="Arial" w:eastAsia="Times New Roman" w:hAnsi="Arial" w:cs="Arial"/>
                <w:color w:val="000000" w:themeColor="text1"/>
                <w:sz w:val="24"/>
                <w:szCs w:val="24"/>
              </w:rPr>
              <w:t>Pilares SESI e Competências Gerais</w:t>
            </w:r>
            <w:r w:rsidR="00254A70">
              <w:rPr>
                <w:rFonts w:ascii="Arial" w:eastAsia="Times New Roman" w:hAnsi="Arial" w:cs="Arial"/>
                <w:color w:val="000000" w:themeColor="text1"/>
                <w:sz w:val="24"/>
                <w:szCs w:val="24"/>
              </w:rPr>
              <w:t>.</w:t>
            </w:r>
          </w:p>
        </w:tc>
      </w:tr>
    </w:tbl>
    <w:p w14:paraId="0EE08A7F" w14:textId="5DCABF9F" w:rsidR="00595BAB" w:rsidRDefault="00595BAB" w:rsidP="4D4C1997">
      <w:pPr>
        <w:spacing w:after="0" w:line="360" w:lineRule="auto"/>
        <w:rPr>
          <w:rFonts w:ascii="Arial" w:eastAsia="Times New Roman" w:hAnsi="Arial" w:cs="Arial"/>
          <w:sz w:val="24"/>
          <w:szCs w:val="24"/>
        </w:rPr>
      </w:pPr>
      <w:r>
        <w:rPr>
          <w:rFonts w:ascii="Arial" w:eastAsia="Times New Roman" w:hAnsi="Arial" w:cs="Arial"/>
          <w:sz w:val="24"/>
          <w:szCs w:val="24"/>
        </w:rPr>
        <w:br w:type="page"/>
      </w:r>
    </w:p>
    <w:p w14:paraId="46262DE6" w14:textId="77777777" w:rsidR="003B634F" w:rsidRPr="003025FD" w:rsidRDefault="003B634F" w:rsidP="4D4C1997">
      <w:pPr>
        <w:spacing w:after="0" w:line="360" w:lineRule="auto"/>
        <w:rPr>
          <w:rFonts w:ascii="Arial" w:eastAsia="Times New Roman" w:hAnsi="Arial" w:cs="Arial"/>
          <w:sz w:val="24"/>
          <w:szCs w:val="24"/>
        </w:rPr>
      </w:pPr>
    </w:p>
    <w:p w14:paraId="572DEF25" w14:textId="424D0246" w:rsidR="003B634F" w:rsidRPr="003025FD" w:rsidRDefault="00742F3F" w:rsidP="00B71A3B">
      <w:pPr>
        <w:pStyle w:val="Ttulo1"/>
        <w:numPr>
          <w:ilvl w:val="0"/>
          <w:numId w:val="13"/>
        </w:numPr>
        <w:rPr>
          <w:rFonts w:eastAsia="Arial"/>
          <w:color w:val="000000"/>
        </w:rPr>
      </w:pPr>
      <w:bookmarkStart w:id="48" w:name="_Toc51939492"/>
      <w:r w:rsidRPr="003025FD">
        <w:t>Diretrizes metodológicas</w:t>
      </w:r>
      <w:bookmarkEnd w:id="48"/>
    </w:p>
    <w:p w14:paraId="6EBD7F10" w14:textId="77777777" w:rsidR="003025FD" w:rsidRDefault="003B634F" w:rsidP="003025FD">
      <w:pPr>
        <w:spacing w:after="0" w:line="240" w:lineRule="auto"/>
        <w:ind w:left="3118"/>
        <w:jc w:val="right"/>
        <w:rPr>
          <w:rFonts w:ascii="Arial" w:eastAsia="Times New Roman" w:hAnsi="Arial" w:cs="Arial"/>
          <w:i/>
          <w:iCs/>
          <w:color w:val="000000"/>
          <w:sz w:val="24"/>
          <w:szCs w:val="24"/>
        </w:rPr>
      </w:pPr>
      <w:r w:rsidRPr="003025FD">
        <w:rPr>
          <w:rFonts w:ascii="Arial" w:eastAsia="Times New Roman" w:hAnsi="Arial" w:cs="Arial"/>
          <w:color w:val="000000"/>
          <w:sz w:val="24"/>
          <w:szCs w:val="24"/>
        </w:rPr>
        <w:tab/>
      </w:r>
      <w:r w:rsidRPr="003025FD">
        <w:rPr>
          <w:rFonts w:ascii="Arial" w:eastAsia="Times New Roman" w:hAnsi="Arial" w:cs="Arial"/>
          <w:i/>
          <w:iCs/>
          <w:color w:val="000000"/>
          <w:sz w:val="24"/>
          <w:szCs w:val="24"/>
        </w:rPr>
        <w:t xml:space="preserve">"Ensinar não é transferir conhecimento, mas criar as possibilidades para a sua própria produção ou sua construção" </w:t>
      </w:r>
    </w:p>
    <w:p w14:paraId="183C4373" w14:textId="579AF533" w:rsidR="003B634F" w:rsidRPr="003025FD" w:rsidRDefault="003B634F" w:rsidP="003025FD">
      <w:pPr>
        <w:spacing w:after="0" w:line="240" w:lineRule="auto"/>
        <w:ind w:left="3118"/>
        <w:jc w:val="right"/>
        <w:rPr>
          <w:rFonts w:ascii="Arial" w:eastAsia="Times New Roman" w:hAnsi="Arial" w:cs="Arial"/>
          <w:sz w:val="24"/>
          <w:szCs w:val="24"/>
        </w:rPr>
      </w:pPr>
      <w:r w:rsidRPr="003025FD">
        <w:rPr>
          <w:rFonts w:ascii="Arial" w:eastAsia="Times New Roman" w:hAnsi="Arial" w:cs="Arial"/>
          <w:i/>
          <w:iCs/>
          <w:color w:val="000000"/>
          <w:sz w:val="24"/>
          <w:szCs w:val="24"/>
        </w:rPr>
        <w:t>Paulo Freire</w:t>
      </w:r>
    </w:p>
    <w:p w14:paraId="2BE1D6D3" w14:textId="77777777" w:rsidR="003025FD" w:rsidRDefault="003B634F" w:rsidP="4D4C1997">
      <w:pPr>
        <w:spacing w:line="360" w:lineRule="auto"/>
        <w:jc w:val="both"/>
        <w:rPr>
          <w:rFonts w:ascii="Arial" w:eastAsia="Times New Roman" w:hAnsi="Arial" w:cs="Arial"/>
          <w:color w:val="000000"/>
          <w:sz w:val="24"/>
          <w:szCs w:val="24"/>
        </w:rPr>
      </w:pPr>
      <w:r w:rsidRPr="003025FD">
        <w:rPr>
          <w:rFonts w:ascii="Arial" w:eastAsia="Times New Roman" w:hAnsi="Arial" w:cs="Arial"/>
          <w:color w:val="000000"/>
          <w:sz w:val="24"/>
          <w:szCs w:val="24"/>
        </w:rPr>
        <w:tab/>
      </w:r>
    </w:p>
    <w:p w14:paraId="19B92617" w14:textId="3383976B" w:rsidR="003B634F" w:rsidRPr="003025FD" w:rsidRDefault="00254A70" w:rsidP="513968DD">
      <w:pPr>
        <w:spacing w:line="360" w:lineRule="auto"/>
        <w:ind w:firstLine="709"/>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Tomando por norte </w:t>
      </w:r>
      <w:r w:rsidR="72DF1E4F" w:rsidRPr="348CD16B">
        <w:rPr>
          <w:rFonts w:ascii="Arial" w:eastAsia="Times New Roman" w:hAnsi="Arial" w:cs="Arial"/>
          <w:color w:val="000000" w:themeColor="text1"/>
          <w:sz w:val="24"/>
          <w:szCs w:val="24"/>
        </w:rPr>
        <w:t>Paulo Freire, em s</w:t>
      </w:r>
      <w:r w:rsidR="734681CE" w:rsidRPr="348CD16B">
        <w:rPr>
          <w:rFonts w:ascii="Arial" w:eastAsia="Times New Roman" w:hAnsi="Arial" w:cs="Arial"/>
          <w:color w:val="000000" w:themeColor="text1"/>
          <w:sz w:val="24"/>
          <w:szCs w:val="24"/>
        </w:rPr>
        <w:t>ua obra</w:t>
      </w:r>
      <w:r w:rsidR="72DF1E4F" w:rsidRPr="348CD16B">
        <w:rPr>
          <w:rFonts w:ascii="Arial" w:eastAsia="Times New Roman" w:hAnsi="Arial" w:cs="Arial"/>
          <w:color w:val="000000" w:themeColor="text1"/>
          <w:sz w:val="24"/>
          <w:szCs w:val="24"/>
        </w:rPr>
        <w:t xml:space="preserve"> </w:t>
      </w:r>
      <w:r w:rsidR="72DF1E4F" w:rsidRPr="001C21BA">
        <w:rPr>
          <w:rFonts w:ascii="Arial" w:eastAsia="Times New Roman" w:hAnsi="Arial" w:cs="Arial"/>
          <w:b/>
          <w:bCs/>
          <w:color w:val="000000" w:themeColor="text1"/>
          <w:sz w:val="24"/>
          <w:szCs w:val="24"/>
        </w:rPr>
        <w:t>Pedagogia da Autonomia</w:t>
      </w:r>
      <w:r w:rsidR="00501E9D" w:rsidRPr="001C21BA">
        <w:rPr>
          <w:rFonts w:ascii="Arial" w:eastAsia="Times New Roman" w:hAnsi="Arial" w:cs="Arial"/>
          <w:b/>
          <w:bCs/>
          <w:color w:val="000000" w:themeColor="text1"/>
          <w:sz w:val="24"/>
          <w:szCs w:val="24"/>
        </w:rPr>
        <w:t>:</w:t>
      </w:r>
      <w:r w:rsidR="72DF1E4F" w:rsidRPr="001C21BA">
        <w:rPr>
          <w:rFonts w:ascii="Arial" w:eastAsia="Times New Roman" w:hAnsi="Arial" w:cs="Arial"/>
          <w:b/>
          <w:bCs/>
          <w:color w:val="000000" w:themeColor="text1"/>
          <w:sz w:val="24"/>
          <w:szCs w:val="24"/>
        </w:rPr>
        <w:t xml:space="preserve"> </w:t>
      </w:r>
      <w:r w:rsidR="00501E9D" w:rsidRPr="001C21BA">
        <w:rPr>
          <w:rFonts w:ascii="Arial" w:eastAsia="Times New Roman" w:hAnsi="Arial" w:cs="Arial"/>
          <w:b/>
          <w:bCs/>
          <w:color w:val="000000" w:themeColor="text1"/>
          <w:sz w:val="24"/>
          <w:szCs w:val="24"/>
        </w:rPr>
        <w:t>s</w:t>
      </w:r>
      <w:r w:rsidR="72DF1E4F" w:rsidRPr="001C21BA">
        <w:rPr>
          <w:rFonts w:ascii="Arial" w:eastAsia="Times New Roman" w:hAnsi="Arial" w:cs="Arial"/>
          <w:b/>
          <w:bCs/>
          <w:color w:val="000000" w:themeColor="text1"/>
          <w:sz w:val="24"/>
          <w:szCs w:val="24"/>
        </w:rPr>
        <w:t>aberes necessários à prática educativa</w:t>
      </w:r>
      <w:r w:rsidR="72DF1E4F" w:rsidRPr="004031C3">
        <w:rPr>
          <w:rFonts w:ascii="Arial" w:eastAsia="Times New Roman" w:hAnsi="Arial" w:cs="Arial"/>
          <w:color w:val="000000" w:themeColor="text1"/>
          <w:sz w:val="24"/>
          <w:szCs w:val="24"/>
        </w:rPr>
        <w:t>,</w:t>
      </w:r>
      <w:r w:rsidR="72DF1E4F" w:rsidRPr="348CD16B">
        <w:rPr>
          <w:rFonts w:ascii="Arial" w:eastAsia="Times New Roman" w:hAnsi="Arial" w:cs="Arial"/>
          <w:color w:val="000000" w:themeColor="text1"/>
          <w:sz w:val="24"/>
          <w:szCs w:val="24"/>
        </w:rPr>
        <w:t xml:space="preserve"> podemos analisar que a</w:t>
      </w:r>
      <w:r w:rsidR="004031C3">
        <w:rPr>
          <w:rFonts w:ascii="Arial" w:eastAsia="Times New Roman" w:hAnsi="Arial" w:cs="Arial"/>
          <w:color w:val="000000" w:themeColor="text1"/>
          <w:sz w:val="24"/>
          <w:szCs w:val="24"/>
        </w:rPr>
        <w:t xml:space="preserve"> </w:t>
      </w:r>
      <w:r w:rsidR="72DF1E4F" w:rsidRPr="348CD16B">
        <w:rPr>
          <w:rFonts w:ascii="Arial" w:eastAsia="Times New Roman" w:hAnsi="Arial" w:cs="Arial"/>
          <w:color w:val="000000" w:themeColor="text1"/>
          <w:sz w:val="24"/>
          <w:szCs w:val="24"/>
        </w:rPr>
        <w:t xml:space="preserve">“arte de ensinar” está pautada em diferentes critérios que necessitam ser observados no momento do planejamento. </w:t>
      </w:r>
    </w:p>
    <w:p w14:paraId="5AF4408F" w14:textId="3C7313F8" w:rsidR="003B634F" w:rsidRPr="003025FD" w:rsidRDefault="72DF1E4F" w:rsidP="513968DD">
      <w:pPr>
        <w:spacing w:line="360" w:lineRule="auto"/>
        <w:ind w:firstLine="709"/>
        <w:jc w:val="both"/>
        <w:rPr>
          <w:rFonts w:ascii="Arial" w:eastAsia="Times New Roman" w:hAnsi="Arial" w:cs="Arial"/>
          <w:color w:val="000000" w:themeColor="text1"/>
          <w:sz w:val="24"/>
          <w:szCs w:val="24"/>
        </w:rPr>
      </w:pPr>
      <w:r w:rsidRPr="4FD16B59">
        <w:rPr>
          <w:rFonts w:ascii="Arial" w:eastAsia="Times New Roman" w:hAnsi="Arial" w:cs="Arial"/>
          <w:color w:val="000000" w:themeColor="text1"/>
          <w:sz w:val="24"/>
          <w:szCs w:val="24"/>
        </w:rPr>
        <w:t>Planejar é uma ação determinante para um bom caminhar do trabalho educativo. Ao planejar</w:t>
      </w:r>
      <w:r w:rsidR="0DC23FE8" w:rsidRPr="4FD16B59">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possibilitamos encontrar caminhos, alternativas e soluções para desenvolver a aprendizagem d</w:t>
      </w:r>
      <w:r w:rsidR="2EA616A9" w:rsidRPr="4FD16B59">
        <w:rPr>
          <w:rFonts w:ascii="Arial" w:eastAsia="Times New Roman" w:hAnsi="Arial" w:cs="Arial"/>
          <w:color w:val="000000" w:themeColor="text1"/>
          <w:sz w:val="24"/>
          <w:szCs w:val="24"/>
        </w:rPr>
        <w:t>as crianças</w:t>
      </w:r>
      <w:r w:rsidRPr="4FD16B59">
        <w:rPr>
          <w:rFonts w:ascii="Arial" w:eastAsia="Times New Roman" w:hAnsi="Arial" w:cs="Arial"/>
          <w:color w:val="000000" w:themeColor="text1"/>
          <w:sz w:val="24"/>
          <w:szCs w:val="24"/>
        </w:rPr>
        <w:t xml:space="preserve">. Não podemos esquecer a intencionalidade educativa, a igualdade de direitos, a diversidade, a pluralidade social, política e econômica </w:t>
      </w:r>
      <w:r w:rsidR="0B60FC65" w:rsidRPr="4FD16B59">
        <w:rPr>
          <w:rFonts w:ascii="Arial" w:eastAsia="Times New Roman" w:hAnsi="Arial" w:cs="Arial"/>
          <w:color w:val="000000" w:themeColor="text1"/>
          <w:sz w:val="24"/>
          <w:szCs w:val="24"/>
        </w:rPr>
        <w:t>para garanti</w:t>
      </w:r>
      <w:r w:rsidR="5D5300E4" w:rsidRPr="4FD16B59">
        <w:rPr>
          <w:rFonts w:ascii="Arial" w:eastAsia="Times New Roman" w:hAnsi="Arial" w:cs="Arial"/>
          <w:color w:val="000000" w:themeColor="text1"/>
          <w:sz w:val="24"/>
          <w:szCs w:val="24"/>
        </w:rPr>
        <w:t>r os obj</w:t>
      </w:r>
      <w:r w:rsidR="2C93A1F3" w:rsidRPr="4FD16B59">
        <w:rPr>
          <w:rFonts w:ascii="Arial" w:eastAsia="Times New Roman" w:hAnsi="Arial" w:cs="Arial"/>
          <w:color w:val="000000" w:themeColor="text1"/>
          <w:sz w:val="24"/>
          <w:szCs w:val="24"/>
        </w:rPr>
        <w:t>et</w:t>
      </w:r>
      <w:r w:rsidR="5D5300E4" w:rsidRPr="4FD16B59">
        <w:rPr>
          <w:rFonts w:ascii="Arial" w:eastAsia="Times New Roman" w:hAnsi="Arial" w:cs="Arial"/>
          <w:color w:val="000000" w:themeColor="text1"/>
          <w:sz w:val="24"/>
          <w:szCs w:val="24"/>
        </w:rPr>
        <w:t xml:space="preserve">ivos de aprendizagem e desenvolvimento. </w:t>
      </w:r>
      <w:r w:rsidRPr="4FD16B59">
        <w:rPr>
          <w:rFonts w:ascii="Arial" w:eastAsia="Times New Roman" w:hAnsi="Arial" w:cs="Arial"/>
          <w:color w:val="000000" w:themeColor="text1"/>
          <w:sz w:val="24"/>
          <w:szCs w:val="24"/>
        </w:rPr>
        <w:t>Primeiramente</w:t>
      </w:r>
      <w:r w:rsidR="00254A70">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w:t>
      </w:r>
      <w:r w:rsidR="1ECEA0B0" w:rsidRPr="4FD16B59">
        <w:rPr>
          <w:rFonts w:ascii="Arial" w:eastAsia="Times New Roman" w:hAnsi="Arial" w:cs="Arial"/>
          <w:color w:val="000000" w:themeColor="text1"/>
          <w:sz w:val="24"/>
          <w:szCs w:val="24"/>
        </w:rPr>
        <w:t xml:space="preserve">é necessário </w:t>
      </w:r>
      <w:r w:rsidRPr="4FD16B59">
        <w:rPr>
          <w:rFonts w:ascii="Arial" w:eastAsia="Times New Roman" w:hAnsi="Arial" w:cs="Arial"/>
          <w:color w:val="000000" w:themeColor="text1"/>
          <w:sz w:val="24"/>
          <w:szCs w:val="24"/>
        </w:rPr>
        <w:t>ter clareza sobre a intencionalidade educativa. Assim nos diz a BNCC</w:t>
      </w:r>
      <w:r w:rsidR="008E4EC3">
        <w:rPr>
          <w:rFonts w:ascii="Arial" w:eastAsia="Times New Roman" w:hAnsi="Arial" w:cs="Arial"/>
          <w:color w:val="000000" w:themeColor="text1"/>
          <w:sz w:val="24"/>
          <w:szCs w:val="24"/>
        </w:rPr>
        <w:t xml:space="preserve"> (</w:t>
      </w:r>
      <w:r w:rsidR="008E4EC3" w:rsidRPr="001C21BA">
        <w:rPr>
          <w:rFonts w:ascii="Arial" w:eastAsia="Times New Roman" w:hAnsi="Arial" w:cs="Arial"/>
          <w:color w:val="000000" w:themeColor="text1"/>
          <w:sz w:val="24"/>
          <w:szCs w:val="24"/>
        </w:rPr>
        <w:t>2017, p. 37)</w:t>
      </w:r>
      <w:r w:rsidRPr="4FD16B59">
        <w:rPr>
          <w:rFonts w:ascii="Arial" w:eastAsia="Times New Roman" w:hAnsi="Arial" w:cs="Arial"/>
          <w:color w:val="000000" w:themeColor="text1"/>
          <w:sz w:val="24"/>
          <w:szCs w:val="24"/>
        </w:rPr>
        <w:t>:</w:t>
      </w:r>
    </w:p>
    <w:p w14:paraId="675D871D" w14:textId="6DB42479" w:rsidR="003B634F" w:rsidRPr="003025FD" w:rsidRDefault="72DF1E4F" w:rsidP="001C21BA">
      <w:pPr>
        <w:pStyle w:val="Citao"/>
      </w:pPr>
      <w:r w:rsidRPr="513968DD">
        <w:t>Essa intencionalidade consiste na organização e proposição, pelo educador, de experiências que permitam às crianças conhecer a si e ao outro e de conhecer e compreender as relações com a natureza, com a cultura e com a produção científica, que se traduzem nas práticas de cuidados pessoais (alimentar-se, vestir-se, higienizar-se), nas brincadeiras, nas experimentações com materiais variados, na aproximação com a literatura e no encontro com as pessoas</w:t>
      </w:r>
      <w:r w:rsidR="005F4906">
        <w:t>.</w:t>
      </w:r>
    </w:p>
    <w:p w14:paraId="32E5E0B9" w14:textId="32E832DD" w:rsidR="003B634F" w:rsidRPr="003025FD" w:rsidRDefault="4EC3A589" w:rsidP="513968DD">
      <w:pPr>
        <w:spacing w:line="360" w:lineRule="auto"/>
        <w:ind w:firstLine="720"/>
        <w:jc w:val="both"/>
        <w:rPr>
          <w:rFonts w:ascii="Arial" w:eastAsia="Times New Roman" w:hAnsi="Arial" w:cs="Arial"/>
          <w:color w:val="000000" w:themeColor="text1"/>
          <w:sz w:val="24"/>
          <w:szCs w:val="24"/>
        </w:rPr>
      </w:pPr>
      <w:r w:rsidRPr="513968DD">
        <w:rPr>
          <w:rFonts w:ascii="Arial" w:eastAsia="Times New Roman" w:hAnsi="Arial" w:cs="Arial"/>
          <w:color w:val="000000" w:themeColor="text1"/>
          <w:sz w:val="24"/>
          <w:szCs w:val="24"/>
        </w:rPr>
        <w:t>Nesse sentido, p</w:t>
      </w:r>
      <w:r w:rsidR="72DF1E4F" w:rsidRPr="513968DD">
        <w:rPr>
          <w:rFonts w:ascii="Arial" w:eastAsia="Times New Roman" w:hAnsi="Arial" w:cs="Arial"/>
          <w:color w:val="000000" w:themeColor="text1"/>
          <w:sz w:val="24"/>
          <w:szCs w:val="24"/>
        </w:rPr>
        <w:t>lanejamos os caminhos que queremos seguir</w:t>
      </w:r>
      <w:r w:rsidR="3FBED6CC" w:rsidRPr="513968DD">
        <w:rPr>
          <w:rFonts w:ascii="Arial" w:eastAsia="Times New Roman" w:hAnsi="Arial" w:cs="Arial"/>
          <w:color w:val="000000" w:themeColor="text1"/>
          <w:sz w:val="24"/>
          <w:szCs w:val="24"/>
        </w:rPr>
        <w:t xml:space="preserve"> junto às crianças</w:t>
      </w:r>
      <w:r w:rsidR="72DF1E4F" w:rsidRPr="513968DD">
        <w:rPr>
          <w:rFonts w:ascii="Arial" w:eastAsia="Times New Roman" w:hAnsi="Arial" w:cs="Arial"/>
          <w:color w:val="000000" w:themeColor="text1"/>
          <w:sz w:val="24"/>
          <w:szCs w:val="24"/>
        </w:rPr>
        <w:t>, a partir d</w:t>
      </w:r>
      <w:r w:rsidR="00254A70">
        <w:rPr>
          <w:rFonts w:ascii="Arial" w:eastAsia="Times New Roman" w:hAnsi="Arial" w:cs="Arial"/>
          <w:color w:val="000000" w:themeColor="text1"/>
          <w:sz w:val="24"/>
          <w:szCs w:val="24"/>
        </w:rPr>
        <w:t>e</w:t>
      </w:r>
      <w:r w:rsidR="72DF1E4F" w:rsidRPr="513968DD">
        <w:rPr>
          <w:rFonts w:ascii="Arial" w:eastAsia="Times New Roman" w:hAnsi="Arial" w:cs="Arial"/>
          <w:color w:val="000000" w:themeColor="text1"/>
          <w:sz w:val="24"/>
          <w:szCs w:val="24"/>
        </w:rPr>
        <w:t xml:space="preserve"> análise e observações d</w:t>
      </w:r>
      <w:r w:rsidR="27A75A86" w:rsidRPr="513968DD">
        <w:rPr>
          <w:rFonts w:ascii="Arial" w:eastAsia="Times New Roman" w:hAnsi="Arial" w:cs="Arial"/>
          <w:color w:val="000000" w:themeColor="text1"/>
          <w:sz w:val="24"/>
          <w:szCs w:val="24"/>
        </w:rPr>
        <w:t>o cotidiano</w:t>
      </w:r>
      <w:r w:rsidR="72DF1E4F" w:rsidRPr="513968DD">
        <w:rPr>
          <w:rFonts w:ascii="Arial" w:eastAsia="Times New Roman" w:hAnsi="Arial" w:cs="Arial"/>
          <w:color w:val="000000" w:themeColor="text1"/>
          <w:sz w:val="24"/>
          <w:szCs w:val="24"/>
        </w:rPr>
        <w:t xml:space="preserve">, visando atingir o crescimento e o desenvolvimento de todos os </w:t>
      </w:r>
      <w:r w:rsidR="2C48AA67" w:rsidRPr="513968DD">
        <w:rPr>
          <w:rFonts w:ascii="Arial" w:eastAsia="Times New Roman" w:hAnsi="Arial" w:cs="Arial"/>
          <w:color w:val="000000" w:themeColor="text1"/>
          <w:sz w:val="24"/>
          <w:szCs w:val="24"/>
        </w:rPr>
        <w:t>envolvidos.</w:t>
      </w:r>
      <w:r w:rsidR="72DF1E4F" w:rsidRPr="513968DD">
        <w:rPr>
          <w:rFonts w:ascii="Arial" w:eastAsia="Times New Roman" w:hAnsi="Arial" w:cs="Arial"/>
          <w:color w:val="000000" w:themeColor="text1"/>
          <w:sz w:val="24"/>
          <w:szCs w:val="24"/>
        </w:rPr>
        <w:t xml:space="preserve"> </w:t>
      </w:r>
      <w:r w:rsidR="0FD1C382" w:rsidRPr="513968DD">
        <w:rPr>
          <w:rFonts w:ascii="Arial" w:eastAsia="Times New Roman" w:hAnsi="Arial" w:cs="Arial"/>
          <w:color w:val="000000" w:themeColor="text1"/>
          <w:sz w:val="24"/>
          <w:szCs w:val="24"/>
        </w:rPr>
        <w:t>O</w:t>
      </w:r>
      <w:r w:rsidR="72DF1E4F" w:rsidRPr="513968DD">
        <w:rPr>
          <w:rFonts w:ascii="Arial" w:eastAsia="Times New Roman" w:hAnsi="Arial" w:cs="Arial"/>
          <w:color w:val="000000" w:themeColor="text1"/>
          <w:sz w:val="24"/>
          <w:szCs w:val="24"/>
        </w:rPr>
        <w:t xml:space="preserve"> planejamento do educador </w:t>
      </w:r>
      <w:r w:rsidR="092B7CD1" w:rsidRPr="513968DD">
        <w:rPr>
          <w:rFonts w:ascii="Arial" w:eastAsia="Times New Roman" w:hAnsi="Arial" w:cs="Arial"/>
          <w:color w:val="000000" w:themeColor="text1"/>
          <w:sz w:val="24"/>
          <w:szCs w:val="24"/>
        </w:rPr>
        <w:t xml:space="preserve">é </w:t>
      </w:r>
      <w:r w:rsidR="48AFA138" w:rsidRPr="513968DD">
        <w:rPr>
          <w:rFonts w:ascii="Arial" w:eastAsia="Times New Roman" w:hAnsi="Arial" w:cs="Arial"/>
          <w:color w:val="000000" w:themeColor="text1"/>
          <w:sz w:val="24"/>
          <w:szCs w:val="24"/>
        </w:rPr>
        <w:t xml:space="preserve">uma </w:t>
      </w:r>
      <w:r w:rsidR="7EF7752E" w:rsidRPr="513968DD">
        <w:rPr>
          <w:rFonts w:ascii="Arial" w:eastAsia="Times New Roman" w:hAnsi="Arial" w:cs="Arial"/>
          <w:color w:val="000000" w:themeColor="text1"/>
          <w:sz w:val="24"/>
          <w:szCs w:val="24"/>
        </w:rPr>
        <w:t xml:space="preserve">tarefa </w:t>
      </w:r>
      <w:r w:rsidR="084BD545" w:rsidRPr="513968DD">
        <w:rPr>
          <w:rFonts w:ascii="Arial" w:eastAsia="Times New Roman" w:hAnsi="Arial" w:cs="Arial"/>
          <w:color w:val="000000" w:themeColor="text1"/>
          <w:sz w:val="24"/>
          <w:szCs w:val="24"/>
        </w:rPr>
        <w:t>contínu</w:t>
      </w:r>
      <w:r w:rsidR="233AFD37" w:rsidRPr="513968DD">
        <w:rPr>
          <w:rFonts w:ascii="Arial" w:eastAsia="Times New Roman" w:hAnsi="Arial" w:cs="Arial"/>
          <w:color w:val="000000" w:themeColor="text1"/>
          <w:sz w:val="24"/>
          <w:szCs w:val="24"/>
        </w:rPr>
        <w:t>a</w:t>
      </w:r>
      <w:r w:rsidR="092B7CD1" w:rsidRPr="513968DD">
        <w:rPr>
          <w:rFonts w:ascii="Arial" w:eastAsia="Times New Roman" w:hAnsi="Arial" w:cs="Arial"/>
          <w:color w:val="000000" w:themeColor="text1"/>
          <w:sz w:val="24"/>
          <w:szCs w:val="24"/>
        </w:rPr>
        <w:t>,</w:t>
      </w:r>
      <w:r w:rsidR="72DF1E4F" w:rsidRPr="513968DD">
        <w:rPr>
          <w:rFonts w:ascii="Arial" w:eastAsia="Times New Roman" w:hAnsi="Arial" w:cs="Arial"/>
          <w:color w:val="000000" w:themeColor="text1"/>
          <w:sz w:val="24"/>
          <w:szCs w:val="24"/>
        </w:rPr>
        <w:t xml:space="preserve"> criativ</w:t>
      </w:r>
      <w:r w:rsidR="3266EB13" w:rsidRPr="513968DD">
        <w:rPr>
          <w:rFonts w:ascii="Arial" w:eastAsia="Times New Roman" w:hAnsi="Arial" w:cs="Arial"/>
          <w:color w:val="000000" w:themeColor="text1"/>
          <w:sz w:val="24"/>
          <w:szCs w:val="24"/>
        </w:rPr>
        <w:t>a</w:t>
      </w:r>
      <w:r w:rsidR="72DF1E4F" w:rsidRPr="513968DD">
        <w:rPr>
          <w:rFonts w:ascii="Arial" w:eastAsia="Times New Roman" w:hAnsi="Arial" w:cs="Arial"/>
          <w:color w:val="000000" w:themeColor="text1"/>
          <w:sz w:val="24"/>
          <w:szCs w:val="24"/>
        </w:rPr>
        <w:t xml:space="preserve"> e dinâmic</w:t>
      </w:r>
      <w:r w:rsidR="2B50D81D" w:rsidRPr="513968DD">
        <w:rPr>
          <w:rFonts w:ascii="Arial" w:eastAsia="Times New Roman" w:hAnsi="Arial" w:cs="Arial"/>
          <w:color w:val="000000" w:themeColor="text1"/>
          <w:sz w:val="24"/>
          <w:szCs w:val="24"/>
        </w:rPr>
        <w:t>a</w:t>
      </w:r>
      <w:r w:rsidR="5E8DE226" w:rsidRPr="513968DD">
        <w:rPr>
          <w:rFonts w:ascii="Arial" w:eastAsia="Times New Roman" w:hAnsi="Arial" w:cs="Arial"/>
          <w:color w:val="000000" w:themeColor="text1"/>
          <w:sz w:val="24"/>
          <w:szCs w:val="24"/>
        </w:rPr>
        <w:t xml:space="preserve">, um </w:t>
      </w:r>
      <w:r w:rsidR="5E8DE226" w:rsidRPr="009C74D0">
        <w:rPr>
          <w:rFonts w:ascii="Arial" w:eastAsia="Times New Roman" w:hAnsi="Arial" w:cs="Arial"/>
          <w:color w:val="000000" w:themeColor="text1"/>
          <w:sz w:val="24"/>
          <w:szCs w:val="24"/>
        </w:rPr>
        <w:t>exercício</w:t>
      </w:r>
      <w:r w:rsidR="009C74D0">
        <w:rPr>
          <w:rFonts w:ascii="Arial" w:eastAsia="Times New Roman" w:hAnsi="Arial" w:cs="Arial"/>
          <w:color w:val="000000" w:themeColor="text1"/>
          <w:sz w:val="24"/>
          <w:szCs w:val="24"/>
        </w:rPr>
        <w:t xml:space="preserve"> reflexivo</w:t>
      </w:r>
      <w:r w:rsidR="5E8DE226" w:rsidRPr="513968DD">
        <w:rPr>
          <w:rFonts w:ascii="Arial" w:eastAsia="Times New Roman" w:hAnsi="Arial" w:cs="Arial"/>
          <w:color w:val="000000" w:themeColor="text1"/>
          <w:sz w:val="24"/>
          <w:szCs w:val="24"/>
        </w:rPr>
        <w:t xml:space="preserve"> </w:t>
      </w:r>
      <w:r w:rsidR="19D925B3" w:rsidRPr="513968DD">
        <w:rPr>
          <w:rFonts w:ascii="Arial" w:eastAsia="Times New Roman" w:hAnsi="Arial" w:cs="Arial"/>
          <w:color w:val="000000" w:themeColor="text1"/>
          <w:sz w:val="24"/>
          <w:szCs w:val="24"/>
        </w:rPr>
        <w:t xml:space="preserve">que </w:t>
      </w:r>
      <w:r w:rsidR="092B7CD1" w:rsidRPr="513968DD">
        <w:rPr>
          <w:rFonts w:ascii="Arial" w:eastAsia="Times New Roman" w:hAnsi="Arial" w:cs="Arial"/>
          <w:color w:val="000000" w:themeColor="text1"/>
          <w:sz w:val="24"/>
          <w:szCs w:val="24"/>
        </w:rPr>
        <w:t>respond</w:t>
      </w:r>
      <w:r w:rsidR="68FCA48C" w:rsidRPr="513968DD">
        <w:rPr>
          <w:rFonts w:ascii="Arial" w:eastAsia="Times New Roman" w:hAnsi="Arial" w:cs="Arial"/>
          <w:color w:val="000000" w:themeColor="text1"/>
          <w:sz w:val="24"/>
          <w:szCs w:val="24"/>
        </w:rPr>
        <w:t>e</w:t>
      </w:r>
      <w:r w:rsidR="092B7CD1" w:rsidRPr="513968DD">
        <w:rPr>
          <w:rFonts w:ascii="Arial" w:eastAsia="Times New Roman" w:hAnsi="Arial" w:cs="Arial"/>
          <w:color w:val="000000" w:themeColor="text1"/>
          <w:sz w:val="24"/>
          <w:szCs w:val="24"/>
        </w:rPr>
        <w:t xml:space="preserve"> </w:t>
      </w:r>
      <w:r w:rsidR="3BD09621" w:rsidRPr="513968DD">
        <w:rPr>
          <w:rFonts w:ascii="Arial" w:eastAsia="Times New Roman" w:hAnsi="Arial" w:cs="Arial"/>
          <w:color w:val="000000" w:themeColor="text1"/>
          <w:sz w:val="24"/>
          <w:szCs w:val="24"/>
        </w:rPr>
        <w:t xml:space="preserve">à visão que temos de criança, infância e educação. </w:t>
      </w:r>
      <w:r w:rsidR="72DF1E4F" w:rsidRPr="513968DD">
        <w:rPr>
          <w:rFonts w:ascii="Arial" w:eastAsia="Times New Roman" w:hAnsi="Arial" w:cs="Arial"/>
          <w:color w:val="000000" w:themeColor="text1"/>
          <w:sz w:val="24"/>
          <w:szCs w:val="24"/>
        </w:rPr>
        <w:t>A BNCC</w:t>
      </w:r>
      <w:r w:rsidR="008E4EC3">
        <w:rPr>
          <w:rFonts w:ascii="Arial" w:eastAsia="Times New Roman" w:hAnsi="Arial" w:cs="Arial"/>
          <w:color w:val="000000" w:themeColor="text1"/>
          <w:sz w:val="24"/>
          <w:szCs w:val="24"/>
        </w:rPr>
        <w:t xml:space="preserve"> (</w:t>
      </w:r>
      <w:r w:rsidR="008E4EC3" w:rsidRPr="00DA58CC">
        <w:rPr>
          <w:rFonts w:ascii="Arial" w:eastAsia="Times New Roman" w:hAnsi="Arial" w:cs="Arial"/>
          <w:color w:val="000000" w:themeColor="text1"/>
          <w:sz w:val="24"/>
          <w:szCs w:val="24"/>
        </w:rPr>
        <w:t>2017, p. 37)</w:t>
      </w:r>
      <w:r w:rsidR="0180C47A" w:rsidRPr="513968DD">
        <w:rPr>
          <w:rFonts w:ascii="Arial" w:eastAsia="Times New Roman" w:hAnsi="Arial" w:cs="Arial"/>
          <w:color w:val="000000" w:themeColor="text1"/>
          <w:sz w:val="24"/>
          <w:szCs w:val="24"/>
        </w:rPr>
        <w:t xml:space="preserve"> </w:t>
      </w:r>
      <w:r w:rsidR="76B10971" w:rsidRPr="513968DD">
        <w:rPr>
          <w:rFonts w:ascii="Arial" w:eastAsia="Times New Roman" w:hAnsi="Arial" w:cs="Arial"/>
          <w:color w:val="000000" w:themeColor="text1"/>
          <w:sz w:val="24"/>
          <w:szCs w:val="24"/>
        </w:rPr>
        <w:t>enfatiz</w:t>
      </w:r>
      <w:r w:rsidR="3353698F" w:rsidRPr="513968DD">
        <w:rPr>
          <w:rFonts w:ascii="Arial" w:eastAsia="Times New Roman" w:hAnsi="Arial" w:cs="Arial"/>
          <w:color w:val="000000" w:themeColor="text1"/>
          <w:sz w:val="24"/>
          <w:szCs w:val="24"/>
        </w:rPr>
        <w:t>a</w:t>
      </w:r>
      <w:r w:rsidR="50BDCE53" w:rsidRPr="513968DD">
        <w:rPr>
          <w:rFonts w:ascii="Arial" w:eastAsia="Times New Roman" w:hAnsi="Arial" w:cs="Arial"/>
          <w:color w:val="000000" w:themeColor="text1"/>
          <w:sz w:val="24"/>
          <w:szCs w:val="24"/>
        </w:rPr>
        <w:t xml:space="preserve"> </w:t>
      </w:r>
      <w:r w:rsidR="76B10971" w:rsidRPr="513968DD">
        <w:rPr>
          <w:rFonts w:ascii="Arial" w:eastAsia="Times New Roman" w:hAnsi="Arial" w:cs="Arial"/>
          <w:color w:val="000000" w:themeColor="text1"/>
          <w:sz w:val="24"/>
          <w:szCs w:val="24"/>
        </w:rPr>
        <w:t>que:</w:t>
      </w:r>
    </w:p>
    <w:p w14:paraId="5C43A4EF" w14:textId="2BF9F35F" w:rsidR="003B634F" w:rsidRDefault="72DF1E4F" w:rsidP="001C21BA">
      <w:pPr>
        <w:pStyle w:val="Citao"/>
      </w:pPr>
      <w:r w:rsidRPr="513968DD">
        <w:t>Parte do trabalho do educador é refletir, selecionar, organizar, planejar, mediar e monitorar o conjunto das práticas e interações, garantindo a pluralidade de situações que promovam o desenvolvimento pleno das crianças</w:t>
      </w:r>
      <w:r w:rsidR="005F4906">
        <w:t>.</w:t>
      </w:r>
    </w:p>
    <w:p w14:paraId="2A1B59CA" w14:textId="2EFA5137" w:rsidR="003B634F" w:rsidRPr="003025FD" w:rsidRDefault="72DF1E4F" w:rsidP="513968DD">
      <w:pPr>
        <w:spacing w:line="360" w:lineRule="auto"/>
        <w:ind w:firstLine="720"/>
        <w:jc w:val="both"/>
        <w:rPr>
          <w:rFonts w:ascii="Arial" w:eastAsia="Times New Roman" w:hAnsi="Arial" w:cs="Arial"/>
          <w:color w:val="000000" w:themeColor="text1"/>
          <w:sz w:val="24"/>
          <w:szCs w:val="24"/>
        </w:rPr>
      </w:pPr>
      <w:r w:rsidRPr="513968DD">
        <w:rPr>
          <w:rFonts w:ascii="Arial" w:eastAsia="Times New Roman" w:hAnsi="Arial" w:cs="Arial"/>
          <w:color w:val="000000" w:themeColor="text1"/>
          <w:sz w:val="24"/>
          <w:szCs w:val="24"/>
        </w:rPr>
        <w:lastRenderedPageBreak/>
        <w:t xml:space="preserve">As ações e o planejamento docente devem </w:t>
      </w:r>
      <w:r w:rsidR="308044E1" w:rsidRPr="513968DD">
        <w:rPr>
          <w:rFonts w:ascii="Arial" w:eastAsia="Times New Roman" w:hAnsi="Arial" w:cs="Arial"/>
          <w:color w:val="000000" w:themeColor="text1"/>
          <w:sz w:val="24"/>
          <w:szCs w:val="24"/>
        </w:rPr>
        <w:t xml:space="preserve">considerar a identidade </w:t>
      </w:r>
      <w:r w:rsidRPr="513968DD">
        <w:rPr>
          <w:rFonts w:ascii="Arial" w:eastAsia="Times New Roman" w:hAnsi="Arial" w:cs="Arial"/>
          <w:color w:val="000000" w:themeColor="text1"/>
          <w:sz w:val="24"/>
          <w:szCs w:val="24"/>
        </w:rPr>
        <w:t xml:space="preserve">da instituição para qual trabalham, seu projeto político pedagógico, </w:t>
      </w:r>
      <w:r w:rsidR="1B57FB0D" w:rsidRPr="513968DD">
        <w:rPr>
          <w:rFonts w:ascii="Arial" w:eastAsia="Times New Roman" w:hAnsi="Arial" w:cs="Arial"/>
          <w:color w:val="000000" w:themeColor="text1"/>
          <w:sz w:val="24"/>
          <w:szCs w:val="24"/>
        </w:rPr>
        <w:t>as crianças e</w:t>
      </w:r>
      <w:r w:rsidR="1E35D1BF" w:rsidRPr="513968DD">
        <w:rPr>
          <w:rFonts w:ascii="Arial" w:eastAsia="Times New Roman" w:hAnsi="Arial" w:cs="Arial"/>
          <w:color w:val="000000" w:themeColor="text1"/>
          <w:sz w:val="24"/>
          <w:szCs w:val="24"/>
        </w:rPr>
        <w:t xml:space="preserve"> suas identidades, entre outros documentos</w:t>
      </w:r>
      <w:r w:rsidRPr="513968DD">
        <w:rPr>
          <w:rFonts w:ascii="Arial" w:eastAsia="Times New Roman" w:hAnsi="Arial" w:cs="Arial"/>
          <w:color w:val="000000" w:themeColor="text1"/>
          <w:sz w:val="24"/>
          <w:szCs w:val="24"/>
        </w:rPr>
        <w:t>.</w:t>
      </w:r>
    </w:p>
    <w:p w14:paraId="7650629C" w14:textId="77777777" w:rsidR="003B634F" w:rsidRPr="003025FD" w:rsidRDefault="003B634F" w:rsidP="003B634F">
      <w:pPr>
        <w:spacing w:after="0" w:line="240" w:lineRule="auto"/>
        <w:rPr>
          <w:rFonts w:ascii="Arial" w:eastAsia="Times New Roman" w:hAnsi="Arial" w:cs="Arial"/>
          <w:sz w:val="24"/>
          <w:szCs w:val="24"/>
        </w:rPr>
      </w:pPr>
    </w:p>
    <w:p w14:paraId="04E3FEC6" w14:textId="2EEA4840" w:rsidR="003B634F" w:rsidRPr="003025FD" w:rsidRDefault="3AC27011" w:rsidP="00B71A3B">
      <w:pPr>
        <w:pStyle w:val="Ttulo2"/>
        <w:rPr>
          <w:rFonts w:eastAsia="Times New Roman"/>
          <w:color w:val="000000"/>
        </w:rPr>
      </w:pPr>
      <w:bookmarkStart w:id="49" w:name="_Toc51939493"/>
      <w:r w:rsidRPr="513968DD">
        <w:rPr>
          <w:rFonts w:eastAsia="Times New Roman"/>
        </w:rPr>
        <w:t xml:space="preserve">7.1 </w:t>
      </w:r>
      <w:r w:rsidR="62B294CA" w:rsidRPr="513968DD">
        <w:rPr>
          <w:rFonts w:eastAsia="Times New Roman"/>
        </w:rPr>
        <w:t xml:space="preserve">Eixos </w:t>
      </w:r>
      <w:r w:rsidR="00254A70">
        <w:rPr>
          <w:rFonts w:eastAsia="Times New Roman"/>
        </w:rPr>
        <w:t>E</w:t>
      </w:r>
      <w:r w:rsidR="62B294CA" w:rsidRPr="513968DD">
        <w:rPr>
          <w:rFonts w:eastAsia="Times New Roman"/>
        </w:rPr>
        <w:t xml:space="preserve">struturantes do </w:t>
      </w:r>
      <w:r w:rsidR="00254A70">
        <w:rPr>
          <w:rFonts w:eastAsia="Times New Roman"/>
        </w:rPr>
        <w:t>P</w:t>
      </w:r>
      <w:r w:rsidR="62B294CA" w:rsidRPr="513968DD">
        <w:rPr>
          <w:rFonts w:eastAsia="Times New Roman"/>
        </w:rPr>
        <w:t xml:space="preserve">lanejamento na </w:t>
      </w:r>
      <w:r w:rsidR="642313E3" w:rsidRPr="513968DD">
        <w:rPr>
          <w:rFonts w:eastAsia="Times New Roman"/>
        </w:rPr>
        <w:t>E</w:t>
      </w:r>
      <w:r w:rsidR="62B294CA" w:rsidRPr="513968DD">
        <w:rPr>
          <w:rFonts w:eastAsia="Times New Roman"/>
        </w:rPr>
        <w:t xml:space="preserve">ducação </w:t>
      </w:r>
      <w:r w:rsidR="21A1D8E1" w:rsidRPr="513968DD">
        <w:rPr>
          <w:rFonts w:eastAsia="Times New Roman"/>
        </w:rPr>
        <w:t>I</w:t>
      </w:r>
      <w:r w:rsidR="62B294CA" w:rsidRPr="513968DD">
        <w:rPr>
          <w:rFonts w:eastAsia="Times New Roman"/>
        </w:rPr>
        <w:t>nfantil</w:t>
      </w:r>
      <w:bookmarkEnd w:id="49"/>
    </w:p>
    <w:p w14:paraId="39B1AE66" w14:textId="77777777" w:rsidR="003B634F" w:rsidRPr="003025FD" w:rsidRDefault="003B634F" w:rsidP="003B634F">
      <w:pPr>
        <w:spacing w:after="0" w:line="240" w:lineRule="auto"/>
        <w:rPr>
          <w:rFonts w:ascii="Arial" w:eastAsia="Times New Roman" w:hAnsi="Arial" w:cs="Arial"/>
          <w:sz w:val="24"/>
          <w:szCs w:val="24"/>
        </w:rPr>
      </w:pPr>
    </w:p>
    <w:p w14:paraId="5BD5F4B9" w14:textId="02C28CE3" w:rsidR="003B634F" w:rsidRPr="003025FD" w:rsidRDefault="003B634F" w:rsidP="513968DD">
      <w:pPr>
        <w:spacing w:line="360" w:lineRule="auto"/>
        <w:jc w:val="both"/>
        <w:rPr>
          <w:rFonts w:ascii="Arial" w:eastAsia="Times New Roman" w:hAnsi="Arial" w:cs="Arial"/>
          <w:sz w:val="24"/>
          <w:szCs w:val="24"/>
        </w:rPr>
      </w:pPr>
      <w:r w:rsidRPr="003025FD">
        <w:rPr>
          <w:rFonts w:ascii="Arial" w:eastAsia="Times New Roman" w:hAnsi="Arial" w:cs="Arial"/>
          <w:b/>
          <w:bCs/>
          <w:color w:val="000000"/>
          <w:sz w:val="24"/>
          <w:szCs w:val="24"/>
        </w:rPr>
        <w:tab/>
      </w:r>
      <w:r w:rsidR="72DF1E4F" w:rsidRPr="003025FD">
        <w:rPr>
          <w:rFonts w:ascii="Arial" w:eastAsia="Times New Roman" w:hAnsi="Arial" w:cs="Arial"/>
          <w:color w:val="000000"/>
          <w:sz w:val="24"/>
          <w:szCs w:val="24"/>
        </w:rPr>
        <w:t xml:space="preserve">Os </w:t>
      </w:r>
      <w:r w:rsidR="00254A70" w:rsidRPr="003025FD">
        <w:rPr>
          <w:rFonts w:ascii="Arial" w:eastAsia="Times New Roman" w:hAnsi="Arial" w:cs="Arial"/>
          <w:color w:val="000000"/>
          <w:sz w:val="24"/>
          <w:szCs w:val="24"/>
        </w:rPr>
        <w:t xml:space="preserve">Eixos Estruturantes </w:t>
      </w:r>
      <w:r w:rsidR="72DF1E4F" w:rsidRPr="003025FD">
        <w:rPr>
          <w:rFonts w:ascii="Arial" w:eastAsia="Times New Roman" w:hAnsi="Arial" w:cs="Arial"/>
          <w:color w:val="000000"/>
          <w:sz w:val="24"/>
          <w:szCs w:val="24"/>
        </w:rPr>
        <w:t>que compõem a organização curricular d</w:t>
      </w:r>
      <w:r w:rsidR="3EB35D0A" w:rsidRPr="003025FD">
        <w:rPr>
          <w:rFonts w:ascii="Arial" w:eastAsia="Times New Roman" w:hAnsi="Arial" w:cs="Arial"/>
          <w:color w:val="000000"/>
          <w:sz w:val="24"/>
          <w:szCs w:val="24"/>
        </w:rPr>
        <w:t xml:space="preserve">o </w:t>
      </w:r>
      <w:r w:rsidR="3EB35D0A" w:rsidRPr="513968DD">
        <w:rPr>
          <w:rFonts w:ascii="Arial" w:eastAsia="Times New Roman" w:hAnsi="Arial" w:cs="Arial"/>
          <w:color w:val="000000"/>
          <w:sz w:val="24"/>
          <w:szCs w:val="24"/>
        </w:rPr>
        <w:t>SESI se apresentam em qua</w:t>
      </w:r>
      <w:r w:rsidR="50B92E65" w:rsidRPr="513968DD">
        <w:rPr>
          <w:rFonts w:ascii="Arial" w:eastAsia="Times New Roman" w:hAnsi="Arial" w:cs="Arial"/>
          <w:color w:val="000000"/>
          <w:sz w:val="24"/>
          <w:szCs w:val="24"/>
        </w:rPr>
        <w:t xml:space="preserve">tro grandes </w:t>
      </w:r>
      <w:r w:rsidR="20454206" w:rsidRPr="513968DD">
        <w:rPr>
          <w:rFonts w:ascii="Arial" w:eastAsia="Times New Roman" w:hAnsi="Arial" w:cs="Arial"/>
          <w:color w:val="000000"/>
          <w:sz w:val="24"/>
          <w:szCs w:val="24"/>
        </w:rPr>
        <w:t>eixos</w:t>
      </w:r>
      <w:r w:rsidR="1726C1B2" w:rsidRPr="513968DD">
        <w:rPr>
          <w:rFonts w:ascii="Arial" w:eastAsia="Times New Roman" w:hAnsi="Arial" w:cs="Arial"/>
          <w:color w:val="000000"/>
          <w:sz w:val="24"/>
          <w:szCs w:val="24"/>
        </w:rPr>
        <w:t xml:space="preserve">, </w:t>
      </w:r>
      <w:r w:rsidR="679BD145" w:rsidRPr="003025FD">
        <w:rPr>
          <w:rFonts w:ascii="Arial" w:eastAsia="Times New Roman" w:hAnsi="Arial" w:cs="Arial"/>
          <w:color w:val="000000"/>
          <w:sz w:val="24"/>
          <w:szCs w:val="24"/>
        </w:rPr>
        <w:t xml:space="preserve">inspirados </w:t>
      </w:r>
      <w:r w:rsidR="1A4CDF58" w:rsidRPr="003025FD">
        <w:rPr>
          <w:rFonts w:ascii="Arial" w:eastAsia="Times New Roman" w:hAnsi="Arial" w:cs="Arial"/>
          <w:color w:val="000000"/>
          <w:sz w:val="24"/>
          <w:szCs w:val="24"/>
        </w:rPr>
        <w:t>n</w:t>
      </w:r>
      <w:r w:rsidR="72DF1E4F" w:rsidRPr="003025FD">
        <w:rPr>
          <w:rFonts w:ascii="Arial" w:eastAsia="Times New Roman" w:hAnsi="Arial" w:cs="Arial"/>
          <w:color w:val="000000"/>
          <w:sz w:val="24"/>
          <w:szCs w:val="24"/>
        </w:rPr>
        <w:t>os temas contemporâneos da BNCC e</w:t>
      </w:r>
      <w:r w:rsidR="00254A70">
        <w:rPr>
          <w:rFonts w:ascii="Arial" w:eastAsia="Times New Roman" w:hAnsi="Arial" w:cs="Arial"/>
          <w:color w:val="000000"/>
          <w:sz w:val="24"/>
          <w:szCs w:val="24"/>
        </w:rPr>
        <w:t xml:space="preserve"> nas</w:t>
      </w:r>
      <w:r w:rsidR="72DF1E4F" w:rsidRPr="003025FD">
        <w:rPr>
          <w:rFonts w:ascii="Arial" w:eastAsia="Times New Roman" w:hAnsi="Arial" w:cs="Arial"/>
          <w:color w:val="000000"/>
          <w:sz w:val="24"/>
          <w:szCs w:val="24"/>
        </w:rPr>
        <w:t xml:space="preserve"> temáticas significativas para a infância</w:t>
      </w:r>
      <w:r w:rsidR="405881B4" w:rsidRPr="003025FD">
        <w:rPr>
          <w:rFonts w:ascii="Arial" w:eastAsia="Times New Roman" w:hAnsi="Arial" w:cs="Arial"/>
          <w:color w:val="000000"/>
          <w:sz w:val="24"/>
          <w:szCs w:val="24"/>
        </w:rPr>
        <w:t>,</w:t>
      </w:r>
      <w:r w:rsidR="25CDF17C" w:rsidRPr="513968DD">
        <w:rPr>
          <w:rFonts w:ascii="Arial" w:eastAsia="Times New Roman" w:hAnsi="Arial" w:cs="Arial"/>
          <w:color w:val="000000" w:themeColor="text1"/>
          <w:sz w:val="24"/>
          <w:szCs w:val="24"/>
        </w:rPr>
        <w:t xml:space="preserve"> </w:t>
      </w:r>
      <w:r w:rsidR="6D9306BB" w:rsidRPr="513968DD">
        <w:rPr>
          <w:rFonts w:ascii="Arial" w:eastAsia="Times New Roman" w:hAnsi="Arial" w:cs="Arial"/>
          <w:color w:val="000000" w:themeColor="text1"/>
          <w:sz w:val="24"/>
          <w:szCs w:val="24"/>
        </w:rPr>
        <w:t>que</w:t>
      </w:r>
      <w:r w:rsidR="25CDF17C" w:rsidRPr="513968DD">
        <w:rPr>
          <w:rFonts w:ascii="Arial" w:eastAsia="Times New Roman" w:hAnsi="Arial" w:cs="Arial"/>
          <w:color w:val="000000" w:themeColor="text1"/>
          <w:sz w:val="24"/>
          <w:szCs w:val="24"/>
        </w:rPr>
        <w:t xml:space="preserve"> visam </w:t>
      </w:r>
      <w:r w:rsidR="5C778119" w:rsidRPr="513968DD">
        <w:rPr>
          <w:rFonts w:ascii="Arial" w:eastAsia="Times New Roman" w:hAnsi="Arial" w:cs="Arial"/>
          <w:color w:val="000000" w:themeColor="text1"/>
          <w:sz w:val="24"/>
          <w:szCs w:val="24"/>
        </w:rPr>
        <w:t>guiar</w:t>
      </w:r>
      <w:r w:rsidR="20F1DD24" w:rsidRPr="513968DD">
        <w:rPr>
          <w:rFonts w:ascii="Arial" w:eastAsia="Times New Roman" w:hAnsi="Arial" w:cs="Arial"/>
          <w:color w:val="000000" w:themeColor="text1"/>
          <w:sz w:val="24"/>
          <w:szCs w:val="24"/>
        </w:rPr>
        <w:t xml:space="preserve"> as propostas de experiências </w:t>
      </w:r>
      <w:r w:rsidR="14722DB4" w:rsidRPr="513968DD">
        <w:rPr>
          <w:rFonts w:ascii="Arial" w:eastAsia="Times New Roman" w:hAnsi="Arial" w:cs="Arial"/>
          <w:color w:val="000000" w:themeColor="text1"/>
          <w:sz w:val="24"/>
          <w:szCs w:val="24"/>
        </w:rPr>
        <w:t xml:space="preserve">que serão </w:t>
      </w:r>
      <w:r w:rsidR="6A09BA8B" w:rsidRPr="513968DD">
        <w:rPr>
          <w:rFonts w:ascii="Arial" w:eastAsia="Times New Roman" w:hAnsi="Arial" w:cs="Arial"/>
          <w:color w:val="000000" w:themeColor="text1"/>
          <w:sz w:val="24"/>
          <w:szCs w:val="24"/>
        </w:rPr>
        <w:t xml:space="preserve">planejadas pelo </w:t>
      </w:r>
      <w:r w:rsidR="0245B9C0" w:rsidRPr="513968DD">
        <w:rPr>
          <w:rFonts w:ascii="Arial" w:eastAsia="Times New Roman" w:hAnsi="Arial" w:cs="Arial"/>
          <w:color w:val="000000" w:themeColor="text1"/>
          <w:sz w:val="24"/>
          <w:szCs w:val="24"/>
        </w:rPr>
        <w:t xml:space="preserve">professor </w:t>
      </w:r>
      <w:r w:rsidR="6D807954" w:rsidRPr="513968DD">
        <w:rPr>
          <w:rFonts w:ascii="Arial" w:eastAsia="Times New Roman" w:hAnsi="Arial" w:cs="Arial"/>
          <w:color w:val="000000" w:themeColor="text1"/>
          <w:sz w:val="24"/>
          <w:szCs w:val="24"/>
        </w:rPr>
        <w:t xml:space="preserve">para </w:t>
      </w:r>
      <w:r w:rsidR="6D3D2F1E" w:rsidRPr="513968DD">
        <w:rPr>
          <w:rFonts w:ascii="Arial" w:eastAsia="Times New Roman" w:hAnsi="Arial" w:cs="Arial"/>
          <w:color w:val="000000" w:themeColor="text1"/>
          <w:sz w:val="24"/>
          <w:szCs w:val="24"/>
        </w:rPr>
        <w:t>trabalho com</w:t>
      </w:r>
      <w:r w:rsidR="744D231E" w:rsidRPr="513968DD">
        <w:rPr>
          <w:rFonts w:ascii="Arial" w:eastAsia="Times New Roman" w:hAnsi="Arial" w:cs="Arial"/>
          <w:color w:val="000000" w:themeColor="text1"/>
          <w:sz w:val="24"/>
          <w:szCs w:val="24"/>
        </w:rPr>
        <w:t xml:space="preserve"> as </w:t>
      </w:r>
      <w:r w:rsidR="6D3D2F1E" w:rsidRPr="513968DD">
        <w:rPr>
          <w:rFonts w:ascii="Arial" w:eastAsia="Times New Roman" w:hAnsi="Arial" w:cs="Arial"/>
          <w:color w:val="000000" w:themeColor="text1"/>
          <w:sz w:val="24"/>
          <w:szCs w:val="24"/>
        </w:rPr>
        <w:t>crianças</w:t>
      </w:r>
      <w:r w:rsidR="42687F15" w:rsidRPr="513968DD">
        <w:rPr>
          <w:rFonts w:ascii="Arial" w:eastAsia="Times New Roman" w:hAnsi="Arial" w:cs="Arial"/>
          <w:color w:val="000000" w:themeColor="text1"/>
          <w:sz w:val="24"/>
          <w:szCs w:val="24"/>
        </w:rPr>
        <w:t>.</w:t>
      </w:r>
      <w:r w:rsidR="76FFAD6B" w:rsidRPr="513968DD">
        <w:rPr>
          <w:rFonts w:ascii="Arial" w:eastAsia="Times New Roman" w:hAnsi="Arial" w:cs="Arial"/>
          <w:color w:val="000000" w:themeColor="text1"/>
          <w:sz w:val="24"/>
          <w:szCs w:val="24"/>
        </w:rPr>
        <w:t xml:space="preserve"> </w:t>
      </w:r>
      <w:r w:rsidR="0EBBE9C8" w:rsidRPr="513968DD">
        <w:rPr>
          <w:rFonts w:ascii="Arial" w:eastAsia="Times New Roman" w:hAnsi="Arial" w:cs="Arial"/>
          <w:color w:val="000000" w:themeColor="text1"/>
          <w:sz w:val="24"/>
          <w:szCs w:val="24"/>
        </w:rPr>
        <w:t>Exemplificamos a</w:t>
      </w:r>
      <w:r w:rsidR="00254A70">
        <w:rPr>
          <w:rFonts w:ascii="Arial" w:eastAsia="Times New Roman" w:hAnsi="Arial" w:cs="Arial"/>
          <w:color w:val="000000" w:themeColor="text1"/>
          <w:sz w:val="24"/>
          <w:szCs w:val="24"/>
        </w:rPr>
        <w:t xml:space="preserve"> seguir</w:t>
      </w:r>
      <w:r w:rsidR="0EBBE9C8" w:rsidRPr="513968DD">
        <w:rPr>
          <w:rFonts w:ascii="Arial" w:eastAsia="Times New Roman" w:hAnsi="Arial" w:cs="Arial"/>
          <w:color w:val="000000" w:themeColor="text1"/>
          <w:sz w:val="24"/>
          <w:szCs w:val="24"/>
        </w:rPr>
        <w:t xml:space="preserve"> a sugestão de eixos para o trabalho com as crianças de </w:t>
      </w:r>
      <w:r w:rsidR="00254A70">
        <w:rPr>
          <w:rFonts w:ascii="Arial" w:eastAsia="Times New Roman" w:hAnsi="Arial" w:cs="Arial"/>
          <w:color w:val="000000" w:themeColor="text1"/>
          <w:sz w:val="24"/>
          <w:szCs w:val="24"/>
        </w:rPr>
        <w:t>4</w:t>
      </w:r>
      <w:r w:rsidR="0EBBE9C8" w:rsidRPr="513968DD">
        <w:rPr>
          <w:rFonts w:ascii="Arial" w:eastAsia="Times New Roman" w:hAnsi="Arial" w:cs="Arial"/>
          <w:color w:val="000000" w:themeColor="text1"/>
          <w:sz w:val="24"/>
          <w:szCs w:val="24"/>
        </w:rPr>
        <w:t xml:space="preserve"> e </w:t>
      </w:r>
      <w:r w:rsidR="00254A70">
        <w:rPr>
          <w:rFonts w:ascii="Arial" w:eastAsia="Times New Roman" w:hAnsi="Arial" w:cs="Arial"/>
          <w:color w:val="000000" w:themeColor="text1"/>
          <w:sz w:val="24"/>
          <w:szCs w:val="24"/>
        </w:rPr>
        <w:t>5</w:t>
      </w:r>
      <w:r w:rsidR="0EBBE9C8" w:rsidRPr="513968DD">
        <w:rPr>
          <w:rFonts w:ascii="Arial" w:eastAsia="Times New Roman" w:hAnsi="Arial" w:cs="Arial"/>
          <w:color w:val="000000" w:themeColor="text1"/>
          <w:sz w:val="24"/>
          <w:szCs w:val="24"/>
        </w:rPr>
        <w:t xml:space="preserve"> anos de idade</w:t>
      </w:r>
      <w:r w:rsidR="21C0BF64" w:rsidRPr="513968DD">
        <w:rPr>
          <w:rFonts w:ascii="Arial" w:eastAsia="Times New Roman" w:hAnsi="Arial" w:cs="Arial"/>
          <w:color w:val="000000" w:themeColor="text1"/>
          <w:sz w:val="24"/>
          <w:szCs w:val="24"/>
        </w:rPr>
        <w:t>.</w:t>
      </w:r>
      <w:r w:rsidR="76A0EDE9" w:rsidRPr="513968DD">
        <w:rPr>
          <w:rFonts w:ascii="Arial" w:eastAsia="Times New Roman" w:hAnsi="Arial" w:cs="Arial"/>
          <w:color w:val="000000" w:themeColor="text1"/>
          <w:sz w:val="24"/>
          <w:szCs w:val="24"/>
        </w:rPr>
        <w:t xml:space="preserve"> </w:t>
      </w:r>
      <w:r w:rsidR="21C0BF64" w:rsidRPr="513968DD">
        <w:rPr>
          <w:rFonts w:ascii="Arial" w:eastAsia="Times New Roman" w:hAnsi="Arial" w:cs="Arial"/>
          <w:color w:val="000000" w:themeColor="text1"/>
          <w:sz w:val="24"/>
          <w:szCs w:val="24"/>
        </w:rPr>
        <w:t>S</w:t>
      </w:r>
      <w:r w:rsidR="72DF1E4F" w:rsidRPr="513968DD">
        <w:rPr>
          <w:rFonts w:ascii="Arial" w:eastAsia="Times New Roman" w:hAnsi="Arial" w:cs="Arial"/>
          <w:color w:val="000000" w:themeColor="text1"/>
          <w:sz w:val="24"/>
          <w:szCs w:val="24"/>
        </w:rPr>
        <w:t>ão eles:</w:t>
      </w:r>
    </w:p>
    <w:p w14:paraId="108F7B6A" w14:textId="60EC9070" w:rsidR="003B634F" w:rsidRPr="003025FD" w:rsidRDefault="068A9D89" w:rsidP="513968DD">
      <w:pPr>
        <w:spacing w:line="360" w:lineRule="auto"/>
        <w:ind w:firstLine="720"/>
        <w:jc w:val="both"/>
        <w:rPr>
          <w:rFonts w:ascii="Arial" w:eastAsia="Arial" w:hAnsi="Arial" w:cs="Arial"/>
          <w:sz w:val="24"/>
          <w:szCs w:val="24"/>
        </w:rPr>
      </w:pPr>
      <w:r w:rsidRPr="4FD16B59">
        <w:rPr>
          <w:rFonts w:ascii="Arial" w:eastAsia="Arial" w:hAnsi="Arial" w:cs="Arial"/>
          <w:sz w:val="24"/>
          <w:szCs w:val="24"/>
        </w:rPr>
        <w:t xml:space="preserve">Para crianças com </w:t>
      </w:r>
      <w:r w:rsidR="00254A70">
        <w:rPr>
          <w:rFonts w:ascii="Arial" w:eastAsia="Arial" w:hAnsi="Arial" w:cs="Arial"/>
          <w:sz w:val="24"/>
          <w:szCs w:val="24"/>
        </w:rPr>
        <w:t>4</w:t>
      </w:r>
      <w:r w:rsidRPr="4FD16B59">
        <w:rPr>
          <w:rFonts w:ascii="Arial" w:eastAsia="Arial" w:hAnsi="Arial" w:cs="Arial"/>
          <w:sz w:val="24"/>
          <w:szCs w:val="24"/>
        </w:rPr>
        <w:t xml:space="preserve"> anos</w:t>
      </w:r>
      <w:r w:rsidR="5FD7DC25" w:rsidRPr="4FD16B59">
        <w:rPr>
          <w:rFonts w:ascii="Arial" w:eastAsia="Arial" w:hAnsi="Arial" w:cs="Arial"/>
          <w:sz w:val="24"/>
          <w:szCs w:val="24"/>
        </w:rPr>
        <w:t>,</w:t>
      </w:r>
      <w:r w:rsidRPr="4FD16B59">
        <w:rPr>
          <w:rFonts w:ascii="Arial" w:eastAsia="Arial" w:hAnsi="Arial" w:cs="Arial"/>
          <w:sz w:val="24"/>
          <w:szCs w:val="24"/>
        </w:rPr>
        <w:t xml:space="preserve"> o primeiro eixo intitula</w:t>
      </w:r>
      <w:r w:rsidR="00254A70">
        <w:rPr>
          <w:rFonts w:ascii="Arial" w:eastAsia="Arial" w:hAnsi="Arial" w:cs="Arial"/>
          <w:sz w:val="24"/>
          <w:szCs w:val="24"/>
        </w:rPr>
        <w:t>-se</w:t>
      </w:r>
      <w:r w:rsidRPr="4FD16B59">
        <w:rPr>
          <w:rFonts w:ascii="Arial" w:eastAsia="Arial" w:hAnsi="Arial" w:cs="Arial"/>
          <w:sz w:val="24"/>
          <w:szCs w:val="24"/>
        </w:rPr>
        <w:t xml:space="preserve">: “Essa história é minha, é sua, é nossa” e para </w:t>
      </w:r>
      <w:r w:rsidR="00254A70">
        <w:rPr>
          <w:rFonts w:ascii="Arial" w:eastAsia="Arial" w:hAnsi="Arial" w:cs="Arial"/>
          <w:sz w:val="24"/>
          <w:szCs w:val="24"/>
        </w:rPr>
        <w:t>5</w:t>
      </w:r>
      <w:r w:rsidRPr="4FD16B59">
        <w:rPr>
          <w:rFonts w:ascii="Arial" w:eastAsia="Arial" w:hAnsi="Arial" w:cs="Arial"/>
          <w:sz w:val="24"/>
          <w:szCs w:val="24"/>
        </w:rPr>
        <w:t xml:space="preserve"> anos: “Meu baú de memórias”</w:t>
      </w:r>
      <w:r w:rsidR="11E8D896" w:rsidRPr="4FD16B59">
        <w:rPr>
          <w:rFonts w:ascii="Arial" w:eastAsia="Arial" w:hAnsi="Arial" w:cs="Arial"/>
          <w:sz w:val="24"/>
          <w:szCs w:val="24"/>
        </w:rPr>
        <w:t>. A</w:t>
      </w:r>
      <w:r w:rsidRPr="4FD16B59">
        <w:rPr>
          <w:rFonts w:ascii="Arial" w:eastAsia="Arial" w:hAnsi="Arial" w:cs="Arial"/>
          <w:sz w:val="24"/>
          <w:szCs w:val="24"/>
        </w:rPr>
        <w:t xml:space="preserve"> proposta dessas temáticas visa</w:t>
      </w:r>
      <w:r w:rsidR="00254A70">
        <w:rPr>
          <w:rFonts w:ascii="Arial" w:eastAsia="Arial" w:hAnsi="Arial" w:cs="Arial"/>
          <w:sz w:val="24"/>
          <w:szCs w:val="24"/>
        </w:rPr>
        <w:t xml:space="preserve"> a</w:t>
      </w:r>
      <w:r w:rsidRPr="4FD16B59">
        <w:rPr>
          <w:rFonts w:ascii="Arial" w:eastAsia="Arial" w:hAnsi="Arial" w:cs="Arial"/>
          <w:sz w:val="24"/>
          <w:szCs w:val="24"/>
        </w:rPr>
        <w:t xml:space="preserve"> uma abordagem que dialogue com a identidade da criança, </w:t>
      </w:r>
      <w:r w:rsidR="00254A70">
        <w:rPr>
          <w:rFonts w:ascii="Arial" w:eastAsia="Arial" w:hAnsi="Arial" w:cs="Arial"/>
          <w:sz w:val="24"/>
          <w:szCs w:val="24"/>
        </w:rPr>
        <w:t xml:space="preserve">a </w:t>
      </w:r>
      <w:r w:rsidRPr="4FD16B59">
        <w:rPr>
          <w:rFonts w:ascii="Arial" w:eastAsia="Arial" w:hAnsi="Arial" w:cs="Arial"/>
          <w:sz w:val="24"/>
          <w:szCs w:val="24"/>
        </w:rPr>
        <w:t xml:space="preserve">origem e </w:t>
      </w:r>
      <w:r w:rsidR="00254A70">
        <w:rPr>
          <w:rFonts w:ascii="Arial" w:eastAsia="Arial" w:hAnsi="Arial" w:cs="Arial"/>
          <w:sz w:val="24"/>
          <w:szCs w:val="24"/>
        </w:rPr>
        <w:t xml:space="preserve">a </w:t>
      </w:r>
      <w:r w:rsidRPr="4FD16B59">
        <w:rPr>
          <w:rFonts w:ascii="Arial" w:eastAsia="Arial" w:hAnsi="Arial" w:cs="Arial"/>
          <w:sz w:val="24"/>
          <w:szCs w:val="24"/>
        </w:rPr>
        <w:t xml:space="preserve">história do seu nome. As memórias serão trabalhadas para a construção da história de cada um, tanto com crianças com </w:t>
      </w:r>
      <w:r w:rsidR="00254A70">
        <w:rPr>
          <w:rFonts w:ascii="Arial" w:eastAsia="Arial" w:hAnsi="Arial" w:cs="Arial"/>
          <w:sz w:val="24"/>
          <w:szCs w:val="24"/>
        </w:rPr>
        <w:t>4</w:t>
      </w:r>
      <w:r w:rsidRPr="4FD16B59">
        <w:rPr>
          <w:rFonts w:ascii="Arial" w:eastAsia="Arial" w:hAnsi="Arial" w:cs="Arial"/>
          <w:sz w:val="24"/>
          <w:szCs w:val="24"/>
        </w:rPr>
        <w:t xml:space="preserve"> anos, quanto com </w:t>
      </w:r>
      <w:r w:rsidR="00254A70">
        <w:rPr>
          <w:rFonts w:ascii="Arial" w:eastAsia="Arial" w:hAnsi="Arial" w:cs="Arial"/>
          <w:sz w:val="24"/>
          <w:szCs w:val="24"/>
        </w:rPr>
        <w:t>5</w:t>
      </w:r>
      <w:r w:rsidRPr="4FD16B59">
        <w:rPr>
          <w:rFonts w:ascii="Arial" w:eastAsia="Arial" w:hAnsi="Arial" w:cs="Arial"/>
          <w:sz w:val="24"/>
          <w:szCs w:val="24"/>
        </w:rPr>
        <w:t xml:space="preserve"> anos. </w:t>
      </w:r>
    </w:p>
    <w:p w14:paraId="23D98984" w14:textId="6E6E0854" w:rsidR="003B634F" w:rsidRPr="003025FD" w:rsidRDefault="068A9D89" w:rsidP="513968DD">
      <w:pPr>
        <w:spacing w:line="360" w:lineRule="auto"/>
        <w:ind w:firstLine="720"/>
        <w:jc w:val="both"/>
        <w:rPr>
          <w:rFonts w:ascii="Arial" w:eastAsia="Arial" w:hAnsi="Arial" w:cs="Arial"/>
          <w:sz w:val="24"/>
          <w:szCs w:val="24"/>
        </w:rPr>
      </w:pPr>
      <w:r w:rsidRPr="513968DD">
        <w:rPr>
          <w:rFonts w:ascii="Arial" w:eastAsia="Arial" w:hAnsi="Arial" w:cs="Arial"/>
          <w:sz w:val="24"/>
          <w:szCs w:val="24"/>
        </w:rPr>
        <w:t xml:space="preserve">Momento propício para trabalhar com a imagem e autoimagem de cada </w:t>
      </w:r>
      <w:r w:rsidR="7104ABD2" w:rsidRPr="513968DD">
        <w:rPr>
          <w:rFonts w:ascii="Arial" w:eastAsia="Arial" w:hAnsi="Arial" w:cs="Arial"/>
          <w:sz w:val="24"/>
          <w:szCs w:val="24"/>
        </w:rPr>
        <w:t>criança</w:t>
      </w:r>
      <w:r w:rsidRPr="513968DD">
        <w:rPr>
          <w:rFonts w:ascii="Arial" w:eastAsia="Arial" w:hAnsi="Arial" w:cs="Arial"/>
          <w:sz w:val="24"/>
          <w:szCs w:val="24"/>
        </w:rPr>
        <w:t xml:space="preserve">, propor a construção do autorretrato, analisar e apreciar características físicas individuais, semelhanças e diferenças no convívio com o outro. O corpo poderá ser explorado em diversas experiências que auxiliem as crianças quanto ao seu autoconhecimento, abordando questões de saúde, higiene, prevenção de doenças, alimentação saudável, consumo consciente, entre outros temas pertinentes ao universo infantil. </w:t>
      </w:r>
    </w:p>
    <w:p w14:paraId="4FF87923" w14:textId="1516F5DF" w:rsidR="003B634F" w:rsidRPr="003025FD" w:rsidRDefault="068A9D89" w:rsidP="513968DD">
      <w:pPr>
        <w:spacing w:line="360" w:lineRule="auto"/>
        <w:ind w:firstLine="720"/>
        <w:jc w:val="both"/>
        <w:rPr>
          <w:rFonts w:ascii="Arial" w:eastAsia="Arial" w:hAnsi="Arial" w:cs="Arial"/>
          <w:sz w:val="24"/>
          <w:szCs w:val="24"/>
        </w:rPr>
      </w:pPr>
      <w:r w:rsidRPr="513968DD">
        <w:rPr>
          <w:rFonts w:ascii="Arial" w:eastAsia="Arial" w:hAnsi="Arial" w:cs="Arial"/>
          <w:sz w:val="24"/>
          <w:szCs w:val="24"/>
        </w:rPr>
        <w:t>A família também poderá ser um tema abordado na história de vida de cada um, assim como o meio em que vive</w:t>
      </w:r>
      <w:r w:rsidR="309950D6" w:rsidRPr="513968DD">
        <w:rPr>
          <w:rFonts w:ascii="Arial" w:eastAsia="Arial" w:hAnsi="Arial" w:cs="Arial"/>
          <w:sz w:val="24"/>
          <w:szCs w:val="24"/>
        </w:rPr>
        <w:t>m</w:t>
      </w:r>
      <w:r w:rsidRPr="513968DD">
        <w:rPr>
          <w:rFonts w:ascii="Arial" w:eastAsia="Arial" w:hAnsi="Arial" w:cs="Arial"/>
          <w:sz w:val="24"/>
          <w:szCs w:val="24"/>
        </w:rPr>
        <w:t>, sua escola, amigos e professores. Todas essas experiências refletem sentimentos e emoções</w:t>
      </w:r>
      <w:r w:rsidR="1E6DF1EE" w:rsidRPr="513968DD">
        <w:rPr>
          <w:rFonts w:ascii="Arial" w:eastAsia="Arial" w:hAnsi="Arial" w:cs="Arial"/>
          <w:sz w:val="24"/>
          <w:szCs w:val="24"/>
        </w:rPr>
        <w:t xml:space="preserve">. </w:t>
      </w:r>
      <w:r w:rsidR="2B037369" w:rsidRPr="513968DD">
        <w:rPr>
          <w:rFonts w:ascii="Arial" w:eastAsia="Arial" w:hAnsi="Arial" w:cs="Arial"/>
          <w:sz w:val="24"/>
          <w:szCs w:val="24"/>
        </w:rPr>
        <w:t xml:space="preserve">Essa proposta busca </w:t>
      </w:r>
      <w:r w:rsidRPr="513968DD">
        <w:rPr>
          <w:rFonts w:ascii="Arial" w:eastAsia="Arial" w:hAnsi="Arial" w:cs="Arial"/>
          <w:sz w:val="24"/>
          <w:szCs w:val="24"/>
        </w:rPr>
        <w:t>o pleno desenvolvimento infantil pautado na curiosidade e participação ativa, além do desenvolvimento socioemocional, das múltiplas linguagens que efetivem os direitos de aprendizagem das crianças estabelecidos na BNCC.</w:t>
      </w:r>
    </w:p>
    <w:p w14:paraId="45155CD3" w14:textId="3826DA2F" w:rsidR="003B634F" w:rsidRPr="003025FD" w:rsidRDefault="068A9D89" w:rsidP="513968DD">
      <w:pPr>
        <w:spacing w:line="360" w:lineRule="auto"/>
        <w:ind w:firstLine="720"/>
        <w:jc w:val="both"/>
        <w:rPr>
          <w:rFonts w:ascii="Arial" w:eastAsia="Arial" w:hAnsi="Arial" w:cs="Arial"/>
          <w:sz w:val="24"/>
          <w:szCs w:val="24"/>
        </w:rPr>
      </w:pPr>
      <w:r w:rsidRPr="4FD16B59">
        <w:rPr>
          <w:rFonts w:ascii="Arial" w:eastAsia="Arial" w:hAnsi="Arial" w:cs="Arial"/>
          <w:sz w:val="24"/>
          <w:szCs w:val="24"/>
        </w:rPr>
        <w:lastRenderedPageBreak/>
        <w:t>O segundo eixo proposto “Tem de tudo ao nosso redor”</w:t>
      </w:r>
      <w:r w:rsidR="007B07FF">
        <w:rPr>
          <w:rFonts w:ascii="Arial" w:eastAsia="Arial" w:hAnsi="Arial" w:cs="Arial"/>
          <w:sz w:val="24"/>
          <w:szCs w:val="24"/>
        </w:rPr>
        <w:t>,</w:t>
      </w:r>
      <w:r w:rsidRPr="4FD16B59">
        <w:rPr>
          <w:rFonts w:ascii="Arial" w:eastAsia="Arial" w:hAnsi="Arial" w:cs="Arial"/>
          <w:sz w:val="24"/>
          <w:szCs w:val="24"/>
        </w:rPr>
        <w:t xml:space="preserve"> para crianças com </w:t>
      </w:r>
      <w:r w:rsidR="007B07FF">
        <w:rPr>
          <w:rFonts w:ascii="Arial" w:eastAsia="Arial" w:hAnsi="Arial" w:cs="Arial"/>
          <w:sz w:val="24"/>
          <w:szCs w:val="24"/>
        </w:rPr>
        <w:t>4</w:t>
      </w:r>
      <w:r w:rsidRPr="4FD16B59">
        <w:rPr>
          <w:rFonts w:ascii="Arial" w:eastAsia="Arial" w:hAnsi="Arial" w:cs="Arial"/>
          <w:sz w:val="24"/>
          <w:szCs w:val="24"/>
        </w:rPr>
        <w:t xml:space="preserve"> anos</w:t>
      </w:r>
      <w:r w:rsidR="007B07FF">
        <w:rPr>
          <w:rFonts w:ascii="Arial" w:eastAsia="Arial" w:hAnsi="Arial" w:cs="Arial"/>
          <w:sz w:val="24"/>
          <w:szCs w:val="24"/>
        </w:rPr>
        <w:t>,</w:t>
      </w:r>
      <w:r w:rsidRPr="4FD16B59">
        <w:rPr>
          <w:rFonts w:ascii="Arial" w:eastAsia="Arial" w:hAnsi="Arial" w:cs="Arial"/>
          <w:sz w:val="24"/>
          <w:szCs w:val="24"/>
        </w:rPr>
        <w:t xml:space="preserve"> e “A cidade com olhos de criança”</w:t>
      </w:r>
      <w:r w:rsidR="007B07FF">
        <w:rPr>
          <w:rFonts w:ascii="Arial" w:eastAsia="Arial" w:hAnsi="Arial" w:cs="Arial"/>
          <w:sz w:val="24"/>
          <w:szCs w:val="24"/>
        </w:rPr>
        <w:t>,</w:t>
      </w:r>
      <w:r w:rsidRPr="4FD16B59">
        <w:rPr>
          <w:rFonts w:ascii="Arial" w:eastAsia="Arial" w:hAnsi="Arial" w:cs="Arial"/>
          <w:sz w:val="24"/>
          <w:szCs w:val="24"/>
        </w:rPr>
        <w:t xml:space="preserve"> para </w:t>
      </w:r>
      <w:r w:rsidR="08BAECA7" w:rsidRPr="4FD16B59">
        <w:rPr>
          <w:rFonts w:ascii="Arial" w:eastAsia="Arial" w:hAnsi="Arial" w:cs="Arial"/>
          <w:sz w:val="24"/>
          <w:szCs w:val="24"/>
        </w:rPr>
        <w:t xml:space="preserve">as </w:t>
      </w:r>
      <w:r w:rsidRPr="4FD16B59">
        <w:rPr>
          <w:rFonts w:ascii="Arial" w:eastAsia="Arial" w:hAnsi="Arial" w:cs="Arial"/>
          <w:sz w:val="24"/>
          <w:szCs w:val="24"/>
        </w:rPr>
        <w:t xml:space="preserve">crianças com </w:t>
      </w:r>
      <w:r w:rsidR="007B07FF">
        <w:rPr>
          <w:rFonts w:ascii="Arial" w:eastAsia="Arial" w:hAnsi="Arial" w:cs="Arial"/>
          <w:sz w:val="24"/>
          <w:szCs w:val="24"/>
        </w:rPr>
        <w:t>5</w:t>
      </w:r>
      <w:r w:rsidRPr="4FD16B59">
        <w:rPr>
          <w:rFonts w:ascii="Arial" w:eastAsia="Arial" w:hAnsi="Arial" w:cs="Arial"/>
          <w:sz w:val="24"/>
          <w:szCs w:val="24"/>
        </w:rPr>
        <w:t xml:space="preserve"> anos, </w:t>
      </w:r>
      <w:r w:rsidR="007B07FF">
        <w:rPr>
          <w:rFonts w:ascii="Arial" w:eastAsia="Arial" w:hAnsi="Arial" w:cs="Arial"/>
          <w:sz w:val="24"/>
          <w:szCs w:val="24"/>
        </w:rPr>
        <w:t>são</w:t>
      </w:r>
      <w:r w:rsidRPr="4FD16B59">
        <w:rPr>
          <w:rFonts w:ascii="Arial" w:eastAsia="Arial" w:hAnsi="Arial" w:cs="Arial"/>
          <w:sz w:val="24"/>
          <w:szCs w:val="24"/>
        </w:rPr>
        <w:t xml:space="preserve"> enriquecido</w:t>
      </w:r>
      <w:r w:rsidR="007B07FF">
        <w:rPr>
          <w:rFonts w:ascii="Arial" w:eastAsia="Arial" w:hAnsi="Arial" w:cs="Arial"/>
          <w:sz w:val="24"/>
          <w:szCs w:val="24"/>
        </w:rPr>
        <w:t>s</w:t>
      </w:r>
      <w:r w:rsidRPr="4FD16B59">
        <w:rPr>
          <w:rFonts w:ascii="Arial" w:eastAsia="Arial" w:hAnsi="Arial" w:cs="Arial"/>
          <w:sz w:val="24"/>
          <w:szCs w:val="24"/>
        </w:rPr>
        <w:t xml:space="preserve"> a partir dos direitos e deveres das crianças, nas diferentes estruturas sociais</w:t>
      </w:r>
      <w:r w:rsidR="12433923" w:rsidRPr="4FD16B59">
        <w:rPr>
          <w:rFonts w:ascii="Arial" w:eastAsia="Arial" w:hAnsi="Arial" w:cs="Arial"/>
          <w:sz w:val="24"/>
          <w:szCs w:val="24"/>
        </w:rPr>
        <w:t>,</w:t>
      </w:r>
      <w:r w:rsidRPr="4FD16B59">
        <w:rPr>
          <w:rFonts w:ascii="Arial" w:eastAsia="Arial" w:hAnsi="Arial" w:cs="Arial"/>
          <w:sz w:val="24"/>
          <w:szCs w:val="24"/>
        </w:rPr>
        <w:t xml:space="preserve"> desde a família, escola, comunidade, cidade, país e planeta. É importante destacar a criança cidadã, sujeito de direitos e deveres. </w:t>
      </w:r>
    </w:p>
    <w:p w14:paraId="5F733169" w14:textId="54848F02" w:rsidR="003B634F" w:rsidRPr="003025FD" w:rsidRDefault="068A9D89" w:rsidP="513968DD">
      <w:pPr>
        <w:spacing w:line="360" w:lineRule="auto"/>
        <w:ind w:firstLine="720"/>
        <w:jc w:val="both"/>
        <w:rPr>
          <w:rFonts w:ascii="Arial" w:eastAsia="Arial" w:hAnsi="Arial" w:cs="Arial"/>
          <w:sz w:val="24"/>
          <w:szCs w:val="24"/>
        </w:rPr>
      </w:pPr>
      <w:r w:rsidRPr="4FD16B59">
        <w:rPr>
          <w:rFonts w:ascii="Arial" w:eastAsia="Arial" w:hAnsi="Arial" w:cs="Arial"/>
          <w:sz w:val="24"/>
          <w:szCs w:val="24"/>
        </w:rPr>
        <w:t>Nes</w:t>
      </w:r>
      <w:r w:rsidR="41946777" w:rsidRPr="4FD16B59">
        <w:rPr>
          <w:rFonts w:ascii="Arial" w:eastAsia="Arial" w:hAnsi="Arial" w:cs="Arial"/>
          <w:sz w:val="24"/>
          <w:szCs w:val="24"/>
        </w:rPr>
        <w:t>s</w:t>
      </w:r>
      <w:r w:rsidRPr="4FD16B59">
        <w:rPr>
          <w:rFonts w:ascii="Arial" w:eastAsia="Arial" w:hAnsi="Arial" w:cs="Arial"/>
          <w:sz w:val="24"/>
          <w:szCs w:val="24"/>
        </w:rPr>
        <w:t>e sentido</w:t>
      </w:r>
      <w:r w:rsidR="007B07FF">
        <w:rPr>
          <w:rFonts w:ascii="Arial" w:eastAsia="Arial" w:hAnsi="Arial" w:cs="Arial"/>
          <w:sz w:val="24"/>
          <w:szCs w:val="24"/>
        </w:rPr>
        <w:t>,</w:t>
      </w:r>
      <w:r w:rsidRPr="4FD16B59">
        <w:rPr>
          <w:rFonts w:ascii="Arial" w:eastAsia="Arial" w:hAnsi="Arial" w:cs="Arial"/>
          <w:sz w:val="24"/>
          <w:szCs w:val="24"/>
        </w:rPr>
        <w:t xml:space="preserve"> abrimos um convite para que a criança explore tudo ao seu redor, sua casa, sua escola, sua cidade e seu planeta, de forma a estabelecer um diálogo direto com as pessoas, valorizando o idoso, respeitando a diversidade presente ao seu redor, conhecendo diferentes profissões e atuando próximo ao seu contexto social em plenárias infantis e em assembleias estudantis, fazendo valer seu direito em participar. As múltiplas linguagens em diversos meios de comunicação serão exploradas </w:t>
      </w:r>
      <w:r w:rsidR="007B07FF">
        <w:rPr>
          <w:rFonts w:ascii="Arial" w:eastAsia="Arial" w:hAnsi="Arial" w:cs="Arial"/>
          <w:sz w:val="24"/>
          <w:szCs w:val="24"/>
        </w:rPr>
        <w:t>na</w:t>
      </w:r>
      <w:r w:rsidRPr="4FD16B59">
        <w:rPr>
          <w:rFonts w:ascii="Arial" w:eastAsia="Arial" w:hAnsi="Arial" w:cs="Arial"/>
          <w:sz w:val="24"/>
          <w:szCs w:val="24"/>
        </w:rPr>
        <w:t xml:space="preserve"> cultura digital, </w:t>
      </w:r>
      <w:r w:rsidR="007B07FF">
        <w:rPr>
          <w:rFonts w:ascii="Arial" w:eastAsia="Arial" w:hAnsi="Arial" w:cs="Arial"/>
          <w:sz w:val="24"/>
          <w:szCs w:val="24"/>
        </w:rPr>
        <w:t xml:space="preserve">na </w:t>
      </w:r>
      <w:r w:rsidRPr="4FD16B59">
        <w:rPr>
          <w:rFonts w:ascii="Arial" w:eastAsia="Arial" w:hAnsi="Arial" w:cs="Arial"/>
          <w:sz w:val="24"/>
          <w:szCs w:val="24"/>
        </w:rPr>
        <w:t xml:space="preserve">cultura </w:t>
      </w:r>
      <w:proofErr w:type="spellStart"/>
      <w:r w:rsidRPr="001C21BA">
        <w:rPr>
          <w:rFonts w:ascii="Arial" w:eastAsia="Arial" w:hAnsi="Arial" w:cs="Arial"/>
          <w:i/>
          <w:iCs/>
          <w:sz w:val="24"/>
          <w:szCs w:val="24"/>
        </w:rPr>
        <w:t>maker</w:t>
      </w:r>
      <w:proofErr w:type="spellEnd"/>
      <w:r w:rsidRPr="4FD16B59">
        <w:rPr>
          <w:rFonts w:ascii="Arial" w:eastAsia="Arial" w:hAnsi="Arial" w:cs="Arial"/>
          <w:sz w:val="24"/>
          <w:szCs w:val="24"/>
        </w:rPr>
        <w:t xml:space="preserve"> e </w:t>
      </w:r>
      <w:r w:rsidR="007B07FF">
        <w:rPr>
          <w:rFonts w:ascii="Arial" w:eastAsia="Arial" w:hAnsi="Arial" w:cs="Arial"/>
          <w:sz w:val="24"/>
          <w:szCs w:val="24"/>
        </w:rPr>
        <w:t xml:space="preserve">nas </w:t>
      </w:r>
      <w:r w:rsidRPr="4FD16B59">
        <w:rPr>
          <w:rFonts w:ascii="Arial" w:eastAsia="Arial" w:hAnsi="Arial" w:cs="Arial"/>
          <w:sz w:val="24"/>
          <w:szCs w:val="24"/>
        </w:rPr>
        <w:t>propostas de gamificação, além d</w:t>
      </w:r>
      <w:r w:rsidR="75AEDD54" w:rsidRPr="4FD16B59">
        <w:rPr>
          <w:rFonts w:ascii="Arial" w:eastAsia="Arial" w:hAnsi="Arial" w:cs="Arial"/>
          <w:sz w:val="24"/>
          <w:szCs w:val="24"/>
        </w:rPr>
        <w:t>o</w:t>
      </w:r>
      <w:r w:rsidRPr="4FD16B59">
        <w:rPr>
          <w:rFonts w:ascii="Arial" w:eastAsia="Arial" w:hAnsi="Arial" w:cs="Arial"/>
          <w:sz w:val="24"/>
          <w:szCs w:val="24"/>
        </w:rPr>
        <w:t xml:space="preserve"> ensino computacional e robótica educacional. </w:t>
      </w:r>
    </w:p>
    <w:p w14:paraId="46905E4C" w14:textId="7C6F2AA5" w:rsidR="003B634F" w:rsidRPr="003025FD" w:rsidRDefault="068A9D89" w:rsidP="513968DD">
      <w:pPr>
        <w:spacing w:line="360" w:lineRule="auto"/>
        <w:ind w:firstLine="720"/>
        <w:jc w:val="both"/>
        <w:rPr>
          <w:rFonts w:ascii="Arial" w:eastAsia="Arial" w:hAnsi="Arial" w:cs="Arial"/>
          <w:sz w:val="24"/>
          <w:szCs w:val="24"/>
        </w:rPr>
      </w:pPr>
      <w:r w:rsidRPr="4FD16B59">
        <w:rPr>
          <w:rFonts w:ascii="Arial" w:eastAsia="Arial" w:hAnsi="Arial" w:cs="Arial"/>
          <w:sz w:val="24"/>
          <w:szCs w:val="24"/>
        </w:rPr>
        <w:t>Para o terceiro eixo “Alguém morou aqui antes de nós” e “A vida é uma história”</w:t>
      </w:r>
      <w:r w:rsidR="13CE77E1" w:rsidRPr="4FD16B59">
        <w:rPr>
          <w:rFonts w:ascii="Arial" w:eastAsia="Arial" w:hAnsi="Arial" w:cs="Arial"/>
          <w:sz w:val="24"/>
          <w:szCs w:val="24"/>
        </w:rPr>
        <w:t>,</w:t>
      </w:r>
      <w:r w:rsidRPr="4FD16B59">
        <w:rPr>
          <w:rFonts w:ascii="Arial" w:eastAsia="Arial" w:hAnsi="Arial" w:cs="Arial"/>
          <w:sz w:val="24"/>
          <w:szCs w:val="24"/>
        </w:rPr>
        <w:t xml:space="preserve"> as temáticas giram em torno da diversidade cultural, socia</w:t>
      </w:r>
      <w:r w:rsidR="341904BB" w:rsidRPr="4FD16B59">
        <w:rPr>
          <w:rFonts w:ascii="Arial" w:eastAsia="Arial" w:hAnsi="Arial" w:cs="Arial"/>
          <w:sz w:val="24"/>
          <w:szCs w:val="24"/>
        </w:rPr>
        <w:t>l,</w:t>
      </w:r>
      <w:r w:rsidRPr="4FD16B59">
        <w:rPr>
          <w:rFonts w:ascii="Arial" w:eastAsia="Arial" w:hAnsi="Arial" w:cs="Arial"/>
          <w:sz w:val="24"/>
          <w:szCs w:val="24"/>
        </w:rPr>
        <w:t xml:space="preserve"> identidade étnico-racial</w:t>
      </w:r>
      <w:r w:rsidR="264F7017" w:rsidRPr="4FD16B59">
        <w:rPr>
          <w:rFonts w:ascii="Arial" w:eastAsia="Arial" w:hAnsi="Arial" w:cs="Arial"/>
          <w:sz w:val="24"/>
          <w:szCs w:val="24"/>
        </w:rPr>
        <w:t xml:space="preserve"> </w:t>
      </w:r>
      <w:r w:rsidR="2FA70BBB" w:rsidRPr="4FD16B59">
        <w:rPr>
          <w:rFonts w:ascii="Arial" w:eastAsia="Arial" w:hAnsi="Arial" w:cs="Arial"/>
          <w:sz w:val="24"/>
          <w:szCs w:val="24"/>
        </w:rPr>
        <w:t xml:space="preserve">que </w:t>
      </w:r>
      <w:r w:rsidRPr="4FD16B59">
        <w:rPr>
          <w:rFonts w:ascii="Arial" w:eastAsia="Arial" w:hAnsi="Arial" w:cs="Arial"/>
          <w:sz w:val="24"/>
          <w:szCs w:val="24"/>
        </w:rPr>
        <w:t>constituem um único Brasil. Conhecer o outro é aproximar-se da sua história e identidade</w:t>
      </w:r>
      <w:r w:rsidR="304719D6" w:rsidRPr="4FD16B59">
        <w:rPr>
          <w:rFonts w:ascii="Arial" w:eastAsia="Arial" w:hAnsi="Arial" w:cs="Arial"/>
          <w:sz w:val="24"/>
          <w:szCs w:val="24"/>
        </w:rPr>
        <w:t>. N</w:t>
      </w:r>
      <w:r w:rsidRPr="4FD16B59">
        <w:rPr>
          <w:rFonts w:ascii="Arial" w:eastAsia="Arial" w:hAnsi="Arial" w:cs="Arial"/>
          <w:sz w:val="24"/>
          <w:szCs w:val="24"/>
        </w:rPr>
        <w:t>esse sentido</w:t>
      </w:r>
      <w:r w:rsidR="007B07FF">
        <w:rPr>
          <w:rFonts w:ascii="Arial" w:eastAsia="Arial" w:hAnsi="Arial" w:cs="Arial"/>
          <w:sz w:val="24"/>
          <w:szCs w:val="24"/>
        </w:rPr>
        <w:t>,</w:t>
      </w:r>
      <w:r w:rsidRPr="4FD16B59">
        <w:rPr>
          <w:rFonts w:ascii="Arial" w:eastAsia="Arial" w:hAnsi="Arial" w:cs="Arial"/>
          <w:sz w:val="24"/>
          <w:szCs w:val="24"/>
        </w:rPr>
        <w:t xml:space="preserve"> as brincadeiras, o patrimônio musical e cultural e as mais variadas expressões artísticas irão auxiliar a exploração das crianças frente a novas descobertas.</w:t>
      </w:r>
    </w:p>
    <w:p w14:paraId="4C4F96D7" w14:textId="2DD4FBF2" w:rsidR="003B634F" w:rsidRPr="003025FD" w:rsidRDefault="068A9D89" w:rsidP="513968DD">
      <w:pPr>
        <w:spacing w:line="360" w:lineRule="auto"/>
        <w:ind w:firstLine="720"/>
        <w:jc w:val="both"/>
        <w:rPr>
          <w:rFonts w:ascii="Arial" w:eastAsia="Arial" w:hAnsi="Arial" w:cs="Arial"/>
          <w:sz w:val="24"/>
          <w:szCs w:val="24"/>
        </w:rPr>
      </w:pPr>
      <w:r w:rsidRPr="513968DD">
        <w:rPr>
          <w:rFonts w:ascii="Arial" w:eastAsia="Arial" w:hAnsi="Arial" w:cs="Arial"/>
          <w:sz w:val="24"/>
          <w:szCs w:val="24"/>
        </w:rPr>
        <w:t xml:space="preserve">O quarto e último eixo propõe reflexões e experiências para os temas: “Eu no mundo e o mundo em mim” para crianças com </w:t>
      </w:r>
      <w:r w:rsidR="007B07FF">
        <w:rPr>
          <w:rFonts w:ascii="Arial" w:eastAsia="Arial" w:hAnsi="Arial" w:cs="Arial"/>
          <w:sz w:val="24"/>
          <w:szCs w:val="24"/>
        </w:rPr>
        <w:t>4</w:t>
      </w:r>
      <w:r w:rsidR="6D7CFBD1" w:rsidRPr="513968DD">
        <w:rPr>
          <w:rFonts w:ascii="Arial" w:eastAsia="Arial" w:hAnsi="Arial" w:cs="Arial"/>
          <w:sz w:val="24"/>
          <w:szCs w:val="24"/>
        </w:rPr>
        <w:t xml:space="preserve"> </w:t>
      </w:r>
      <w:r w:rsidRPr="513968DD">
        <w:rPr>
          <w:rFonts w:ascii="Arial" w:eastAsia="Arial" w:hAnsi="Arial" w:cs="Arial"/>
          <w:sz w:val="24"/>
          <w:szCs w:val="24"/>
        </w:rPr>
        <w:t xml:space="preserve">anos e “Pequenos cientistas, grandes descobertas” para nortear o trabalho com </w:t>
      </w:r>
      <w:r w:rsidR="007B07FF">
        <w:rPr>
          <w:rFonts w:ascii="Arial" w:eastAsia="Arial" w:hAnsi="Arial" w:cs="Arial"/>
          <w:sz w:val="24"/>
          <w:szCs w:val="24"/>
        </w:rPr>
        <w:t>5</w:t>
      </w:r>
      <w:r w:rsidRPr="513968DD">
        <w:rPr>
          <w:rFonts w:ascii="Arial" w:eastAsia="Arial" w:hAnsi="Arial" w:cs="Arial"/>
          <w:sz w:val="24"/>
          <w:szCs w:val="24"/>
        </w:rPr>
        <w:t xml:space="preserve"> anos. Nesse eixo</w:t>
      </w:r>
      <w:r w:rsidR="007B07FF">
        <w:rPr>
          <w:rFonts w:ascii="Arial" w:eastAsia="Arial" w:hAnsi="Arial" w:cs="Arial"/>
          <w:sz w:val="24"/>
          <w:szCs w:val="24"/>
        </w:rPr>
        <w:t>,</w:t>
      </w:r>
      <w:r w:rsidRPr="513968DD">
        <w:rPr>
          <w:rFonts w:ascii="Arial" w:eastAsia="Arial" w:hAnsi="Arial" w:cs="Arial"/>
          <w:sz w:val="24"/>
          <w:szCs w:val="24"/>
        </w:rPr>
        <w:t xml:space="preserve"> os seres vivos e não vivos, as plantas</w:t>
      </w:r>
      <w:r w:rsidR="27E5705E" w:rsidRPr="513968DD">
        <w:rPr>
          <w:rFonts w:ascii="Arial" w:eastAsia="Arial" w:hAnsi="Arial" w:cs="Arial"/>
          <w:sz w:val="24"/>
          <w:szCs w:val="24"/>
        </w:rPr>
        <w:t>, as</w:t>
      </w:r>
      <w:r w:rsidRPr="513968DD">
        <w:rPr>
          <w:rFonts w:ascii="Arial" w:eastAsia="Arial" w:hAnsi="Arial" w:cs="Arial"/>
          <w:sz w:val="24"/>
          <w:szCs w:val="24"/>
        </w:rPr>
        <w:t xml:space="preserve"> hortaliças, </w:t>
      </w:r>
      <w:r w:rsidR="6F6B249F" w:rsidRPr="513968DD">
        <w:rPr>
          <w:rFonts w:ascii="Arial" w:eastAsia="Arial" w:hAnsi="Arial" w:cs="Arial"/>
          <w:sz w:val="24"/>
          <w:szCs w:val="24"/>
        </w:rPr>
        <w:t xml:space="preserve">as </w:t>
      </w:r>
      <w:r w:rsidRPr="513968DD">
        <w:rPr>
          <w:rFonts w:ascii="Arial" w:eastAsia="Arial" w:hAnsi="Arial" w:cs="Arial"/>
          <w:sz w:val="24"/>
          <w:szCs w:val="24"/>
        </w:rPr>
        <w:t xml:space="preserve">frutas e </w:t>
      </w:r>
      <w:r w:rsidR="67CEC62B" w:rsidRPr="513968DD">
        <w:rPr>
          <w:rFonts w:ascii="Arial" w:eastAsia="Arial" w:hAnsi="Arial" w:cs="Arial"/>
          <w:sz w:val="24"/>
          <w:szCs w:val="24"/>
        </w:rPr>
        <w:t xml:space="preserve">os </w:t>
      </w:r>
      <w:r w:rsidRPr="513968DD">
        <w:rPr>
          <w:rFonts w:ascii="Arial" w:eastAsia="Arial" w:hAnsi="Arial" w:cs="Arial"/>
          <w:sz w:val="24"/>
          <w:szCs w:val="24"/>
        </w:rPr>
        <w:t>vegetais desencadearão conversas, pesquisas e atividades que visam ampliar os conhecimentos das crianças para questões de consumo de alimentos para o bem-estar, oportunizando</w:t>
      </w:r>
      <w:r w:rsidR="007B07FF">
        <w:rPr>
          <w:rFonts w:ascii="Arial" w:eastAsia="Arial" w:hAnsi="Arial" w:cs="Arial"/>
          <w:sz w:val="24"/>
          <w:szCs w:val="24"/>
        </w:rPr>
        <w:t>,</w:t>
      </w:r>
      <w:r w:rsidRPr="513968DD">
        <w:rPr>
          <w:rFonts w:ascii="Arial" w:eastAsia="Arial" w:hAnsi="Arial" w:cs="Arial"/>
          <w:sz w:val="24"/>
          <w:szCs w:val="24"/>
        </w:rPr>
        <w:t xml:space="preserve"> dentro do possível</w:t>
      </w:r>
      <w:r w:rsidR="007B07FF">
        <w:rPr>
          <w:rFonts w:ascii="Arial" w:eastAsia="Arial" w:hAnsi="Arial" w:cs="Arial"/>
          <w:sz w:val="24"/>
          <w:szCs w:val="24"/>
        </w:rPr>
        <w:t>,</w:t>
      </w:r>
      <w:r w:rsidRPr="513968DD">
        <w:rPr>
          <w:rFonts w:ascii="Arial" w:eastAsia="Arial" w:hAnsi="Arial" w:cs="Arial"/>
          <w:sz w:val="24"/>
          <w:szCs w:val="24"/>
        </w:rPr>
        <w:t xml:space="preserve"> experiências com hortas e outras </w:t>
      </w:r>
      <w:r w:rsidR="7E4324DF" w:rsidRPr="513968DD">
        <w:rPr>
          <w:rFonts w:ascii="Arial" w:eastAsia="Arial" w:hAnsi="Arial" w:cs="Arial"/>
          <w:sz w:val="24"/>
          <w:szCs w:val="24"/>
        </w:rPr>
        <w:t xml:space="preserve">atividades </w:t>
      </w:r>
      <w:r w:rsidRPr="513968DD">
        <w:rPr>
          <w:rFonts w:ascii="Arial" w:eastAsia="Arial" w:hAnsi="Arial" w:cs="Arial"/>
          <w:sz w:val="24"/>
          <w:szCs w:val="24"/>
        </w:rPr>
        <w:t xml:space="preserve">que o professor poderá propor. </w:t>
      </w:r>
    </w:p>
    <w:p w14:paraId="36F30C1B" w14:textId="5ED23167" w:rsidR="003B634F" w:rsidRPr="003025FD" w:rsidRDefault="068A9D89" w:rsidP="513968DD">
      <w:pPr>
        <w:spacing w:line="360" w:lineRule="auto"/>
        <w:ind w:firstLine="720"/>
        <w:jc w:val="both"/>
        <w:rPr>
          <w:rFonts w:ascii="Arial" w:eastAsia="Arial" w:hAnsi="Arial" w:cs="Arial"/>
          <w:sz w:val="24"/>
          <w:szCs w:val="24"/>
        </w:rPr>
      </w:pPr>
      <w:r w:rsidRPr="4FD16B59">
        <w:rPr>
          <w:rFonts w:ascii="Arial" w:eastAsia="Arial" w:hAnsi="Arial" w:cs="Arial"/>
          <w:sz w:val="24"/>
          <w:szCs w:val="24"/>
        </w:rPr>
        <w:t xml:space="preserve">As temáticas que envolvem os animais são as preferidas das crianças e aguçam sua curiosidade para o mundo animal. Temas como animais de estimação e selvagens, curiosidade sobre seu </w:t>
      </w:r>
      <w:r w:rsidRPr="001C21BA">
        <w:rPr>
          <w:rFonts w:ascii="Arial" w:eastAsia="Arial" w:hAnsi="Arial" w:cs="Arial"/>
          <w:i/>
          <w:iCs/>
          <w:sz w:val="24"/>
          <w:szCs w:val="24"/>
        </w:rPr>
        <w:t>habitat</w:t>
      </w:r>
      <w:r w:rsidRPr="4FD16B59">
        <w:rPr>
          <w:rFonts w:ascii="Arial" w:eastAsia="Arial" w:hAnsi="Arial" w:cs="Arial"/>
          <w:sz w:val="24"/>
          <w:szCs w:val="24"/>
        </w:rPr>
        <w:t xml:space="preserve">, alimentação, preservação da fauna poderão fazer parte do planejamento docente em parceria com as </w:t>
      </w:r>
      <w:r w:rsidRPr="4FD16B59">
        <w:rPr>
          <w:rFonts w:ascii="Arial" w:eastAsia="Arial" w:hAnsi="Arial" w:cs="Arial"/>
          <w:sz w:val="24"/>
          <w:szCs w:val="24"/>
        </w:rPr>
        <w:lastRenderedPageBreak/>
        <w:t xml:space="preserve">crianças. Explorações referentes </w:t>
      </w:r>
      <w:r w:rsidR="29C40F14" w:rsidRPr="4FD16B59">
        <w:rPr>
          <w:rFonts w:ascii="Arial" w:eastAsia="Arial" w:hAnsi="Arial" w:cs="Arial"/>
          <w:sz w:val="24"/>
          <w:szCs w:val="24"/>
        </w:rPr>
        <w:t>à</w:t>
      </w:r>
      <w:r w:rsidRPr="4FD16B59">
        <w:rPr>
          <w:rFonts w:ascii="Arial" w:eastAsia="Arial" w:hAnsi="Arial" w:cs="Arial"/>
          <w:sz w:val="24"/>
          <w:szCs w:val="24"/>
        </w:rPr>
        <w:t xml:space="preserve"> água,</w:t>
      </w:r>
      <w:r w:rsidR="007B07FF">
        <w:rPr>
          <w:rFonts w:ascii="Arial" w:eastAsia="Arial" w:hAnsi="Arial" w:cs="Arial"/>
          <w:sz w:val="24"/>
          <w:szCs w:val="24"/>
        </w:rPr>
        <w:t xml:space="preserve"> ao</w:t>
      </w:r>
      <w:r w:rsidRPr="4FD16B59">
        <w:rPr>
          <w:rFonts w:ascii="Arial" w:eastAsia="Arial" w:hAnsi="Arial" w:cs="Arial"/>
          <w:sz w:val="24"/>
          <w:szCs w:val="24"/>
        </w:rPr>
        <w:t xml:space="preserve"> consumo consciente, </w:t>
      </w:r>
      <w:r w:rsidR="007B07FF">
        <w:rPr>
          <w:rFonts w:ascii="Arial" w:eastAsia="Arial" w:hAnsi="Arial" w:cs="Arial"/>
          <w:sz w:val="24"/>
          <w:szCs w:val="24"/>
        </w:rPr>
        <w:t xml:space="preserve">à </w:t>
      </w:r>
      <w:r w:rsidRPr="4FD16B59">
        <w:rPr>
          <w:rFonts w:ascii="Arial" w:eastAsia="Arial" w:hAnsi="Arial" w:cs="Arial"/>
          <w:sz w:val="24"/>
          <w:szCs w:val="24"/>
        </w:rPr>
        <w:t xml:space="preserve">economia e </w:t>
      </w:r>
      <w:r w:rsidR="007B07FF">
        <w:rPr>
          <w:rFonts w:ascii="Arial" w:eastAsia="Arial" w:hAnsi="Arial" w:cs="Arial"/>
          <w:sz w:val="24"/>
          <w:szCs w:val="24"/>
        </w:rPr>
        <w:t xml:space="preserve">ao </w:t>
      </w:r>
      <w:r w:rsidRPr="4FD16B59">
        <w:rPr>
          <w:rFonts w:ascii="Arial" w:eastAsia="Arial" w:hAnsi="Arial" w:cs="Arial"/>
          <w:sz w:val="24"/>
          <w:szCs w:val="24"/>
        </w:rPr>
        <w:t>desperdício, e outras curiosidades farão parte des</w:t>
      </w:r>
      <w:r w:rsidR="007B07FF">
        <w:rPr>
          <w:rFonts w:ascii="Arial" w:eastAsia="Arial" w:hAnsi="Arial" w:cs="Arial"/>
          <w:sz w:val="24"/>
          <w:szCs w:val="24"/>
        </w:rPr>
        <w:t>s</w:t>
      </w:r>
      <w:r w:rsidRPr="4FD16B59">
        <w:rPr>
          <w:rFonts w:ascii="Arial" w:eastAsia="Arial" w:hAnsi="Arial" w:cs="Arial"/>
          <w:sz w:val="24"/>
          <w:szCs w:val="24"/>
        </w:rPr>
        <w:t>a exploração.</w:t>
      </w:r>
    </w:p>
    <w:p w14:paraId="1DEFCE2A" w14:textId="40BE28FD" w:rsidR="003B634F" w:rsidRPr="003025FD" w:rsidRDefault="05A84FDD" w:rsidP="513968DD">
      <w:pPr>
        <w:spacing w:line="360" w:lineRule="auto"/>
        <w:ind w:firstLine="720"/>
        <w:jc w:val="both"/>
        <w:rPr>
          <w:rFonts w:ascii="Arial" w:eastAsia="Arial" w:hAnsi="Arial" w:cs="Arial"/>
          <w:sz w:val="24"/>
          <w:szCs w:val="24"/>
        </w:rPr>
      </w:pPr>
      <w:r w:rsidRPr="513968DD">
        <w:rPr>
          <w:rFonts w:ascii="Arial" w:eastAsia="Arial" w:hAnsi="Arial" w:cs="Arial"/>
          <w:sz w:val="24"/>
          <w:szCs w:val="24"/>
        </w:rPr>
        <w:t>P</w:t>
      </w:r>
      <w:r w:rsidR="068A9D89" w:rsidRPr="513968DD">
        <w:rPr>
          <w:rFonts w:ascii="Arial" w:eastAsia="Arial" w:hAnsi="Arial" w:cs="Arial"/>
          <w:sz w:val="24"/>
          <w:szCs w:val="24"/>
        </w:rPr>
        <w:t>ara finalizar</w:t>
      </w:r>
      <w:r w:rsidR="63CCC5C2" w:rsidRPr="513968DD">
        <w:rPr>
          <w:rFonts w:ascii="Arial" w:eastAsia="Arial" w:hAnsi="Arial" w:cs="Arial"/>
          <w:sz w:val="24"/>
          <w:szCs w:val="24"/>
        </w:rPr>
        <w:t>,</w:t>
      </w:r>
      <w:r w:rsidR="068A9D89" w:rsidRPr="513968DD">
        <w:rPr>
          <w:rFonts w:ascii="Arial" w:eastAsia="Arial" w:hAnsi="Arial" w:cs="Arial"/>
          <w:sz w:val="24"/>
          <w:szCs w:val="24"/>
        </w:rPr>
        <w:t xml:space="preserve"> sugerimos experiências em torno da temática de cuidado, preservação e proteção do planeta, </w:t>
      </w:r>
      <w:r w:rsidR="007B07FF">
        <w:rPr>
          <w:rFonts w:ascii="Arial" w:eastAsia="Arial" w:hAnsi="Arial" w:cs="Arial"/>
          <w:sz w:val="24"/>
          <w:szCs w:val="24"/>
        </w:rPr>
        <w:t>em que</w:t>
      </w:r>
      <w:r w:rsidR="007B07FF" w:rsidRPr="513968DD">
        <w:rPr>
          <w:rFonts w:ascii="Arial" w:eastAsia="Arial" w:hAnsi="Arial" w:cs="Arial"/>
          <w:sz w:val="24"/>
          <w:szCs w:val="24"/>
        </w:rPr>
        <w:t xml:space="preserve"> </w:t>
      </w:r>
      <w:r w:rsidR="068A9D89" w:rsidRPr="513968DD">
        <w:rPr>
          <w:rFonts w:ascii="Arial" w:eastAsia="Arial" w:hAnsi="Arial" w:cs="Arial"/>
          <w:sz w:val="24"/>
          <w:szCs w:val="24"/>
        </w:rPr>
        <w:t>a reciclagem de produtos e objetos, a coleta seletiva, o uso da tecnologia para o desenvolvimento sustentável</w:t>
      </w:r>
      <w:r w:rsidR="12A4EC23" w:rsidRPr="513968DD">
        <w:rPr>
          <w:rFonts w:ascii="Arial" w:eastAsia="Arial" w:hAnsi="Arial" w:cs="Arial"/>
          <w:sz w:val="24"/>
          <w:szCs w:val="24"/>
        </w:rPr>
        <w:t xml:space="preserve"> serão o cenário para uma educação para a suste</w:t>
      </w:r>
      <w:r w:rsidR="660A3744" w:rsidRPr="513968DD">
        <w:rPr>
          <w:rFonts w:ascii="Arial" w:eastAsia="Arial" w:hAnsi="Arial" w:cs="Arial"/>
          <w:sz w:val="24"/>
          <w:szCs w:val="24"/>
        </w:rPr>
        <w:t>ntabilidade</w:t>
      </w:r>
      <w:r w:rsidR="068A9D89" w:rsidRPr="513968DD">
        <w:rPr>
          <w:rFonts w:ascii="Arial" w:eastAsia="Arial" w:hAnsi="Arial" w:cs="Arial"/>
          <w:sz w:val="24"/>
          <w:szCs w:val="24"/>
        </w:rPr>
        <w:t>.</w:t>
      </w:r>
    </w:p>
    <w:p w14:paraId="7A0410AF" w14:textId="52B53DAB" w:rsidR="003B634F" w:rsidRPr="003025FD" w:rsidRDefault="068A9D89" w:rsidP="513968DD">
      <w:pPr>
        <w:spacing w:line="360" w:lineRule="auto"/>
        <w:ind w:firstLine="720"/>
        <w:jc w:val="both"/>
        <w:rPr>
          <w:rFonts w:ascii="Arial" w:eastAsia="Arial" w:hAnsi="Arial" w:cs="Arial"/>
          <w:sz w:val="24"/>
          <w:szCs w:val="24"/>
        </w:rPr>
      </w:pPr>
      <w:r w:rsidRPr="4FD16B59">
        <w:rPr>
          <w:rFonts w:ascii="Arial" w:eastAsia="Arial" w:hAnsi="Arial" w:cs="Arial"/>
          <w:sz w:val="24"/>
          <w:szCs w:val="24"/>
        </w:rPr>
        <w:t xml:space="preserve"> O incentivo para campanhas de doações</w:t>
      </w:r>
      <w:r w:rsidR="007B07FF">
        <w:rPr>
          <w:rFonts w:ascii="Arial" w:eastAsia="Arial" w:hAnsi="Arial" w:cs="Arial"/>
          <w:sz w:val="24"/>
          <w:szCs w:val="24"/>
        </w:rPr>
        <w:t xml:space="preserve"> –</w:t>
      </w:r>
      <w:r w:rsidRPr="4FD16B59">
        <w:rPr>
          <w:rFonts w:ascii="Arial" w:eastAsia="Arial" w:hAnsi="Arial" w:cs="Arial"/>
          <w:sz w:val="24"/>
          <w:szCs w:val="24"/>
        </w:rPr>
        <w:t xml:space="preserve"> como exemplo a feira de troca de brinquedos, de roupas, de sapatos na escola, além da conscientização para a economia de energia</w:t>
      </w:r>
      <w:r w:rsidR="007B07FF">
        <w:rPr>
          <w:rFonts w:ascii="Arial" w:eastAsia="Arial" w:hAnsi="Arial" w:cs="Arial"/>
          <w:sz w:val="24"/>
          <w:szCs w:val="24"/>
        </w:rPr>
        <w:t xml:space="preserve"> –</w:t>
      </w:r>
      <w:r w:rsidRPr="4FD16B59">
        <w:rPr>
          <w:rFonts w:ascii="Arial" w:eastAsia="Arial" w:hAnsi="Arial" w:cs="Arial"/>
          <w:sz w:val="24"/>
          <w:szCs w:val="24"/>
        </w:rPr>
        <w:t xml:space="preserve"> prop</w:t>
      </w:r>
      <w:r w:rsidR="2551B1B8" w:rsidRPr="4FD16B59">
        <w:rPr>
          <w:rFonts w:ascii="Arial" w:eastAsia="Arial" w:hAnsi="Arial" w:cs="Arial"/>
          <w:sz w:val="24"/>
          <w:szCs w:val="24"/>
        </w:rPr>
        <w:t>õe</w:t>
      </w:r>
      <w:r w:rsidR="1319B6C6" w:rsidRPr="4FD16B59">
        <w:rPr>
          <w:rFonts w:ascii="Arial" w:eastAsia="Arial" w:hAnsi="Arial" w:cs="Arial"/>
          <w:sz w:val="24"/>
          <w:szCs w:val="24"/>
        </w:rPr>
        <w:t xml:space="preserve"> </w:t>
      </w:r>
      <w:r w:rsidRPr="4FD16B59">
        <w:rPr>
          <w:rFonts w:ascii="Arial" w:eastAsia="Arial" w:hAnsi="Arial" w:cs="Arial"/>
          <w:sz w:val="24"/>
          <w:szCs w:val="24"/>
        </w:rPr>
        <w:t>experiências que ajudem</w:t>
      </w:r>
      <w:r w:rsidR="1BA8586A" w:rsidRPr="4FD16B59">
        <w:rPr>
          <w:rFonts w:ascii="Arial" w:eastAsia="Arial" w:hAnsi="Arial" w:cs="Arial"/>
          <w:sz w:val="24"/>
          <w:szCs w:val="24"/>
        </w:rPr>
        <w:t xml:space="preserve"> as crianças </w:t>
      </w:r>
      <w:r w:rsidRPr="4FD16B59">
        <w:rPr>
          <w:rFonts w:ascii="Arial" w:eastAsia="Arial" w:hAnsi="Arial" w:cs="Arial"/>
          <w:sz w:val="24"/>
          <w:szCs w:val="24"/>
        </w:rPr>
        <w:t xml:space="preserve">a ampliar seus conhecimentos </w:t>
      </w:r>
      <w:r w:rsidR="1F71E8AA" w:rsidRPr="4FD16B59">
        <w:rPr>
          <w:rFonts w:ascii="Arial" w:eastAsia="Arial" w:hAnsi="Arial" w:cs="Arial"/>
          <w:sz w:val="24"/>
          <w:szCs w:val="24"/>
        </w:rPr>
        <w:t xml:space="preserve">e aprender mais </w:t>
      </w:r>
      <w:r w:rsidRPr="4FD16B59">
        <w:rPr>
          <w:rFonts w:ascii="Arial" w:eastAsia="Arial" w:hAnsi="Arial" w:cs="Arial"/>
          <w:sz w:val="24"/>
          <w:szCs w:val="24"/>
        </w:rPr>
        <w:t xml:space="preserve">sobre os </w:t>
      </w:r>
      <w:r w:rsidR="17D4CDB7" w:rsidRPr="4FD16B59">
        <w:rPr>
          <w:rFonts w:ascii="Arial" w:eastAsia="Arial" w:hAnsi="Arial" w:cs="Arial"/>
          <w:sz w:val="24"/>
          <w:szCs w:val="24"/>
        </w:rPr>
        <w:t>7</w:t>
      </w:r>
      <w:r w:rsidRPr="4FD16B59">
        <w:rPr>
          <w:rFonts w:ascii="Arial" w:eastAsia="Arial" w:hAnsi="Arial" w:cs="Arial"/>
          <w:sz w:val="24"/>
          <w:szCs w:val="24"/>
        </w:rPr>
        <w:t xml:space="preserve"> </w:t>
      </w:r>
      <w:proofErr w:type="spellStart"/>
      <w:r w:rsidRPr="4FD16B59">
        <w:rPr>
          <w:rFonts w:ascii="Arial" w:eastAsia="Arial" w:hAnsi="Arial" w:cs="Arial"/>
          <w:sz w:val="24"/>
          <w:szCs w:val="24"/>
        </w:rPr>
        <w:t>Rs</w:t>
      </w:r>
      <w:proofErr w:type="spellEnd"/>
      <w:r w:rsidRPr="4FD16B59">
        <w:rPr>
          <w:rFonts w:ascii="Arial" w:eastAsia="Arial" w:hAnsi="Arial" w:cs="Arial"/>
          <w:sz w:val="24"/>
          <w:szCs w:val="24"/>
        </w:rPr>
        <w:t xml:space="preserve"> do consumo sustentável: repense, reintegre, responsabilize-se, recuse, reduza, reaproveite e recicle, tornando-os autores de dicas simples que possam</w:t>
      </w:r>
      <w:r w:rsidR="7E3BBC77" w:rsidRPr="4FD16B59">
        <w:rPr>
          <w:rFonts w:ascii="Arial" w:eastAsia="Arial" w:hAnsi="Arial" w:cs="Arial"/>
          <w:sz w:val="24"/>
          <w:szCs w:val="24"/>
        </w:rPr>
        <w:t xml:space="preserve"> levá-los a repensar e a</w:t>
      </w:r>
      <w:r w:rsidRPr="4FD16B59">
        <w:rPr>
          <w:rFonts w:ascii="Arial" w:eastAsia="Arial" w:hAnsi="Arial" w:cs="Arial"/>
          <w:sz w:val="24"/>
          <w:szCs w:val="24"/>
        </w:rPr>
        <w:t xml:space="preserve"> transformar os seus padrões de consumo e de seus familiares, favorecendo </w:t>
      </w:r>
      <w:r w:rsidR="5EF0B0EA" w:rsidRPr="4FD16B59">
        <w:rPr>
          <w:rFonts w:ascii="Arial" w:eastAsia="Arial" w:hAnsi="Arial" w:cs="Arial"/>
          <w:sz w:val="24"/>
          <w:szCs w:val="24"/>
        </w:rPr>
        <w:t>sua</w:t>
      </w:r>
      <w:r w:rsidRPr="4FD16B59">
        <w:rPr>
          <w:rFonts w:ascii="Arial" w:eastAsia="Arial" w:hAnsi="Arial" w:cs="Arial"/>
          <w:sz w:val="24"/>
          <w:szCs w:val="24"/>
        </w:rPr>
        <w:t xml:space="preserve"> participação </w:t>
      </w:r>
      <w:r w:rsidR="7B8D3C23" w:rsidRPr="4FD16B59">
        <w:rPr>
          <w:rFonts w:ascii="Arial" w:eastAsia="Arial" w:hAnsi="Arial" w:cs="Arial"/>
          <w:sz w:val="24"/>
          <w:szCs w:val="24"/>
        </w:rPr>
        <w:t>no exercício da</w:t>
      </w:r>
      <w:r w:rsidRPr="4FD16B59">
        <w:rPr>
          <w:rFonts w:ascii="Arial" w:eastAsia="Arial" w:hAnsi="Arial" w:cs="Arial"/>
          <w:sz w:val="24"/>
          <w:szCs w:val="24"/>
        </w:rPr>
        <w:t xml:space="preserve"> cidadania e </w:t>
      </w:r>
      <w:r w:rsidR="3D888254" w:rsidRPr="4FD16B59">
        <w:rPr>
          <w:rFonts w:ascii="Arial" w:eastAsia="Arial" w:hAnsi="Arial" w:cs="Arial"/>
          <w:sz w:val="24"/>
          <w:szCs w:val="24"/>
        </w:rPr>
        <w:t xml:space="preserve">da </w:t>
      </w:r>
      <w:r w:rsidRPr="4FD16B59">
        <w:rPr>
          <w:rFonts w:ascii="Arial" w:eastAsia="Arial" w:hAnsi="Arial" w:cs="Arial"/>
          <w:sz w:val="24"/>
          <w:szCs w:val="24"/>
        </w:rPr>
        <w:t>responsabilidade social.</w:t>
      </w:r>
    </w:p>
    <w:p w14:paraId="09011372" w14:textId="121B9194" w:rsidR="003B634F" w:rsidRPr="003025FD" w:rsidRDefault="72DF1E4F" w:rsidP="513968DD">
      <w:pPr>
        <w:spacing w:line="360" w:lineRule="auto"/>
        <w:ind w:firstLine="720"/>
        <w:jc w:val="both"/>
        <w:rPr>
          <w:rFonts w:ascii="Arial" w:eastAsia="Times New Roman" w:hAnsi="Arial" w:cs="Arial"/>
          <w:sz w:val="24"/>
          <w:szCs w:val="24"/>
        </w:rPr>
      </w:pPr>
      <w:r w:rsidRPr="003025FD">
        <w:rPr>
          <w:rFonts w:ascii="Arial" w:eastAsia="Times New Roman" w:hAnsi="Arial" w:cs="Arial"/>
          <w:color w:val="000000"/>
          <w:sz w:val="24"/>
          <w:szCs w:val="24"/>
        </w:rPr>
        <w:t xml:space="preserve">Os </w:t>
      </w:r>
      <w:r w:rsidR="007B07FF" w:rsidRPr="003025FD">
        <w:rPr>
          <w:rFonts w:ascii="Arial" w:eastAsia="Times New Roman" w:hAnsi="Arial" w:cs="Arial"/>
          <w:color w:val="000000"/>
          <w:sz w:val="24"/>
          <w:szCs w:val="24"/>
        </w:rPr>
        <w:t xml:space="preserve">Eixos Estruturantes </w:t>
      </w:r>
      <w:r w:rsidRPr="003025FD">
        <w:rPr>
          <w:rFonts w:ascii="Arial" w:eastAsia="Times New Roman" w:hAnsi="Arial" w:cs="Arial"/>
          <w:color w:val="000000"/>
          <w:sz w:val="24"/>
          <w:szCs w:val="24"/>
        </w:rPr>
        <w:t xml:space="preserve">serão articulados com os </w:t>
      </w:r>
      <w:r w:rsidR="6387C051" w:rsidRPr="003025FD">
        <w:rPr>
          <w:rFonts w:ascii="Arial" w:eastAsia="Times New Roman" w:hAnsi="Arial" w:cs="Arial"/>
          <w:color w:val="000000"/>
          <w:sz w:val="24"/>
          <w:szCs w:val="24"/>
        </w:rPr>
        <w:t>campos de experiências</w:t>
      </w:r>
      <w:r w:rsidRPr="003025FD">
        <w:rPr>
          <w:rFonts w:ascii="Arial" w:eastAsia="Times New Roman" w:hAnsi="Arial" w:cs="Arial"/>
          <w:color w:val="000000"/>
          <w:sz w:val="24"/>
          <w:szCs w:val="24"/>
        </w:rPr>
        <w:t xml:space="preserve"> e com os </w:t>
      </w:r>
      <w:r w:rsidR="007B07FF">
        <w:rPr>
          <w:rFonts w:ascii="Arial" w:eastAsia="Times New Roman" w:hAnsi="Arial" w:cs="Arial"/>
          <w:color w:val="000000"/>
          <w:sz w:val="24"/>
          <w:szCs w:val="24"/>
        </w:rPr>
        <w:t>O</w:t>
      </w:r>
      <w:r w:rsidRPr="003025FD">
        <w:rPr>
          <w:rFonts w:ascii="Arial" w:eastAsia="Times New Roman" w:hAnsi="Arial" w:cs="Arial"/>
          <w:color w:val="000000"/>
          <w:sz w:val="24"/>
          <w:szCs w:val="24"/>
        </w:rPr>
        <w:t xml:space="preserve">bjetivos de </w:t>
      </w:r>
      <w:r w:rsidR="007B07FF">
        <w:rPr>
          <w:rFonts w:ascii="Arial" w:eastAsia="Times New Roman" w:hAnsi="Arial" w:cs="Arial"/>
          <w:color w:val="000000"/>
          <w:sz w:val="24"/>
          <w:szCs w:val="24"/>
        </w:rPr>
        <w:t>A</w:t>
      </w:r>
      <w:r w:rsidRPr="003025FD">
        <w:rPr>
          <w:rFonts w:ascii="Arial" w:eastAsia="Times New Roman" w:hAnsi="Arial" w:cs="Arial"/>
          <w:color w:val="000000"/>
          <w:sz w:val="24"/>
          <w:szCs w:val="24"/>
        </w:rPr>
        <w:t xml:space="preserve">prendizagem </w:t>
      </w:r>
      <w:r w:rsidR="6FE9A522" w:rsidRPr="003025FD">
        <w:rPr>
          <w:rFonts w:ascii="Arial" w:eastAsia="Times New Roman" w:hAnsi="Arial" w:cs="Arial"/>
          <w:color w:val="000000"/>
          <w:sz w:val="24"/>
          <w:szCs w:val="24"/>
        </w:rPr>
        <w:t xml:space="preserve">e </w:t>
      </w:r>
      <w:r w:rsidR="007B07FF">
        <w:rPr>
          <w:rFonts w:ascii="Arial" w:eastAsia="Times New Roman" w:hAnsi="Arial" w:cs="Arial"/>
          <w:color w:val="000000"/>
          <w:sz w:val="24"/>
          <w:szCs w:val="24"/>
        </w:rPr>
        <w:t>D</w:t>
      </w:r>
      <w:r w:rsidR="6FE9A522" w:rsidRPr="513968DD">
        <w:rPr>
          <w:rFonts w:ascii="Arial" w:eastAsia="Times New Roman" w:hAnsi="Arial" w:cs="Arial"/>
          <w:color w:val="000000" w:themeColor="text1"/>
          <w:sz w:val="24"/>
          <w:szCs w:val="24"/>
        </w:rPr>
        <w:t xml:space="preserve">esenvolvimento </w:t>
      </w:r>
      <w:r w:rsidRPr="003025FD">
        <w:rPr>
          <w:rFonts w:ascii="Arial" w:eastAsia="Times New Roman" w:hAnsi="Arial" w:cs="Arial"/>
          <w:color w:val="000000"/>
          <w:sz w:val="24"/>
          <w:szCs w:val="24"/>
        </w:rPr>
        <w:t>SESI, conforme a faixa etária atendida.</w:t>
      </w:r>
      <w:r w:rsidR="00F23E51">
        <w:rPr>
          <w:rFonts w:ascii="Arial" w:eastAsia="Times New Roman" w:hAnsi="Arial" w:cs="Arial"/>
          <w:color w:val="000000"/>
          <w:sz w:val="24"/>
          <w:szCs w:val="24"/>
        </w:rPr>
        <w:t xml:space="preserve"> </w:t>
      </w:r>
      <w:r w:rsidR="003B634F" w:rsidRPr="003025FD">
        <w:rPr>
          <w:rFonts w:ascii="Arial" w:eastAsia="Times New Roman" w:hAnsi="Arial" w:cs="Arial"/>
          <w:color w:val="000000"/>
          <w:sz w:val="24"/>
          <w:szCs w:val="24"/>
        </w:rPr>
        <w:tab/>
      </w:r>
    </w:p>
    <w:p w14:paraId="0953B849" w14:textId="77777777" w:rsidR="003B634F" w:rsidRPr="003025FD" w:rsidRDefault="003B634F" w:rsidP="003B634F">
      <w:pPr>
        <w:spacing w:after="0" w:line="240" w:lineRule="auto"/>
        <w:rPr>
          <w:rFonts w:ascii="Arial" w:eastAsia="Times New Roman" w:hAnsi="Arial" w:cs="Arial"/>
          <w:sz w:val="24"/>
          <w:szCs w:val="24"/>
        </w:rPr>
      </w:pPr>
    </w:p>
    <w:p w14:paraId="6BD18103" w14:textId="396E4401" w:rsidR="003B634F" w:rsidRPr="003025FD" w:rsidRDefault="7918C59E" w:rsidP="00B71A3B">
      <w:pPr>
        <w:pStyle w:val="Ttulo2"/>
        <w:rPr>
          <w:rFonts w:eastAsia="Times New Roman"/>
          <w:color w:val="000000"/>
        </w:rPr>
      </w:pPr>
      <w:bookmarkStart w:id="50" w:name="_Toc51939494"/>
      <w:r w:rsidRPr="003025FD">
        <w:rPr>
          <w:rFonts w:eastAsia="Times New Roman"/>
        </w:rPr>
        <w:t>7.</w:t>
      </w:r>
      <w:r w:rsidR="0F2A7F62" w:rsidRPr="003025FD">
        <w:rPr>
          <w:rFonts w:eastAsia="Times New Roman"/>
        </w:rPr>
        <w:t>2</w:t>
      </w:r>
      <w:r w:rsidRPr="003025FD">
        <w:rPr>
          <w:rFonts w:eastAsia="Times New Roman"/>
        </w:rPr>
        <w:t xml:space="preserve"> </w:t>
      </w:r>
      <w:r w:rsidR="00311391" w:rsidRPr="003025FD">
        <w:rPr>
          <w:rFonts w:eastAsia="Times New Roman"/>
        </w:rPr>
        <w:t>Planejamento/Projeto de Trabalho</w:t>
      </w:r>
      <w:bookmarkEnd w:id="50"/>
    </w:p>
    <w:p w14:paraId="5F4F4EA4" w14:textId="77777777" w:rsidR="003B634F" w:rsidRPr="003025FD" w:rsidRDefault="003B634F" w:rsidP="003B634F">
      <w:pPr>
        <w:spacing w:after="0" w:line="240" w:lineRule="auto"/>
        <w:rPr>
          <w:rFonts w:ascii="Arial" w:eastAsia="Times New Roman" w:hAnsi="Arial" w:cs="Arial"/>
          <w:sz w:val="24"/>
          <w:szCs w:val="24"/>
        </w:rPr>
      </w:pPr>
    </w:p>
    <w:p w14:paraId="48F2F7A2" w14:textId="673836E8" w:rsidR="72DF1E4F" w:rsidRDefault="72DF1E4F" w:rsidP="513968DD">
      <w:pPr>
        <w:spacing w:line="360" w:lineRule="auto"/>
        <w:ind w:firstLine="720"/>
        <w:jc w:val="both"/>
        <w:rPr>
          <w:rFonts w:ascii="Arial" w:eastAsia="Times New Roman" w:hAnsi="Arial" w:cs="Arial"/>
          <w:color w:val="000000" w:themeColor="text1"/>
          <w:sz w:val="24"/>
          <w:szCs w:val="24"/>
        </w:rPr>
      </w:pPr>
      <w:r w:rsidRPr="4FD16B59">
        <w:rPr>
          <w:rFonts w:ascii="Arial" w:eastAsia="Times New Roman" w:hAnsi="Arial" w:cs="Arial"/>
          <w:color w:val="000000" w:themeColor="text1"/>
          <w:sz w:val="24"/>
          <w:szCs w:val="24"/>
        </w:rPr>
        <w:t>O educador</w:t>
      </w:r>
      <w:r w:rsidR="4E12B037" w:rsidRPr="4FD16B59">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ao estruturar o seu planejamento</w:t>
      </w:r>
      <w:r w:rsidR="588B85F2" w:rsidRPr="4FD16B59">
        <w:rPr>
          <w:rFonts w:ascii="Arial" w:eastAsia="Times New Roman" w:hAnsi="Arial" w:cs="Arial"/>
          <w:color w:val="000000" w:themeColor="text1"/>
          <w:sz w:val="24"/>
          <w:szCs w:val="24"/>
        </w:rPr>
        <w:t>,</w:t>
      </w:r>
      <w:r w:rsidRPr="4FD16B59">
        <w:rPr>
          <w:rFonts w:ascii="Arial" w:eastAsia="Times New Roman" w:hAnsi="Arial" w:cs="Arial"/>
          <w:b/>
          <w:bCs/>
          <w:color w:val="000000" w:themeColor="text1"/>
          <w:sz w:val="24"/>
          <w:szCs w:val="24"/>
        </w:rPr>
        <w:t xml:space="preserve"> </w:t>
      </w:r>
      <w:r w:rsidRPr="4FD16B59">
        <w:rPr>
          <w:rFonts w:ascii="Arial" w:eastAsia="Times New Roman" w:hAnsi="Arial" w:cs="Arial"/>
          <w:color w:val="000000" w:themeColor="text1"/>
          <w:sz w:val="24"/>
          <w:szCs w:val="24"/>
        </w:rPr>
        <w:t xml:space="preserve">poderá recorrer a diferentes </w:t>
      </w:r>
      <w:r w:rsidR="1904546C" w:rsidRPr="4FD16B59">
        <w:rPr>
          <w:rFonts w:ascii="Arial" w:eastAsia="Times New Roman" w:hAnsi="Arial" w:cs="Arial"/>
          <w:color w:val="000000" w:themeColor="text1"/>
          <w:sz w:val="24"/>
          <w:szCs w:val="24"/>
        </w:rPr>
        <w:t>atividades que viabilizem as experiências das crianças</w:t>
      </w:r>
      <w:r w:rsidRPr="4FD16B59">
        <w:rPr>
          <w:rFonts w:ascii="Arial" w:eastAsia="Times New Roman" w:hAnsi="Arial" w:cs="Arial"/>
          <w:color w:val="000000" w:themeColor="text1"/>
          <w:sz w:val="24"/>
          <w:szCs w:val="24"/>
        </w:rPr>
        <w:t xml:space="preserve"> para desenvolver e a</w:t>
      </w:r>
      <w:r w:rsidR="65816839" w:rsidRPr="4FD16B59">
        <w:rPr>
          <w:rFonts w:ascii="Arial" w:eastAsia="Times New Roman" w:hAnsi="Arial" w:cs="Arial"/>
          <w:color w:val="000000" w:themeColor="text1"/>
          <w:sz w:val="24"/>
          <w:szCs w:val="24"/>
        </w:rPr>
        <w:t xml:space="preserve">guçar </w:t>
      </w:r>
      <w:r w:rsidRPr="4FD16B59">
        <w:rPr>
          <w:rFonts w:ascii="Arial" w:eastAsia="Times New Roman" w:hAnsi="Arial" w:cs="Arial"/>
          <w:color w:val="000000" w:themeColor="text1"/>
          <w:sz w:val="24"/>
          <w:szCs w:val="24"/>
        </w:rPr>
        <w:t xml:space="preserve">as </w:t>
      </w:r>
      <w:r w:rsidR="158C375B" w:rsidRPr="4FD16B59">
        <w:rPr>
          <w:rFonts w:ascii="Arial" w:eastAsia="Times New Roman" w:hAnsi="Arial" w:cs="Arial"/>
          <w:color w:val="000000" w:themeColor="text1"/>
          <w:sz w:val="24"/>
          <w:szCs w:val="24"/>
        </w:rPr>
        <w:t xml:space="preserve">curiosidades </w:t>
      </w:r>
      <w:r w:rsidRPr="4FD16B59">
        <w:rPr>
          <w:rFonts w:ascii="Arial" w:eastAsia="Times New Roman" w:hAnsi="Arial" w:cs="Arial"/>
          <w:color w:val="000000" w:themeColor="text1"/>
          <w:sz w:val="24"/>
          <w:szCs w:val="24"/>
        </w:rPr>
        <w:t>levantadas nas rodas de conversas, nas observações d</w:t>
      </w:r>
      <w:r w:rsidR="60AAC15A" w:rsidRPr="4FD16B59">
        <w:rPr>
          <w:rFonts w:ascii="Arial" w:eastAsia="Times New Roman" w:hAnsi="Arial" w:cs="Arial"/>
          <w:color w:val="000000" w:themeColor="text1"/>
          <w:sz w:val="24"/>
          <w:szCs w:val="24"/>
        </w:rPr>
        <w:t>as brincadeiras</w:t>
      </w:r>
      <w:r w:rsidRPr="4FD16B59">
        <w:rPr>
          <w:rFonts w:ascii="Arial" w:eastAsia="Times New Roman" w:hAnsi="Arial" w:cs="Arial"/>
          <w:color w:val="000000" w:themeColor="text1"/>
          <w:sz w:val="24"/>
          <w:szCs w:val="24"/>
        </w:rPr>
        <w:t xml:space="preserve">, nas interações </w:t>
      </w:r>
      <w:r w:rsidR="382C9013" w:rsidRPr="4FD16B59">
        <w:rPr>
          <w:rFonts w:ascii="Arial" w:eastAsia="Times New Roman" w:hAnsi="Arial" w:cs="Arial"/>
          <w:color w:val="000000" w:themeColor="text1"/>
          <w:sz w:val="24"/>
          <w:szCs w:val="24"/>
        </w:rPr>
        <w:t>entre seus pares</w:t>
      </w:r>
      <w:r w:rsidRPr="4FD16B59">
        <w:rPr>
          <w:rFonts w:ascii="Arial" w:eastAsia="Times New Roman" w:hAnsi="Arial" w:cs="Arial"/>
          <w:color w:val="000000" w:themeColor="text1"/>
          <w:sz w:val="24"/>
          <w:szCs w:val="24"/>
        </w:rPr>
        <w:t xml:space="preserve"> </w:t>
      </w:r>
      <w:r w:rsidR="6ED4F3E8" w:rsidRPr="4FD16B59">
        <w:rPr>
          <w:rFonts w:ascii="Arial" w:eastAsia="Times New Roman" w:hAnsi="Arial" w:cs="Arial"/>
          <w:color w:val="000000" w:themeColor="text1"/>
          <w:sz w:val="24"/>
          <w:szCs w:val="24"/>
        </w:rPr>
        <w:t>ou</w:t>
      </w:r>
      <w:r w:rsidR="007B07FF">
        <w:rPr>
          <w:rFonts w:ascii="Arial" w:eastAsia="Times New Roman" w:hAnsi="Arial" w:cs="Arial"/>
          <w:color w:val="000000" w:themeColor="text1"/>
          <w:sz w:val="24"/>
          <w:szCs w:val="24"/>
        </w:rPr>
        <w:t>,</w:t>
      </w:r>
      <w:r w:rsidR="6ED4F3E8" w:rsidRPr="4FD16B59">
        <w:rPr>
          <w:rFonts w:ascii="Arial" w:eastAsia="Times New Roman" w:hAnsi="Arial" w:cs="Arial"/>
          <w:color w:val="000000" w:themeColor="text1"/>
          <w:sz w:val="24"/>
          <w:szCs w:val="24"/>
        </w:rPr>
        <w:t xml:space="preserve"> até mesmo</w:t>
      </w:r>
      <w:r w:rsidR="007B07FF">
        <w:rPr>
          <w:rFonts w:ascii="Arial" w:eastAsia="Times New Roman" w:hAnsi="Arial" w:cs="Arial"/>
          <w:color w:val="000000" w:themeColor="text1"/>
          <w:sz w:val="24"/>
          <w:szCs w:val="24"/>
        </w:rPr>
        <w:t>,</w:t>
      </w:r>
      <w:r w:rsidR="6ED4F3E8" w:rsidRPr="4FD16B59">
        <w:rPr>
          <w:rFonts w:ascii="Arial" w:eastAsia="Times New Roman" w:hAnsi="Arial" w:cs="Arial"/>
          <w:color w:val="000000" w:themeColor="text1"/>
          <w:sz w:val="24"/>
          <w:szCs w:val="24"/>
        </w:rPr>
        <w:t xml:space="preserve"> nos </w:t>
      </w:r>
      <w:r w:rsidRPr="4FD16B59">
        <w:rPr>
          <w:rFonts w:ascii="Arial" w:eastAsia="Times New Roman" w:hAnsi="Arial" w:cs="Arial"/>
          <w:color w:val="000000" w:themeColor="text1"/>
          <w:sz w:val="24"/>
          <w:szCs w:val="24"/>
        </w:rPr>
        <w:t xml:space="preserve">momentos livres ou </w:t>
      </w:r>
      <w:r w:rsidR="5304F469" w:rsidRPr="4FD16B59">
        <w:rPr>
          <w:rFonts w:ascii="Arial" w:eastAsia="Times New Roman" w:hAnsi="Arial" w:cs="Arial"/>
          <w:color w:val="000000" w:themeColor="text1"/>
          <w:sz w:val="24"/>
          <w:szCs w:val="24"/>
        </w:rPr>
        <w:t xml:space="preserve">em atividades </w:t>
      </w:r>
      <w:r w:rsidRPr="4FD16B59">
        <w:rPr>
          <w:rFonts w:ascii="Arial" w:eastAsia="Times New Roman" w:hAnsi="Arial" w:cs="Arial"/>
          <w:color w:val="000000" w:themeColor="text1"/>
          <w:sz w:val="24"/>
          <w:szCs w:val="24"/>
        </w:rPr>
        <w:t>direcionad</w:t>
      </w:r>
      <w:r w:rsidR="07C86188" w:rsidRPr="4FD16B59">
        <w:rPr>
          <w:rFonts w:ascii="Arial" w:eastAsia="Times New Roman" w:hAnsi="Arial" w:cs="Arial"/>
          <w:color w:val="000000" w:themeColor="text1"/>
          <w:sz w:val="24"/>
          <w:szCs w:val="24"/>
        </w:rPr>
        <w:t>a</w:t>
      </w:r>
      <w:r w:rsidRPr="4FD16B59">
        <w:rPr>
          <w:rFonts w:ascii="Arial" w:eastAsia="Times New Roman" w:hAnsi="Arial" w:cs="Arial"/>
          <w:color w:val="000000" w:themeColor="text1"/>
          <w:sz w:val="24"/>
          <w:szCs w:val="24"/>
        </w:rPr>
        <w:t xml:space="preserve">s, dentro </w:t>
      </w:r>
      <w:r w:rsidR="45804701" w:rsidRPr="4FD16B59">
        <w:rPr>
          <w:rFonts w:ascii="Arial" w:eastAsia="Times New Roman" w:hAnsi="Arial" w:cs="Arial"/>
          <w:color w:val="000000" w:themeColor="text1"/>
          <w:sz w:val="24"/>
          <w:szCs w:val="24"/>
        </w:rPr>
        <w:t xml:space="preserve">ou </w:t>
      </w:r>
      <w:r w:rsidRPr="4FD16B59">
        <w:rPr>
          <w:rFonts w:ascii="Arial" w:eastAsia="Times New Roman" w:hAnsi="Arial" w:cs="Arial"/>
          <w:color w:val="000000" w:themeColor="text1"/>
          <w:sz w:val="24"/>
          <w:szCs w:val="24"/>
        </w:rPr>
        <w:t>fora do ambiente escolar, sempre evidenciando o protagonismo infantil. </w:t>
      </w:r>
    </w:p>
    <w:p w14:paraId="1E4CBD0A" w14:textId="2EC564A2" w:rsidR="003B634F" w:rsidRPr="003025FD" w:rsidRDefault="72DF1E4F" w:rsidP="513968DD">
      <w:pPr>
        <w:spacing w:line="360" w:lineRule="auto"/>
        <w:ind w:firstLine="720"/>
        <w:jc w:val="both"/>
        <w:rPr>
          <w:rFonts w:ascii="Arial" w:eastAsia="Times New Roman" w:hAnsi="Arial" w:cs="Arial"/>
          <w:color w:val="000000" w:themeColor="text1"/>
          <w:sz w:val="24"/>
          <w:szCs w:val="24"/>
        </w:rPr>
      </w:pPr>
      <w:r w:rsidRPr="4FD16B59">
        <w:rPr>
          <w:rFonts w:ascii="Arial" w:eastAsia="Times New Roman" w:hAnsi="Arial" w:cs="Arial"/>
          <w:color w:val="000000" w:themeColor="text1"/>
          <w:sz w:val="24"/>
          <w:szCs w:val="24"/>
        </w:rPr>
        <w:t>As atividades precisam ser propositivas, criativas e dinâmicas para que a</w:t>
      </w:r>
      <w:r w:rsidR="14E1D8B7" w:rsidRPr="4FD16B59">
        <w:rPr>
          <w:rFonts w:ascii="Arial" w:eastAsia="Times New Roman" w:hAnsi="Arial" w:cs="Arial"/>
          <w:color w:val="000000" w:themeColor="text1"/>
          <w:sz w:val="24"/>
          <w:szCs w:val="24"/>
        </w:rPr>
        <w:t>s crianças descubram e ampliem seus conhecimentos a respeito d</w:t>
      </w:r>
      <w:r w:rsidRPr="4FD16B59">
        <w:rPr>
          <w:rFonts w:ascii="Arial" w:eastAsia="Times New Roman" w:hAnsi="Arial" w:cs="Arial"/>
          <w:color w:val="000000" w:themeColor="text1"/>
          <w:sz w:val="24"/>
          <w:szCs w:val="24"/>
        </w:rPr>
        <w:t>as relações</w:t>
      </w:r>
      <w:r w:rsidR="6F8CF149" w:rsidRPr="4FD16B59">
        <w:rPr>
          <w:rFonts w:ascii="Arial" w:eastAsia="Times New Roman" w:hAnsi="Arial" w:cs="Arial"/>
          <w:color w:val="000000" w:themeColor="text1"/>
          <w:sz w:val="24"/>
          <w:szCs w:val="24"/>
        </w:rPr>
        <w:t xml:space="preserve"> s</w:t>
      </w:r>
      <w:r w:rsidR="184CA5C9" w:rsidRPr="4FD16B59">
        <w:rPr>
          <w:rFonts w:ascii="Arial" w:eastAsia="Times New Roman" w:hAnsi="Arial" w:cs="Arial"/>
          <w:color w:val="000000" w:themeColor="text1"/>
          <w:sz w:val="24"/>
          <w:szCs w:val="24"/>
        </w:rPr>
        <w:t>o</w:t>
      </w:r>
      <w:r w:rsidR="6F8CF149" w:rsidRPr="4FD16B59">
        <w:rPr>
          <w:rFonts w:ascii="Arial" w:eastAsia="Times New Roman" w:hAnsi="Arial" w:cs="Arial"/>
          <w:color w:val="000000" w:themeColor="text1"/>
          <w:sz w:val="24"/>
          <w:szCs w:val="24"/>
        </w:rPr>
        <w:t>ciais</w:t>
      </w:r>
      <w:r w:rsidRPr="4FD16B59">
        <w:rPr>
          <w:rFonts w:ascii="Arial" w:eastAsia="Times New Roman" w:hAnsi="Arial" w:cs="Arial"/>
          <w:color w:val="000000" w:themeColor="text1"/>
          <w:sz w:val="24"/>
          <w:szCs w:val="24"/>
        </w:rPr>
        <w:t xml:space="preserve"> e sobre o mundo </w:t>
      </w:r>
      <w:r w:rsidR="02E41091" w:rsidRPr="4FD16B59">
        <w:rPr>
          <w:rFonts w:ascii="Arial" w:eastAsia="Times New Roman" w:hAnsi="Arial" w:cs="Arial"/>
          <w:color w:val="000000" w:themeColor="text1"/>
          <w:sz w:val="24"/>
          <w:szCs w:val="24"/>
        </w:rPr>
        <w:t xml:space="preserve">no </w:t>
      </w:r>
      <w:r w:rsidR="5831427B" w:rsidRPr="4FD16B59">
        <w:rPr>
          <w:rFonts w:ascii="Arial" w:eastAsia="Times New Roman" w:hAnsi="Arial" w:cs="Arial"/>
          <w:color w:val="000000" w:themeColor="text1"/>
          <w:sz w:val="24"/>
          <w:szCs w:val="24"/>
        </w:rPr>
        <w:t>qual estão inseridas</w:t>
      </w:r>
      <w:r w:rsidR="58A0E0D8" w:rsidRPr="4FD16B59">
        <w:rPr>
          <w:rFonts w:ascii="Arial" w:eastAsia="Times New Roman" w:hAnsi="Arial" w:cs="Arial"/>
          <w:color w:val="000000" w:themeColor="text1"/>
          <w:sz w:val="24"/>
          <w:szCs w:val="24"/>
        </w:rPr>
        <w:t>.</w:t>
      </w:r>
    </w:p>
    <w:p w14:paraId="45783AD6" w14:textId="1B51237F" w:rsidR="5AF6DE54" w:rsidRPr="00E55EA3" w:rsidRDefault="5AF6DE54" w:rsidP="513968DD">
      <w:pPr>
        <w:spacing w:line="240" w:lineRule="auto"/>
        <w:ind w:firstLine="720"/>
        <w:jc w:val="both"/>
        <w:rPr>
          <w:rFonts w:ascii="Arial" w:eastAsia="Times New Roman" w:hAnsi="Arial" w:cs="Arial"/>
          <w:sz w:val="24"/>
          <w:szCs w:val="24"/>
        </w:rPr>
      </w:pPr>
      <w:r w:rsidRPr="513968DD">
        <w:rPr>
          <w:rFonts w:ascii="Arial" w:eastAsia="Times New Roman" w:hAnsi="Arial" w:cs="Arial"/>
          <w:color w:val="000000" w:themeColor="text1"/>
          <w:sz w:val="24"/>
          <w:szCs w:val="24"/>
        </w:rPr>
        <w:t xml:space="preserve">Segundo </w:t>
      </w:r>
      <w:proofErr w:type="spellStart"/>
      <w:r w:rsidRPr="00E55EA3">
        <w:rPr>
          <w:rFonts w:ascii="Arial" w:eastAsia="Times New Roman" w:hAnsi="Arial" w:cs="Arial"/>
          <w:color w:val="000000" w:themeColor="text1"/>
          <w:sz w:val="24"/>
          <w:szCs w:val="24"/>
        </w:rPr>
        <w:t>Redin</w:t>
      </w:r>
      <w:proofErr w:type="spellEnd"/>
      <w:r w:rsidR="008E4EC3" w:rsidRPr="00E55EA3">
        <w:rPr>
          <w:rFonts w:ascii="Arial" w:eastAsia="Times New Roman" w:hAnsi="Arial" w:cs="Arial"/>
          <w:color w:val="000000" w:themeColor="text1"/>
          <w:sz w:val="24"/>
          <w:szCs w:val="24"/>
        </w:rPr>
        <w:t xml:space="preserve"> (</w:t>
      </w:r>
      <w:r w:rsidR="008E4EC3" w:rsidRPr="001C21BA">
        <w:rPr>
          <w:rFonts w:ascii="Arial" w:hAnsi="Arial" w:cs="Arial"/>
          <w:sz w:val="24"/>
          <w:szCs w:val="24"/>
        </w:rPr>
        <w:t>2013, p. 22)</w:t>
      </w:r>
      <w:r w:rsidRPr="00E55EA3">
        <w:rPr>
          <w:rFonts w:ascii="Arial" w:eastAsia="Times New Roman" w:hAnsi="Arial" w:cs="Arial"/>
          <w:color w:val="000000" w:themeColor="text1"/>
          <w:sz w:val="24"/>
          <w:szCs w:val="24"/>
        </w:rPr>
        <w:t>,</w:t>
      </w:r>
    </w:p>
    <w:p w14:paraId="1ADF0182" w14:textId="1C013189" w:rsidR="5AF6DE54" w:rsidRDefault="5AF6DE54" w:rsidP="001C21BA">
      <w:pPr>
        <w:pStyle w:val="Citao"/>
      </w:pPr>
      <w:r w:rsidRPr="513968DD">
        <w:t xml:space="preserve">[...] planejamos porque não podemos assentar nossa proposta num espontaneísmo ingênuo, que supõe que a criança aprende sozinha e </w:t>
      </w:r>
      <w:r w:rsidRPr="513968DD">
        <w:lastRenderedPageBreak/>
        <w:t>naturalmente. A criança aprende no e com o mundo, mas este mundo é feito de pessoas com diferentes idades, culturas, crenças e valores</w:t>
      </w:r>
      <w:r w:rsidR="007B07FF">
        <w:t xml:space="preserve"> </w:t>
      </w:r>
      <w:proofErr w:type="gramStart"/>
      <w:r w:rsidR="007B07FF">
        <w:t>[</w:t>
      </w:r>
      <w:r w:rsidRPr="513968DD">
        <w:t>...</w:t>
      </w:r>
      <w:r w:rsidR="007B07FF">
        <w:t>]</w:t>
      </w:r>
      <w:r w:rsidRPr="513968DD">
        <w:t xml:space="preserve"> É</w:t>
      </w:r>
      <w:proofErr w:type="gramEnd"/>
      <w:r w:rsidRPr="513968DD">
        <w:t xml:space="preserve"> nas relações e nas trocas que se ressignificam os saberes/fazeres</w:t>
      </w:r>
      <w:r w:rsidR="005F4906">
        <w:t>.</w:t>
      </w:r>
    </w:p>
    <w:p w14:paraId="4F34D54D" w14:textId="245D2A36" w:rsidR="36FBDB21" w:rsidRDefault="36FBDB21" w:rsidP="513968DD">
      <w:pPr>
        <w:spacing w:line="360" w:lineRule="auto"/>
        <w:ind w:firstLine="720"/>
        <w:jc w:val="both"/>
        <w:rPr>
          <w:rFonts w:ascii="Arial" w:eastAsia="Times New Roman" w:hAnsi="Arial" w:cs="Arial"/>
          <w:color w:val="000000" w:themeColor="text1"/>
          <w:sz w:val="24"/>
          <w:szCs w:val="24"/>
        </w:rPr>
      </w:pPr>
      <w:r w:rsidRPr="4FD16B59">
        <w:rPr>
          <w:rFonts w:ascii="Arial" w:eastAsia="Times New Roman" w:hAnsi="Arial" w:cs="Arial"/>
          <w:color w:val="000000" w:themeColor="text1"/>
          <w:sz w:val="24"/>
          <w:szCs w:val="24"/>
        </w:rPr>
        <w:t>Para efetivar o planejamento na Educação In</w:t>
      </w:r>
      <w:r w:rsidR="19BA8B4E" w:rsidRPr="4FD16B59">
        <w:rPr>
          <w:rFonts w:ascii="Arial" w:eastAsia="Times New Roman" w:hAnsi="Arial" w:cs="Arial"/>
          <w:color w:val="000000" w:themeColor="text1"/>
          <w:sz w:val="24"/>
          <w:szCs w:val="24"/>
        </w:rPr>
        <w:t>fantil</w:t>
      </w:r>
      <w:r w:rsidR="0A656B83" w:rsidRPr="4FD16B59">
        <w:rPr>
          <w:rFonts w:ascii="Arial" w:eastAsia="Times New Roman" w:hAnsi="Arial" w:cs="Arial"/>
          <w:color w:val="000000" w:themeColor="text1"/>
          <w:sz w:val="24"/>
          <w:szCs w:val="24"/>
        </w:rPr>
        <w:t>,</w:t>
      </w:r>
      <w:r w:rsidR="19BA8B4E" w:rsidRPr="4FD16B59">
        <w:rPr>
          <w:rFonts w:ascii="Arial" w:eastAsia="Times New Roman" w:hAnsi="Arial" w:cs="Arial"/>
          <w:color w:val="000000" w:themeColor="text1"/>
          <w:sz w:val="24"/>
          <w:szCs w:val="24"/>
        </w:rPr>
        <w:t xml:space="preserve"> </w:t>
      </w:r>
      <w:r w:rsidRPr="4FD16B59">
        <w:rPr>
          <w:rFonts w:ascii="Arial" w:eastAsia="Times New Roman" w:hAnsi="Arial" w:cs="Arial"/>
          <w:color w:val="000000" w:themeColor="text1"/>
          <w:sz w:val="24"/>
          <w:szCs w:val="24"/>
        </w:rPr>
        <w:t xml:space="preserve">é necessário que o </w:t>
      </w:r>
      <w:r w:rsidR="448D37B8" w:rsidRPr="4FD16B59">
        <w:rPr>
          <w:rFonts w:ascii="Arial" w:eastAsia="Times New Roman" w:hAnsi="Arial" w:cs="Arial"/>
          <w:color w:val="000000" w:themeColor="text1"/>
          <w:sz w:val="24"/>
          <w:szCs w:val="24"/>
        </w:rPr>
        <w:t xml:space="preserve">educador </w:t>
      </w:r>
      <w:r w:rsidRPr="4FD16B59">
        <w:rPr>
          <w:rFonts w:ascii="Arial" w:eastAsia="Times New Roman" w:hAnsi="Arial" w:cs="Arial"/>
          <w:color w:val="000000" w:themeColor="text1"/>
          <w:sz w:val="24"/>
          <w:szCs w:val="24"/>
        </w:rPr>
        <w:t xml:space="preserve">considere a criança </w:t>
      </w:r>
      <w:r w:rsidR="2214CDE4" w:rsidRPr="4FD16B59">
        <w:rPr>
          <w:rFonts w:ascii="Arial" w:eastAsia="Times New Roman" w:hAnsi="Arial" w:cs="Arial"/>
          <w:color w:val="000000" w:themeColor="text1"/>
          <w:sz w:val="24"/>
          <w:szCs w:val="24"/>
        </w:rPr>
        <w:t xml:space="preserve">no centro do processo </w:t>
      </w:r>
      <w:r w:rsidRPr="4FD16B59">
        <w:rPr>
          <w:rFonts w:ascii="Arial" w:eastAsia="Times New Roman" w:hAnsi="Arial" w:cs="Arial"/>
          <w:color w:val="000000" w:themeColor="text1"/>
          <w:sz w:val="24"/>
          <w:szCs w:val="24"/>
        </w:rPr>
        <w:t xml:space="preserve">e seus direitos de aprendizagem e </w:t>
      </w:r>
      <w:r w:rsidR="3D6638CD" w:rsidRPr="4FD16B59">
        <w:rPr>
          <w:rFonts w:ascii="Arial" w:eastAsia="Times New Roman" w:hAnsi="Arial" w:cs="Arial"/>
          <w:color w:val="000000" w:themeColor="text1"/>
          <w:sz w:val="24"/>
          <w:szCs w:val="24"/>
        </w:rPr>
        <w:t>desenvolvimento. Em seguida</w:t>
      </w:r>
      <w:r w:rsidR="007B07FF">
        <w:rPr>
          <w:rFonts w:ascii="Arial" w:eastAsia="Times New Roman" w:hAnsi="Arial" w:cs="Arial"/>
          <w:color w:val="000000" w:themeColor="text1"/>
          <w:sz w:val="24"/>
          <w:szCs w:val="24"/>
        </w:rPr>
        <w:t>,</w:t>
      </w:r>
      <w:r w:rsidR="3D6638CD" w:rsidRPr="4FD16B59">
        <w:rPr>
          <w:rFonts w:ascii="Arial" w:eastAsia="Times New Roman" w:hAnsi="Arial" w:cs="Arial"/>
          <w:color w:val="000000" w:themeColor="text1"/>
          <w:sz w:val="24"/>
          <w:szCs w:val="24"/>
        </w:rPr>
        <w:t xml:space="preserve"> é preciso </w:t>
      </w:r>
      <w:r w:rsidR="3B3E611C" w:rsidRPr="4FD16B59">
        <w:rPr>
          <w:rFonts w:ascii="Arial" w:eastAsia="Times New Roman" w:hAnsi="Arial" w:cs="Arial"/>
          <w:color w:val="000000" w:themeColor="text1"/>
          <w:sz w:val="24"/>
          <w:szCs w:val="24"/>
        </w:rPr>
        <w:t>ter clareza d</w:t>
      </w:r>
      <w:r w:rsidR="3D6638CD" w:rsidRPr="4FD16B59">
        <w:rPr>
          <w:rFonts w:ascii="Arial" w:eastAsia="Times New Roman" w:hAnsi="Arial" w:cs="Arial"/>
          <w:color w:val="000000" w:themeColor="text1"/>
          <w:sz w:val="24"/>
          <w:szCs w:val="24"/>
        </w:rPr>
        <w:t xml:space="preserve">os eixos estruturantes que serão o alicerce para toda </w:t>
      </w:r>
      <w:r w:rsidR="007B07FF">
        <w:rPr>
          <w:rFonts w:ascii="Arial" w:eastAsia="Times New Roman" w:hAnsi="Arial" w:cs="Arial"/>
          <w:color w:val="000000" w:themeColor="text1"/>
          <w:sz w:val="24"/>
          <w:szCs w:val="24"/>
        </w:rPr>
        <w:t xml:space="preserve">a </w:t>
      </w:r>
      <w:r w:rsidR="3D6638CD" w:rsidRPr="4FD16B59">
        <w:rPr>
          <w:rFonts w:ascii="Arial" w:eastAsia="Times New Roman" w:hAnsi="Arial" w:cs="Arial"/>
          <w:color w:val="000000" w:themeColor="text1"/>
          <w:sz w:val="24"/>
          <w:szCs w:val="24"/>
        </w:rPr>
        <w:t xml:space="preserve">proposta de trabalho. </w:t>
      </w:r>
    </w:p>
    <w:p w14:paraId="75FF1E51" w14:textId="3BA29D3E" w:rsidR="3B29960F" w:rsidRDefault="3B29960F" w:rsidP="513968DD">
      <w:pPr>
        <w:spacing w:line="360" w:lineRule="auto"/>
        <w:ind w:firstLine="720"/>
        <w:jc w:val="both"/>
        <w:rPr>
          <w:rFonts w:ascii="Arial" w:eastAsia="Times New Roman" w:hAnsi="Arial" w:cs="Arial"/>
          <w:color w:val="000000" w:themeColor="text1"/>
          <w:sz w:val="24"/>
          <w:szCs w:val="24"/>
        </w:rPr>
      </w:pPr>
      <w:r w:rsidRPr="513968DD">
        <w:rPr>
          <w:rFonts w:ascii="Arial" w:eastAsia="Times New Roman" w:hAnsi="Arial" w:cs="Arial"/>
          <w:color w:val="000000" w:themeColor="text1"/>
          <w:sz w:val="24"/>
          <w:szCs w:val="24"/>
        </w:rPr>
        <w:t>A partir da compreensão do</w:t>
      </w:r>
      <w:r w:rsidR="3D6638CD" w:rsidRPr="513968DD">
        <w:rPr>
          <w:rFonts w:ascii="Arial" w:eastAsia="Times New Roman" w:hAnsi="Arial" w:cs="Arial"/>
          <w:color w:val="000000" w:themeColor="text1"/>
          <w:sz w:val="24"/>
          <w:szCs w:val="24"/>
        </w:rPr>
        <w:t xml:space="preserve"> eix</w:t>
      </w:r>
      <w:r w:rsidR="454F9BBC" w:rsidRPr="513968DD">
        <w:rPr>
          <w:rFonts w:ascii="Arial" w:eastAsia="Times New Roman" w:hAnsi="Arial" w:cs="Arial"/>
          <w:color w:val="000000" w:themeColor="text1"/>
          <w:sz w:val="24"/>
          <w:szCs w:val="24"/>
        </w:rPr>
        <w:t>o estruturante,</w:t>
      </w:r>
      <w:r w:rsidR="3D6638CD" w:rsidRPr="513968DD">
        <w:rPr>
          <w:rFonts w:ascii="Arial" w:eastAsia="Times New Roman" w:hAnsi="Arial" w:cs="Arial"/>
          <w:color w:val="000000" w:themeColor="text1"/>
          <w:sz w:val="24"/>
          <w:szCs w:val="24"/>
        </w:rPr>
        <w:t xml:space="preserve"> há que se planejar as </w:t>
      </w:r>
      <w:r w:rsidR="72F640C2" w:rsidRPr="513968DD">
        <w:rPr>
          <w:rFonts w:ascii="Arial" w:eastAsia="Times New Roman" w:hAnsi="Arial" w:cs="Arial"/>
          <w:color w:val="000000" w:themeColor="text1"/>
          <w:sz w:val="24"/>
          <w:szCs w:val="24"/>
        </w:rPr>
        <w:t xml:space="preserve">experiências, ou seja, as atividades, </w:t>
      </w:r>
      <w:r w:rsidR="007B07FF">
        <w:rPr>
          <w:rFonts w:ascii="Arial" w:eastAsia="Times New Roman" w:hAnsi="Arial" w:cs="Arial"/>
          <w:color w:val="000000" w:themeColor="text1"/>
          <w:sz w:val="24"/>
          <w:szCs w:val="24"/>
        </w:rPr>
        <w:t xml:space="preserve">as </w:t>
      </w:r>
      <w:r w:rsidR="72F640C2" w:rsidRPr="513968DD">
        <w:rPr>
          <w:rFonts w:ascii="Arial" w:eastAsia="Times New Roman" w:hAnsi="Arial" w:cs="Arial"/>
          <w:color w:val="000000" w:themeColor="text1"/>
          <w:sz w:val="24"/>
          <w:szCs w:val="24"/>
        </w:rPr>
        <w:t>brincadeiras e</w:t>
      </w:r>
      <w:r w:rsidR="007B07FF">
        <w:rPr>
          <w:rFonts w:ascii="Arial" w:eastAsia="Times New Roman" w:hAnsi="Arial" w:cs="Arial"/>
          <w:color w:val="000000" w:themeColor="text1"/>
          <w:sz w:val="24"/>
          <w:szCs w:val="24"/>
        </w:rPr>
        <w:t xml:space="preserve"> as</w:t>
      </w:r>
      <w:r w:rsidR="72F640C2" w:rsidRPr="513968DD">
        <w:rPr>
          <w:rFonts w:ascii="Arial" w:eastAsia="Times New Roman" w:hAnsi="Arial" w:cs="Arial"/>
          <w:color w:val="000000" w:themeColor="text1"/>
          <w:sz w:val="24"/>
          <w:szCs w:val="24"/>
        </w:rPr>
        <w:t xml:space="preserve"> interações que irão compor uma rotina de trabalho para e com a criança. </w:t>
      </w:r>
    </w:p>
    <w:p w14:paraId="094D5BE6" w14:textId="5C539F80" w:rsidR="368739F7" w:rsidRDefault="368739F7" w:rsidP="513968DD">
      <w:pPr>
        <w:spacing w:line="360" w:lineRule="auto"/>
        <w:ind w:firstLine="720"/>
        <w:jc w:val="both"/>
        <w:rPr>
          <w:rFonts w:ascii="Arial" w:eastAsia="Times New Roman" w:hAnsi="Arial" w:cs="Arial"/>
          <w:color w:val="000000" w:themeColor="text1"/>
          <w:sz w:val="24"/>
          <w:szCs w:val="24"/>
        </w:rPr>
      </w:pPr>
      <w:r w:rsidRPr="4FD16B59">
        <w:rPr>
          <w:rFonts w:ascii="Arial" w:eastAsia="Times New Roman" w:hAnsi="Arial" w:cs="Arial"/>
          <w:color w:val="000000" w:themeColor="text1"/>
          <w:sz w:val="24"/>
          <w:szCs w:val="24"/>
        </w:rPr>
        <w:t>Ao planejar as</w:t>
      </w:r>
      <w:r w:rsidR="72F640C2" w:rsidRPr="4FD16B59">
        <w:rPr>
          <w:rFonts w:ascii="Arial" w:eastAsia="Times New Roman" w:hAnsi="Arial" w:cs="Arial"/>
          <w:color w:val="000000" w:themeColor="text1"/>
          <w:sz w:val="24"/>
          <w:szCs w:val="24"/>
        </w:rPr>
        <w:t xml:space="preserve"> atividades</w:t>
      </w:r>
      <w:r w:rsidR="656675EA" w:rsidRPr="4FD16B59">
        <w:rPr>
          <w:rFonts w:ascii="Arial" w:eastAsia="Times New Roman" w:hAnsi="Arial" w:cs="Arial"/>
          <w:color w:val="000000" w:themeColor="text1"/>
          <w:sz w:val="24"/>
          <w:szCs w:val="24"/>
        </w:rPr>
        <w:t>,</w:t>
      </w:r>
      <w:r w:rsidR="72F640C2" w:rsidRPr="4FD16B59">
        <w:rPr>
          <w:rFonts w:ascii="Arial" w:eastAsia="Times New Roman" w:hAnsi="Arial" w:cs="Arial"/>
          <w:color w:val="000000" w:themeColor="text1"/>
          <w:sz w:val="24"/>
          <w:szCs w:val="24"/>
        </w:rPr>
        <w:t xml:space="preserve"> o </w:t>
      </w:r>
      <w:r w:rsidR="49B0197C" w:rsidRPr="4FD16B59">
        <w:rPr>
          <w:rFonts w:ascii="Arial" w:eastAsia="Times New Roman" w:hAnsi="Arial" w:cs="Arial"/>
          <w:color w:val="000000" w:themeColor="text1"/>
          <w:sz w:val="24"/>
          <w:szCs w:val="24"/>
        </w:rPr>
        <w:t xml:space="preserve">educador </w:t>
      </w:r>
      <w:r w:rsidR="72F640C2" w:rsidRPr="4FD16B59">
        <w:rPr>
          <w:rFonts w:ascii="Arial" w:eastAsia="Times New Roman" w:hAnsi="Arial" w:cs="Arial"/>
          <w:color w:val="000000" w:themeColor="text1"/>
          <w:sz w:val="24"/>
          <w:szCs w:val="24"/>
        </w:rPr>
        <w:t xml:space="preserve">precisará </w:t>
      </w:r>
      <w:r w:rsidR="1967B52A" w:rsidRPr="4FD16B59">
        <w:rPr>
          <w:rFonts w:ascii="Arial" w:eastAsia="Times New Roman" w:hAnsi="Arial" w:cs="Arial"/>
          <w:color w:val="000000" w:themeColor="text1"/>
          <w:sz w:val="24"/>
          <w:szCs w:val="24"/>
        </w:rPr>
        <w:t>considerar os eix</w:t>
      </w:r>
      <w:r w:rsidR="48EBE8D3" w:rsidRPr="4FD16B59">
        <w:rPr>
          <w:rFonts w:ascii="Arial" w:eastAsia="Times New Roman" w:hAnsi="Arial" w:cs="Arial"/>
          <w:color w:val="000000" w:themeColor="text1"/>
          <w:sz w:val="24"/>
          <w:szCs w:val="24"/>
        </w:rPr>
        <w:t>o</w:t>
      </w:r>
      <w:r w:rsidR="1967B52A" w:rsidRPr="4FD16B59">
        <w:rPr>
          <w:rFonts w:ascii="Arial" w:eastAsia="Times New Roman" w:hAnsi="Arial" w:cs="Arial"/>
          <w:color w:val="000000" w:themeColor="text1"/>
          <w:sz w:val="24"/>
          <w:szCs w:val="24"/>
        </w:rPr>
        <w:t xml:space="preserve">s da Educação Infantil SESI: a aprendizagem ativa, </w:t>
      </w:r>
      <w:r w:rsidR="27900B18" w:rsidRPr="4FD16B59">
        <w:rPr>
          <w:rFonts w:ascii="Arial" w:eastAsia="Times New Roman" w:hAnsi="Arial" w:cs="Arial"/>
          <w:color w:val="000000" w:themeColor="text1"/>
          <w:sz w:val="24"/>
          <w:szCs w:val="24"/>
        </w:rPr>
        <w:t>a exploração das</w:t>
      </w:r>
      <w:r w:rsidR="1967B52A" w:rsidRPr="4FD16B59">
        <w:rPr>
          <w:rFonts w:ascii="Arial" w:eastAsia="Times New Roman" w:hAnsi="Arial" w:cs="Arial"/>
          <w:color w:val="000000" w:themeColor="text1"/>
          <w:sz w:val="24"/>
          <w:szCs w:val="24"/>
        </w:rPr>
        <w:t xml:space="preserve"> múltiplas linguagens e </w:t>
      </w:r>
      <w:r w:rsidR="06D5837F" w:rsidRPr="4FD16B59">
        <w:rPr>
          <w:rFonts w:ascii="Arial" w:eastAsia="Times New Roman" w:hAnsi="Arial" w:cs="Arial"/>
          <w:color w:val="000000" w:themeColor="text1"/>
          <w:sz w:val="24"/>
          <w:szCs w:val="24"/>
        </w:rPr>
        <w:t xml:space="preserve">o </w:t>
      </w:r>
      <w:r w:rsidR="2ABF2146" w:rsidRPr="4FD16B59">
        <w:rPr>
          <w:rFonts w:ascii="Arial" w:eastAsia="Times New Roman" w:hAnsi="Arial" w:cs="Arial"/>
          <w:color w:val="000000" w:themeColor="text1"/>
          <w:sz w:val="24"/>
          <w:szCs w:val="24"/>
        </w:rPr>
        <w:t>desenvolvimento</w:t>
      </w:r>
      <w:r w:rsidR="1967B52A" w:rsidRPr="4FD16B59">
        <w:rPr>
          <w:rFonts w:ascii="Arial" w:eastAsia="Times New Roman" w:hAnsi="Arial" w:cs="Arial"/>
          <w:color w:val="000000" w:themeColor="text1"/>
          <w:sz w:val="24"/>
          <w:szCs w:val="24"/>
        </w:rPr>
        <w:t xml:space="preserve"> socioemocional. </w:t>
      </w:r>
    </w:p>
    <w:p w14:paraId="5148DE7E" w14:textId="543A9136" w:rsidR="1967B52A" w:rsidRDefault="1967B52A" w:rsidP="4FD16B59">
      <w:pPr>
        <w:spacing w:line="360" w:lineRule="auto"/>
        <w:ind w:firstLine="720"/>
        <w:jc w:val="both"/>
        <w:rPr>
          <w:rFonts w:ascii="Arial" w:eastAsia="Times New Roman" w:hAnsi="Arial" w:cs="Arial"/>
          <w:color w:val="000000" w:themeColor="text1"/>
          <w:sz w:val="24"/>
          <w:szCs w:val="24"/>
        </w:rPr>
      </w:pPr>
      <w:r w:rsidRPr="34C52967">
        <w:rPr>
          <w:rFonts w:ascii="Arial" w:eastAsia="Times New Roman" w:hAnsi="Arial" w:cs="Arial"/>
          <w:color w:val="000000" w:themeColor="text1"/>
          <w:sz w:val="24"/>
          <w:szCs w:val="24"/>
        </w:rPr>
        <w:t>Com essas escolhas bem definidas</w:t>
      </w:r>
      <w:r w:rsidR="419B14CB" w:rsidRPr="34C52967">
        <w:rPr>
          <w:rFonts w:ascii="Arial" w:eastAsia="Times New Roman" w:hAnsi="Arial" w:cs="Arial"/>
          <w:color w:val="000000" w:themeColor="text1"/>
          <w:sz w:val="24"/>
          <w:szCs w:val="24"/>
        </w:rPr>
        <w:t>,</w:t>
      </w:r>
      <w:r w:rsidRPr="34C52967">
        <w:rPr>
          <w:rFonts w:ascii="Arial" w:eastAsia="Times New Roman" w:hAnsi="Arial" w:cs="Arial"/>
          <w:color w:val="000000" w:themeColor="text1"/>
          <w:sz w:val="24"/>
          <w:szCs w:val="24"/>
        </w:rPr>
        <w:t xml:space="preserve"> o </w:t>
      </w:r>
      <w:r w:rsidR="0F4B41AD" w:rsidRPr="34C52967">
        <w:rPr>
          <w:rFonts w:ascii="Arial" w:eastAsia="Times New Roman" w:hAnsi="Arial" w:cs="Arial"/>
          <w:color w:val="000000" w:themeColor="text1"/>
          <w:sz w:val="24"/>
          <w:szCs w:val="24"/>
        </w:rPr>
        <w:t xml:space="preserve">educador </w:t>
      </w:r>
      <w:r w:rsidRPr="34C52967">
        <w:rPr>
          <w:rFonts w:ascii="Arial" w:eastAsia="Times New Roman" w:hAnsi="Arial" w:cs="Arial"/>
          <w:color w:val="000000" w:themeColor="text1"/>
          <w:sz w:val="24"/>
          <w:szCs w:val="24"/>
        </w:rPr>
        <w:t xml:space="preserve">deverá identificar quais </w:t>
      </w:r>
      <w:r w:rsidR="007B07FF">
        <w:rPr>
          <w:rFonts w:ascii="Arial" w:eastAsia="Times New Roman" w:hAnsi="Arial" w:cs="Arial"/>
          <w:color w:val="000000" w:themeColor="text1"/>
          <w:sz w:val="24"/>
          <w:szCs w:val="24"/>
        </w:rPr>
        <w:t>c</w:t>
      </w:r>
      <w:r w:rsidR="6387C051" w:rsidRPr="34C52967">
        <w:rPr>
          <w:rFonts w:ascii="Arial" w:eastAsia="Times New Roman" w:hAnsi="Arial" w:cs="Arial"/>
          <w:color w:val="000000" w:themeColor="text1"/>
          <w:sz w:val="24"/>
          <w:szCs w:val="24"/>
        </w:rPr>
        <w:t>ampos de experiências</w:t>
      </w:r>
      <w:r w:rsidRPr="34C52967">
        <w:rPr>
          <w:rFonts w:ascii="Arial" w:eastAsia="Times New Roman" w:hAnsi="Arial" w:cs="Arial"/>
          <w:color w:val="000000" w:themeColor="text1"/>
          <w:sz w:val="24"/>
          <w:szCs w:val="24"/>
        </w:rPr>
        <w:t xml:space="preserve"> e objetivos SESI </w:t>
      </w:r>
      <w:r w:rsidR="6A82A821" w:rsidRPr="34C52967">
        <w:rPr>
          <w:rFonts w:ascii="Arial" w:eastAsia="Times New Roman" w:hAnsi="Arial" w:cs="Arial"/>
          <w:color w:val="000000" w:themeColor="text1"/>
          <w:sz w:val="24"/>
          <w:szCs w:val="24"/>
        </w:rPr>
        <w:t xml:space="preserve">podem ser </w:t>
      </w:r>
      <w:r w:rsidR="757F60F5" w:rsidRPr="34C52967">
        <w:rPr>
          <w:rFonts w:ascii="Arial" w:eastAsia="Times New Roman" w:hAnsi="Arial" w:cs="Arial"/>
          <w:color w:val="000000" w:themeColor="text1"/>
          <w:sz w:val="24"/>
          <w:szCs w:val="24"/>
        </w:rPr>
        <w:t>explorados</w:t>
      </w:r>
      <w:r w:rsidRPr="34C52967">
        <w:rPr>
          <w:rFonts w:ascii="Arial" w:eastAsia="Times New Roman" w:hAnsi="Arial" w:cs="Arial"/>
          <w:color w:val="000000" w:themeColor="text1"/>
          <w:sz w:val="24"/>
          <w:szCs w:val="24"/>
        </w:rPr>
        <w:t xml:space="preserve"> na atividade planejada</w:t>
      </w:r>
      <w:r w:rsidR="2B87061D" w:rsidRPr="34C52967">
        <w:rPr>
          <w:rFonts w:ascii="Arial" w:eastAsia="Times New Roman" w:hAnsi="Arial" w:cs="Arial"/>
          <w:color w:val="000000" w:themeColor="text1"/>
          <w:sz w:val="24"/>
          <w:szCs w:val="24"/>
        </w:rPr>
        <w:t xml:space="preserve">, </w:t>
      </w:r>
      <w:r w:rsidR="7F6C37BA" w:rsidRPr="34C52967">
        <w:rPr>
          <w:rFonts w:ascii="Arial" w:eastAsia="Times New Roman" w:hAnsi="Arial" w:cs="Arial"/>
          <w:color w:val="000000" w:themeColor="text1"/>
          <w:sz w:val="24"/>
          <w:szCs w:val="24"/>
        </w:rPr>
        <w:t>integrando a proposta</w:t>
      </w:r>
      <w:r w:rsidR="330CD1DB" w:rsidRPr="34C52967">
        <w:rPr>
          <w:rFonts w:ascii="Arial" w:eastAsia="Arial" w:hAnsi="Arial" w:cs="Arial"/>
          <w:color w:val="333333"/>
          <w:sz w:val="24"/>
          <w:szCs w:val="24"/>
        </w:rPr>
        <w:t xml:space="preserve"> aos pilares SESI e às </w:t>
      </w:r>
      <w:r w:rsidR="007B07FF">
        <w:rPr>
          <w:rFonts w:ascii="Arial" w:eastAsia="Arial" w:hAnsi="Arial" w:cs="Arial"/>
          <w:color w:val="333333"/>
          <w:sz w:val="24"/>
          <w:szCs w:val="24"/>
        </w:rPr>
        <w:t>10</w:t>
      </w:r>
      <w:r w:rsidR="330CD1DB" w:rsidRPr="34C52967">
        <w:rPr>
          <w:rFonts w:ascii="Arial" w:eastAsia="Arial" w:hAnsi="Arial" w:cs="Arial"/>
          <w:color w:val="333333"/>
          <w:sz w:val="24"/>
          <w:szCs w:val="24"/>
        </w:rPr>
        <w:t xml:space="preserve"> competências gerais previstas na BNCC.</w:t>
      </w:r>
    </w:p>
    <w:p w14:paraId="4CB9C2C1" w14:textId="414CD369" w:rsidR="003B634F" w:rsidRPr="003025FD" w:rsidRDefault="3E5442F0" w:rsidP="513968DD">
      <w:pPr>
        <w:spacing w:line="360" w:lineRule="auto"/>
        <w:ind w:firstLine="720"/>
        <w:jc w:val="both"/>
        <w:rPr>
          <w:rFonts w:ascii="Arial" w:eastAsia="Times New Roman" w:hAnsi="Arial" w:cs="Arial"/>
          <w:color w:val="000000" w:themeColor="text1"/>
          <w:sz w:val="24"/>
          <w:szCs w:val="24"/>
        </w:rPr>
      </w:pPr>
      <w:r w:rsidRPr="4FD16B59">
        <w:rPr>
          <w:rFonts w:ascii="Arial" w:eastAsia="Times New Roman" w:hAnsi="Arial" w:cs="Arial"/>
          <w:color w:val="000000" w:themeColor="text1"/>
          <w:sz w:val="24"/>
          <w:szCs w:val="24"/>
        </w:rPr>
        <w:t>O</w:t>
      </w:r>
      <w:r w:rsidR="72DF1E4F" w:rsidRPr="4FD16B59">
        <w:rPr>
          <w:rFonts w:ascii="Arial" w:eastAsia="Times New Roman" w:hAnsi="Arial" w:cs="Arial"/>
          <w:color w:val="000000" w:themeColor="text1"/>
          <w:sz w:val="24"/>
          <w:szCs w:val="24"/>
        </w:rPr>
        <w:t xml:space="preserve"> educador </w:t>
      </w:r>
      <w:r w:rsidR="55C257FE" w:rsidRPr="4FD16B59">
        <w:rPr>
          <w:rFonts w:ascii="Arial" w:eastAsia="Times New Roman" w:hAnsi="Arial" w:cs="Arial"/>
          <w:color w:val="000000" w:themeColor="text1"/>
          <w:sz w:val="24"/>
          <w:szCs w:val="24"/>
        </w:rPr>
        <w:t xml:space="preserve">deverá, também, </w:t>
      </w:r>
      <w:r w:rsidR="72DF1E4F" w:rsidRPr="4FD16B59">
        <w:rPr>
          <w:rFonts w:ascii="Arial" w:eastAsia="Times New Roman" w:hAnsi="Arial" w:cs="Arial"/>
          <w:color w:val="000000" w:themeColor="text1"/>
          <w:sz w:val="24"/>
          <w:szCs w:val="24"/>
        </w:rPr>
        <w:t xml:space="preserve">estar atento </w:t>
      </w:r>
      <w:r w:rsidR="0365E05C" w:rsidRPr="4FD16B59">
        <w:rPr>
          <w:rFonts w:ascii="Arial" w:eastAsia="Times New Roman" w:hAnsi="Arial" w:cs="Arial"/>
          <w:color w:val="000000" w:themeColor="text1"/>
          <w:sz w:val="24"/>
          <w:szCs w:val="24"/>
        </w:rPr>
        <w:t xml:space="preserve">à </w:t>
      </w:r>
      <w:r w:rsidR="72DF1E4F" w:rsidRPr="4FD16B59">
        <w:rPr>
          <w:rFonts w:ascii="Arial" w:eastAsia="Times New Roman" w:hAnsi="Arial" w:cs="Arial"/>
          <w:color w:val="000000" w:themeColor="text1"/>
          <w:sz w:val="24"/>
          <w:szCs w:val="24"/>
        </w:rPr>
        <w:t>dinâmica cotidiana</w:t>
      </w:r>
      <w:r w:rsidR="71076598" w:rsidRPr="4FD16B59">
        <w:rPr>
          <w:rFonts w:ascii="Arial" w:eastAsia="Times New Roman" w:hAnsi="Arial" w:cs="Arial"/>
          <w:color w:val="000000" w:themeColor="text1"/>
          <w:sz w:val="24"/>
          <w:szCs w:val="24"/>
        </w:rPr>
        <w:t xml:space="preserve"> de modo a interferir </w:t>
      </w:r>
      <w:r w:rsidR="72DF1E4F" w:rsidRPr="4FD16B59">
        <w:rPr>
          <w:rFonts w:ascii="Arial" w:eastAsia="Times New Roman" w:hAnsi="Arial" w:cs="Arial"/>
          <w:color w:val="000000" w:themeColor="text1"/>
          <w:sz w:val="24"/>
          <w:szCs w:val="24"/>
        </w:rPr>
        <w:t xml:space="preserve">nos momentos de conflitos, mediando e dialogando, </w:t>
      </w:r>
      <w:r w:rsidR="58EF978B" w:rsidRPr="4FD16B59">
        <w:rPr>
          <w:rFonts w:ascii="Arial" w:eastAsia="Times New Roman" w:hAnsi="Arial" w:cs="Arial"/>
          <w:color w:val="000000" w:themeColor="text1"/>
          <w:sz w:val="24"/>
          <w:szCs w:val="24"/>
        </w:rPr>
        <w:t xml:space="preserve">assim como </w:t>
      </w:r>
      <w:r w:rsidR="72DF1E4F" w:rsidRPr="4FD16B59">
        <w:rPr>
          <w:rFonts w:ascii="Arial" w:eastAsia="Times New Roman" w:hAnsi="Arial" w:cs="Arial"/>
          <w:color w:val="000000" w:themeColor="text1"/>
          <w:sz w:val="24"/>
          <w:szCs w:val="24"/>
        </w:rPr>
        <w:t>flexibilizando seu planejamento, respeitando os ritmos e as singularidades</w:t>
      </w:r>
      <w:r w:rsidR="007B07FF">
        <w:rPr>
          <w:rFonts w:ascii="Arial" w:eastAsia="Times New Roman" w:hAnsi="Arial" w:cs="Arial"/>
          <w:color w:val="000000" w:themeColor="text1"/>
          <w:sz w:val="24"/>
          <w:szCs w:val="24"/>
        </w:rPr>
        <w:t>, p</w:t>
      </w:r>
      <w:r w:rsidR="410E9E24" w:rsidRPr="4FD16B59">
        <w:rPr>
          <w:rFonts w:ascii="Arial" w:eastAsia="Times New Roman" w:hAnsi="Arial" w:cs="Arial"/>
          <w:color w:val="000000" w:themeColor="text1"/>
          <w:sz w:val="24"/>
          <w:szCs w:val="24"/>
        </w:rPr>
        <w:t>r</w:t>
      </w:r>
      <w:r w:rsidR="3B2B594E" w:rsidRPr="4FD16B59">
        <w:rPr>
          <w:rFonts w:ascii="Arial" w:eastAsia="Times New Roman" w:hAnsi="Arial" w:cs="Arial"/>
          <w:color w:val="000000" w:themeColor="text1"/>
          <w:sz w:val="24"/>
          <w:szCs w:val="24"/>
        </w:rPr>
        <w:t xml:space="preserve">omovendo </w:t>
      </w:r>
      <w:r w:rsidR="72DF1E4F" w:rsidRPr="4FD16B59">
        <w:rPr>
          <w:rFonts w:ascii="Arial" w:eastAsia="Times New Roman" w:hAnsi="Arial" w:cs="Arial"/>
          <w:color w:val="000000" w:themeColor="text1"/>
          <w:sz w:val="24"/>
          <w:szCs w:val="24"/>
        </w:rPr>
        <w:t>ações fundamentais para criar um ambiente afetivo</w:t>
      </w:r>
      <w:r w:rsidR="2A9AA5F1" w:rsidRPr="4FD16B59">
        <w:rPr>
          <w:rFonts w:ascii="Arial" w:eastAsia="Times New Roman" w:hAnsi="Arial" w:cs="Arial"/>
          <w:color w:val="000000" w:themeColor="text1"/>
          <w:sz w:val="24"/>
          <w:szCs w:val="24"/>
        </w:rPr>
        <w:t>, seguro</w:t>
      </w:r>
      <w:r w:rsidR="72DF1E4F" w:rsidRPr="4FD16B59">
        <w:rPr>
          <w:rFonts w:ascii="Arial" w:eastAsia="Times New Roman" w:hAnsi="Arial" w:cs="Arial"/>
          <w:color w:val="000000" w:themeColor="text1"/>
          <w:sz w:val="24"/>
          <w:szCs w:val="24"/>
        </w:rPr>
        <w:t xml:space="preserve"> e favorável </w:t>
      </w:r>
      <w:r w:rsidR="007B07FF">
        <w:rPr>
          <w:rFonts w:ascii="Arial" w:eastAsia="Times New Roman" w:hAnsi="Arial" w:cs="Arial"/>
          <w:color w:val="000000" w:themeColor="text1"/>
          <w:sz w:val="24"/>
          <w:szCs w:val="24"/>
        </w:rPr>
        <w:t>à</w:t>
      </w:r>
      <w:r w:rsidR="72DF1E4F" w:rsidRPr="4FD16B59">
        <w:rPr>
          <w:rFonts w:ascii="Arial" w:eastAsia="Times New Roman" w:hAnsi="Arial" w:cs="Arial"/>
          <w:color w:val="000000" w:themeColor="text1"/>
          <w:sz w:val="24"/>
          <w:szCs w:val="24"/>
        </w:rPr>
        <w:t>s aprendizagens.</w:t>
      </w:r>
    </w:p>
    <w:p w14:paraId="0D713D55" w14:textId="77777777" w:rsidR="003B634F" w:rsidRPr="003025FD" w:rsidRDefault="003B634F" w:rsidP="003B634F">
      <w:pPr>
        <w:spacing w:after="0" w:line="240" w:lineRule="auto"/>
        <w:rPr>
          <w:rFonts w:ascii="Arial" w:eastAsia="Times New Roman" w:hAnsi="Arial" w:cs="Arial"/>
          <w:sz w:val="24"/>
          <w:szCs w:val="24"/>
        </w:rPr>
      </w:pPr>
    </w:p>
    <w:p w14:paraId="7AFF6787" w14:textId="6C7EE26B" w:rsidR="003B634F" w:rsidRPr="003025FD" w:rsidRDefault="003B634F" w:rsidP="003B634F">
      <w:pPr>
        <w:spacing w:after="0" w:line="240" w:lineRule="auto"/>
        <w:rPr>
          <w:rFonts w:ascii="Arial" w:eastAsia="Times New Roman" w:hAnsi="Arial" w:cs="Arial"/>
          <w:sz w:val="24"/>
          <w:szCs w:val="24"/>
        </w:rPr>
      </w:pPr>
    </w:p>
    <w:p w14:paraId="5AC34F53" w14:textId="12A7B8B6" w:rsidR="003B634F" w:rsidRPr="003025FD" w:rsidRDefault="4086127B" w:rsidP="00B71A3B">
      <w:pPr>
        <w:pStyle w:val="Ttulo2"/>
        <w:rPr>
          <w:rFonts w:eastAsia="Times New Roman"/>
          <w:color w:val="000000"/>
        </w:rPr>
      </w:pPr>
      <w:bookmarkStart w:id="51" w:name="_Toc51939495"/>
      <w:r w:rsidRPr="513968DD">
        <w:rPr>
          <w:rFonts w:eastAsia="Times New Roman"/>
        </w:rPr>
        <w:t>7.</w:t>
      </w:r>
      <w:r w:rsidR="2EF0C7EE" w:rsidRPr="513968DD">
        <w:rPr>
          <w:rFonts w:eastAsia="Times New Roman"/>
        </w:rPr>
        <w:t>3</w:t>
      </w:r>
      <w:r w:rsidRPr="513968DD">
        <w:rPr>
          <w:rFonts w:eastAsia="Times New Roman"/>
        </w:rPr>
        <w:t xml:space="preserve"> </w:t>
      </w:r>
      <w:r w:rsidR="32D63ED1" w:rsidRPr="513968DD">
        <w:rPr>
          <w:rFonts w:eastAsia="Times New Roman"/>
        </w:rPr>
        <w:t>Organização dos tempos e dos espaços</w:t>
      </w:r>
      <w:bookmarkEnd w:id="51"/>
      <w:r w:rsidR="32D63ED1" w:rsidRPr="513968DD">
        <w:rPr>
          <w:rFonts w:eastAsia="Times New Roman"/>
        </w:rPr>
        <w:t> </w:t>
      </w:r>
    </w:p>
    <w:p w14:paraId="11C712F3" w14:textId="6C7EE26B" w:rsidR="003B634F" w:rsidRPr="003025FD" w:rsidRDefault="003B634F" w:rsidP="4D4C1997">
      <w:pPr>
        <w:spacing w:after="0" w:line="360" w:lineRule="auto"/>
        <w:rPr>
          <w:rFonts w:ascii="Arial" w:eastAsia="Times New Roman" w:hAnsi="Arial" w:cs="Arial"/>
          <w:sz w:val="24"/>
          <w:szCs w:val="24"/>
        </w:rPr>
      </w:pPr>
    </w:p>
    <w:p w14:paraId="1D2EA80E" w14:textId="17F37CCD" w:rsidR="003B634F" w:rsidRPr="003025FD" w:rsidRDefault="003B634F" w:rsidP="4D4C1997">
      <w:pPr>
        <w:spacing w:line="360" w:lineRule="auto"/>
        <w:ind w:firstLine="720"/>
        <w:jc w:val="both"/>
        <w:rPr>
          <w:rFonts w:ascii="Arial" w:eastAsia="Times New Roman" w:hAnsi="Arial" w:cs="Arial"/>
          <w:sz w:val="24"/>
          <w:szCs w:val="24"/>
        </w:rPr>
      </w:pPr>
      <w:r w:rsidRPr="4FD16B59">
        <w:rPr>
          <w:rFonts w:ascii="Arial" w:eastAsia="Times New Roman" w:hAnsi="Arial" w:cs="Arial"/>
          <w:color w:val="000000" w:themeColor="text1"/>
          <w:sz w:val="24"/>
          <w:szCs w:val="24"/>
        </w:rPr>
        <w:t>Para assegurar os direitos das crianças de aprender e garantir uma melhor qualidade de vida na Educação Infantil</w:t>
      </w:r>
      <w:r w:rsidR="5A022DD2" w:rsidRPr="4FD16B59">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o educador deve ter clareza de sua intencionalidade pedagógica. </w:t>
      </w:r>
    </w:p>
    <w:p w14:paraId="21F1E845" w14:textId="77777777" w:rsidR="003B634F" w:rsidRPr="003025FD" w:rsidRDefault="003B634F" w:rsidP="003B634F">
      <w:pPr>
        <w:spacing w:after="0" w:line="240" w:lineRule="auto"/>
        <w:rPr>
          <w:rFonts w:ascii="Arial" w:eastAsia="Times New Roman" w:hAnsi="Arial" w:cs="Arial"/>
          <w:sz w:val="24"/>
          <w:szCs w:val="24"/>
        </w:rPr>
      </w:pPr>
    </w:p>
    <w:p w14:paraId="586867F8" w14:textId="3B573651" w:rsidR="003B634F" w:rsidRPr="009C74D0" w:rsidRDefault="003B634F" w:rsidP="001C21BA">
      <w:pPr>
        <w:pStyle w:val="Citao"/>
      </w:pPr>
      <w:r w:rsidRPr="009C74D0">
        <w:t xml:space="preserve">Tendo em vista os eixos estruturantes das práticas pedagógicas e as competências gerais da Educação Básica propostas pela BNCC, seis </w:t>
      </w:r>
      <w:r w:rsidRPr="009C74D0">
        <w:lastRenderedPageBreak/>
        <w:t>direitos de aprendizagem e desenvolvimento asseguram, na Educação Infantil, as condições para que as crianças aprendam em situações nas quais possam desempenhar um papel ativo em ambientes que as convidem a vivenciar desafios e a sentirem-se provocadas a resolvê-los, nas quais possam construir significados sobre si, os outros e o mundo social e natural (BNCC, 2017, p.</w:t>
      </w:r>
      <w:r w:rsidR="005F4906">
        <w:t xml:space="preserve"> </w:t>
      </w:r>
      <w:r w:rsidRPr="009C74D0">
        <w:t>37)</w:t>
      </w:r>
      <w:r w:rsidR="005F4906">
        <w:t>.</w:t>
      </w:r>
    </w:p>
    <w:p w14:paraId="440D47BE" w14:textId="0927BD55" w:rsidR="003B634F" w:rsidRPr="003025FD" w:rsidRDefault="2734467A" w:rsidP="4FD16B59">
      <w:pPr>
        <w:spacing w:line="360" w:lineRule="auto"/>
        <w:ind w:firstLine="720"/>
        <w:jc w:val="both"/>
        <w:rPr>
          <w:rFonts w:ascii="Arial" w:eastAsia="Times New Roman" w:hAnsi="Arial" w:cs="Arial"/>
          <w:color w:val="000000" w:themeColor="text1"/>
          <w:sz w:val="24"/>
          <w:szCs w:val="24"/>
        </w:rPr>
      </w:pPr>
      <w:r w:rsidRPr="348CD16B">
        <w:rPr>
          <w:rFonts w:ascii="Arial" w:eastAsia="Times New Roman" w:hAnsi="Arial" w:cs="Arial"/>
          <w:color w:val="000000" w:themeColor="text1"/>
          <w:sz w:val="24"/>
          <w:szCs w:val="24"/>
        </w:rPr>
        <w:t>Estruturar um trabalho pedagógico</w:t>
      </w:r>
      <w:r w:rsidR="72DF1E4F" w:rsidRPr="348CD16B">
        <w:rPr>
          <w:rFonts w:ascii="Arial" w:eastAsia="Times New Roman" w:hAnsi="Arial" w:cs="Arial"/>
          <w:color w:val="000000" w:themeColor="text1"/>
          <w:sz w:val="24"/>
          <w:szCs w:val="24"/>
        </w:rPr>
        <w:t xml:space="preserve">, baseando-se nas </w:t>
      </w:r>
      <w:r w:rsidR="29848573" w:rsidRPr="348CD16B">
        <w:rPr>
          <w:rFonts w:ascii="Arial" w:eastAsia="Times New Roman" w:hAnsi="Arial" w:cs="Arial"/>
          <w:color w:val="000000" w:themeColor="text1"/>
          <w:sz w:val="24"/>
          <w:szCs w:val="24"/>
        </w:rPr>
        <w:t xml:space="preserve">orientações </w:t>
      </w:r>
      <w:r w:rsidR="72DF1E4F" w:rsidRPr="348CD16B">
        <w:rPr>
          <w:rFonts w:ascii="Arial" w:eastAsia="Times New Roman" w:hAnsi="Arial" w:cs="Arial"/>
          <w:color w:val="000000" w:themeColor="text1"/>
          <w:sz w:val="24"/>
          <w:szCs w:val="24"/>
        </w:rPr>
        <w:t xml:space="preserve">da BNCC, para a etapa da Educação Infantil, </w:t>
      </w:r>
      <w:r w:rsidR="72EC0E89" w:rsidRPr="348CD16B">
        <w:rPr>
          <w:rFonts w:ascii="Arial" w:eastAsia="Times New Roman" w:hAnsi="Arial" w:cs="Arial"/>
          <w:color w:val="000000" w:themeColor="text1"/>
          <w:sz w:val="24"/>
          <w:szCs w:val="24"/>
        </w:rPr>
        <w:t xml:space="preserve">requer que </w:t>
      </w:r>
      <w:r w:rsidR="72DF1E4F" w:rsidRPr="348CD16B">
        <w:rPr>
          <w:rFonts w:ascii="Arial" w:eastAsia="Times New Roman" w:hAnsi="Arial" w:cs="Arial"/>
          <w:color w:val="000000" w:themeColor="text1"/>
          <w:sz w:val="24"/>
          <w:szCs w:val="24"/>
        </w:rPr>
        <w:t xml:space="preserve">as práticas pedagógicas </w:t>
      </w:r>
      <w:r w:rsidR="26CFB123" w:rsidRPr="348CD16B">
        <w:rPr>
          <w:rFonts w:ascii="Arial" w:eastAsia="Times New Roman" w:hAnsi="Arial" w:cs="Arial"/>
          <w:color w:val="000000" w:themeColor="text1"/>
          <w:sz w:val="24"/>
          <w:szCs w:val="24"/>
        </w:rPr>
        <w:t xml:space="preserve">sejam </w:t>
      </w:r>
      <w:r w:rsidR="72DF1E4F" w:rsidRPr="348CD16B">
        <w:rPr>
          <w:rFonts w:ascii="Arial" w:eastAsia="Times New Roman" w:hAnsi="Arial" w:cs="Arial"/>
          <w:color w:val="000000" w:themeColor="text1"/>
          <w:sz w:val="24"/>
          <w:szCs w:val="24"/>
        </w:rPr>
        <w:t>estruturadas</w:t>
      </w:r>
      <w:r w:rsidR="62EB271D" w:rsidRPr="348CD16B">
        <w:rPr>
          <w:rFonts w:ascii="Arial" w:eastAsia="Times New Roman" w:hAnsi="Arial" w:cs="Arial"/>
          <w:color w:val="000000" w:themeColor="text1"/>
          <w:sz w:val="24"/>
          <w:szCs w:val="24"/>
        </w:rPr>
        <w:t xml:space="preserve">, de maneira a possibilitar </w:t>
      </w:r>
      <w:r w:rsidR="72DF1E4F" w:rsidRPr="348CD16B">
        <w:rPr>
          <w:rFonts w:ascii="Arial" w:eastAsia="Times New Roman" w:hAnsi="Arial" w:cs="Arial"/>
          <w:color w:val="000000" w:themeColor="text1"/>
          <w:sz w:val="24"/>
          <w:szCs w:val="24"/>
        </w:rPr>
        <w:t>desafios e vivências provocativas,</w:t>
      </w:r>
      <w:r w:rsidR="73033707" w:rsidRPr="348CD16B">
        <w:rPr>
          <w:rFonts w:ascii="Arial" w:eastAsia="Times New Roman" w:hAnsi="Arial" w:cs="Arial"/>
          <w:color w:val="000000" w:themeColor="text1"/>
          <w:sz w:val="24"/>
          <w:szCs w:val="24"/>
        </w:rPr>
        <w:t xml:space="preserve"> com o objetivo de desenvolver o senso crítico</w:t>
      </w:r>
      <w:r w:rsidR="72DF1E4F" w:rsidRPr="348CD16B">
        <w:rPr>
          <w:rFonts w:ascii="Arial" w:eastAsia="Times New Roman" w:hAnsi="Arial" w:cs="Arial"/>
          <w:color w:val="000000" w:themeColor="text1"/>
          <w:sz w:val="24"/>
          <w:szCs w:val="24"/>
        </w:rPr>
        <w:t xml:space="preserve"> na construção de significados</w:t>
      </w:r>
      <w:r w:rsidR="659D7643" w:rsidRPr="348CD16B">
        <w:rPr>
          <w:rFonts w:ascii="Arial" w:eastAsia="Times New Roman" w:hAnsi="Arial" w:cs="Arial"/>
          <w:color w:val="000000" w:themeColor="text1"/>
          <w:sz w:val="24"/>
          <w:szCs w:val="24"/>
        </w:rPr>
        <w:t>.</w:t>
      </w:r>
    </w:p>
    <w:p w14:paraId="4C860A4E" w14:textId="6AE2AA76" w:rsidR="003B634F" w:rsidRPr="003025FD" w:rsidRDefault="003B634F" w:rsidP="4D4C1997">
      <w:pPr>
        <w:spacing w:line="360" w:lineRule="auto"/>
        <w:ind w:firstLine="720"/>
        <w:jc w:val="both"/>
        <w:rPr>
          <w:rFonts w:ascii="Arial" w:eastAsia="Times New Roman" w:hAnsi="Arial" w:cs="Arial"/>
          <w:sz w:val="24"/>
          <w:szCs w:val="24"/>
        </w:rPr>
      </w:pPr>
      <w:r w:rsidRPr="4FD16B59">
        <w:rPr>
          <w:rFonts w:ascii="Arial" w:eastAsia="Times New Roman" w:hAnsi="Arial" w:cs="Arial"/>
          <w:color w:val="000000" w:themeColor="text1"/>
          <w:sz w:val="24"/>
          <w:szCs w:val="24"/>
        </w:rPr>
        <w:t>Compete ao e</w:t>
      </w:r>
      <w:r w:rsidR="79142CFC" w:rsidRPr="4FD16B59">
        <w:rPr>
          <w:rFonts w:ascii="Arial" w:eastAsia="Times New Roman" w:hAnsi="Arial" w:cs="Arial"/>
          <w:color w:val="000000" w:themeColor="text1"/>
          <w:sz w:val="24"/>
          <w:szCs w:val="24"/>
        </w:rPr>
        <w:t>ducador</w:t>
      </w:r>
      <w:r w:rsidRPr="4FD16B59">
        <w:rPr>
          <w:rFonts w:ascii="Arial" w:eastAsia="Times New Roman" w:hAnsi="Arial" w:cs="Arial"/>
          <w:color w:val="000000" w:themeColor="text1"/>
          <w:sz w:val="24"/>
          <w:szCs w:val="24"/>
        </w:rPr>
        <w:t>, ainda, potencializar as interações em situações cotidianas e articular as condições de espaços, tempos</w:t>
      </w:r>
      <w:r w:rsidR="00A13D37" w:rsidRPr="4FD16B59">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materiais para que a</w:t>
      </w:r>
      <w:r w:rsidR="3E76F030" w:rsidRPr="4FD16B59">
        <w:rPr>
          <w:rFonts w:ascii="Arial" w:eastAsia="Times New Roman" w:hAnsi="Arial" w:cs="Arial"/>
          <w:color w:val="000000" w:themeColor="text1"/>
          <w:sz w:val="24"/>
          <w:szCs w:val="24"/>
        </w:rPr>
        <w:t>s</w:t>
      </w:r>
      <w:r w:rsidRPr="4FD16B59">
        <w:rPr>
          <w:rFonts w:ascii="Arial" w:eastAsia="Times New Roman" w:hAnsi="Arial" w:cs="Arial"/>
          <w:color w:val="000000" w:themeColor="text1"/>
          <w:sz w:val="24"/>
          <w:szCs w:val="24"/>
        </w:rPr>
        <w:t xml:space="preserve"> criança</w:t>
      </w:r>
      <w:r w:rsidR="5BE9262F" w:rsidRPr="4FD16B59">
        <w:rPr>
          <w:rFonts w:ascii="Arial" w:eastAsia="Times New Roman" w:hAnsi="Arial" w:cs="Arial"/>
          <w:color w:val="000000" w:themeColor="text1"/>
          <w:sz w:val="24"/>
          <w:szCs w:val="24"/>
        </w:rPr>
        <w:t>s</w:t>
      </w:r>
      <w:r w:rsidRPr="4FD16B59">
        <w:rPr>
          <w:rFonts w:ascii="Arial" w:eastAsia="Times New Roman" w:hAnsi="Arial" w:cs="Arial"/>
          <w:color w:val="000000" w:themeColor="text1"/>
          <w:sz w:val="24"/>
          <w:szCs w:val="24"/>
        </w:rPr>
        <w:t xml:space="preserve"> criem condições </w:t>
      </w:r>
      <w:r w:rsidR="2D6AFE71" w:rsidRPr="4FD16B59">
        <w:rPr>
          <w:rFonts w:ascii="Arial" w:eastAsia="Times New Roman" w:hAnsi="Arial" w:cs="Arial"/>
          <w:color w:val="000000" w:themeColor="text1"/>
          <w:sz w:val="24"/>
          <w:szCs w:val="24"/>
        </w:rPr>
        <w:t xml:space="preserve">de forma </w:t>
      </w:r>
      <w:r w:rsidRPr="4FD16B59">
        <w:rPr>
          <w:rFonts w:ascii="Arial" w:eastAsia="Times New Roman" w:hAnsi="Arial" w:cs="Arial"/>
          <w:color w:val="000000" w:themeColor="text1"/>
          <w:sz w:val="24"/>
          <w:szCs w:val="24"/>
        </w:rPr>
        <w:t>que as aprendizagens aconteçam mediadas por diferentes possibilidades: livres ou orientadas, em grupos da mesma idade ou de diferentes idades, em espaços internos ou externos, em um ambiente heterogêneo e rico em aprendizagens, brincadeiras e faz</w:t>
      </w:r>
      <w:r w:rsidR="007B07FF">
        <w:rPr>
          <w:rFonts w:ascii="Arial" w:eastAsia="Times New Roman" w:hAnsi="Arial" w:cs="Arial"/>
          <w:color w:val="000000" w:themeColor="text1"/>
          <w:sz w:val="24"/>
          <w:szCs w:val="24"/>
        </w:rPr>
        <w:t xml:space="preserve"> </w:t>
      </w:r>
      <w:r w:rsidRPr="4FD16B59">
        <w:rPr>
          <w:rFonts w:ascii="Arial" w:eastAsia="Times New Roman" w:hAnsi="Arial" w:cs="Arial"/>
          <w:color w:val="000000" w:themeColor="text1"/>
          <w:sz w:val="24"/>
          <w:szCs w:val="24"/>
        </w:rPr>
        <w:t>de</w:t>
      </w:r>
      <w:r w:rsidR="007B07FF">
        <w:rPr>
          <w:rFonts w:ascii="Arial" w:eastAsia="Times New Roman" w:hAnsi="Arial" w:cs="Arial"/>
          <w:color w:val="000000" w:themeColor="text1"/>
          <w:sz w:val="24"/>
          <w:szCs w:val="24"/>
        </w:rPr>
        <w:t xml:space="preserve"> </w:t>
      </w:r>
      <w:r w:rsidRPr="4FD16B59">
        <w:rPr>
          <w:rFonts w:ascii="Arial" w:eastAsia="Times New Roman" w:hAnsi="Arial" w:cs="Arial"/>
          <w:color w:val="000000" w:themeColor="text1"/>
          <w:sz w:val="24"/>
          <w:szCs w:val="24"/>
        </w:rPr>
        <w:t>conta.</w:t>
      </w:r>
    </w:p>
    <w:p w14:paraId="20CFAB6A" w14:textId="6EB5E203" w:rsidR="00A5116A" w:rsidRPr="003025FD" w:rsidRDefault="003B634F" w:rsidP="4D4C1997">
      <w:pPr>
        <w:spacing w:line="360" w:lineRule="auto"/>
        <w:jc w:val="both"/>
        <w:rPr>
          <w:rFonts w:ascii="Arial" w:eastAsia="Times New Roman" w:hAnsi="Arial" w:cs="Arial"/>
          <w:sz w:val="24"/>
          <w:szCs w:val="24"/>
        </w:rPr>
      </w:pPr>
      <w:r w:rsidRPr="003025FD">
        <w:rPr>
          <w:rFonts w:ascii="Arial" w:eastAsia="Times New Roman" w:hAnsi="Arial" w:cs="Arial"/>
          <w:color w:val="000000"/>
          <w:sz w:val="24"/>
          <w:szCs w:val="24"/>
        </w:rPr>
        <w:tab/>
        <w:t xml:space="preserve">Quando pensamos nessa organização do cotidiano escolar na Educação Infantil, devemos observar a rotina que será oferecida para as crianças. Conforme </w:t>
      </w:r>
      <w:r w:rsidR="007B07FF" w:rsidRPr="003025FD">
        <w:rPr>
          <w:rFonts w:ascii="Arial" w:eastAsia="Times New Roman" w:hAnsi="Arial" w:cs="Arial"/>
          <w:color w:val="000000"/>
          <w:sz w:val="24"/>
          <w:szCs w:val="24"/>
        </w:rPr>
        <w:t xml:space="preserve">Barbosa </w:t>
      </w:r>
      <w:r w:rsidR="0F0F2EDC" w:rsidRPr="003025FD">
        <w:rPr>
          <w:rFonts w:ascii="Arial" w:eastAsia="Times New Roman" w:hAnsi="Arial" w:cs="Arial"/>
          <w:color w:val="000000"/>
          <w:sz w:val="24"/>
          <w:szCs w:val="24"/>
        </w:rPr>
        <w:t>(</w:t>
      </w:r>
      <w:r w:rsidRPr="003025FD">
        <w:rPr>
          <w:rFonts w:ascii="Arial" w:eastAsia="Times New Roman" w:hAnsi="Arial" w:cs="Arial"/>
          <w:color w:val="000000"/>
          <w:sz w:val="24"/>
          <w:szCs w:val="24"/>
        </w:rPr>
        <w:t>2006</w:t>
      </w:r>
      <w:r w:rsidR="57DAB6DB" w:rsidRPr="003025FD">
        <w:rPr>
          <w:rFonts w:ascii="Arial" w:eastAsia="Times New Roman" w:hAnsi="Arial" w:cs="Arial"/>
          <w:color w:val="000000"/>
          <w:sz w:val="24"/>
          <w:szCs w:val="24"/>
        </w:rPr>
        <w:t>)</w:t>
      </w:r>
      <w:r w:rsidRPr="003025FD">
        <w:rPr>
          <w:rFonts w:ascii="Arial" w:eastAsia="Times New Roman" w:hAnsi="Arial" w:cs="Arial"/>
          <w:color w:val="000000"/>
          <w:sz w:val="24"/>
          <w:szCs w:val="24"/>
        </w:rPr>
        <w:t>, as rotinas são produtos culturais criados, produzidos e reproduzidos no dia</w:t>
      </w:r>
      <w:r w:rsidR="39DAAA74" w:rsidRPr="003025FD">
        <w:rPr>
          <w:rFonts w:ascii="Arial" w:eastAsia="Times New Roman" w:hAnsi="Arial" w:cs="Arial"/>
          <w:color w:val="000000"/>
          <w:sz w:val="24"/>
          <w:szCs w:val="24"/>
        </w:rPr>
        <w:t xml:space="preserve"> </w:t>
      </w:r>
      <w:r w:rsidRPr="003025FD">
        <w:rPr>
          <w:rFonts w:ascii="Arial" w:eastAsia="Times New Roman" w:hAnsi="Arial" w:cs="Arial"/>
          <w:color w:val="000000"/>
          <w:sz w:val="24"/>
          <w:szCs w:val="24"/>
        </w:rPr>
        <w:t>a</w:t>
      </w:r>
      <w:r w:rsidR="56F1F6C3" w:rsidRPr="003025FD">
        <w:rPr>
          <w:rFonts w:ascii="Arial" w:eastAsia="Times New Roman" w:hAnsi="Arial" w:cs="Arial"/>
          <w:color w:val="000000"/>
          <w:sz w:val="24"/>
          <w:szCs w:val="24"/>
        </w:rPr>
        <w:t xml:space="preserve"> </w:t>
      </w:r>
      <w:r w:rsidRPr="003025FD">
        <w:rPr>
          <w:rFonts w:ascii="Arial" w:eastAsia="Times New Roman" w:hAnsi="Arial" w:cs="Arial"/>
          <w:color w:val="000000"/>
          <w:sz w:val="24"/>
          <w:szCs w:val="24"/>
        </w:rPr>
        <w:t xml:space="preserve">dia, tendo como objetivo e organização da </w:t>
      </w:r>
      <w:r w:rsidR="141D8571" w:rsidRPr="003025FD">
        <w:rPr>
          <w:rFonts w:ascii="Arial" w:eastAsia="Times New Roman" w:hAnsi="Arial" w:cs="Arial"/>
          <w:color w:val="000000"/>
          <w:sz w:val="24"/>
          <w:szCs w:val="24"/>
        </w:rPr>
        <w:t>cotidianidade</w:t>
      </w:r>
      <w:r w:rsidRPr="003025FD">
        <w:rPr>
          <w:rFonts w:ascii="Arial" w:eastAsia="Times New Roman" w:hAnsi="Arial" w:cs="Arial"/>
          <w:color w:val="000000"/>
          <w:sz w:val="24"/>
          <w:szCs w:val="24"/>
        </w:rPr>
        <w:t>. No entanto, a flexibilização da rotina deve ser enxergada pelo educador como forma de reorganização do trabalho pedagógico. </w:t>
      </w:r>
    </w:p>
    <w:p w14:paraId="1A4732EF" w14:textId="31F9E072" w:rsidR="003B634F" w:rsidRPr="003025FD" w:rsidRDefault="003B634F" w:rsidP="00A5116A">
      <w:pPr>
        <w:spacing w:line="360" w:lineRule="auto"/>
        <w:ind w:firstLine="709"/>
        <w:jc w:val="both"/>
        <w:rPr>
          <w:rFonts w:ascii="Arial" w:eastAsia="Times New Roman" w:hAnsi="Arial" w:cs="Arial"/>
          <w:sz w:val="24"/>
          <w:szCs w:val="24"/>
        </w:rPr>
      </w:pPr>
      <w:r w:rsidRPr="4FD16B59">
        <w:rPr>
          <w:rFonts w:ascii="Arial" w:eastAsia="Times New Roman" w:hAnsi="Arial" w:cs="Arial"/>
          <w:color w:val="000000" w:themeColor="text1"/>
          <w:sz w:val="24"/>
          <w:szCs w:val="24"/>
        </w:rPr>
        <w:t xml:space="preserve">Conforme a DCNEI (2010), </w:t>
      </w:r>
      <w:r w:rsidR="5D4D4DD5" w:rsidRPr="4FD16B59">
        <w:rPr>
          <w:rFonts w:ascii="Arial" w:eastAsia="Times New Roman" w:hAnsi="Arial" w:cs="Arial"/>
          <w:color w:val="000000" w:themeColor="text1"/>
          <w:sz w:val="24"/>
          <w:szCs w:val="24"/>
        </w:rPr>
        <w:t xml:space="preserve">as </w:t>
      </w:r>
      <w:r w:rsidRPr="4FD16B59">
        <w:rPr>
          <w:rFonts w:ascii="Arial" w:eastAsia="Times New Roman" w:hAnsi="Arial" w:cs="Arial"/>
          <w:color w:val="000000" w:themeColor="text1"/>
          <w:sz w:val="24"/>
          <w:szCs w:val="24"/>
        </w:rPr>
        <w:t>instituições de Educação</w:t>
      </w:r>
      <w:r w:rsidR="620E6C1F" w:rsidRPr="4FD16B59">
        <w:rPr>
          <w:rFonts w:ascii="Arial" w:eastAsia="Times New Roman" w:hAnsi="Arial" w:cs="Arial"/>
          <w:color w:val="000000" w:themeColor="text1"/>
          <w:sz w:val="24"/>
          <w:szCs w:val="24"/>
        </w:rPr>
        <w:t xml:space="preserve"> </w:t>
      </w:r>
      <w:r w:rsidRPr="4FD16B59">
        <w:rPr>
          <w:rFonts w:ascii="Arial" w:eastAsia="Times New Roman" w:hAnsi="Arial" w:cs="Arial"/>
          <w:color w:val="000000" w:themeColor="text1"/>
          <w:sz w:val="24"/>
          <w:szCs w:val="24"/>
        </w:rPr>
        <w:t>Infantil devem prever condições para o trabalho coletivo e para a organização</w:t>
      </w:r>
      <w:r w:rsidR="00046B22" w:rsidRPr="4FD16B59">
        <w:rPr>
          <w:rFonts w:ascii="Arial" w:eastAsia="Times New Roman" w:hAnsi="Arial" w:cs="Arial"/>
          <w:color w:val="000000" w:themeColor="text1"/>
          <w:sz w:val="24"/>
          <w:szCs w:val="24"/>
        </w:rPr>
        <w:t xml:space="preserve"> </w:t>
      </w:r>
      <w:r w:rsidR="1C094615" w:rsidRPr="4FD16B59">
        <w:rPr>
          <w:rFonts w:ascii="Arial" w:eastAsia="Times New Roman" w:hAnsi="Arial" w:cs="Arial"/>
          <w:color w:val="000000" w:themeColor="text1"/>
          <w:sz w:val="24"/>
          <w:szCs w:val="24"/>
        </w:rPr>
        <w:t xml:space="preserve">de </w:t>
      </w:r>
      <w:r w:rsidRPr="4FD16B59">
        <w:rPr>
          <w:rFonts w:ascii="Arial" w:eastAsia="Times New Roman" w:hAnsi="Arial" w:cs="Arial"/>
          <w:color w:val="000000" w:themeColor="text1"/>
          <w:sz w:val="24"/>
          <w:szCs w:val="24"/>
        </w:rPr>
        <w:t>materiais, espaços e tempos que assegurem:</w:t>
      </w:r>
    </w:p>
    <w:p w14:paraId="3879B3FF" w14:textId="77777777" w:rsidR="003B634F" w:rsidRPr="003025FD" w:rsidRDefault="003B634F" w:rsidP="00DC5FA0">
      <w:pPr>
        <w:numPr>
          <w:ilvl w:val="0"/>
          <w:numId w:val="22"/>
        </w:numPr>
        <w:spacing w:after="0" w:line="240" w:lineRule="auto"/>
        <w:ind w:left="1440"/>
        <w:jc w:val="both"/>
        <w:textAlignment w:val="baseline"/>
        <w:rPr>
          <w:rFonts w:ascii="Arial" w:eastAsia="Times New Roman" w:hAnsi="Arial" w:cs="Arial"/>
          <w:color w:val="000000"/>
          <w:sz w:val="24"/>
          <w:szCs w:val="24"/>
        </w:rPr>
      </w:pPr>
      <w:r w:rsidRPr="003025FD">
        <w:rPr>
          <w:rFonts w:ascii="Arial" w:eastAsia="Times New Roman" w:hAnsi="Arial" w:cs="Arial"/>
          <w:color w:val="000000" w:themeColor="text1"/>
          <w:sz w:val="24"/>
          <w:szCs w:val="24"/>
        </w:rPr>
        <w:t>A educação em sua integralidade, entendendo o cuidado como algo indissociável ao processo educativo;</w:t>
      </w:r>
    </w:p>
    <w:p w14:paraId="2FFB07D1" w14:textId="77777777" w:rsidR="003B634F" w:rsidRPr="003025FD" w:rsidRDefault="003B634F" w:rsidP="00DC5FA0">
      <w:pPr>
        <w:numPr>
          <w:ilvl w:val="0"/>
          <w:numId w:val="22"/>
        </w:numPr>
        <w:spacing w:after="0" w:line="240" w:lineRule="auto"/>
        <w:ind w:left="1440"/>
        <w:jc w:val="both"/>
        <w:textAlignment w:val="baseline"/>
        <w:rPr>
          <w:rFonts w:ascii="Arial" w:eastAsia="Times New Roman" w:hAnsi="Arial" w:cs="Arial"/>
          <w:color w:val="000000"/>
          <w:sz w:val="24"/>
          <w:szCs w:val="24"/>
        </w:rPr>
      </w:pPr>
      <w:r w:rsidRPr="003025FD">
        <w:rPr>
          <w:rFonts w:ascii="Arial" w:eastAsia="Times New Roman" w:hAnsi="Arial" w:cs="Arial"/>
          <w:color w:val="000000" w:themeColor="text1"/>
          <w:sz w:val="24"/>
          <w:szCs w:val="24"/>
        </w:rPr>
        <w:t>A indivisibilidade das dimensões expressivo-motora, afetiva, cognitiva, linguística, ética, estética e sociocultural da criança;</w:t>
      </w:r>
    </w:p>
    <w:p w14:paraId="4C67B005" w14:textId="77777777" w:rsidR="003B634F" w:rsidRPr="003025FD" w:rsidRDefault="003B634F" w:rsidP="00DC5FA0">
      <w:pPr>
        <w:numPr>
          <w:ilvl w:val="0"/>
          <w:numId w:val="22"/>
        </w:numPr>
        <w:spacing w:after="0" w:line="240" w:lineRule="auto"/>
        <w:ind w:left="1440"/>
        <w:jc w:val="both"/>
        <w:textAlignment w:val="baseline"/>
        <w:rPr>
          <w:rFonts w:ascii="Arial" w:eastAsia="Times New Roman" w:hAnsi="Arial" w:cs="Arial"/>
          <w:color w:val="000000"/>
          <w:sz w:val="24"/>
          <w:szCs w:val="24"/>
        </w:rPr>
      </w:pPr>
      <w:r w:rsidRPr="003025FD">
        <w:rPr>
          <w:rFonts w:ascii="Arial" w:eastAsia="Times New Roman" w:hAnsi="Arial" w:cs="Arial"/>
          <w:color w:val="000000" w:themeColor="text1"/>
          <w:sz w:val="24"/>
          <w:szCs w:val="24"/>
        </w:rPr>
        <w:t>A participação, o diálogo e a escuta cotidiana das famílias, o respeito e a valorização de suas formas de organização;</w:t>
      </w:r>
    </w:p>
    <w:p w14:paraId="40D89A84" w14:textId="77777777" w:rsidR="003B634F" w:rsidRPr="003025FD" w:rsidRDefault="003B634F" w:rsidP="00DC5FA0">
      <w:pPr>
        <w:numPr>
          <w:ilvl w:val="0"/>
          <w:numId w:val="22"/>
        </w:numPr>
        <w:spacing w:after="0" w:line="240" w:lineRule="auto"/>
        <w:ind w:left="1440"/>
        <w:jc w:val="both"/>
        <w:textAlignment w:val="baseline"/>
        <w:rPr>
          <w:rFonts w:ascii="Arial" w:eastAsia="Times New Roman" w:hAnsi="Arial" w:cs="Arial"/>
          <w:color w:val="000000"/>
          <w:sz w:val="24"/>
          <w:szCs w:val="24"/>
        </w:rPr>
      </w:pPr>
      <w:r w:rsidRPr="003025FD">
        <w:rPr>
          <w:rFonts w:ascii="Arial" w:eastAsia="Times New Roman" w:hAnsi="Arial" w:cs="Arial"/>
          <w:color w:val="000000" w:themeColor="text1"/>
          <w:sz w:val="24"/>
          <w:szCs w:val="24"/>
        </w:rPr>
        <w:t>O estabelecimento de uma relação afetiva com a comunidade local e de mecanismos que garantam a gestão democrática e a consideração dos saberes da comunidade;</w:t>
      </w:r>
    </w:p>
    <w:p w14:paraId="50AC869B" w14:textId="77777777" w:rsidR="003B634F" w:rsidRPr="003025FD" w:rsidRDefault="003B634F" w:rsidP="00DC5FA0">
      <w:pPr>
        <w:numPr>
          <w:ilvl w:val="0"/>
          <w:numId w:val="22"/>
        </w:numPr>
        <w:spacing w:after="0" w:line="240" w:lineRule="auto"/>
        <w:ind w:left="1440"/>
        <w:jc w:val="both"/>
        <w:textAlignment w:val="baseline"/>
        <w:rPr>
          <w:rFonts w:ascii="Arial" w:eastAsia="Times New Roman" w:hAnsi="Arial" w:cs="Arial"/>
          <w:color w:val="000000"/>
          <w:sz w:val="24"/>
          <w:szCs w:val="24"/>
        </w:rPr>
      </w:pPr>
      <w:r w:rsidRPr="003025FD">
        <w:rPr>
          <w:rFonts w:ascii="Arial" w:eastAsia="Times New Roman" w:hAnsi="Arial" w:cs="Arial"/>
          <w:color w:val="000000" w:themeColor="text1"/>
          <w:sz w:val="24"/>
          <w:szCs w:val="24"/>
        </w:rPr>
        <w:t>O reconhecimento das especificidades etárias, das singularidades individuais e coletivas das crianças, promovendo interações entre crianças de mesma idade e crianças de diferentes idades;</w:t>
      </w:r>
    </w:p>
    <w:p w14:paraId="05B4BB2F" w14:textId="77777777" w:rsidR="003B634F" w:rsidRPr="003025FD" w:rsidRDefault="003B634F" w:rsidP="00DC5FA0">
      <w:pPr>
        <w:numPr>
          <w:ilvl w:val="0"/>
          <w:numId w:val="22"/>
        </w:numPr>
        <w:spacing w:after="0" w:line="240" w:lineRule="auto"/>
        <w:ind w:left="1440"/>
        <w:jc w:val="both"/>
        <w:textAlignment w:val="baseline"/>
        <w:rPr>
          <w:rFonts w:ascii="Arial" w:eastAsia="Times New Roman" w:hAnsi="Arial" w:cs="Arial"/>
          <w:color w:val="000000"/>
          <w:sz w:val="24"/>
          <w:szCs w:val="24"/>
        </w:rPr>
      </w:pPr>
      <w:r w:rsidRPr="003025FD">
        <w:rPr>
          <w:rFonts w:ascii="Arial" w:eastAsia="Times New Roman" w:hAnsi="Arial" w:cs="Arial"/>
          <w:color w:val="000000" w:themeColor="text1"/>
          <w:sz w:val="24"/>
          <w:szCs w:val="24"/>
        </w:rPr>
        <w:lastRenderedPageBreak/>
        <w:t>Os deslocamentos e os movimentos amplos das crianças nos espaços internos às salas de referência das turmas e a instituição;</w:t>
      </w:r>
    </w:p>
    <w:p w14:paraId="017DA982" w14:textId="77777777" w:rsidR="003B634F" w:rsidRPr="003025FD" w:rsidRDefault="003B634F" w:rsidP="00DC5FA0">
      <w:pPr>
        <w:numPr>
          <w:ilvl w:val="0"/>
          <w:numId w:val="22"/>
        </w:numPr>
        <w:spacing w:after="0" w:line="240" w:lineRule="auto"/>
        <w:ind w:left="1440"/>
        <w:jc w:val="both"/>
        <w:textAlignment w:val="baseline"/>
        <w:rPr>
          <w:rFonts w:ascii="Arial" w:eastAsia="Times New Roman" w:hAnsi="Arial" w:cs="Arial"/>
          <w:color w:val="000000"/>
          <w:sz w:val="24"/>
          <w:szCs w:val="24"/>
        </w:rPr>
      </w:pPr>
      <w:r w:rsidRPr="003025FD">
        <w:rPr>
          <w:rFonts w:ascii="Arial" w:eastAsia="Times New Roman" w:hAnsi="Arial" w:cs="Arial"/>
          <w:color w:val="000000" w:themeColor="text1"/>
          <w:sz w:val="24"/>
          <w:szCs w:val="24"/>
        </w:rPr>
        <w:t>A acessibilidade de espaços, materiais, objetos, brinquedos e instruções para as crianças com deficiência, transtornos globais de desenvolvimento e altas habilidades/superdotação;</w:t>
      </w:r>
    </w:p>
    <w:p w14:paraId="4CDC92E1" w14:textId="77777777" w:rsidR="003B634F" w:rsidRPr="003025FD" w:rsidRDefault="003B634F" w:rsidP="00DC5FA0">
      <w:pPr>
        <w:numPr>
          <w:ilvl w:val="0"/>
          <w:numId w:val="22"/>
        </w:numPr>
        <w:spacing w:line="240" w:lineRule="auto"/>
        <w:ind w:left="1440"/>
        <w:jc w:val="both"/>
        <w:textAlignment w:val="baseline"/>
        <w:rPr>
          <w:rFonts w:ascii="Arial" w:eastAsia="Times New Roman" w:hAnsi="Arial" w:cs="Arial"/>
          <w:color w:val="000000"/>
          <w:sz w:val="24"/>
          <w:szCs w:val="24"/>
        </w:rPr>
      </w:pPr>
      <w:r w:rsidRPr="003025FD">
        <w:rPr>
          <w:rFonts w:ascii="Arial" w:eastAsia="Times New Roman" w:hAnsi="Arial" w:cs="Arial"/>
          <w:color w:val="000000" w:themeColor="text1"/>
          <w:sz w:val="24"/>
          <w:szCs w:val="24"/>
        </w:rPr>
        <w:t>A apropriação pelas crianças das contribuições histórico-culturais dos povos indígenas, afrodescendentes, asiáticos, europeus e de outros países da América.</w:t>
      </w:r>
    </w:p>
    <w:p w14:paraId="44FB937C" w14:textId="77777777" w:rsidR="003B634F" w:rsidRPr="003025FD" w:rsidRDefault="003B634F" w:rsidP="003B634F">
      <w:pPr>
        <w:spacing w:line="240" w:lineRule="auto"/>
        <w:jc w:val="both"/>
        <w:rPr>
          <w:rFonts w:ascii="Arial" w:eastAsia="Times New Roman" w:hAnsi="Arial" w:cs="Arial"/>
          <w:sz w:val="24"/>
          <w:szCs w:val="24"/>
        </w:rPr>
      </w:pPr>
      <w:r w:rsidRPr="003025FD">
        <w:rPr>
          <w:rFonts w:ascii="Arial" w:eastAsia="Times New Roman" w:hAnsi="Arial" w:cs="Arial"/>
          <w:color w:val="000000"/>
          <w:sz w:val="24"/>
          <w:szCs w:val="24"/>
        </w:rPr>
        <w:tab/>
        <w:t>De acordo com Maria Carmen Barbosa e Maria da Graça Horn: </w:t>
      </w:r>
    </w:p>
    <w:p w14:paraId="0255E7DF" w14:textId="14B26A7B" w:rsidR="003B634F" w:rsidRPr="003025FD" w:rsidRDefault="003B634F" w:rsidP="001C21BA">
      <w:pPr>
        <w:pStyle w:val="Citao"/>
        <w:rPr>
          <w:sz w:val="24"/>
          <w:szCs w:val="24"/>
        </w:rPr>
      </w:pPr>
      <w:r w:rsidRPr="003025FD">
        <w:t>O cotidiano de uma Escola Infantil tem de prever momentos diferenciados que certamente não se organizarão da mesma forma para crianças maiores e menores. Diversos tipos de atividades envolverão a jornada diária das crianças e dos adultos: o horário da chegada, a alimentação, a higiene, o repouso, as brincadeiras – os jogos diversificados – como o faz-de-conta, os jogos imitativos e motores, de exploração de materiais gráficos e plásticos – os livros de histórias, as atividades coordenadas pelo adulto e outras</w:t>
      </w:r>
      <w:r w:rsidR="31812BDD" w:rsidRPr="003025FD">
        <w:t xml:space="preserve"> </w:t>
      </w:r>
      <w:r w:rsidR="00243582" w:rsidRPr="003025FD">
        <w:rPr>
          <w:color w:val="333333"/>
          <w:shd w:val="clear" w:color="auto" w:fill="FFFFFF"/>
        </w:rPr>
        <w:t>(BARBOSA, HORN, 2001, p.</w:t>
      </w:r>
      <w:r w:rsidR="005F4906">
        <w:rPr>
          <w:color w:val="333333"/>
          <w:shd w:val="clear" w:color="auto" w:fill="FFFFFF"/>
        </w:rPr>
        <w:t xml:space="preserve"> </w:t>
      </w:r>
      <w:r w:rsidR="00243582" w:rsidRPr="003025FD">
        <w:rPr>
          <w:color w:val="333333"/>
          <w:shd w:val="clear" w:color="auto" w:fill="FFFFFF"/>
        </w:rPr>
        <w:t>68).</w:t>
      </w:r>
    </w:p>
    <w:p w14:paraId="769808B3" w14:textId="419B5E08" w:rsidR="003B634F" w:rsidRPr="003025FD" w:rsidRDefault="003B634F" w:rsidP="007C141D">
      <w:pPr>
        <w:spacing w:line="360" w:lineRule="auto"/>
        <w:jc w:val="both"/>
        <w:rPr>
          <w:rFonts w:ascii="Arial" w:eastAsia="Times New Roman" w:hAnsi="Arial" w:cs="Arial"/>
          <w:sz w:val="24"/>
          <w:szCs w:val="24"/>
        </w:rPr>
      </w:pPr>
      <w:r w:rsidRPr="003025FD">
        <w:rPr>
          <w:rFonts w:ascii="Arial" w:eastAsia="Times New Roman" w:hAnsi="Arial" w:cs="Arial"/>
          <w:color w:val="000000"/>
          <w:sz w:val="20"/>
          <w:szCs w:val="20"/>
        </w:rPr>
        <w:tab/>
      </w:r>
      <w:r w:rsidRPr="003025FD">
        <w:rPr>
          <w:rFonts w:ascii="Arial" w:eastAsia="Times New Roman" w:hAnsi="Arial" w:cs="Arial"/>
          <w:color w:val="000000"/>
          <w:sz w:val="24"/>
          <w:szCs w:val="24"/>
        </w:rPr>
        <w:t xml:space="preserve">Portanto, quando são criadas </w:t>
      </w:r>
      <w:r w:rsidRPr="4FD16B59">
        <w:rPr>
          <w:rFonts w:ascii="Arial" w:eastAsia="Times New Roman" w:hAnsi="Arial" w:cs="Arial"/>
          <w:color w:val="000000" w:themeColor="text1"/>
          <w:sz w:val="24"/>
          <w:szCs w:val="24"/>
        </w:rPr>
        <w:t>atividades cotidianas</w:t>
      </w:r>
      <w:r w:rsidR="5E3F9504" w:rsidRPr="4FD16B59">
        <w:rPr>
          <w:rFonts w:ascii="Arial" w:eastAsia="Times New Roman" w:hAnsi="Arial" w:cs="Arial"/>
          <w:color w:val="000000" w:themeColor="text1"/>
          <w:sz w:val="24"/>
          <w:szCs w:val="24"/>
        </w:rPr>
        <w:t xml:space="preserve">, as </w:t>
      </w:r>
      <w:r w:rsidR="4B966B92" w:rsidRPr="003025FD">
        <w:rPr>
          <w:rFonts w:ascii="Arial" w:eastAsia="Times New Roman" w:hAnsi="Arial" w:cs="Arial"/>
          <w:color w:val="000000"/>
          <w:sz w:val="24"/>
          <w:szCs w:val="24"/>
        </w:rPr>
        <w:t xml:space="preserve">crianças </w:t>
      </w:r>
      <w:r w:rsidRPr="003025FD">
        <w:rPr>
          <w:rFonts w:ascii="Arial" w:eastAsia="Times New Roman" w:hAnsi="Arial" w:cs="Arial"/>
          <w:color w:val="000000"/>
          <w:sz w:val="24"/>
          <w:szCs w:val="24"/>
        </w:rPr>
        <w:t>conseguem</w:t>
      </w:r>
      <w:r w:rsidR="00A82891">
        <w:rPr>
          <w:rFonts w:ascii="Arial" w:eastAsia="Times New Roman" w:hAnsi="Arial" w:cs="Arial"/>
          <w:color w:val="000000"/>
          <w:sz w:val="24"/>
          <w:szCs w:val="24"/>
        </w:rPr>
        <w:t>,</w:t>
      </w:r>
      <w:r w:rsidRPr="003025FD">
        <w:rPr>
          <w:rFonts w:ascii="Arial" w:eastAsia="Times New Roman" w:hAnsi="Arial" w:cs="Arial"/>
          <w:color w:val="000000"/>
          <w:sz w:val="24"/>
          <w:szCs w:val="24"/>
        </w:rPr>
        <w:t xml:space="preserve"> com o passar dos dias, </w:t>
      </w:r>
      <w:r w:rsidR="5840EE66" w:rsidRPr="003025FD">
        <w:rPr>
          <w:rFonts w:ascii="Arial" w:eastAsia="Times New Roman" w:hAnsi="Arial" w:cs="Arial"/>
          <w:color w:val="000000"/>
          <w:sz w:val="24"/>
          <w:szCs w:val="24"/>
        </w:rPr>
        <w:t xml:space="preserve">elaborar </w:t>
      </w:r>
      <w:r w:rsidRPr="003025FD">
        <w:rPr>
          <w:rFonts w:ascii="Arial" w:eastAsia="Times New Roman" w:hAnsi="Arial" w:cs="Arial"/>
          <w:color w:val="000000"/>
          <w:sz w:val="24"/>
          <w:szCs w:val="24"/>
        </w:rPr>
        <w:t xml:space="preserve">assimilações e organizações temporais, identificando os momentos de alimentação, repouso, banho, parque, </w:t>
      </w:r>
      <w:proofErr w:type="gramStart"/>
      <w:r w:rsidRPr="003025FD">
        <w:rPr>
          <w:rFonts w:ascii="Arial" w:eastAsia="Times New Roman" w:hAnsi="Arial" w:cs="Arial"/>
          <w:color w:val="000000"/>
          <w:sz w:val="24"/>
          <w:szCs w:val="24"/>
        </w:rPr>
        <w:t>brincadeiras</w:t>
      </w:r>
      <w:r w:rsidR="004C1D0C">
        <w:rPr>
          <w:rFonts w:ascii="Arial" w:eastAsia="Times New Roman" w:hAnsi="Arial" w:cs="Arial"/>
          <w:color w:val="000000"/>
          <w:sz w:val="24"/>
          <w:szCs w:val="24"/>
        </w:rPr>
        <w:t>,</w:t>
      </w:r>
      <w:r w:rsidRPr="003025FD">
        <w:rPr>
          <w:rFonts w:ascii="Arial" w:eastAsia="Times New Roman" w:hAnsi="Arial" w:cs="Arial"/>
          <w:color w:val="000000"/>
          <w:sz w:val="24"/>
          <w:szCs w:val="24"/>
        </w:rPr>
        <w:t xml:space="preserve"> etc.</w:t>
      </w:r>
      <w:proofErr w:type="gramEnd"/>
      <w:r w:rsidRPr="003025FD">
        <w:rPr>
          <w:rFonts w:ascii="Arial" w:eastAsia="Times New Roman" w:hAnsi="Arial" w:cs="Arial"/>
          <w:color w:val="000000"/>
          <w:sz w:val="24"/>
          <w:szCs w:val="24"/>
        </w:rPr>
        <w:t> </w:t>
      </w:r>
    </w:p>
    <w:p w14:paraId="4192A2F4" w14:textId="1BAB9CAB" w:rsidR="003B634F" w:rsidRPr="003025FD" w:rsidRDefault="003B634F" w:rsidP="001C21BA">
      <w:pPr>
        <w:pStyle w:val="Citao"/>
        <w:rPr>
          <w:sz w:val="24"/>
          <w:szCs w:val="24"/>
        </w:rPr>
      </w:pPr>
      <w:r w:rsidRPr="003025FD">
        <w:rPr>
          <w:shd w:val="clear" w:color="auto" w:fill="FFFFFF"/>
        </w:rPr>
        <w:t>Para dispor de tais atividades no tempo é fundamental organizá-las dentro tendo presentes as necessidades biológicas das crianças como as relacionadas ao repouso, à alimentação, à higiene, e à sua faixa etária; as necessidades psicológicas que se referem às diferenças individuais como, por exemplo, o tempo e o ritmo que cada uma necessita para realizar as tarefas propostas; as necessidades sociais e históricas que dizem respeito à cultura e ao estilo de vida, como as comemorações significativas para a comunidade onde se insere a escola e também as formas de organização institucional da escola infantil (BARBOSA, HORN, 2001, p.</w:t>
      </w:r>
      <w:r w:rsidR="005F4906">
        <w:rPr>
          <w:shd w:val="clear" w:color="auto" w:fill="FFFFFF"/>
        </w:rPr>
        <w:t xml:space="preserve"> </w:t>
      </w:r>
      <w:r w:rsidRPr="003025FD">
        <w:rPr>
          <w:shd w:val="clear" w:color="auto" w:fill="FFFFFF"/>
        </w:rPr>
        <w:t>68).</w:t>
      </w:r>
    </w:p>
    <w:p w14:paraId="31824215" w14:textId="21A61780" w:rsidR="003B634F" w:rsidRPr="003025FD" w:rsidRDefault="003B634F" w:rsidP="4D4C1997">
      <w:pPr>
        <w:shd w:val="clear" w:color="auto" w:fill="FFFFFF" w:themeFill="background1"/>
        <w:spacing w:after="0" w:line="360" w:lineRule="auto"/>
        <w:jc w:val="both"/>
        <w:rPr>
          <w:rFonts w:ascii="Arial" w:eastAsia="Times New Roman" w:hAnsi="Arial" w:cs="Arial"/>
          <w:sz w:val="24"/>
          <w:szCs w:val="24"/>
        </w:rPr>
      </w:pPr>
      <w:r w:rsidRPr="003025FD">
        <w:rPr>
          <w:rFonts w:ascii="Arial" w:eastAsia="Times New Roman" w:hAnsi="Arial" w:cs="Arial"/>
          <w:color w:val="333333"/>
          <w:sz w:val="20"/>
          <w:szCs w:val="20"/>
          <w:shd w:val="clear" w:color="auto" w:fill="FFFFFF"/>
        </w:rPr>
        <w:tab/>
      </w:r>
      <w:r w:rsidR="72DF1E4F" w:rsidRPr="003025FD">
        <w:rPr>
          <w:rFonts w:ascii="Arial" w:eastAsia="Times New Roman" w:hAnsi="Arial" w:cs="Arial"/>
          <w:color w:val="333333"/>
          <w:sz w:val="24"/>
          <w:szCs w:val="24"/>
          <w:shd w:val="clear" w:color="auto" w:fill="FFFFFF"/>
        </w:rPr>
        <w:t xml:space="preserve">A rotina conforme </w:t>
      </w:r>
      <w:r w:rsidR="004C1D0C" w:rsidRPr="003025FD">
        <w:rPr>
          <w:rFonts w:ascii="Arial" w:eastAsia="Times New Roman" w:hAnsi="Arial" w:cs="Arial"/>
          <w:color w:val="333333"/>
          <w:sz w:val="24"/>
          <w:szCs w:val="24"/>
          <w:shd w:val="clear" w:color="auto" w:fill="FFFFFF"/>
        </w:rPr>
        <w:t xml:space="preserve">Barbosa </w:t>
      </w:r>
      <w:r w:rsidR="72DF1E4F" w:rsidRPr="003025FD">
        <w:rPr>
          <w:rFonts w:ascii="Arial" w:eastAsia="Times New Roman" w:hAnsi="Arial" w:cs="Arial"/>
          <w:color w:val="333333"/>
          <w:sz w:val="24"/>
          <w:szCs w:val="24"/>
          <w:shd w:val="clear" w:color="auto" w:fill="FFFFFF"/>
        </w:rPr>
        <w:t>(200</w:t>
      </w:r>
      <w:r w:rsidR="0C9D1694" w:rsidRPr="003025FD">
        <w:rPr>
          <w:rFonts w:ascii="Arial" w:eastAsia="Times New Roman" w:hAnsi="Arial" w:cs="Arial"/>
          <w:color w:val="333333"/>
          <w:sz w:val="24"/>
          <w:szCs w:val="24"/>
          <w:shd w:val="clear" w:color="auto" w:fill="FFFFFF"/>
        </w:rPr>
        <w:t>1</w:t>
      </w:r>
      <w:r w:rsidR="72DF1E4F" w:rsidRPr="003025FD">
        <w:rPr>
          <w:rFonts w:ascii="Arial" w:eastAsia="Times New Roman" w:hAnsi="Arial" w:cs="Arial"/>
          <w:color w:val="333333"/>
          <w:sz w:val="24"/>
          <w:szCs w:val="24"/>
          <w:shd w:val="clear" w:color="auto" w:fill="FFFFFF"/>
        </w:rPr>
        <w:t>, p.</w:t>
      </w:r>
      <w:r w:rsidR="008E4EC3">
        <w:rPr>
          <w:rFonts w:ascii="Arial" w:eastAsia="Times New Roman" w:hAnsi="Arial" w:cs="Arial"/>
          <w:color w:val="333333"/>
          <w:sz w:val="24"/>
          <w:szCs w:val="24"/>
          <w:shd w:val="clear" w:color="auto" w:fill="FFFFFF"/>
        </w:rPr>
        <w:t xml:space="preserve"> </w:t>
      </w:r>
      <w:r w:rsidR="72DF1E4F" w:rsidRPr="003025FD">
        <w:rPr>
          <w:rFonts w:ascii="Arial" w:eastAsia="Times New Roman" w:hAnsi="Arial" w:cs="Arial"/>
          <w:color w:val="333333"/>
          <w:sz w:val="24"/>
          <w:szCs w:val="24"/>
          <w:shd w:val="clear" w:color="auto" w:fill="FFFFFF"/>
        </w:rPr>
        <w:t>40) vem a ser</w:t>
      </w:r>
      <w:r w:rsidR="1B2BD3FF" w:rsidRPr="003025FD">
        <w:rPr>
          <w:rFonts w:ascii="Arial" w:eastAsia="Times New Roman" w:hAnsi="Arial" w:cs="Arial"/>
          <w:color w:val="333333"/>
          <w:sz w:val="24"/>
          <w:szCs w:val="24"/>
          <w:shd w:val="clear" w:color="auto" w:fill="FFFFFF"/>
        </w:rPr>
        <w:t xml:space="preserve"> </w:t>
      </w:r>
      <w:r w:rsidR="50CCBB06" w:rsidRPr="003025FD">
        <w:rPr>
          <w:rFonts w:ascii="Arial" w:eastAsia="Times New Roman" w:hAnsi="Arial" w:cs="Arial"/>
          <w:color w:val="333333"/>
          <w:sz w:val="24"/>
          <w:szCs w:val="24"/>
          <w:shd w:val="clear" w:color="auto" w:fill="FFFFFF"/>
        </w:rPr>
        <w:t xml:space="preserve">condição de </w:t>
      </w:r>
      <w:r w:rsidR="72DF1E4F" w:rsidRPr="003025FD">
        <w:rPr>
          <w:rFonts w:ascii="Arial" w:eastAsia="Times New Roman" w:hAnsi="Arial" w:cs="Arial"/>
          <w:color w:val="333333"/>
          <w:sz w:val="24"/>
          <w:szCs w:val="24"/>
          <w:shd w:val="clear" w:color="auto" w:fill="FFFFFF"/>
        </w:rPr>
        <w:t xml:space="preserve">flexibilidade do planejamento </w:t>
      </w:r>
      <w:r w:rsidR="24C2FE4C" w:rsidRPr="003025FD">
        <w:rPr>
          <w:rFonts w:ascii="Arial" w:eastAsia="Times New Roman" w:hAnsi="Arial" w:cs="Arial"/>
          <w:color w:val="333333"/>
          <w:sz w:val="24"/>
          <w:szCs w:val="24"/>
          <w:shd w:val="clear" w:color="auto" w:fill="FFFFFF"/>
        </w:rPr>
        <w:t>e da</w:t>
      </w:r>
      <w:r w:rsidR="72DF1E4F" w:rsidRPr="003025FD">
        <w:rPr>
          <w:rFonts w:ascii="Arial" w:eastAsia="Times New Roman" w:hAnsi="Arial" w:cs="Arial"/>
          <w:color w:val="333333"/>
          <w:sz w:val="24"/>
          <w:szCs w:val="24"/>
          <w:shd w:val="clear" w:color="auto" w:fill="FFFFFF"/>
        </w:rPr>
        <w:t xml:space="preserve"> organização do trabalho pedagógico. </w:t>
      </w:r>
    </w:p>
    <w:p w14:paraId="6D2DF87E" w14:textId="6E8FFBAA" w:rsidR="003B634F" w:rsidRPr="003025FD" w:rsidRDefault="003B634F" w:rsidP="4D4C1997">
      <w:pPr>
        <w:spacing w:line="360" w:lineRule="auto"/>
        <w:ind w:firstLine="720"/>
        <w:jc w:val="both"/>
        <w:rPr>
          <w:rFonts w:ascii="Arial" w:eastAsia="Times New Roman" w:hAnsi="Arial" w:cs="Arial"/>
          <w:sz w:val="24"/>
          <w:szCs w:val="24"/>
        </w:rPr>
      </w:pPr>
      <w:r w:rsidRPr="4FD16B59">
        <w:rPr>
          <w:rFonts w:ascii="Arial" w:eastAsia="Times New Roman" w:hAnsi="Arial" w:cs="Arial"/>
          <w:color w:val="000000" w:themeColor="text1"/>
          <w:sz w:val="24"/>
          <w:szCs w:val="24"/>
        </w:rPr>
        <w:t xml:space="preserve">Dentro da rotina escolar e de sua organização diária, as aprendizagens, as brincadeiras e as interações devem estar presentes nas ações e no planejamento docente. A rotina necessita ser elaborada por cada escola da Rede SESI, de forma </w:t>
      </w:r>
      <w:r w:rsidRPr="4FD16B59">
        <w:rPr>
          <w:rFonts w:ascii="Arial" w:eastAsia="Times New Roman" w:hAnsi="Arial" w:cs="Arial"/>
          <w:b/>
          <w:bCs/>
          <w:color w:val="000000" w:themeColor="text1"/>
          <w:sz w:val="24"/>
          <w:szCs w:val="24"/>
        </w:rPr>
        <w:t>coletiva e participativa</w:t>
      </w:r>
      <w:r w:rsidRPr="4FD16B59">
        <w:rPr>
          <w:rFonts w:ascii="Arial" w:eastAsia="Times New Roman" w:hAnsi="Arial" w:cs="Arial"/>
          <w:color w:val="000000" w:themeColor="text1"/>
          <w:sz w:val="24"/>
          <w:szCs w:val="24"/>
        </w:rPr>
        <w:t>, pois</w:t>
      </w:r>
      <w:r w:rsidR="417DA198" w:rsidRPr="4FD16B59">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quando envolvemos todos os interlocutores nessa ação</w:t>
      </w:r>
      <w:r w:rsidR="5E4ED5E2" w:rsidRPr="4FD16B59">
        <w:rPr>
          <w:rFonts w:ascii="Arial" w:eastAsia="Times New Roman" w:hAnsi="Arial" w:cs="Arial"/>
          <w:color w:val="000000" w:themeColor="text1"/>
          <w:sz w:val="24"/>
          <w:szCs w:val="24"/>
        </w:rPr>
        <w:t>,</w:t>
      </w:r>
      <w:r w:rsidRPr="4FD16B59">
        <w:rPr>
          <w:rFonts w:ascii="Arial" w:eastAsia="Times New Roman" w:hAnsi="Arial" w:cs="Arial"/>
          <w:color w:val="000000" w:themeColor="text1"/>
          <w:sz w:val="24"/>
          <w:szCs w:val="24"/>
        </w:rPr>
        <w:t xml:space="preserve"> diversificamos os olhares</w:t>
      </w:r>
      <w:r w:rsidR="684C0B63" w:rsidRPr="4FD16B59">
        <w:rPr>
          <w:rFonts w:ascii="Arial" w:eastAsia="Times New Roman" w:hAnsi="Arial" w:cs="Arial"/>
          <w:color w:val="000000" w:themeColor="text1"/>
          <w:sz w:val="24"/>
          <w:szCs w:val="24"/>
        </w:rPr>
        <w:t xml:space="preserve"> </w:t>
      </w:r>
      <w:r w:rsidRPr="4FD16B59">
        <w:rPr>
          <w:rFonts w:ascii="Arial" w:eastAsia="Times New Roman" w:hAnsi="Arial" w:cs="Arial"/>
          <w:color w:val="000000" w:themeColor="text1"/>
          <w:sz w:val="24"/>
          <w:szCs w:val="24"/>
        </w:rPr>
        <w:t>dentro do ambiente escolar. </w:t>
      </w:r>
    </w:p>
    <w:p w14:paraId="17A2E3F3" w14:textId="4B1EA1CB" w:rsidR="003B634F" w:rsidRPr="003025FD" w:rsidRDefault="003B634F" w:rsidP="348CD16B">
      <w:pPr>
        <w:spacing w:line="360" w:lineRule="auto"/>
        <w:jc w:val="both"/>
        <w:rPr>
          <w:rFonts w:ascii="Arial" w:eastAsia="Times New Roman" w:hAnsi="Arial" w:cs="Arial"/>
          <w:color w:val="333333"/>
          <w:sz w:val="24"/>
          <w:szCs w:val="24"/>
        </w:rPr>
      </w:pPr>
      <w:r w:rsidRPr="003025FD">
        <w:rPr>
          <w:rFonts w:ascii="Arial" w:eastAsia="Times New Roman" w:hAnsi="Arial" w:cs="Arial"/>
          <w:color w:val="000000"/>
          <w:sz w:val="24"/>
          <w:szCs w:val="24"/>
        </w:rPr>
        <w:lastRenderedPageBreak/>
        <w:tab/>
      </w:r>
      <w:r w:rsidR="352B967D" w:rsidRPr="34C52967">
        <w:rPr>
          <w:rFonts w:ascii="Arial" w:eastAsia="Times New Roman" w:hAnsi="Arial" w:cs="Arial"/>
          <w:color w:val="333333"/>
          <w:sz w:val="24"/>
          <w:szCs w:val="24"/>
        </w:rPr>
        <w:t xml:space="preserve">Ao planejar </w:t>
      </w:r>
      <w:r w:rsidR="72DF1E4F" w:rsidRPr="34C52967">
        <w:rPr>
          <w:rFonts w:ascii="Arial" w:eastAsia="Times New Roman" w:hAnsi="Arial" w:cs="Arial"/>
          <w:color w:val="333333"/>
          <w:sz w:val="24"/>
          <w:szCs w:val="24"/>
        </w:rPr>
        <w:t xml:space="preserve">as atividades que </w:t>
      </w:r>
      <w:r w:rsidR="0C4B4E2A" w:rsidRPr="34C52967">
        <w:rPr>
          <w:rFonts w:ascii="Arial" w:eastAsia="Times New Roman" w:hAnsi="Arial" w:cs="Arial"/>
          <w:color w:val="333333"/>
          <w:sz w:val="24"/>
          <w:szCs w:val="24"/>
        </w:rPr>
        <w:t>irão compor o</w:t>
      </w:r>
      <w:r w:rsidR="72DF1E4F" w:rsidRPr="34C52967">
        <w:rPr>
          <w:rFonts w:ascii="Arial" w:eastAsia="Times New Roman" w:hAnsi="Arial" w:cs="Arial"/>
          <w:color w:val="333333"/>
          <w:sz w:val="24"/>
          <w:szCs w:val="24"/>
        </w:rPr>
        <w:t xml:space="preserve"> plano semanal e diário</w:t>
      </w:r>
      <w:r w:rsidR="78ED925B" w:rsidRPr="34C52967">
        <w:rPr>
          <w:rFonts w:ascii="Arial" w:eastAsia="Times New Roman" w:hAnsi="Arial" w:cs="Arial"/>
          <w:color w:val="333333"/>
          <w:sz w:val="24"/>
          <w:szCs w:val="24"/>
        </w:rPr>
        <w:t>,</w:t>
      </w:r>
      <w:r w:rsidR="72DF1E4F" w:rsidRPr="34C52967">
        <w:rPr>
          <w:rFonts w:ascii="Arial" w:eastAsia="Times New Roman" w:hAnsi="Arial" w:cs="Arial"/>
          <w:color w:val="333333"/>
          <w:sz w:val="24"/>
          <w:szCs w:val="24"/>
        </w:rPr>
        <w:t xml:space="preserve"> o educador </w:t>
      </w:r>
      <w:r w:rsidR="39219237" w:rsidRPr="34C52967">
        <w:rPr>
          <w:rFonts w:ascii="Arial" w:eastAsia="Times New Roman" w:hAnsi="Arial" w:cs="Arial"/>
          <w:color w:val="333333"/>
          <w:sz w:val="24"/>
          <w:szCs w:val="24"/>
        </w:rPr>
        <w:t xml:space="preserve">deverá </w:t>
      </w:r>
      <w:r w:rsidR="29C2F407" w:rsidRPr="34C52967">
        <w:rPr>
          <w:rFonts w:ascii="Arial" w:eastAsia="Times New Roman" w:hAnsi="Arial" w:cs="Arial"/>
          <w:color w:val="333333"/>
          <w:sz w:val="24"/>
          <w:szCs w:val="24"/>
        </w:rPr>
        <w:t>considerar</w:t>
      </w:r>
      <w:r w:rsidR="51231EB7" w:rsidRPr="34C52967">
        <w:rPr>
          <w:rFonts w:ascii="Arial" w:eastAsia="Times New Roman" w:hAnsi="Arial" w:cs="Arial"/>
          <w:color w:val="333333"/>
          <w:sz w:val="24"/>
          <w:szCs w:val="24"/>
        </w:rPr>
        <w:t xml:space="preserve"> que: </w:t>
      </w:r>
    </w:p>
    <w:p w14:paraId="5F0FA396" w14:textId="68C3241F" w:rsidR="003B634F" w:rsidRPr="001C21BA" w:rsidRDefault="003B634F" w:rsidP="001C21BA">
      <w:pPr>
        <w:pStyle w:val="Citao"/>
      </w:pPr>
      <w:r w:rsidRPr="001C21BA">
        <w:t xml:space="preserve">As rotinas são dispositivos espaço-temporais. E podem </w:t>
      </w:r>
      <w:r w:rsidR="004C1D0C">
        <w:t>–</w:t>
      </w:r>
      <w:r w:rsidRPr="001C21BA">
        <w:t xml:space="preserve"> quando ativamente discutidas, elaboradas e criadas por todos os interlocutores envolvidos na sua execução - facilitar a construção das categorias de tempo e espaço. A regularidade auxilia a construir as referências, mas ela não pode ser rígida, pois as relações de tempo e espaço não são nem </w:t>
      </w:r>
      <w:r w:rsidR="00897AF4" w:rsidRPr="001C21BA">
        <w:t>a priori</w:t>
      </w:r>
      <w:r w:rsidRPr="001C21BA">
        <w:t>, nem são únicas sendo preciso construir relações espaço-temporais diversas</w:t>
      </w:r>
      <w:r w:rsidR="21590EE7" w:rsidRPr="001C21BA">
        <w:t xml:space="preserve"> (BARBOSA, 2001, p.</w:t>
      </w:r>
      <w:r w:rsidR="005F4906">
        <w:t xml:space="preserve"> </w:t>
      </w:r>
      <w:r w:rsidR="21590EE7" w:rsidRPr="001C21BA">
        <w:t>232)</w:t>
      </w:r>
      <w:r w:rsidR="005F4906">
        <w:t>.</w:t>
      </w:r>
    </w:p>
    <w:p w14:paraId="7603A82D" w14:textId="214DB246" w:rsidR="003B634F" w:rsidRPr="003025FD" w:rsidRDefault="003B634F" w:rsidP="348CD16B">
      <w:pPr>
        <w:shd w:val="clear" w:color="auto" w:fill="FFFFFF" w:themeFill="background1"/>
        <w:spacing w:after="0" w:line="360" w:lineRule="auto"/>
        <w:jc w:val="both"/>
        <w:rPr>
          <w:rFonts w:ascii="Arial" w:eastAsia="Times New Roman" w:hAnsi="Arial" w:cs="Arial"/>
          <w:sz w:val="24"/>
          <w:szCs w:val="24"/>
        </w:rPr>
      </w:pPr>
      <w:r w:rsidRPr="003025FD">
        <w:rPr>
          <w:rFonts w:ascii="Arial" w:eastAsia="Times New Roman" w:hAnsi="Arial" w:cs="Arial"/>
          <w:color w:val="333333"/>
          <w:sz w:val="24"/>
          <w:szCs w:val="24"/>
          <w:shd w:val="clear" w:color="auto" w:fill="FFFFFF"/>
        </w:rPr>
        <w:tab/>
      </w:r>
      <w:r w:rsidR="44BC6DAF" w:rsidRPr="348CD16B">
        <w:rPr>
          <w:rFonts w:ascii="Arial" w:eastAsia="Times New Roman" w:hAnsi="Arial" w:cs="Arial"/>
          <w:color w:val="333333"/>
          <w:sz w:val="24"/>
          <w:szCs w:val="24"/>
          <w:shd w:val="clear" w:color="auto" w:fill="FFFFFF"/>
        </w:rPr>
        <w:t>N</w:t>
      </w:r>
      <w:r w:rsidR="70F14E85" w:rsidRPr="348CD16B">
        <w:rPr>
          <w:rFonts w:ascii="Arial" w:eastAsia="Times New Roman" w:hAnsi="Arial" w:cs="Arial"/>
          <w:color w:val="333333"/>
          <w:sz w:val="24"/>
          <w:szCs w:val="24"/>
          <w:shd w:val="clear" w:color="auto" w:fill="FFFFFF"/>
        </w:rPr>
        <w:t>esse sentido</w:t>
      </w:r>
      <w:r w:rsidR="004C1D0C">
        <w:rPr>
          <w:rFonts w:ascii="Arial" w:eastAsia="Times New Roman" w:hAnsi="Arial" w:cs="Arial"/>
          <w:color w:val="333333"/>
          <w:sz w:val="24"/>
          <w:szCs w:val="24"/>
          <w:shd w:val="clear" w:color="auto" w:fill="FFFFFF"/>
        </w:rPr>
        <w:t>,</w:t>
      </w:r>
      <w:r w:rsidR="70F14E85" w:rsidRPr="348CD16B">
        <w:rPr>
          <w:rFonts w:ascii="Arial" w:eastAsia="Times New Roman" w:hAnsi="Arial" w:cs="Arial"/>
          <w:color w:val="333333"/>
          <w:sz w:val="24"/>
          <w:szCs w:val="24"/>
          <w:shd w:val="clear" w:color="auto" w:fill="FFFFFF"/>
        </w:rPr>
        <w:t xml:space="preserve"> no</w:t>
      </w:r>
      <w:r w:rsidR="44BC6DAF" w:rsidRPr="348CD16B">
        <w:rPr>
          <w:rFonts w:ascii="Arial" w:eastAsia="Times New Roman" w:hAnsi="Arial" w:cs="Arial"/>
          <w:color w:val="333333"/>
          <w:sz w:val="24"/>
          <w:szCs w:val="24"/>
          <w:shd w:val="clear" w:color="auto" w:fill="FFFFFF"/>
        </w:rPr>
        <w:t xml:space="preserve"> S</w:t>
      </w:r>
      <w:r w:rsidR="16159F15" w:rsidRPr="348CD16B">
        <w:rPr>
          <w:rFonts w:ascii="Arial" w:eastAsia="Times New Roman" w:hAnsi="Arial" w:cs="Arial"/>
          <w:color w:val="333333"/>
          <w:sz w:val="24"/>
          <w:szCs w:val="24"/>
          <w:shd w:val="clear" w:color="auto" w:fill="FFFFFF"/>
        </w:rPr>
        <w:t>ESI</w:t>
      </w:r>
      <w:r w:rsidR="39437608" w:rsidRPr="348CD16B">
        <w:rPr>
          <w:rFonts w:ascii="Arial" w:eastAsia="Times New Roman" w:hAnsi="Arial" w:cs="Arial"/>
          <w:color w:val="333333"/>
          <w:sz w:val="24"/>
          <w:szCs w:val="24"/>
          <w:shd w:val="clear" w:color="auto" w:fill="FFFFFF"/>
        </w:rPr>
        <w:t xml:space="preserve"> </w:t>
      </w:r>
      <w:r w:rsidR="6EBB3EA8" w:rsidRPr="348CD16B">
        <w:rPr>
          <w:rFonts w:ascii="Arial" w:eastAsia="Times New Roman" w:hAnsi="Arial" w:cs="Arial"/>
          <w:color w:val="333333"/>
          <w:sz w:val="24"/>
          <w:szCs w:val="24"/>
          <w:shd w:val="clear" w:color="auto" w:fill="FFFFFF"/>
        </w:rPr>
        <w:t xml:space="preserve">a </w:t>
      </w:r>
      <w:r w:rsidR="69045BA8" w:rsidRPr="348CD16B">
        <w:rPr>
          <w:rFonts w:ascii="Arial" w:eastAsia="Times New Roman" w:hAnsi="Arial" w:cs="Arial"/>
          <w:color w:val="333333"/>
          <w:sz w:val="24"/>
          <w:szCs w:val="24"/>
          <w:shd w:val="clear" w:color="auto" w:fill="FFFFFF"/>
        </w:rPr>
        <w:t xml:space="preserve">exploração </w:t>
      </w:r>
      <w:r w:rsidR="034EAF6C" w:rsidRPr="348CD16B">
        <w:rPr>
          <w:rFonts w:ascii="Arial" w:eastAsia="Times New Roman" w:hAnsi="Arial" w:cs="Arial"/>
          <w:color w:val="333333"/>
          <w:sz w:val="24"/>
          <w:szCs w:val="24"/>
          <w:shd w:val="clear" w:color="auto" w:fill="FFFFFF"/>
        </w:rPr>
        <w:t xml:space="preserve">de </w:t>
      </w:r>
      <w:r w:rsidR="16159F15" w:rsidRPr="348CD16B">
        <w:rPr>
          <w:rFonts w:ascii="Arial" w:eastAsia="Times New Roman" w:hAnsi="Arial" w:cs="Arial"/>
          <w:color w:val="333333"/>
          <w:sz w:val="24"/>
          <w:szCs w:val="24"/>
          <w:shd w:val="clear" w:color="auto" w:fill="FFFFFF"/>
        </w:rPr>
        <w:t>múltiplos espaços</w:t>
      </w:r>
      <w:r w:rsidR="004C1D0C">
        <w:rPr>
          <w:rFonts w:ascii="Arial" w:eastAsia="Times New Roman" w:hAnsi="Arial" w:cs="Arial"/>
          <w:color w:val="333333"/>
          <w:sz w:val="24"/>
          <w:szCs w:val="24"/>
          <w:shd w:val="clear" w:color="auto" w:fill="FFFFFF"/>
        </w:rPr>
        <w:t>,</w:t>
      </w:r>
      <w:r w:rsidR="45EDDCA7" w:rsidRPr="348CD16B">
        <w:rPr>
          <w:rFonts w:ascii="Arial" w:eastAsia="Times New Roman" w:hAnsi="Arial" w:cs="Arial"/>
          <w:color w:val="333333"/>
          <w:sz w:val="24"/>
          <w:szCs w:val="24"/>
          <w:shd w:val="clear" w:color="auto" w:fill="FFFFFF"/>
        </w:rPr>
        <w:t xml:space="preserve"> </w:t>
      </w:r>
      <w:r w:rsidR="420690D2" w:rsidRPr="348CD16B">
        <w:rPr>
          <w:rFonts w:ascii="Arial" w:eastAsia="Times New Roman" w:hAnsi="Arial" w:cs="Arial"/>
          <w:color w:val="333333"/>
          <w:sz w:val="24"/>
          <w:szCs w:val="24"/>
          <w:shd w:val="clear" w:color="auto" w:fill="FFFFFF"/>
        </w:rPr>
        <w:t>visando atividades diretamente ligadas a</w:t>
      </w:r>
      <w:r w:rsidR="45EDDCA7" w:rsidRPr="348CD16B">
        <w:rPr>
          <w:rFonts w:ascii="Arial" w:eastAsia="Times New Roman" w:hAnsi="Arial" w:cs="Arial"/>
          <w:color w:val="333333"/>
          <w:sz w:val="24"/>
          <w:szCs w:val="24"/>
          <w:shd w:val="clear" w:color="auto" w:fill="FFFFFF"/>
        </w:rPr>
        <w:t xml:space="preserve"> cultura </w:t>
      </w:r>
      <w:proofErr w:type="spellStart"/>
      <w:r w:rsidR="45EDDCA7" w:rsidRPr="001C21BA">
        <w:rPr>
          <w:rFonts w:ascii="Arial" w:eastAsia="Times New Roman" w:hAnsi="Arial" w:cs="Arial"/>
          <w:i/>
          <w:iCs/>
          <w:color w:val="333333"/>
          <w:sz w:val="24"/>
          <w:szCs w:val="24"/>
          <w:shd w:val="clear" w:color="auto" w:fill="FFFFFF"/>
        </w:rPr>
        <w:t>maker</w:t>
      </w:r>
      <w:proofErr w:type="spellEnd"/>
      <w:r w:rsidR="45EDDCA7" w:rsidRPr="348CD16B">
        <w:rPr>
          <w:rFonts w:ascii="Arial" w:eastAsia="Times New Roman" w:hAnsi="Arial" w:cs="Arial"/>
          <w:color w:val="333333"/>
          <w:sz w:val="24"/>
          <w:szCs w:val="24"/>
          <w:shd w:val="clear" w:color="auto" w:fill="FFFFFF"/>
        </w:rPr>
        <w:t xml:space="preserve">, </w:t>
      </w:r>
      <w:r w:rsidR="46CB3FFC" w:rsidRPr="348CD16B">
        <w:rPr>
          <w:rFonts w:ascii="Arial" w:eastAsia="Times New Roman" w:hAnsi="Arial" w:cs="Arial"/>
          <w:color w:val="333333"/>
          <w:sz w:val="24"/>
          <w:szCs w:val="24"/>
          <w:shd w:val="clear" w:color="auto" w:fill="FFFFFF"/>
        </w:rPr>
        <w:t xml:space="preserve">com </w:t>
      </w:r>
      <w:r w:rsidR="45EDDCA7" w:rsidRPr="348CD16B">
        <w:rPr>
          <w:rFonts w:ascii="Arial" w:eastAsia="Times New Roman" w:hAnsi="Arial" w:cs="Arial"/>
          <w:color w:val="333333"/>
          <w:sz w:val="24"/>
          <w:szCs w:val="24"/>
          <w:shd w:val="clear" w:color="auto" w:fill="FFFFFF"/>
        </w:rPr>
        <w:t xml:space="preserve">a integração de </w:t>
      </w:r>
      <w:r w:rsidR="761C43EB" w:rsidRPr="348CD16B">
        <w:rPr>
          <w:rFonts w:ascii="Arial" w:eastAsia="Times New Roman" w:hAnsi="Arial" w:cs="Arial"/>
          <w:color w:val="333333"/>
          <w:sz w:val="24"/>
          <w:szCs w:val="24"/>
          <w:shd w:val="clear" w:color="auto" w:fill="FFFFFF"/>
        </w:rPr>
        <w:t>recursos tecnológicos</w:t>
      </w:r>
      <w:r w:rsidR="16159F15" w:rsidRPr="348CD16B">
        <w:rPr>
          <w:rFonts w:ascii="Arial" w:eastAsia="Times New Roman" w:hAnsi="Arial" w:cs="Arial"/>
          <w:color w:val="333333"/>
          <w:sz w:val="24"/>
          <w:szCs w:val="24"/>
          <w:shd w:val="clear" w:color="auto" w:fill="FFFFFF"/>
        </w:rPr>
        <w:t xml:space="preserve">, </w:t>
      </w:r>
      <w:r w:rsidR="059CF0D4" w:rsidRPr="348CD16B">
        <w:rPr>
          <w:rFonts w:ascii="Arial" w:eastAsia="Times New Roman" w:hAnsi="Arial" w:cs="Arial"/>
          <w:color w:val="333333"/>
          <w:sz w:val="24"/>
          <w:szCs w:val="24"/>
          <w:shd w:val="clear" w:color="auto" w:fill="FFFFFF"/>
        </w:rPr>
        <w:t>além das aulas de</w:t>
      </w:r>
      <w:r w:rsidR="7C0F29EA" w:rsidRPr="348CD16B">
        <w:rPr>
          <w:rFonts w:ascii="Arial" w:eastAsia="Times New Roman" w:hAnsi="Arial" w:cs="Arial"/>
          <w:color w:val="333333"/>
          <w:sz w:val="24"/>
          <w:szCs w:val="24"/>
          <w:shd w:val="clear" w:color="auto" w:fill="FFFFFF"/>
        </w:rPr>
        <w:t xml:space="preserve"> r</w:t>
      </w:r>
      <w:r w:rsidR="16159F15" w:rsidRPr="348CD16B">
        <w:rPr>
          <w:rFonts w:ascii="Arial" w:eastAsia="Times New Roman" w:hAnsi="Arial" w:cs="Arial"/>
          <w:color w:val="333333"/>
          <w:sz w:val="24"/>
          <w:szCs w:val="24"/>
          <w:shd w:val="clear" w:color="auto" w:fill="FFFFFF"/>
        </w:rPr>
        <w:t>obótic</w:t>
      </w:r>
      <w:r w:rsidR="0C346E2B" w:rsidRPr="348CD16B">
        <w:rPr>
          <w:rFonts w:ascii="Arial" w:eastAsia="Times New Roman" w:hAnsi="Arial" w:cs="Arial"/>
          <w:color w:val="333333"/>
          <w:sz w:val="24"/>
          <w:szCs w:val="24"/>
          <w:shd w:val="clear" w:color="auto" w:fill="FFFFFF"/>
        </w:rPr>
        <w:t>a</w:t>
      </w:r>
      <w:r w:rsidR="29E6E5E6" w:rsidRPr="348CD16B">
        <w:rPr>
          <w:rFonts w:ascii="Arial" w:eastAsia="Times New Roman" w:hAnsi="Arial" w:cs="Arial"/>
          <w:color w:val="333333"/>
          <w:sz w:val="24"/>
          <w:szCs w:val="24"/>
          <w:shd w:val="clear" w:color="auto" w:fill="FFFFFF"/>
        </w:rPr>
        <w:t>,</w:t>
      </w:r>
      <w:r w:rsidR="16159F15" w:rsidRPr="348CD16B">
        <w:rPr>
          <w:rFonts w:ascii="Arial" w:eastAsia="Times New Roman" w:hAnsi="Arial" w:cs="Arial"/>
          <w:color w:val="333333"/>
          <w:sz w:val="24"/>
          <w:szCs w:val="24"/>
          <w:shd w:val="clear" w:color="auto" w:fill="FFFFFF"/>
        </w:rPr>
        <w:t xml:space="preserve"> </w:t>
      </w:r>
      <w:r w:rsidR="76D3C916" w:rsidRPr="348CD16B">
        <w:rPr>
          <w:rFonts w:ascii="Arial" w:eastAsia="Times New Roman" w:hAnsi="Arial" w:cs="Arial"/>
          <w:color w:val="333333"/>
          <w:sz w:val="24"/>
          <w:szCs w:val="24"/>
          <w:shd w:val="clear" w:color="auto" w:fill="FFFFFF"/>
        </w:rPr>
        <w:t xml:space="preserve">visa </w:t>
      </w:r>
      <w:r w:rsidR="16159F15" w:rsidRPr="348CD16B">
        <w:rPr>
          <w:rFonts w:ascii="Arial" w:eastAsia="Times New Roman" w:hAnsi="Arial" w:cs="Arial"/>
          <w:color w:val="333333"/>
          <w:sz w:val="24"/>
          <w:szCs w:val="24"/>
          <w:shd w:val="clear" w:color="auto" w:fill="FFFFFF"/>
        </w:rPr>
        <w:t>estimul</w:t>
      </w:r>
      <w:r w:rsidR="0063BA46" w:rsidRPr="348CD16B">
        <w:rPr>
          <w:rFonts w:ascii="Arial" w:eastAsia="Times New Roman" w:hAnsi="Arial" w:cs="Arial"/>
          <w:color w:val="333333"/>
          <w:sz w:val="24"/>
          <w:szCs w:val="24"/>
          <w:shd w:val="clear" w:color="auto" w:fill="FFFFFF"/>
        </w:rPr>
        <w:t>ar</w:t>
      </w:r>
      <w:r w:rsidR="16159F15" w:rsidRPr="348CD16B">
        <w:rPr>
          <w:rFonts w:ascii="Arial" w:eastAsia="Times New Roman" w:hAnsi="Arial" w:cs="Arial"/>
          <w:color w:val="333333"/>
          <w:sz w:val="24"/>
          <w:szCs w:val="24"/>
          <w:shd w:val="clear" w:color="auto" w:fill="FFFFFF"/>
        </w:rPr>
        <w:t xml:space="preserve"> a curiosidade </w:t>
      </w:r>
      <w:r w:rsidR="1E83BA1C" w:rsidRPr="348CD16B">
        <w:rPr>
          <w:rFonts w:ascii="Arial" w:eastAsia="Times New Roman" w:hAnsi="Arial" w:cs="Arial"/>
          <w:color w:val="333333"/>
          <w:sz w:val="24"/>
          <w:szCs w:val="24"/>
          <w:shd w:val="clear" w:color="auto" w:fill="FFFFFF"/>
        </w:rPr>
        <w:t>e a ação</w:t>
      </w:r>
      <w:r w:rsidR="16159F15" w:rsidRPr="348CD16B">
        <w:rPr>
          <w:rFonts w:ascii="Arial" w:eastAsia="Times New Roman" w:hAnsi="Arial" w:cs="Arial"/>
          <w:color w:val="333333"/>
          <w:sz w:val="24"/>
          <w:szCs w:val="24"/>
          <w:shd w:val="clear" w:color="auto" w:fill="FFFFFF"/>
        </w:rPr>
        <w:t xml:space="preserve"> </w:t>
      </w:r>
      <w:r w:rsidR="030333AF" w:rsidRPr="348CD16B">
        <w:rPr>
          <w:rFonts w:ascii="Arial" w:eastAsia="Times New Roman" w:hAnsi="Arial" w:cs="Arial"/>
          <w:color w:val="333333"/>
          <w:sz w:val="24"/>
          <w:szCs w:val="24"/>
          <w:shd w:val="clear" w:color="auto" w:fill="FFFFFF"/>
        </w:rPr>
        <w:t xml:space="preserve">das crianças </w:t>
      </w:r>
      <w:r w:rsidR="67F10C56" w:rsidRPr="348CD16B">
        <w:rPr>
          <w:rFonts w:ascii="Arial" w:eastAsia="Times New Roman" w:hAnsi="Arial" w:cs="Arial"/>
          <w:color w:val="333333"/>
          <w:sz w:val="24"/>
          <w:szCs w:val="24"/>
          <w:shd w:val="clear" w:color="auto" w:fill="FFFFFF"/>
        </w:rPr>
        <w:t>por meio</w:t>
      </w:r>
      <w:r w:rsidR="003B0A3A" w:rsidRPr="348CD16B">
        <w:rPr>
          <w:rFonts w:ascii="Arial" w:eastAsia="Times New Roman" w:hAnsi="Arial" w:cs="Arial"/>
          <w:color w:val="333333"/>
          <w:sz w:val="24"/>
          <w:szCs w:val="24"/>
          <w:shd w:val="clear" w:color="auto" w:fill="FFFFFF"/>
        </w:rPr>
        <w:t xml:space="preserve"> </w:t>
      </w:r>
      <w:r w:rsidR="16159F15" w:rsidRPr="348CD16B">
        <w:rPr>
          <w:rFonts w:ascii="Arial" w:eastAsia="Times New Roman" w:hAnsi="Arial" w:cs="Arial"/>
          <w:color w:val="333333"/>
          <w:sz w:val="24"/>
          <w:szCs w:val="24"/>
          <w:shd w:val="clear" w:color="auto" w:fill="FFFFFF"/>
        </w:rPr>
        <w:t>de experiências</w:t>
      </w:r>
      <w:r w:rsidR="5CC850B9" w:rsidRPr="348CD16B">
        <w:rPr>
          <w:rFonts w:ascii="Arial" w:eastAsia="Times New Roman" w:hAnsi="Arial" w:cs="Arial"/>
          <w:color w:val="333333"/>
          <w:sz w:val="24"/>
          <w:szCs w:val="24"/>
          <w:shd w:val="clear" w:color="auto" w:fill="FFFFFF"/>
        </w:rPr>
        <w:t xml:space="preserve"> diversificadas.</w:t>
      </w:r>
    </w:p>
    <w:p w14:paraId="0557BBC4" w14:textId="0DC255AF" w:rsidR="003B634F" w:rsidRPr="003025FD" w:rsidRDefault="003B634F" w:rsidP="4D4C1997">
      <w:pPr>
        <w:shd w:val="clear" w:color="auto" w:fill="FFFFFF" w:themeFill="background1"/>
        <w:spacing w:after="0" w:line="360" w:lineRule="auto"/>
        <w:jc w:val="both"/>
        <w:rPr>
          <w:rFonts w:ascii="Arial" w:eastAsia="Times New Roman" w:hAnsi="Arial" w:cs="Arial"/>
          <w:sz w:val="24"/>
          <w:szCs w:val="24"/>
        </w:rPr>
      </w:pPr>
      <w:r w:rsidRPr="003025FD">
        <w:rPr>
          <w:rFonts w:ascii="Arial" w:eastAsia="Times New Roman" w:hAnsi="Arial" w:cs="Arial"/>
          <w:color w:val="333333"/>
          <w:sz w:val="24"/>
          <w:szCs w:val="24"/>
          <w:shd w:val="clear" w:color="auto" w:fill="FFFFFF"/>
        </w:rPr>
        <w:tab/>
      </w:r>
      <w:r w:rsidR="003025FD" w:rsidRPr="003025FD">
        <w:rPr>
          <w:rFonts w:ascii="Arial" w:eastAsia="Times New Roman" w:hAnsi="Arial" w:cs="Arial"/>
          <w:color w:val="333333"/>
          <w:sz w:val="24"/>
          <w:szCs w:val="24"/>
          <w:shd w:val="clear" w:color="auto" w:fill="FFFFFF"/>
        </w:rPr>
        <w:t>A organização das atividades diárias precisa</w:t>
      </w:r>
      <w:r w:rsidRPr="003025FD">
        <w:rPr>
          <w:rFonts w:ascii="Arial" w:eastAsia="Times New Roman" w:hAnsi="Arial" w:cs="Arial"/>
          <w:color w:val="333333"/>
          <w:sz w:val="24"/>
          <w:szCs w:val="24"/>
          <w:shd w:val="clear" w:color="auto" w:fill="FFFFFF"/>
        </w:rPr>
        <w:t xml:space="preserve"> transcender o espaço institucional, para que cada criança que esteja vivenciando esse mundo de possibilidades possa compartilhar suas experiências com suas famílias e outros grupos sociais. As rotinas devem estar recheadas de desafios, de construções e ações que vão além do tradicional. O ser criança, ser ativo e participativo </w:t>
      </w:r>
      <w:r w:rsidR="51D37E1E" w:rsidRPr="003025FD">
        <w:rPr>
          <w:rFonts w:ascii="Arial" w:eastAsia="Times New Roman" w:hAnsi="Arial" w:cs="Arial"/>
          <w:color w:val="333333"/>
          <w:sz w:val="24"/>
          <w:szCs w:val="24"/>
          <w:shd w:val="clear" w:color="auto" w:fill="FFFFFF"/>
        </w:rPr>
        <w:t>na</w:t>
      </w:r>
      <w:r w:rsidRPr="003025FD">
        <w:rPr>
          <w:rFonts w:ascii="Arial" w:eastAsia="Times New Roman" w:hAnsi="Arial" w:cs="Arial"/>
          <w:color w:val="333333"/>
          <w:sz w:val="24"/>
          <w:szCs w:val="24"/>
          <w:shd w:val="clear" w:color="auto" w:fill="FFFFFF"/>
        </w:rPr>
        <w:t xml:space="preserve"> construção do seu cotidiano precisa ser responsável pelos espaços coletivos, pelas produções e inovações vivenciadas. </w:t>
      </w:r>
      <w:r w:rsidR="1DF62932" w:rsidRPr="003025FD">
        <w:rPr>
          <w:rFonts w:ascii="Arial" w:eastAsia="Times New Roman" w:hAnsi="Arial" w:cs="Arial"/>
          <w:color w:val="333333"/>
          <w:sz w:val="24"/>
          <w:szCs w:val="24"/>
          <w:shd w:val="clear" w:color="auto" w:fill="FFFFFF"/>
        </w:rPr>
        <w:t>O cuidado quanto a e</w:t>
      </w:r>
      <w:r w:rsidRPr="003025FD">
        <w:rPr>
          <w:rFonts w:ascii="Arial" w:eastAsia="Times New Roman" w:hAnsi="Arial" w:cs="Arial"/>
          <w:color w:val="333333"/>
          <w:sz w:val="24"/>
          <w:szCs w:val="24"/>
          <w:shd w:val="clear" w:color="auto" w:fill="FFFFFF"/>
        </w:rPr>
        <w:t xml:space="preserve">stimular as descobertas, as pesquisas, o exercício da cidadania e democracia deve estar </w:t>
      </w:r>
      <w:r w:rsidR="3808FA6E" w:rsidRPr="003025FD">
        <w:rPr>
          <w:rFonts w:ascii="Arial" w:eastAsia="Times New Roman" w:hAnsi="Arial" w:cs="Arial"/>
          <w:color w:val="333333"/>
          <w:sz w:val="24"/>
          <w:szCs w:val="24"/>
          <w:shd w:val="clear" w:color="auto" w:fill="FFFFFF"/>
        </w:rPr>
        <w:t xml:space="preserve">presente </w:t>
      </w:r>
      <w:r w:rsidRPr="003025FD">
        <w:rPr>
          <w:rFonts w:ascii="Arial" w:eastAsia="Times New Roman" w:hAnsi="Arial" w:cs="Arial"/>
          <w:color w:val="333333"/>
          <w:sz w:val="24"/>
          <w:szCs w:val="24"/>
          <w:shd w:val="clear" w:color="auto" w:fill="FFFFFF"/>
        </w:rPr>
        <w:t>nos planejamentos do educador SESI.</w:t>
      </w:r>
    </w:p>
    <w:p w14:paraId="11CAF398" w14:textId="0BBA5780" w:rsidR="003B634F" w:rsidRPr="003025FD" w:rsidRDefault="003B634F" w:rsidP="4D4C1997">
      <w:pPr>
        <w:shd w:val="clear" w:color="auto" w:fill="FFFFFF" w:themeFill="background1"/>
        <w:spacing w:after="220" w:line="360" w:lineRule="auto"/>
        <w:ind w:firstLine="720"/>
        <w:jc w:val="both"/>
        <w:rPr>
          <w:rFonts w:ascii="Arial" w:eastAsia="Times New Roman" w:hAnsi="Arial" w:cs="Arial"/>
          <w:sz w:val="24"/>
          <w:szCs w:val="24"/>
        </w:rPr>
      </w:pPr>
      <w:r w:rsidRPr="003025FD">
        <w:rPr>
          <w:rFonts w:ascii="Arial" w:eastAsia="Times New Roman" w:hAnsi="Arial" w:cs="Arial"/>
          <w:color w:val="333333"/>
          <w:sz w:val="24"/>
          <w:szCs w:val="24"/>
          <w:shd w:val="clear" w:color="auto" w:fill="FFFFFF"/>
        </w:rPr>
        <w:t xml:space="preserve">Para tanto, </w:t>
      </w:r>
      <w:r w:rsidR="03BE5A81" w:rsidRPr="003025FD">
        <w:rPr>
          <w:rFonts w:ascii="Arial" w:eastAsia="Times New Roman" w:hAnsi="Arial" w:cs="Arial"/>
          <w:color w:val="333333"/>
          <w:sz w:val="24"/>
          <w:szCs w:val="24"/>
          <w:shd w:val="clear" w:color="auto" w:fill="FFFFFF"/>
        </w:rPr>
        <w:t xml:space="preserve">é </w:t>
      </w:r>
      <w:r w:rsidRPr="4FD16B59">
        <w:rPr>
          <w:rFonts w:ascii="Arial" w:eastAsia="Times New Roman" w:hAnsi="Arial" w:cs="Arial"/>
          <w:color w:val="333333"/>
          <w:sz w:val="24"/>
          <w:szCs w:val="24"/>
        </w:rPr>
        <w:t>necessário compreender algumas questões levantadas</w:t>
      </w:r>
    </w:p>
    <w:p w14:paraId="31EFDA32" w14:textId="64B00B05" w:rsidR="003B634F" w:rsidRPr="003025FD" w:rsidRDefault="30F546FA" w:rsidP="00DC5FA0">
      <w:pPr>
        <w:pStyle w:val="PargrafodaLista"/>
        <w:numPr>
          <w:ilvl w:val="0"/>
          <w:numId w:val="11"/>
        </w:numPr>
        <w:shd w:val="clear" w:color="auto" w:fill="FFFFFF" w:themeFill="background1"/>
        <w:spacing w:after="220" w:line="240" w:lineRule="auto"/>
        <w:jc w:val="both"/>
        <w:textAlignment w:val="baseline"/>
        <w:rPr>
          <w:rFonts w:ascii="Arial" w:eastAsia="Arial" w:hAnsi="Arial" w:cs="Arial"/>
          <w:b/>
          <w:bCs/>
          <w:color w:val="333333"/>
          <w:sz w:val="24"/>
          <w:szCs w:val="24"/>
        </w:rPr>
      </w:pPr>
      <w:r w:rsidRPr="003025FD">
        <w:rPr>
          <w:rFonts w:ascii="Arial" w:eastAsia="Times New Roman" w:hAnsi="Arial" w:cs="Arial"/>
          <w:b/>
          <w:bCs/>
          <w:color w:val="333333"/>
          <w:sz w:val="24"/>
          <w:szCs w:val="24"/>
          <w:shd w:val="clear" w:color="auto" w:fill="FFFFFF"/>
        </w:rPr>
        <w:t>A rotina da instituição não deve se sobrepor às necessidades das crianças</w:t>
      </w:r>
      <w:r w:rsidR="003025FD">
        <w:rPr>
          <w:rFonts w:ascii="Arial" w:eastAsia="Times New Roman" w:hAnsi="Arial" w:cs="Arial"/>
          <w:b/>
          <w:bCs/>
          <w:color w:val="333333"/>
          <w:sz w:val="24"/>
          <w:szCs w:val="24"/>
          <w:shd w:val="clear" w:color="auto" w:fill="FFFFFF"/>
        </w:rPr>
        <w:t>.</w:t>
      </w:r>
    </w:p>
    <w:p w14:paraId="5992910C" w14:textId="362950CE" w:rsidR="003B634F" w:rsidRPr="003025FD" w:rsidRDefault="003B634F" w:rsidP="4D4C1997">
      <w:pPr>
        <w:shd w:val="clear" w:color="auto" w:fill="FFFFFF" w:themeFill="background1"/>
        <w:spacing w:after="220" w:line="360" w:lineRule="auto"/>
        <w:ind w:left="720"/>
        <w:jc w:val="both"/>
        <w:rPr>
          <w:rFonts w:ascii="Arial" w:eastAsia="Times New Roman" w:hAnsi="Arial" w:cs="Arial"/>
          <w:sz w:val="24"/>
          <w:szCs w:val="24"/>
        </w:rPr>
      </w:pPr>
      <w:r w:rsidRPr="003025FD">
        <w:rPr>
          <w:rFonts w:ascii="Arial" w:eastAsia="Times New Roman" w:hAnsi="Arial" w:cs="Arial"/>
          <w:color w:val="333333"/>
          <w:sz w:val="24"/>
          <w:szCs w:val="24"/>
          <w:shd w:val="clear" w:color="auto" w:fill="FFFFFF"/>
        </w:rPr>
        <w:t xml:space="preserve">O horário das refeições deve ser condizente com os momentos em que as crianças sentem fome. No caso das creches, deve-se evitar fazer a troca de fralda com hora marcada, e sim quando for necessária </w:t>
      </w:r>
      <w:r w:rsidR="004C1D0C">
        <w:rPr>
          <w:rFonts w:ascii="Arial" w:eastAsia="Times New Roman" w:hAnsi="Arial" w:cs="Arial"/>
          <w:color w:val="333333"/>
          <w:sz w:val="24"/>
          <w:szCs w:val="24"/>
          <w:shd w:val="clear" w:color="auto" w:fill="FFFFFF"/>
        </w:rPr>
        <w:t>–</w:t>
      </w:r>
      <w:r w:rsidRPr="003025FD">
        <w:rPr>
          <w:rFonts w:ascii="Arial" w:eastAsia="Times New Roman" w:hAnsi="Arial" w:cs="Arial"/>
          <w:color w:val="333333"/>
          <w:sz w:val="24"/>
          <w:szCs w:val="24"/>
          <w:shd w:val="clear" w:color="auto" w:fill="FFFFFF"/>
        </w:rPr>
        <w:t xml:space="preserve"> a prática, inclusive</w:t>
      </w:r>
      <w:r w:rsidR="00B45040">
        <w:rPr>
          <w:rFonts w:ascii="Arial" w:eastAsia="Times New Roman" w:hAnsi="Arial" w:cs="Arial"/>
          <w:color w:val="333333"/>
          <w:sz w:val="24"/>
          <w:szCs w:val="24"/>
          <w:shd w:val="clear" w:color="auto" w:fill="FFFFFF"/>
        </w:rPr>
        <w:t>,</w:t>
      </w:r>
      <w:r w:rsidRPr="003025FD">
        <w:rPr>
          <w:rFonts w:ascii="Arial" w:eastAsia="Times New Roman" w:hAnsi="Arial" w:cs="Arial"/>
          <w:color w:val="333333"/>
          <w:sz w:val="24"/>
          <w:szCs w:val="24"/>
          <w:shd w:val="clear" w:color="auto" w:fill="FFFFFF"/>
        </w:rPr>
        <w:t xml:space="preserve"> faz com que a criança aprenda a pedir pela troca e facilite o processo de desfralde.</w:t>
      </w:r>
    </w:p>
    <w:p w14:paraId="66D34DE0" w14:textId="30074C7D" w:rsidR="003B634F" w:rsidRPr="003025FD" w:rsidRDefault="30F546FA" w:rsidP="00DC5FA0">
      <w:pPr>
        <w:pStyle w:val="PargrafodaLista"/>
        <w:numPr>
          <w:ilvl w:val="0"/>
          <w:numId w:val="10"/>
        </w:numPr>
        <w:shd w:val="clear" w:color="auto" w:fill="FFFFFF" w:themeFill="background1"/>
        <w:spacing w:after="220" w:line="240" w:lineRule="auto"/>
        <w:jc w:val="both"/>
        <w:textAlignment w:val="baseline"/>
        <w:rPr>
          <w:rFonts w:ascii="Arial" w:eastAsia="Arial" w:hAnsi="Arial" w:cs="Arial"/>
          <w:b/>
          <w:bCs/>
          <w:color w:val="333333"/>
          <w:sz w:val="24"/>
          <w:szCs w:val="24"/>
        </w:rPr>
      </w:pPr>
      <w:r w:rsidRPr="003025FD">
        <w:rPr>
          <w:rFonts w:ascii="Arial" w:eastAsia="Times New Roman" w:hAnsi="Arial" w:cs="Arial"/>
          <w:b/>
          <w:bCs/>
          <w:color w:val="333333"/>
          <w:sz w:val="24"/>
          <w:szCs w:val="24"/>
          <w:shd w:val="clear" w:color="auto" w:fill="FFFFFF"/>
        </w:rPr>
        <w:t>O grupo não precisa fazer tudo junto sempre</w:t>
      </w:r>
      <w:r w:rsidR="003025FD">
        <w:rPr>
          <w:rFonts w:ascii="Arial" w:eastAsia="Times New Roman" w:hAnsi="Arial" w:cs="Arial"/>
          <w:b/>
          <w:bCs/>
          <w:color w:val="333333"/>
          <w:sz w:val="24"/>
          <w:szCs w:val="24"/>
          <w:shd w:val="clear" w:color="auto" w:fill="FFFFFF"/>
        </w:rPr>
        <w:t>.</w:t>
      </w:r>
    </w:p>
    <w:p w14:paraId="535F8661" w14:textId="77777777" w:rsidR="003B634F" w:rsidRPr="003025FD" w:rsidRDefault="003B634F" w:rsidP="4D4C1997">
      <w:pPr>
        <w:shd w:val="clear" w:color="auto" w:fill="FFFFFF" w:themeFill="background1"/>
        <w:spacing w:after="220" w:line="360" w:lineRule="auto"/>
        <w:ind w:left="720"/>
        <w:jc w:val="both"/>
        <w:rPr>
          <w:rFonts w:ascii="Arial" w:eastAsia="Times New Roman" w:hAnsi="Arial" w:cs="Arial"/>
          <w:sz w:val="24"/>
          <w:szCs w:val="24"/>
        </w:rPr>
      </w:pPr>
      <w:r w:rsidRPr="003025FD">
        <w:rPr>
          <w:rFonts w:ascii="Arial" w:eastAsia="Times New Roman" w:hAnsi="Arial" w:cs="Arial"/>
          <w:color w:val="333333"/>
          <w:sz w:val="24"/>
          <w:szCs w:val="24"/>
          <w:shd w:val="clear" w:color="auto" w:fill="FFFFFF"/>
        </w:rPr>
        <w:t xml:space="preserve">Valorizar as singularidades é permitir que as crianças formem pequenos grupos, a partir de seus interesses. Enquanto algumas folheiam livros, outras brincam com massinha, por exemplo. Em outros momentos, como </w:t>
      </w:r>
      <w:r w:rsidRPr="003025FD">
        <w:rPr>
          <w:rFonts w:ascii="Arial" w:eastAsia="Times New Roman" w:hAnsi="Arial" w:cs="Arial"/>
          <w:color w:val="333333"/>
          <w:sz w:val="24"/>
          <w:szCs w:val="24"/>
          <w:shd w:val="clear" w:color="auto" w:fill="FFFFFF"/>
        </w:rPr>
        <w:lastRenderedPageBreak/>
        <w:t>ao apresentar alguma novidade, as experiências poderão ser partilhadas no grande grupo. Se houver a hora do sono, é importante que as crianças que não queiram dormir possam realizar outras atividades.</w:t>
      </w:r>
    </w:p>
    <w:p w14:paraId="12B328AF" w14:textId="6FA736E6" w:rsidR="003B634F" w:rsidRPr="003025FD" w:rsidRDefault="30F546FA" w:rsidP="00DC5FA0">
      <w:pPr>
        <w:pStyle w:val="PargrafodaLista"/>
        <w:numPr>
          <w:ilvl w:val="0"/>
          <w:numId w:val="9"/>
        </w:numPr>
        <w:shd w:val="clear" w:color="auto" w:fill="FFFFFF" w:themeFill="background1"/>
        <w:spacing w:after="220" w:line="240" w:lineRule="auto"/>
        <w:jc w:val="both"/>
        <w:textAlignment w:val="baseline"/>
        <w:rPr>
          <w:rFonts w:ascii="Arial" w:eastAsia="Arial" w:hAnsi="Arial" w:cs="Arial"/>
          <w:b/>
          <w:bCs/>
          <w:color w:val="333333"/>
          <w:sz w:val="24"/>
          <w:szCs w:val="24"/>
        </w:rPr>
      </w:pPr>
      <w:r w:rsidRPr="003025FD">
        <w:rPr>
          <w:rFonts w:ascii="Arial" w:eastAsia="Times New Roman" w:hAnsi="Arial" w:cs="Arial"/>
          <w:b/>
          <w:bCs/>
          <w:color w:val="333333"/>
          <w:sz w:val="24"/>
          <w:szCs w:val="24"/>
          <w:shd w:val="clear" w:color="auto" w:fill="FFFFFF"/>
        </w:rPr>
        <w:t>Áreas ao ar livre e variação do espaço são muito importantes</w:t>
      </w:r>
      <w:r w:rsidR="003025FD">
        <w:rPr>
          <w:rFonts w:ascii="Arial" w:eastAsia="Times New Roman" w:hAnsi="Arial" w:cs="Arial"/>
          <w:b/>
          <w:bCs/>
          <w:color w:val="333333"/>
          <w:sz w:val="24"/>
          <w:szCs w:val="24"/>
          <w:shd w:val="clear" w:color="auto" w:fill="FFFFFF"/>
        </w:rPr>
        <w:t>.</w:t>
      </w:r>
    </w:p>
    <w:p w14:paraId="7E2C7532" w14:textId="2C76D66E" w:rsidR="003B634F" w:rsidRPr="003025FD" w:rsidRDefault="003B634F" w:rsidP="4D4C1997">
      <w:pPr>
        <w:shd w:val="clear" w:color="auto" w:fill="FFFFFF" w:themeFill="background1"/>
        <w:spacing w:after="220" w:line="360" w:lineRule="auto"/>
        <w:ind w:left="720"/>
        <w:jc w:val="both"/>
        <w:rPr>
          <w:rFonts w:ascii="Arial" w:eastAsia="Times New Roman" w:hAnsi="Arial" w:cs="Arial"/>
          <w:sz w:val="24"/>
          <w:szCs w:val="24"/>
        </w:rPr>
      </w:pPr>
      <w:r w:rsidRPr="003025FD">
        <w:rPr>
          <w:rFonts w:ascii="Arial" w:eastAsia="Times New Roman" w:hAnsi="Arial" w:cs="Arial"/>
          <w:color w:val="333333"/>
          <w:sz w:val="24"/>
          <w:szCs w:val="24"/>
          <w:shd w:val="clear" w:color="auto" w:fill="FFFFFF"/>
        </w:rPr>
        <w:t xml:space="preserve">Ficar </w:t>
      </w:r>
      <w:r w:rsidR="005F4906">
        <w:rPr>
          <w:rFonts w:ascii="Arial" w:eastAsia="Times New Roman" w:hAnsi="Arial" w:cs="Arial"/>
          <w:color w:val="333333"/>
          <w:sz w:val="24"/>
          <w:szCs w:val="24"/>
          <w:shd w:val="clear" w:color="auto" w:fill="FFFFFF"/>
        </w:rPr>
        <w:t>quatro</w:t>
      </w:r>
      <w:r w:rsidRPr="003025FD">
        <w:rPr>
          <w:rFonts w:ascii="Arial" w:eastAsia="Times New Roman" w:hAnsi="Arial" w:cs="Arial"/>
          <w:color w:val="333333"/>
          <w:sz w:val="24"/>
          <w:szCs w:val="24"/>
          <w:shd w:val="clear" w:color="auto" w:fill="FFFFFF"/>
        </w:rPr>
        <w:t xml:space="preserve"> ou </w:t>
      </w:r>
      <w:r w:rsidR="005F4906">
        <w:rPr>
          <w:rFonts w:ascii="Arial" w:eastAsia="Times New Roman" w:hAnsi="Arial" w:cs="Arial"/>
          <w:color w:val="333333"/>
          <w:sz w:val="24"/>
          <w:szCs w:val="24"/>
          <w:shd w:val="clear" w:color="auto" w:fill="FFFFFF"/>
        </w:rPr>
        <w:t>sete</w:t>
      </w:r>
      <w:r w:rsidRPr="003025FD">
        <w:rPr>
          <w:rFonts w:ascii="Arial" w:eastAsia="Times New Roman" w:hAnsi="Arial" w:cs="Arial"/>
          <w:color w:val="333333"/>
          <w:sz w:val="24"/>
          <w:szCs w:val="24"/>
          <w:shd w:val="clear" w:color="auto" w:fill="FFFFFF"/>
        </w:rPr>
        <w:t xml:space="preserve"> horas no mesmo espaço pode ser muito estressante para as crianças. Por isso, é fundamental que a rotina preveja mudanças de ambiente (pátio, outras salas) e, se possível, usar áreas externas e com contato com a natureza.</w:t>
      </w:r>
    </w:p>
    <w:p w14:paraId="0A990524" w14:textId="77777777" w:rsidR="003B634F" w:rsidRPr="003025FD" w:rsidRDefault="30F546FA" w:rsidP="00DC5FA0">
      <w:pPr>
        <w:pStyle w:val="PargrafodaLista"/>
        <w:numPr>
          <w:ilvl w:val="0"/>
          <w:numId w:val="8"/>
        </w:numPr>
        <w:shd w:val="clear" w:color="auto" w:fill="FFFFFF" w:themeFill="background1"/>
        <w:spacing w:after="220" w:line="240" w:lineRule="auto"/>
        <w:jc w:val="both"/>
        <w:textAlignment w:val="baseline"/>
        <w:rPr>
          <w:rFonts w:ascii="Arial" w:eastAsia="Arial" w:hAnsi="Arial" w:cs="Arial"/>
          <w:b/>
          <w:bCs/>
          <w:color w:val="333333"/>
          <w:sz w:val="24"/>
          <w:szCs w:val="24"/>
        </w:rPr>
      </w:pPr>
      <w:r w:rsidRPr="003025FD">
        <w:rPr>
          <w:rFonts w:ascii="Arial" w:eastAsia="Times New Roman" w:hAnsi="Arial" w:cs="Arial"/>
          <w:b/>
          <w:bCs/>
          <w:color w:val="333333"/>
          <w:sz w:val="24"/>
          <w:szCs w:val="24"/>
          <w:shd w:val="clear" w:color="auto" w:fill="FFFFFF"/>
        </w:rPr>
        <w:t>As atividades propostas devem acompanhar o ritmo das crianças.</w:t>
      </w:r>
    </w:p>
    <w:p w14:paraId="2B66E0DD" w14:textId="77777777" w:rsidR="003B634F" w:rsidRPr="003025FD" w:rsidRDefault="003B634F" w:rsidP="4D4C1997">
      <w:pPr>
        <w:shd w:val="clear" w:color="auto" w:fill="FFFFFF" w:themeFill="background1"/>
        <w:spacing w:after="220" w:line="360" w:lineRule="auto"/>
        <w:ind w:left="709"/>
        <w:jc w:val="both"/>
        <w:rPr>
          <w:rFonts w:ascii="Arial" w:eastAsia="Arial" w:hAnsi="Arial" w:cs="Arial"/>
          <w:sz w:val="24"/>
          <w:szCs w:val="24"/>
        </w:rPr>
      </w:pPr>
      <w:r w:rsidRPr="003025FD">
        <w:rPr>
          <w:rFonts w:ascii="Arial" w:eastAsia="Arial" w:hAnsi="Arial" w:cs="Arial"/>
          <w:color w:val="000000" w:themeColor="text1"/>
          <w:sz w:val="24"/>
          <w:szCs w:val="24"/>
        </w:rPr>
        <w:t>Geralmente, as crianças acordam meio sonolentas e têm alguns picos de energia ao longo do dia. Quando a energia do grupo estiver mais baixa, o professor pode propor atividades como contação de histórias, jogos de tabuleiro. Já nos momentos de mais energia, jogos no pátio, dança e percursos podem ser boas opções.</w:t>
      </w:r>
    </w:p>
    <w:p w14:paraId="24CD4D43" w14:textId="384646F3" w:rsidR="003B634F" w:rsidRPr="003025FD" w:rsidRDefault="003B634F" w:rsidP="00897AF4">
      <w:pPr>
        <w:shd w:val="clear" w:color="auto" w:fill="FFFFFF" w:themeFill="background1"/>
        <w:spacing w:after="220" w:line="360" w:lineRule="auto"/>
        <w:ind w:firstLine="709"/>
        <w:jc w:val="both"/>
        <w:rPr>
          <w:rFonts w:ascii="Arial" w:eastAsia="Arial" w:hAnsi="Arial" w:cs="Arial"/>
          <w:color w:val="000000"/>
          <w:sz w:val="24"/>
          <w:szCs w:val="24"/>
        </w:rPr>
      </w:pPr>
      <w:r w:rsidRPr="4FD16B59">
        <w:rPr>
          <w:rFonts w:ascii="Arial" w:eastAsia="Arial" w:hAnsi="Arial" w:cs="Arial"/>
          <w:color w:val="000000" w:themeColor="text1"/>
          <w:sz w:val="24"/>
          <w:szCs w:val="24"/>
        </w:rPr>
        <w:t>Algumas atividades podem ser propostas e outras já possuem horários fixos dentro da rotina escolar, conforme cada unidade. Essas atividades podem ter diferentes nomenclaturas, mas possuem a mesma finalidade</w:t>
      </w:r>
      <w:r w:rsidR="06D929EA" w:rsidRPr="4FD16B59">
        <w:rPr>
          <w:rFonts w:ascii="Arial" w:eastAsia="Arial" w:hAnsi="Arial" w:cs="Arial"/>
          <w:color w:val="000000" w:themeColor="text1"/>
          <w:sz w:val="24"/>
          <w:szCs w:val="24"/>
        </w:rPr>
        <w:t>:</w:t>
      </w:r>
    </w:p>
    <w:p w14:paraId="6ABB664D" w14:textId="17ACC8E0" w:rsidR="002703F3" w:rsidRPr="003025FD" w:rsidRDefault="002703F3" w:rsidP="00DC5FA0">
      <w:pPr>
        <w:pStyle w:val="PargrafodaLista"/>
        <w:numPr>
          <w:ilvl w:val="0"/>
          <w:numId w:val="26"/>
        </w:numPr>
        <w:shd w:val="clear" w:color="auto" w:fill="FFFFFF" w:themeFill="background1"/>
        <w:spacing w:after="220" w:line="360" w:lineRule="auto"/>
        <w:jc w:val="both"/>
        <w:rPr>
          <w:rFonts w:ascii="Arial" w:eastAsia="Arial" w:hAnsi="Arial" w:cs="Arial"/>
          <w:sz w:val="24"/>
          <w:szCs w:val="24"/>
        </w:rPr>
      </w:pPr>
      <w:r w:rsidRPr="003025FD">
        <w:rPr>
          <w:rFonts w:ascii="Arial" w:eastAsia="Arial" w:hAnsi="Arial" w:cs="Arial"/>
          <w:sz w:val="24"/>
          <w:szCs w:val="24"/>
        </w:rPr>
        <w:t>Atividades fixas ou permanentes</w:t>
      </w:r>
      <w:r w:rsidR="005F4906">
        <w:rPr>
          <w:rFonts w:ascii="Arial" w:eastAsia="Arial" w:hAnsi="Arial" w:cs="Arial"/>
          <w:sz w:val="24"/>
          <w:szCs w:val="24"/>
        </w:rPr>
        <w:t>.</w:t>
      </w:r>
    </w:p>
    <w:p w14:paraId="3BFCAAB8" w14:textId="12EE36DA" w:rsidR="002703F3" w:rsidRPr="003025FD" w:rsidRDefault="002703F3" w:rsidP="00DC5FA0">
      <w:pPr>
        <w:pStyle w:val="PargrafodaLista"/>
        <w:numPr>
          <w:ilvl w:val="0"/>
          <w:numId w:val="26"/>
        </w:numPr>
        <w:shd w:val="clear" w:color="auto" w:fill="FFFFFF" w:themeFill="background1"/>
        <w:spacing w:after="220" w:line="360" w:lineRule="auto"/>
        <w:jc w:val="both"/>
        <w:rPr>
          <w:rFonts w:ascii="Arial" w:eastAsia="Arial" w:hAnsi="Arial" w:cs="Arial"/>
          <w:sz w:val="24"/>
          <w:szCs w:val="24"/>
        </w:rPr>
      </w:pPr>
      <w:r w:rsidRPr="003025FD">
        <w:rPr>
          <w:rFonts w:ascii="Arial" w:eastAsia="Arial" w:hAnsi="Arial" w:cs="Arial"/>
          <w:sz w:val="24"/>
          <w:szCs w:val="24"/>
        </w:rPr>
        <w:t>Atividades diversificadas</w:t>
      </w:r>
      <w:r w:rsidR="005F4906">
        <w:rPr>
          <w:rFonts w:ascii="Arial" w:eastAsia="Arial" w:hAnsi="Arial" w:cs="Arial"/>
          <w:sz w:val="24"/>
          <w:szCs w:val="24"/>
        </w:rPr>
        <w:t>.</w:t>
      </w:r>
    </w:p>
    <w:p w14:paraId="35667439" w14:textId="302A9EC3" w:rsidR="002703F3" w:rsidRPr="003025FD" w:rsidRDefault="002703F3" w:rsidP="00DC5FA0">
      <w:pPr>
        <w:pStyle w:val="PargrafodaLista"/>
        <w:numPr>
          <w:ilvl w:val="0"/>
          <w:numId w:val="26"/>
        </w:numPr>
        <w:shd w:val="clear" w:color="auto" w:fill="FFFFFF" w:themeFill="background1"/>
        <w:spacing w:after="220" w:line="360" w:lineRule="auto"/>
        <w:jc w:val="both"/>
        <w:rPr>
          <w:rFonts w:ascii="Arial" w:eastAsia="Arial" w:hAnsi="Arial" w:cs="Arial"/>
          <w:sz w:val="24"/>
          <w:szCs w:val="24"/>
        </w:rPr>
      </w:pPr>
      <w:r w:rsidRPr="003025FD">
        <w:rPr>
          <w:rFonts w:ascii="Arial" w:eastAsia="Arial" w:hAnsi="Arial" w:cs="Arial"/>
          <w:sz w:val="24"/>
          <w:szCs w:val="24"/>
        </w:rPr>
        <w:t>Atividades dirigidas</w:t>
      </w:r>
      <w:r w:rsidR="005F4906">
        <w:rPr>
          <w:rFonts w:ascii="Arial" w:eastAsia="Arial" w:hAnsi="Arial" w:cs="Arial"/>
          <w:sz w:val="24"/>
          <w:szCs w:val="24"/>
        </w:rPr>
        <w:t>.</w:t>
      </w:r>
    </w:p>
    <w:p w14:paraId="2A7CC328" w14:textId="56B8F757" w:rsidR="002703F3" w:rsidRPr="003025FD" w:rsidRDefault="002703F3" w:rsidP="00DC5FA0">
      <w:pPr>
        <w:pStyle w:val="PargrafodaLista"/>
        <w:numPr>
          <w:ilvl w:val="0"/>
          <w:numId w:val="26"/>
        </w:numPr>
        <w:shd w:val="clear" w:color="auto" w:fill="FFFFFF" w:themeFill="background1"/>
        <w:spacing w:after="220" w:line="360" w:lineRule="auto"/>
        <w:jc w:val="both"/>
        <w:rPr>
          <w:rFonts w:ascii="Arial" w:eastAsia="Arial" w:hAnsi="Arial" w:cs="Arial"/>
          <w:sz w:val="24"/>
          <w:szCs w:val="24"/>
        </w:rPr>
      </w:pPr>
      <w:r w:rsidRPr="003025FD">
        <w:rPr>
          <w:rFonts w:ascii="Arial" w:eastAsia="Arial" w:hAnsi="Arial" w:cs="Arial"/>
          <w:sz w:val="24"/>
          <w:szCs w:val="24"/>
        </w:rPr>
        <w:t>Atividades monitoradas</w:t>
      </w:r>
      <w:r w:rsidR="005F4906">
        <w:rPr>
          <w:rFonts w:ascii="Arial" w:eastAsia="Arial" w:hAnsi="Arial" w:cs="Arial"/>
          <w:sz w:val="24"/>
          <w:szCs w:val="24"/>
        </w:rPr>
        <w:t>.</w:t>
      </w:r>
    </w:p>
    <w:p w14:paraId="44316F69" w14:textId="1514A33B" w:rsidR="002703F3" w:rsidRPr="003025FD" w:rsidRDefault="002703F3" w:rsidP="00DC5FA0">
      <w:pPr>
        <w:pStyle w:val="PargrafodaLista"/>
        <w:numPr>
          <w:ilvl w:val="0"/>
          <w:numId w:val="26"/>
        </w:numPr>
        <w:shd w:val="clear" w:color="auto" w:fill="FFFFFF" w:themeFill="background1"/>
        <w:spacing w:after="220" w:line="360" w:lineRule="auto"/>
        <w:jc w:val="both"/>
        <w:rPr>
          <w:rFonts w:ascii="Arial" w:eastAsia="Arial" w:hAnsi="Arial" w:cs="Arial"/>
          <w:sz w:val="24"/>
          <w:szCs w:val="24"/>
        </w:rPr>
      </w:pPr>
      <w:r w:rsidRPr="003025FD">
        <w:rPr>
          <w:rFonts w:ascii="Arial" w:eastAsia="Arial" w:hAnsi="Arial" w:cs="Arial"/>
          <w:sz w:val="24"/>
          <w:szCs w:val="24"/>
        </w:rPr>
        <w:t>Atividades livres</w:t>
      </w:r>
      <w:r w:rsidR="005F4906">
        <w:rPr>
          <w:rFonts w:ascii="Arial" w:eastAsia="Arial" w:hAnsi="Arial" w:cs="Arial"/>
          <w:sz w:val="24"/>
          <w:szCs w:val="24"/>
        </w:rPr>
        <w:t>.</w:t>
      </w:r>
    </w:p>
    <w:p w14:paraId="1C435C09" w14:textId="6A1A04F1" w:rsidR="002703F3" w:rsidRPr="003025FD" w:rsidRDefault="002703F3" w:rsidP="00DC5FA0">
      <w:pPr>
        <w:pStyle w:val="PargrafodaLista"/>
        <w:numPr>
          <w:ilvl w:val="0"/>
          <w:numId w:val="26"/>
        </w:numPr>
        <w:shd w:val="clear" w:color="auto" w:fill="FFFFFF" w:themeFill="background1"/>
        <w:spacing w:after="220" w:line="360" w:lineRule="auto"/>
        <w:jc w:val="both"/>
        <w:rPr>
          <w:rFonts w:ascii="Arial" w:eastAsia="Arial" w:hAnsi="Arial" w:cs="Arial"/>
          <w:sz w:val="24"/>
          <w:szCs w:val="24"/>
        </w:rPr>
      </w:pPr>
      <w:r w:rsidRPr="003025FD">
        <w:rPr>
          <w:rFonts w:ascii="Arial" w:eastAsia="Arial" w:hAnsi="Arial" w:cs="Arial"/>
          <w:sz w:val="24"/>
          <w:szCs w:val="24"/>
        </w:rPr>
        <w:t>Atividades eventuais</w:t>
      </w:r>
      <w:r w:rsidR="005F4906">
        <w:rPr>
          <w:rFonts w:ascii="Arial" w:eastAsia="Arial" w:hAnsi="Arial" w:cs="Arial"/>
          <w:sz w:val="24"/>
          <w:szCs w:val="24"/>
        </w:rPr>
        <w:t>.</w:t>
      </w:r>
    </w:p>
    <w:p w14:paraId="2D59CCFA" w14:textId="2BEE7776" w:rsidR="003B634F" w:rsidRPr="003025FD" w:rsidRDefault="003B634F" w:rsidP="002703F3">
      <w:pPr>
        <w:shd w:val="clear" w:color="auto" w:fill="FFFFFF" w:themeFill="background1"/>
        <w:spacing w:after="0" w:line="240" w:lineRule="auto"/>
        <w:jc w:val="both"/>
        <w:textAlignment w:val="baseline"/>
        <w:rPr>
          <w:rFonts w:ascii="Arial" w:eastAsia="Arial" w:hAnsi="Arial" w:cs="Arial"/>
          <w:color w:val="000000"/>
          <w:sz w:val="24"/>
          <w:szCs w:val="24"/>
        </w:rPr>
      </w:pPr>
    </w:p>
    <w:p w14:paraId="6919562E" w14:textId="69C8B01E" w:rsidR="003B634F" w:rsidRPr="003025FD" w:rsidRDefault="003B634F" w:rsidP="4D4C1997">
      <w:pPr>
        <w:spacing w:after="0" w:line="360" w:lineRule="auto"/>
        <w:ind w:firstLine="720"/>
        <w:jc w:val="both"/>
        <w:rPr>
          <w:rFonts w:ascii="Arial" w:eastAsia="Arial" w:hAnsi="Arial" w:cs="Arial"/>
          <w:sz w:val="24"/>
          <w:szCs w:val="24"/>
        </w:rPr>
      </w:pPr>
      <w:r w:rsidRPr="4FD16B59">
        <w:rPr>
          <w:rFonts w:ascii="Arial" w:eastAsia="Arial" w:hAnsi="Arial" w:cs="Arial"/>
          <w:color w:val="000000" w:themeColor="text1"/>
          <w:sz w:val="24"/>
          <w:szCs w:val="24"/>
        </w:rPr>
        <w:t xml:space="preserve">Ao tratarmos sobre os ambientes da Educação Infantil, ressaltamos que </w:t>
      </w:r>
      <w:proofErr w:type="gramStart"/>
      <w:r w:rsidRPr="4FD16B59">
        <w:rPr>
          <w:rFonts w:ascii="Arial" w:eastAsia="Arial" w:hAnsi="Arial" w:cs="Arial"/>
          <w:color w:val="000000" w:themeColor="text1"/>
          <w:sz w:val="24"/>
          <w:szCs w:val="24"/>
        </w:rPr>
        <w:t>os mesmos</w:t>
      </w:r>
      <w:proofErr w:type="gramEnd"/>
      <w:r w:rsidRPr="4FD16B59">
        <w:rPr>
          <w:rFonts w:ascii="Arial" w:eastAsia="Arial" w:hAnsi="Arial" w:cs="Arial"/>
          <w:color w:val="000000" w:themeColor="text1"/>
          <w:sz w:val="24"/>
          <w:szCs w:val="24"/>
        </w:rPr>
        <w:t xml:space="preserve"> devem oferecer às crianças</w:t>
      </w:r>
      <w:r w:rsidR="0D5B5EDA" w:rsidRPr="4FD16B59">
        <w:rPr>
          <w:rFonts w:ascii="Arial" w:eastAsia="Arial" w:hAnsi="Arial" w:cs="Arial"/>
          <w:color w:val="000000" w:themeColor="text1"/>
          <w:sz w:val="24"/>
          <w:szCs w:val="24"/>
        </w:rPr>
        <w:t xml:space="preserve"> </w:t>
      </w:r>
      <w:r w:rsidRPr="4FD16B59">
        <w:rPr>
          <w:rFonts w:ascii="Arial" w:eastAsia="Arial" w:hAnsi="Arial" w:cs="Arial"/>
          <w:color w:val="000000" w:themeColor="text1"/>
          <w:sz w:val="24"/>
          <w:szCs w:val="24"/>
        </w:rPr>
        <w:t xml:space="preserve">espaços que sejam desafiadores e que possam ser explorados com segurança e confiança. Os mobiliários necessitam estar de acordo com a faixa etária atendida </w:t>
      </w:r>
      <w:r w:rsidR="69EF7651" w:rsidRPr="4FD16B59">
        <w:rPr>
          <w:rFonts w:ascii="Arial" w:eastAsia="Arial" w:hAnsi="Arial" w:cs="Arial"/>
          <w:color w:val="000000" w:themeColor="text1"/>
          <w:sz w:val="24"/>
          <w:szCs w:val="24"/>
        </w:rPr>
        <w:t xml:space="preserve">de maneira a </w:t>
      </w:r>
      <w:r w:rsidRPr="4FD16B59">
        <w:rPr>
          <w:rFonts w:ascii="Arial" w:eastAsia="Arial" w:hAnsi="Arial" w:cs="Arial"/>
          <w:color w:val="000000" w:themeColor="text1"/>
          <w:sz w:val="24"/>
          <w:szCs w:val="24"/>
        </w:rPr>
        <w:t>oportunizar diferentes formatos de organização para trabalhos coletivos. </w:t>
      </w:r>
    </w:p>
    <w:p w14:paraId="0C0C07DE" w14:textId="660CF527" w:rsidR="003B634F" w:rsidRPr="003025FD" w:rsidRDefault="00210D57" w:rsidP="4D4C1997">
      <w:pPr>
        <w:spacing w:after="0" w:line="360" w:lineRule="auto"/>
        <w:ind w:firstLine="720"/>
        <w:jc w:val="both"/>
        <w:rPr>
          <w:rFonts w:ascii="Arial" w:eastAsia="Arial" w:hAnsi="Arial" w:cs="Arial"/>
          <w:sz w:val="24"/>
          <w:szCs w:val="24"/>
        </w:rPr>
      </w:pPr>
      <w:r w:rsidRPr="34C52967">
        <w:rPr>
          <w:rFonts w:ascii="Arial" w:eastAsia="Arial" w:hAnsi="Arial" w:cs="Arial"/>
          <w:color w:val="000000" w:themeColor="text1"/>
          <w:sz w:val="24"/>
          <w:szCs w:val="24"/>
        </w:rPr>
        <w:lastRenderedPageBreak/>
        <w:t>O planejamento desses ambientes precisa</w:t>
      </w:r>
      <w:r w:rsidR="003B634F" w:rsidRPr="34C52967">
        <w:rPr>
          <w:rFonts w:ascii="Arial" w:eastAsia="Arial" w:hAnsi="Arial" w:cs="Arial"/>
          <w:color w:val="000000" w:themeColor="text1"/>
          <w:sz w:val="24"/>
          <w:szCs w:val="24"/>
        </w:rPr>
        <w:t xml:space="preserve"> levar em consideração o acesso </w:t>
      </w:r>
      <w:r w:rsidR="66F23CA5" w:rsidRPr="34C52967">
        <w:rPr>
          <w:rFonts w:ascii="Arial" w:eastAsia="Arial" w:hAnsi="Arial" w:cs="Arial"/>
          <w:color w:val="000000" w:themeColor="text1"/>
          <w:sz w:val="24"/>
          <w:szCs w:val="24"/>
        </w:rPr>
        <w:t xml:space="preserve">das </w:t>
      </w:r>
      <w:r w:rsidR="003B634F" w:rsidRPr="34C52967">
        <w:rPr>
          <w:rFonts w:ascii="Arial" w:eastAsia="Arial" w:hAnsi="Arial" w:cs="Arial"/>
          <w:color w:val="000000" w:themeColor="text1"/>
          <w:sz w:val="24"/>
          <w:szCs w:val="24"/>
        </w:rPr>
        <w:t>crianças</w:t>
      </w:r>
      <w:r w:rsidR="493F89D2" w:rsidRPr="34C52967">
        <w:rPr>
          <w:rFonts w:ascii="Arial" w:eastAsia="Arial" w:hAnsi="Arial" w:cs="Arial"/>
          <w:color w:val="000000" w:themeColor="text1"/>
          <w:sz w:val="24"/>
          <w:szCs w:val="24"/>
        </w:rPr>
        <w:t xml:space="preserve"> para que</w:t>
      </w:r>
      <w:r w:rsidR="003B634F" w:rsidRPr="34C52967">
        <w:rPr>
          <w:rFonts w:ascii="Arial" w:eastAsia="Arial" w:hAnsi="Arial" w:cs="Arial"/>
          <w:color w:val="000000" w:themeColor="text1"/>
          <w:sz w:val="24"/>
          <w:szCs w:val="24"/>
        </w:rPr>
        <w:t xml:space="preserve"> </w:t>
      </w:r>
      <w:r w:rsidR="003B634F" w:rsidRPr="003B6BD2">
        <w:rPr>
          <w:rFonts w:ascii="Arial" w:eastAsia="Arial" w:hAnsi="Arial" w:cs="Arial"/>
          <w:color w:val="000000" w:themeColor="text1"/>
          <w:sz w:val="24"/>
          <w:szCs w:val="24"/>
        </w:rPr>
        <w:t xml:space="preserve">possam explorar e manusear </w:t>
      </w:r>
      <w:r w:rsidR="004C1D0C">
        <w:rPr>
          <w:rFonts w:ascii="Arial" w:eastAsia="Arial" w:hAnsi="Arial" w:cs="Arial"/>
          <w:color w:val="000000" w:themeColor="text1"/>
          <w:sz w:val="24"/>
          <w:szCs w:val="24"/>
        </w:rPr>
        <w:t>a</w:t>
      </w:r>
      <w:r w:rsidR="003B634F" w:rsidRPr="34C52967">
        <w:rPr>
          <w:rFonts w:ascii="Arial" w:eastAsia="Arial" w:hAnsi="Arial" w:cs="Arial"/>
          <w:color w:val="000000" w:themeColor="text1"/>
          <w:sz w:val="24"/>
          <w:szCs w:val="24"/>
        </w:rPr>
        <w:t xml:space="preserve">s diferentes propostas. As temáticas podem ser trabalhadas </w:t>
      </w:r>
      <w:r w:rsidR="25485A38" w:rsidRPr="34C52967">
        <w:rPr>
          <w:rFonts w:ascii="Arial" w:eastAsia="Arial" w:hAnsi="Arial" w:cs="Arial"/>
          <w:color w:val="000000" w:themeColor="text1"/>
          <w:sz w:val="24"/>
          <w:szCs w:val="24"/>
        </w:rPr>
        <w:t xml:space="preserve">por meio </w:t>
      </w:r>
      <w:r w:rsidR="003B634F" w:rsidRPr="34C52967">
        <w:rPr>
          <w:rFonts w:ascii="Arial" w:eastAsia="Arial" w:hAnsi="Arial" w:cs="Arial"/>
          <w:color w:val="000000" w:themeColor="text1"/>
          <w:sz w:val="24"/>
          <w:szCs w:val="24"/>
        </w:rPr>
        <w:t>dos cantos temáticos ou caixas temáticas, conforme o interesse das crianças e o planejamento do educador. </w:t>
      </w:r>
    </w:p>
    <w:p w14:paraId="44968B5E" w14:textId="531906A2" w:rsidR="003B634F" w:rsidRPr="003025FD" w:rsidRDefault="003B634F" w:rsidP="4D4C1997">
      <w:pPr>
        <w:spacing w:after="0" w:line="360" w:lineRule="auto"/>
        <w:ind w:firstLine="720"/>
        <w:jc w:val="both"/>
        <w:rPr>
          <w:rFonts w:ascii="Arial" w:eastAsia="Arial" w:hAnsi="Arial" w:cs="Arial"/>
          <w:sz w:val="24"/>
          <w:szCs w:val="24"/>
        </w:rPr>
      </w:pPr>
      <w:r w:rsidRPr="4FD16B59">
        <w:rPr>
          <w:rFonts w:ascii="Arial" w:eastAsia="Arial" w:hAnsi="Arial" w:cs="Arial"/>
          <w:color w:val="000000" w:themeColor="text1"/>
          <w:sz w:val="24"/>
          <w:szCs w:val="24"/>
        </w:rPr>
        <w:t>Em um ambiente educativo</w:t>
      </w:r>
      <w:r w:rsidR="004C1D0C">
        <w:rPr>
          <w:rFonts w:ascii="Arial" w:eastAsia="Arial" w:hAnsi="Arial" w:cs="Arial"/>
          <w:color w:val="000000" w:themeColor="text1"/>
          <w:sz w:val="24"/>
          <w:szCs w:val="24"/>
        </w:rPr>
        <w:t>,</w:t>
      </w:r>
      <w:r w:rsidRPr="4FD16B59">
        <w:rPr>
          <w:rFonts w:ascii="Arial" w:eastAsia="Arial" w:hAnsi="Arial" w:cs="Arial"/>
          <w:color w:val="000000" w:themeColor="text1"/>
          <w:sz w:val="24"/>
          <w:szCs w:val="24"/>
        </w:rPr>
        <w:t xml:space="preserve"> todos os espaços podem ser utilizados, chão, paredes e tetos. Precisam conter a valorização cultural local, com seus costumes, tradições e modos de vida, bem como a diversidade religiosa</w:t>
      </w:r>
      <w:r w:rsidR="50DDA185" w:rsidRPr="4FD16B59">
        <w:rPr>
          <w:rFonts w:ascii="Arial" w:eastAsia="Arial" w:hAnsi="Arial" w:cs="Arial"/>
          <w:color w:val="000000" w:themeColor="text1"/>
          <w:sz w:val="24"/>
          <w:szCs w:val="24"/>
        </w:rPr>
        <w:t>,</w:t>
      </w:r>
      <w:r w:rsidRPr="4FD16B59">
        <w:rPr>
          <w:rFonts w:ascii="Arial" w:eastAsia="Arial" w:hAnsi="Arial" w:cs="Arial"/>
          <w:color w:val="000000" w:themeColor="text1"/>
          <w:sz w:val="24"/>
          <w:szCs w:val="24"/>
        </w:rPr>
        <w:t xml:space="preserve"> as identidades étnico-raciais e de gênero. </w:t>
      </w:r>
    </w:p>
    <w:p w14:paraId="5E6D6612" w14:textId="29DE530C" w:rsidR="003B634F" w:rsidRPr="003025FD" w:rsidRDefault="003B634F" w:rsidP="4D4C1997">
      <w:pPr>
        <w:spacing w:after="0" w:line="360" w:lineRule="auto"/>
        <w:ind w:firstLine="720"/>
        <w:jc w:val="both"/>
        <w:rPr>
          <w:rFonts w:ascii="Arial" w:eastAsia="Arial" w:hAnsi="Arial" w:cs="Arial"/>
          <w:sz w:val="24"/>
          <w:szCs w:val="24"/>
        </w:rPr>
      </w:pPr>
      <w:r w:rsidRPr="4FD16B59">
        <w:rPr>
          <w:rFonts w:ascii="Arial" w:eastAsia="Arial" w:hAnsi="Arial" w:cs="Arial"/>
          <w:color w:val="000000" w:themeColor="text1"/>
          <w:sz w:val="24"/>
          <w:szCs w:val="24"/>
        </w:rPr>
        <w:t>É muito importante ressaltar que</w:t>
      </w:r>
      <w:r w:rsidR="6418F94A" w:rsidRPr="4FD16B59">
        <w:rPr>
          <w:rFonts w:ascii="Arial" w:eastAsia="Arial" w:hAnsi="Arial" w:cs="Arial"/>
          <w:color w:val="000000" w:themeColor="text1"/>
          <w:sz w:val="24"/>
          <w:szCs w:val="24"/>
        </w:rPr>
        <w:t xml:space="preserve"> </w:t>
      </w:r>
      <w:r w:rsidRPr="4FD16B59">
        <w:rPr>
          <w:rFonts w:ascii="Arial" w:eastAsia="Arial" w:hAnsi="Arial" w:cs="Arial"/>
          <w:color w:val="000000" w:themeColor="text1"/>
          <w:sz w:val="24"/>
          <w:szCs w:val="24"/>
        </w:rPr>
        <w:t xml:space="preserve">todos os ambientes dentro e fora da unidade escolar são educativos. As crianças conseguem estabelecer ligações com as informações que estão nas imagens, por isso, planejar e cuidar dos espaços torna-se essencial para que a construção e o desenvolvimento infantil </w:t>
      </w:r>
      <w:r w:rsidR="27162565" w:rsidRPr="4FD16B59">
        <w:rPr>
          <w:rFonts w:ascii="Arial" w:eastAsia="Arial" w:hAnsi="Arial" w:cs="Arial"/>
          <w:color w:val="000000" w:themeColor="text1"/>
          <w:sz w:val="24"/>
          <w:szCs w:val="24"/>
        </w:rPr>
        <w:t>estejam</w:t>
      </w:r>
      <w:r w:rsidRPr="4FD16B59">
        <w:rPr>
          <w:rFonts w:ascii="Arial" w:eastAsia="Arial" w:hAnsi="Arial" w:cs="Arial"/>
          <w:color w:val="000000" w:themeColor="text1"/>
          <w:sz w:val="24"/>
          <w:szCs w:val="24"/>
        </w:rPr>
        <w:t xml:space="preserve"> pautado</w:t>
      </w:r>
      <w:r w:rsidR="1B930949" w:rsidRPr="4FD16B59">
        <w:rPr>
          <w:rFonts w:ascii="Arial" w:eastAsia="Arial" w:hAnsi="Arial" w:cs="Arial"/>
          <w:color w:val="000000" w:themeColor="text1"/>
          <w:sz w:val="24"/>
          <w:szCs w:val="24"/>
        </w:rPr>
        <w:t>s</w:t>
      </w:r>
      <w:r w:rsidRPr="4FD16B59">
        <w:rPr>
          <w:rFonts w:ascii="Arial" w:eastAsia="Arial" w:hAnsi="Arial" w:cs="Arial"/>
          <w:color w:val="000000" w:themeColor="text1"/>
          <w:sz w:val="24"/>
          <w:szCs w:val="24"/>
        </w:rPr>
        <w:t xml:space="preserve"> em relações de qualidade com o meio ambiente dentro e fora da escola.</w:t>
      </w:r>
    </w:p>
    <w:p w14:paraId="25F1A0F9" w14:textId="72A3CD7E" w:rsidR="003B634F" w:rsidRPr="003025FD" w:rsidRDefault="003B634F" w:rsidP="4D4C1997">
      <w:pPr>
        <w:spacing w:after="0" w:line="360" w:lineRule="auto"/>
        <w:ind w:firstLine="720"/>
        <w:jc w:val="both"/>
        <w:rPr>
          <w:rFonts w:ascii="Arial" w:eastAsia="Arial" w:hAnsi="Arial" w:cs="Arial"/>
          <w:sz w:val="24"/>
          <w:szCs w:val="24"/>
        </w:rPr>
      </w:pPr>
      <w:r w:rsidRPr="4FD16B59">
        <w:rPr>
          <w:rFonts w:ascii="Arial" w:eastAsia="Arial" w:hAnsi="Arial" w:cs="Arial"/>
          <w:color w:val="000000" w:themeColor="text1"/>
          <w:sz w:val="24"/>
          <w:szCs w:val="24"/>
        </w:rPr>
        <w:t>Com o apoio do Movimento pela Base Comum Curricular (s/d, p. 52), que traz sugestões</w:t>
      </w:r>
      <w:r w:rsidR="261538F4" w:rsidRPr="4FD16B59">
        <w:rPr>
          <w:rFonts w:ascii="Arial" w:eastAsia="Arial" w:hAnsi="Arial" w:cs="Arial"/>
          <w:color w:val="000000" w:themeColor="text1"/>
          <w:sz w:val="24"/>
          <w:szCs w:val="24"/>
        </w:rPr>
        <w:t xml:space="preserve"> </w:t>
      </w:r>
      <w:r w:rsidRPr="4FD16B59">
        <w:rPr>
          <w:rFonts w:ascii="Arial" w:eastAsia="Arial" w:hAnsi="Arial" w:cs="Arial"/>
          <w:color w:val="000000" w:themeColor="text1"/>
          <w:sz w:val="24"/>
          <w:szCs w:val="24"/>
        </w:rPr>
        <w:t xml:space="preserve">de materiais para cada faixa etária e </w:t>
      </w:r>
      <w:r w:rsidR="56AC387C" w:rsidRPr="4FD16B59">
        <w:rPr>
          <w:rFonts w:ascii="Arial" w:eastAsia="Arial" w:hAnsi="Arial" w:cs="Arial"/>
          <w:color w:val="000000" w:themeColor="text1"/>
          <w:sz w:val="24"/>
          <w:szCs w:val="24"/>
        </w:rPr>
        <w:t xml:space="preserve">enfatiza </w:t>
      </w:r>
      <w:r w:rsidRPr="4FD16B59">
        <w:rPr>
          <w:rFonts w:ascii="Arial" w:eastAsia="Arial" w:hAnsi="Arial" w:cs="Arial"/>
          <w:color w:val="000000" w:themeColor="text1"/>
          <w:sz w:val="24"/>
          <w:szCs w:val="24"/>
        </w:rPr>
        <w:t>a importância dos objetos que fazem parte da cultura local, sinalizamos:</w:t>
      </w:r>
    </w:p>
    <w:p w14:paraId="41B94188" w14:textId="362B448D" w:rsidR="003B634F" w:rsidRPr="003025FD" w:rsidRDefault="003B634F" w:rsidP="00DC5FA0">
      <w:pPr>
        <w:numPr>
          <w:ilvl w:val="0"/>
          <w:numId w:val="23"/>
        </w:numPr>
        <w:spacing w:after="0" w:line="276" w:lineRule="auto"/>
        <w:jc w:val="both"/>
        <w:textAlignment w:val="baseline"/>
        <w:rPr>
          <w:rFonts w:ascii="Arial" w:eastAsia="Arial" w:hAnsi="Arial" w:cs="Arial"/>
          <w:color w:val="000000"/>
          <w:sz w:val="24"/>
          <w:szCs w:val="24"/>
        </w:rPr>
      </w:pPr>
      <w:r w:rsidRPr="003025FD">
        <w:rPr>
          <w:rFonts w:ascii="Arial" w:eastAsia="Arial" w:hAnsi="Arial" w:cs="Arial"/>
          <w:color w:val="000000" w:themeColor="text1"/>
          <w:sz w:val="24"/>
          <w:szCs w:val="24"/>
        </w:rPr>
        <w:t xml:space="preserve">Bebês: </w:t>
      </w:r>
      <w:r w:rsidR="004C1D0C">
        <w:rPr>
          <w:rFonts w:ascii="Arial" w:eastAsia="Arial" w:hAnsi="Arial" w:cs="Arial"/>
          <w:color w:val="000000" w:themeColor="text1"/>
          <w:sz w:val="24"/>
          <w:szCs w:val="24"/>
        </w:rPr>
        <w:t>b</w:t>
      </w:r>
      <w:r w:rsidR="004C1D0C" w:rsidRPr="003025FD">
        <w:rPr>
          <w:rFonts w:ascii="Arial" w:eastAsia="Arial" w:hAnsi="Arial" w:cs="Arial"/>
          <w:color w:val="000000" w:themeColor="text1"/>
          <w:sz w:val="24"/>
          <w:szCs w:val="24"/>
        </w:rPr>
        <w:t>onecos</w:t>
      </w:r>
      <w:r w:rsidRPr="003025FD">
        <w:rPr>
          <w:rFonts w:ascii="Arial" w:eastAsia="Arial" w:hAnsi="Arial" w:cs="Arial"/>
          <w:color w:val="000000" w:themeColor="text1"/>
          <w:sz w:val="24"/>
          <w:szCs w:val="24"/>
        </w:rPr>
        <w:t xml:space="preserve">, de preferência de pano, que representem a diversidade humana (brancos, negros, indígenas, pessoas com </w:t>
      </w:r>
      <w:proofErr w:type="gramStart"/>
      <w:r w:rsidRPr="003025FD">
        <w:rPr>
          <w:rFonts w:ascii="Arial" w:eastAsia="Arial" w:hAnsi="Arial" w:cs="Arial"/>
          <w:color w:val="000000" w:themeColor="text1"/>
          <w:sz w:val="24"/>
          <w:szCs w:val="24"/>
        </w:rPr>
        <w:t>deficiência</w:t>
      </w:r>
      <w:r w:rsidR="004C1D0C">
        <w:rPr>
          <w:rFonts w:ascii="Arial" w:eastAsia="Arial" w:hAnsi="Arial" w:cs="Arial"/>
          <w:color w:val="000000" w:themeColor="text1"/>
          <w:sz w:val="24"/>
          <w:szCs w:val="24"/>
        </w:rPr>
        <w:t>,</w:t>
      </w:r>
      <w:r w:rsidRPr="003025FD">
        <w:rPr>
          <w:rFonts w:ascii="Arial" w:eastAsia="Arial" w:hAnsi="Arial" w:cs="Arial"/>
          <w:color w:val="000000" w:themeColor="text1"/>
          <w:sz w:val="24"/>
          <w:szCs w:val="24"/>
        </w:rPr>
        <w:t xml:space="preserve"> etc</w:t>
      </w:r>
      <w:r w:rsidR="00FF1CDA">
        <w:rPr>
          <w:rFonts w:ascii="Arial" w:eastAsia="Arial" w:hAnsi="Arial" w:cs="Arial"/>
          <w:color w:val="000000" w:themeColor="text1"/>
          <w:sz w:val="24"/>
          <w:szCs w:val="24"/>
        </w:rPr>
        <w:t>.</w:t>
      </w:r>
      <w:proofErr w:type="gramEnd"/>
      <w:r w:rsidRPr="003025FD">
        <w:rPr>
          <w:rFonts w:ascii="Arial" w:eastAsia="Arial" w:hAnsi="Arial" w:cs="Arial"/>
          <w:color w:val="000000" w:themeColor="text1"/>
          <w:sz w:val="24"/>
          <w:szCs w:val="24"/>
        </w:rPr>
        <w:t xml:space="preserve">). Jogos de encaixe, bolas de diferentes tamanhos e cores, assim como objetos com diferentes texturas. Cubos leves e macios para montar e desmontar </w:t>
      </w:r>
      <w:r w:rsidR="004C1D0C">
        <w:rPr>
          <w:rFonts w:ascii="Arial" w:eastAsia="Arial" w:hAnsi="Arial" w:cs="Arial"/>
          <w:color w:val="000000" w:themeColor="text1"/>
          <w:sz w:val="24"/>
          <w:szCs w:val="24"/>
        </w:rPr>
        <w:t>–</w:t>
      </w:r>
      <w:r w:rsidRPr="003025FD">
        <w:rPr>
          <w:rFonts w:ascii="Arial" w:eastAsia="Arial" w:hAnsi="Arial" w:cs="Arial"/>
          <w:color w:val="000000" w:themeColor="text1"/>
          <w:sz w:val="24"/>
          <w:szCs w:val="24"/>
        </w:rPr>
        <w:t xml:space="preserve"> podem ser de borracha ou papelão higienizado. Animais feitos de pano, carrinhos e livros com diferentes texturas. É fundamental que os materiais disponíveis para os bebês sejam macios. </w:t>
      </w:r>
    </w:p>
    <w:p w14:paraId="7B13C669" w14:textId="3520DE25" w:rsidR="003B634F" w:rsidRPr="003025FD" w:rsidRDefault="003B634F" w:rsidP="00DC5FA0">
      <w:pPr>
        <w:numPr>
          <w:ilvl w:val="0"/>
          <w:numId w:val="23"/>
        </w:numPr>
        <w:spacing w:after="0" w:line="276" w:lineRule="auto"/>
        <w:jc w:val="both"/>
        <w:textAlignment w:val="baseline"/>
        <w:rPr>
          <w:rFonts w:ascii="Arial" w:eastAsia="Times New Roman" w:hAnsi="Arial" w:cs="Arial"/>
          <w:color w:val="000000"/>
          <w:sz w:val="24"/>
          <w:szCs w:val="24"/>
        </w:rPr>
      </w:pPr>
      <w:r w:rsidRPr="003025FD">
        <w:rPr>
          <w:rFonts w:ascii="Arial" w:eastAsia="Times New Roman" w:hAnsi="Arial" w:cs="Arial"/>
          <w:color w:val="000000" w:themeColor="text1"/>
          <w:sz w:val="24"/>
          <w:szCs w:val="24"/>
        </w:rPr>
        <w:t xml:space="preserve">Crianças bem pequenas: </w:t>
      </w:r>
      <w:r w:rsidR="004C1D0C">
        <w:rPr>
          <w:rFonts w:ascii="Arial" w:eastAsia="Times New Roman" w:hAnsi="Arial" w:cs="Arial"/>
          <w:color w:val="000000" w:themeColor="text1"/>
          <w:sz w:val="24"/>
          <w:szCs w:val="24"/>
        </w:rPr>
        <w:t>q</w:t>
      </w:r>
      <w:r w:rsidR="004C1D0C" w:rsidRPr="003025FD">
        <w:rPr>
          <w:rFonts w:ascii="Arial" w:eastAsia="Times New Roman" w:hAnsi="Arial" w:cs="Arial"/>
          <w:color w:val="000000" w:themeColor="text1"/>
          <w:sz w:val="24"/>
          <w:szCs w:val="24"/>
        </w:rPr>
        <w:t>uebra</w:t>
      </w:r>
      <w:r w:rsidRPr="003025FD">
        <w:rPr>
          <w:rFonts w:ascii="Arial" w:eastAsia="Times New Roman" w:hAnsi="Arial" w:cs="Arial"/>
          <w:color w:val="000000" w:themeColor="text1"/>
          <w:sz w:val="24"/>
          <w:szCs w:val="24"/>
        </w:rPr>
        <w:t>-cabeças simples, bambolês, túneis de pano, tintas, lápis, papéis. Instrumentos musicais. Fantasias de super</w:t>
      </w:r>
      <w:r w:rsidR="004C1D0C">
        <w:rPr>
          <w:rFonts w:ascii="Arial" w:eastAsia="Times New Roman" w:hAnsi="Arial" w:cs="Arial"/>
          <w:color w:val="000000" w:themeColor="text1"/>
          <w:sz w:val="24"/>
          <w:szCs w:val="24"/>
        </w:rPr>
        <w:t>-</w:t>
      </w:r>
      <w:r w:rsidRPr="003025FD">
        <w:rPr>
          <w:rFonts w:ascii="Arial" w:eastAsia="Times New Roman" w:hAnsi="Arial" w:cs="Arial"/>
          <w:color w:val="000000" w:themeColor="text1"/>
          <w:sz w:val="24"/>
          <w:szCs w:val="24"/>
        </w:rPr>
        <w:t xml:space="preserve">heróis e outros personagens, além de roupas, sapatos, acessórios e objetos usados no cotidiano, como telefone, teclado de computador, óculos, conchas e outros, para favorecerem as brincadeiras de faz de conta. Brinquedos que representam objetos do cotidiano como fogão, panelinhas, carros e </w:t>
      </w:r>
      <w:r w:rsidR="003F1D14">
        <w:rPr>
          <w:rFonts w:ascii="Arial" w:eastAsia="Times New Roman" w:hAnsi="Arial" w:cs="Arial"/>
          <w:color w:val="000000" w:themeColor="text1"/>
          <w:sz w:val="24"/>
          <w:szCs w:val="24"/>
        </w:rPr>
        <w:t>L</w:t>
      </w:r>
      <w:r w:rsidRPr="003025FD">
        <w:rPr>
          <w:rFonts w:ascii="Arial" w:eastAsia="Times New Roman" w:hAnsi="Arial" w:cs="Arial"/>
          <w:color w:val="000000" w:themeColor="text1"/>
          <w:sz w:val="24"/>
          <w:szCs w:val="24"/>
        </w:rPr>
        <w:t xml:space="preserve">ego ou similares para construir. Livros com animais, em </w:t>
      </w:r>
      <w:r w:rsidRPr="001C21BA">
        <w:rPr>
          <w:rFonts w:ascii="Arial" w:eastAsia="Times New Roman" w:hAnsi="Arial" w:cs="Arial"/>
          <w:i/>
          <w:iCs/>
          <w:color w:val="000000" w:themeColor="text1"/>
          <w:sz w:val="24"/>
          <w:szCs w:val="24"/>
        </w:rPr>
        <w:t xml:space="preserve">pop </w:t>
      </w:r>
      <w:proofErr w:type="spellStart"/>
      <w:r w:rsidRPr="001C21BA">
        <w:rPr>
          <w:rFonts w:ascii="Arial" w:eastAsia="Times New Roman" w:hAnsi="Arial" w:cs="Arial"/>
          <w:i/>
          <w:iCs/>
          <w:color w:val="000000" w:themeColor="text1"/>
          <w:sz w:val="24"/>
          <w:szCs w:val="24"/>
        </w:rPr>
        <w:t>up</w:t>
      </w:r>
      <w:proofErr w:type="spellEnd"/>
      <w:r w:rsidRPr="003025FD">
        <w:rPr>
          <w:rFonts w:ascii="Arial" w:eastAsia="Times New Roman" w:hAnsi="Arial" w:cs="Arial"/>
          <w:color w:val="000000" w:themeColor="text1"/>
          <w:sz w:val="24"/>
          <w:szCs w:val="24"/>
        </w:rPr>
        <w:t>, com som e textura também são importantes.</w:t>
      </w:r>
    </w:p>
    <w:p w14:paraId="40AF9957" w14:textId="448A8818" w:rsidR="003B634F" w:rsidRPr="003025FD" w:rsidRDefault="003B634F" w:rsidP="00DC5FA0">
      <w:pPr>
        <w:numPr>
          <w:ilvl w:val="0"/>
          <w:numId w:val="23"/>
        </w:numPr>
        <w:spacing w:after="0" w:line="276" w:lineRule="auto"/>
        <w:jc w:val="both"/>
        <w:textAlignment w:val="baseline"/>
        <w:rPr>
          <w:rFonts w:ascii="Arial" w:eastAsia="Times New Roman" w:hAnsi="Arial" w:cs="Arial"/>
          <w:color w:val="000000"/>
          <w:sz w:val="24"/>
          <w:szCs w:val="24"/>
        </w:rPr>
      </w:pPr>
      <w:r w:rsidRPr="003025FD">
        <w:rPr>
          <w:rFonts w:ascii="Arial" w:eastAsia="Times New Roman" w:hAnsi="Arial" w:cs="Arial"/>
          <w:color w:val="000000" w:themeColor="text1"/>
          <w:sz w:val="24"/>
          <w:szCs w:val="24"/>
        </w:rPr>
        <w:t xml:space="preserve">Crianças pequenas: além dos indicados para crianças bem pequenas, pode-se incluir quebra-cabeça com mais peças, jogos com regras simples </w:t>
      </w:r>
      <w:r w:rsidR="005F4906">
        <w:rPr>
          <w:rFonts w:ascii="Arial" w:eastAsia="Times New Roman" w:hAnsi="Arial" w:cs="Arial"/>
          <w:color w:val="000000" w:themeColor="text1"/>
          <w:sz w:val="24"/>
          <w:szCs w:val="24"/>
        </w:rPr>
        <w:t>–</w:t>
      </w:r>
      <w:r w:rsidRPr="003025FD">
        <w:rPr>
          <w:rFonts w:ascii="Arial" w:eastAsia="Times New Roman" w:hAnsi="Arial" w:cs="Arial"/>
          <w:color w:val="000000" w:themeColor="text1"/>
          <w:sz w:val="24"/>
          <w:szCs w:val="24"/>
        </w:rPr>
        <w:t xml:space="preserve"> como jogo da memória e dominó </w:t>
      </w:r>
      <w:r w:rsidR="005F4906">
        <w:rPr>
          <w:rFonts w:ascii="Arial" w:eastAsia="Times New Roman" w:hAnsi="Arial" w:cs="Arial"/>
          <w:color w:val="000000" w:themeColor="text1"/>
          <w:sz w:val="24"/>
          <w:szCs w:val="24"/>
        </w:rPr>
        <w:t>–</w:t>
      </w:r>
      <w:r w:rsidRPr="003025FD">
        <w:rPr>
          <w:rFonts w:ascii="Arial" w:eastAsia="Times New Roman" w:hAnsi="Arial" w:cs="Arial"/>
          <w:color w:val="000000" w:themeColor="text1"/>
          <w:sz w:val="24"/>
          <w:szCs w:val="24"/>
        </w:rPr>
        <w:t xml:space="preserve">, livros que tragam situações representativas do cotidiano infantil e explorem curiosidades infantis, </w:t>
      </w:r>
      <w:r w:rsidRPr="003025FD">
        <w:rPr>
          <w:rFonts w:ascii="Arial" w:eastAsia="Times New Roman" w:hAnsi="Arial" w:cs="Arial"/>
          <w:color w:val="000000" w:themeColor="text1"/>
          <w:sz w:val="24"/>
          <w:szCs w:val="24"/>
        </w:rPr>
        <w:lastRenderedPageBreak/>
        <w:t>assim como diferentes gêneros textuais. Papéis de diferentes tipos e cores, lápis e canetas hidrocores, argila para modelar e massinha são itens essenciais.</w:t>
      </w:r>
    </w:p>
    <w:p w14:paraId="2B9A675D" w14:textId="77777777" w:rsidR="003B634F" w:rsidRPr="003025FD" w:rsidRDefault="003B634F" w:rsidP="003B634F">
      <w:pPr>
        <w:spacing w:after="0" w:line="240" w:lineRule="auto"/>
        <w:rPr>
          <w:rFonts w:ascii="Arial" w:eastAsia="Times New Roman" w:hAnsi="Arial" w:cs="Arial"/>
          <w:sz w:val="24"/>
          <w:szCs w:val="24"/>
        </w:rPr>
      </w:pPr>
    </w:p>
    <w:p w14:paraId="5BBF5008" w14:textId="43CD1558" w:rsidR="003B634F" w:rsidRDefault="30F546FA" w:rsidP="57847374">
      <w:pPr>
        <w:spacing w:before="300" w:after="0" w:line="360" w:lineRule="auto"/>
        <w:ind w:firstLine="720"/>
        <w:jc w:val="both"/>
        <w:rPr>
          <w:rFonts w:ascii="Arial" w:eastAsia="Times New Roman" w:hAnsi="Arial" w:cs="Arial"/>
          <w:color w:val="000000" w:themeColor="text1"/>
          <w:sz w:val="24"/>
          <w:szCs w:val="24"/>
        </w:rPr>
      </w:pPr>
      <w:r w:rsidRPr="003025FD">
        <w:rPr>
          <w:rFonts w:ascii="Arial" w:eastAsia="Times New Roman" w:hAnsi="Arial" w:cs="Arial"/>
          <w:color w:val="000000" w:themeColor="text1"/>
          <w:sz w:val="24"/>
          <w:szCs w:val="24"/>
        </w:rPr>
        <w:t>Os materiais e brinquedos oferecidos para as crianças na etapa da Educação Infantil, nas diferentes faixas etárias, não devem conter pedaços pequenos ou que soltem com facilidade, pois é nessa fase que a criança experimenta diferentes sensações, frustrações e outros sentimentos pela boca. Atenção é a palavra que sustenta a observação nessa fase da infância.</w:t>
      </w:r>
    </w:p>
    <w:p w14:paraId="2DB899A7" w14:textId="2BC200FF" w:rsidR="00595BAB" w:rsidRDefault="00595BAB" w:rsidP="57847374">
      <w:pPr>
        <w:spacing w:before="300" w:after="0" w:line="360" w:lineRule="auto"/>
        <w:ind w:firstLine="720"/>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br w:type="page"/>
      </w:r>
    </w:p>
    <w:p w14:paraId="4CACFBA5" w14:textId="77777777" w:rsidR="00595BAB" w:rsidRPr="003025FD" w:rsidRDefault="00595BAB" w:rsidP="57847374">
      <w:pPr>
        <w:spacing w:before="300" w:after="0" w:line="360" w:lineRule="auto"/>
        <w:ind w:firstLine="720"/>
        <w:jc w:val="both"/>
        <w:rPr>
          <w:rFonts w:ascii="Arial" w:eastAsia="Times New Roman" w:hAnsi="Arial" w:cs="Arial"/>
          <w:sz w:val="24"/>
          <w:szCs w:val="24"/>
        </w:rPr>
      </w:pPr>
    </w:p>
    <w:p w14:paraId="0A486A73" w14:textId="67A9EE97" w:rsidR="4899E9DE" w:rsidRPr="003025FD" w:rsidRDefault="47A73D84" w:rsidP="00B71A3B">
      <w:pPr>
        <w:pStyle w:val="Ttulo1"/>
        <w:numPr>
          <w:ilvl w:val="0"/>
          <w:numId w:val="13"/>
        </w:numPr>
      </w:pPr>
      <w:bookmarkStart w:id="52" w:name="_Toc51939496"/>
      <w:r w:rsidRPr="513968DD">
        <w:t>Diretrizes para a avaliação</w:t>
      </w:r>
      <w:bookmarkEnd w:id="52"/>
      <w:r w:rsidRPr="513968DD">
        <w:t xml:space="preserve"> </w:t>
      </w:r>
    </w:p>
    <w:p w14:paraId="3DCAF87D" w14:textId="14DB5FE0" w:rsidR="513968DD" w:rsidRDefault="513968DD" w:rsidP="513968DD">
      <w:pPr>
        <w:spacing w:line="257" w:lineRule="auto"/>
        <w:ind w:left="3600"/>
        <w:jc w:val="both"/>
        <w:rPr>
          <w:rFonts w:ascii="Arial" w:eastAsia="Arial" w:hAnsi="Arial" w:cs="Arial"/>
          <w:sz w:val="20"/>
          <w:szCs w:val="20"/>
        </w:rPr>
      </w:pPr>
    </w:p>
    <w:p w14:paraId="064C9316" w14:textId="24835926" w:rsidR="35671260" w:rsidRDefault="35671260" w:rsidP="513968DD">
      <w:pPr>
        <w:spacing w:line="360" w:lineRule="auto"/>
        <w:ind w:firstLine="720"/>
        <w:jc w:val="both"/>
        <w:rPr>
          <w:rFonts w:ascii="Arial" w:eastAsia="Arial" w:hAnsi="Arial" w:cs="Arial"/>
          <w:sz w:val="24"/>
          <w:szCs w:val="24"/>
        </w:rPr>
      </w:pPr>
      <w:r w:rsidRPr="513968DD">
        <w:rPr>
          <w:rFonts w:ascii="Arial" w:eastAsia="Arial" w:hAnsi="Arial" w:cs="Arial"/>
          <w:sz w:val="24"/>
          <w:szCs w:val="24"/>
        </w:rPr>
        <w:t xml:space="preserve">O processo avaliativo na Educação Infantil será sempre formativo, processual e constante, evitando-se a classificação e a comparação </w:t>
      </w:r>
      <w:r w:rsidR="1E5E6E26" w:rsidRPr="513968DD">
        <w:rPr>
          <w:rFonts w:ascii="Arial" w:eastAsia="Arial" w:hAnsi="Arial" w:cs="Arial"/>
          <w:sz w:val="24"/>
          <w:szCs w:val="24"/>
        </w:rPr>
        <w:t>entre as crianças</w:t>
      </w:r>
      <w:r w:rsidRPr="513968DD">
        <w:rPr>
          <w:rFonts w:ascii="Arial" w:eastAsia="Arial" w:hAnsi="Arial" w:cs="Arial"/>
          <w:sz w:val="24"/>
          <w:szCs w:val="24"/>
        </w:rPr>
        <w:t>. Ao tratarmos de avaliação nessa etapa d</w:t>
      </w:r>
      <w:r w:rsidR="1E81D4A5" w:rsidRPr="513968DD">
        <w:rPr>
          <w:rFonts w:ascii="Arial" w:eastAsia="Arial" w:hAnsi="Arial" w:cs="Arial"/>
          <w:sz w:val="24"/>
          <w:szCs w:val="24"/>
        </w:rPr>
        <w:t>a Educação Básica</w:t>
      </w:r>
      <w:r w:rsidRPr="513968DD">
        <w:rPr>
          <w:rFonts w:ascii="Arial" w:eastAsia="Arial" w:hAnsi="Arial" w:cs="Arial"/>
          <w:sz w:val="24"/>
          <w:szCs w:val="24"/>
        </w:rPr>
        <w:t>, devemos observar e analisar sempre a evolução do desenvolvimento infantil, observando os avanços, retrocessos e suas causas, conforme as experiências que serão proporcionadas no cotidiano escolar.</w:t>
      </w:r>
    </w:p>
    <w:p w14:paraId="55AB8958" w14:textId="6DD30D09" w:rsidR="62169176" w:rsidRPr="007C141D" w:rsidRDefault="73261CC0" w:rsidP="001C21BA">
      <w:pPr>
        <w:pStyle w:val="Citao"/>
      </w:pPr>
      <w:r w:rsidRPr="007C141D">
        <w:t>O planejamento e a avaliação constantes das práticas desenvolvidas nas Instituições de Educação Infantil são condições indispensáveis para os avanços na qualidade dos seus serviços (</w:t>
      </w:r>
      <w:r w:rsidR="3F0079DC" w:rsidRPr="007C141D">
        <w:t>BRASIL</w:t>
      </w:r>
      <w:r w:rsidRPr="007C141D">
        <w:t>, 2018, p.</w:t>
      </w:r>
      <w:r w:rsidR="00595BAB">
        <w:t xml:space="preserve"> </w:t>
      </w:r>
      <w:r w:rsidRPr="007C141D">
        <w:t>40)</w:t>
      </w:r>
      <w:r w:rsidR="00595BAB">
        <w:t>.</w:t>
      </w:r>
    </w:p>
    <w:p w14:paraId="4A298430" w14:textId="1B3FBFBF" w:rsidR="62169176" w:rsidRPr="003025FD" w:rsidRDefault="00F23E51" w:rsidP="00D13F1E">
      <w:pPr>
        <w:spacing w:line="360" w:lineRule="auto"/>
        <w:jc w:val="both"/>
        <w:rPr>
          <w:rFonts w:ascii="Arial" w:hAnsi="Arial" w:cs="Arial"/>
        </w:rPr>
      </w:pPr>
      <w:r>
        <w:rPr>
          <w:rFonts w:ascii="Arial" w:eastAsia="Arial" w:hAnsi="Arial" w:cs="Arial"/>
          <w:sz w:val="24"/>
          <w:szCs w:val="24"/>
        </w:rPr>
        <w:t xml:space="preserve">     </w:t>
      </w:r>
      <w:r w:rsidR="2C2EAFC0" w:rsidRPr="4FD16B59">
        <w:rPr>
          <w:rFonts w:ascii="Arial" w:eastAsia="Arial" w:hAnsi="Arial" w:cs="Arial"/>
          <w:sz w:val="24"/>
          <w:szCs w:val="24"/>
        </w:rPr>
        <w:t xml:space="preserve">Conforme a DCNEI (2010), </w:t>
      </w:r>
      <w:r w:rsidR="5C51C231" w:rsidRPr="4FD16B59">
        <w:rPr>
          <w:rFonts w:ascii="Arial" w:eastAsia="Arial" w:hAnsi="Arial" w:cs="Arial"/>
          <w:sz w:val="24"/>
          <w:szCs w:val="24"/>
        </w:rPr>
        <w:t>a</w:t>
      </w:r>
      <w:r w:rsidR="2C2EAFC0" w:rsidRPr="4FD16B59">
        <w:rPr>
          <w:rFonts w:ascii="Arial" w:eastAsia="Arial" w:hAnsi="Arial" w:cs="Arial"/>
          <w:sz w:val="24"/>
          <w:szCs w:val="24"/>
        </w:rPr>
        <w:t>s instituições de Educação Infantil devem criar procedimentos para acompanhamento do trabalho pedagógico e para a avaliação do desenvolvimento das crianças, sem objetivo de seleção, promoção ou classificação, garantindo</w:t>
      </w:r>
      <w:r w:rsidR="005F4906">
        <w:rPr>
          <w:rFonts w:ascii="Arial" w:eastAsia="Arial" w:hAnsi="Arial" w:cs="Arial"/>
          <w:sz w:val="24"/>
          <w:szCs w:val="24"/>
        </w:rPr>
        <w:t xml:space="preserve"> a</w:t>
      </w:r>
      <w:r w:rsidR="2C2EAFC0" w:rsidRPr="4FD16B59">
        <w:rPr>
          <w:rFonts w:ascii="Arial" w:eastAsia="Arial" w:hAnsi="Arial" w:cs="Arial"/>
          <w:sz w:val="24"/>
          <w:szCs w:val="24"/>
        </w:rPr>
        <w:t>:</w:t>
      </w:r>
    </w:p>
    <w:p w14:paraId="4DF29E47" w14:textId="77ABBFAD" w:rsidR="62169176" w:rsidRPr="003025FD" w:rsidRDefault="2C2EAFC0" w:rsidP="001C21BA">
      <w:pPr>
        <w:pStyle w:val="PargrafodaLista"/>
        <w:numPr>
          <w:ilvl w:val="0"/>
          <w:numId w:val="7"/>
        </w:numPr>
        <w:spacing w:line="360" w:lineRule="auto"/>
        <w:jc w:val="both"/>
        <w:rPr>
          <w:rFonts w:ascii="Arial" w:eastAsia="Arial" w:hAnsi="Arial" w:cs="Arial"/>
          <w:sz w:val="24"/>
          <w:szCs w:val="24"/>
        </w:rPr>
      </w:pPr>
      <w:r w:rsidRPr="003025FD">
        <w:rPr>
          <w:rFonts w:ascii="Arial" w:eastAsia="Arial" w:hAnsi="Arial" w:cs="Arial"/>
          <w:sz w:val="24"/>
          <w:szCs w:val="24"/>
        </w:rPr>
        <w:t xml:space="preserve">observação crítica e criativa das atividades, das brincadeiras e interações das crianças no cotidiano; </w:t>
      </w:r>
    </w:p>
    <w:p w14:paraId="3478071A" w14:textId="12E54005" w:rsidR="62169176" w:rsidRPr="003025FD" w:rsidRDefault="009A2638" w:rsidP="001C21BA">
      <w:pPr>
        <w:pStyle w:val="PargrafodaLista"/>
        <w:numPr>
          <w:ilvl w:val="0"/>
          <w:numId w:val="7"/>
        </w:numPr>
        <w:spacing w:line="360" w:lineRule="auto"/>
        <w:jc w:val="both"/>
        <w:rPr>
          <w:rFonts w:ascii="Arial" w:eastAsia="Arial" w:hAnsi="Arial" w:cs="Arial"/>
          <w:sz w:val="24"/>
          <w:szCs w:val="24"/>
        </w:rPr>
      </w:pPr>
      <w:r>
        <w:rPr>
          <w:rFonts w:ascii="Arial" w:eastAsia="Arial" w:hAnsi="Arial" w:cs="Arial"/>
          <w:sz w:val="24"/>
          <w:szCs w:val="24"/>
        </w:rPr>
        <w:t>u</w:t>
      </w:r>
      <w:r w:rsidR="2C2EAFC0" w:rsidRPr="003025FD">
        <w:rPr>
          <w:rFonts w:ascii="Arial" w:eastAsia="Arial" w:hAnsi="Arial" w:cs="Arial"/>
          <w:sz w:val="24"/>
          <w:szCs w:val="24"/>
        </w:rPr>
        <w:t xml:space="preserve">tilização de múltiplos registros realizados por adultos e crianças (relatórios, fotografias, desenhos, </w:t>
      </w:r>
      <w:proofErr w:type="gramStart"/>
      <w:r w:rsidR="2C2EAFC0" w:rsidRPr="003025FD">
        <w:rPr>
          <w:rFonts w:ascii="Arial" w:eastAsia="Arial" w:hAnsi="Arial" w:cs="Arial"/>
          <w:sz w:val="24"/>
          <w:szCs w:val="24"/>
        </w:rPr>
        <w:t>álbuns</w:t>
      </w:r>
      <w:r w:rsidR="004C1D0C">
        <w:rPr>
          <w:rFonts w:ascii="Arial" w:eastAsia="Arial" w:hAnsi="Arial" w:cs="Arial"/>
          <w:sz w:val="24"/>
          <w:szCs w:val="24"/>
        </w:rPr>
        <w:t>,</w:t>
      </w:r>
      <w:r w:rsidR="2C2EAFC0" w:rsidRPr="003025FD">
        <w:rPr>
          <w:rFonts w:ascii="Arial" w:eastAsia="Arial" w:hAnsi="Arial" w:cs="Arial"/>
          <w:sz w:val="24"/>
          <w:szCs w:val="24"/>
        </w:rPr>
        <w:t xml:space="preserve"> etc.</w:t>
      </w:r>
      <w:proofErr w:type="gramEnd"/>
      <w:r w:rsidR="2C2EAFC0" w:rsidRPr="003025FD">
        <w:rPr>
          <w:rFonts w:ascii="Arial" w:eastAsia="Arial" w:hAnsi="Arial" w:cs="Arial"/>
          <w:sz w:val="24"/>
          <w:szCs w:val="24"/>
        </w:rPr>
        <w:t xml:space="preserve">); </w:t>
      </w:r>
    </w:p>
    <w:p w14:paraId="1DB745B6" w14:textId="7FD5B024" w:rsidR="62169176" w:rsidRPr="003025FD" w:rsidRDefault="2C2EAFC0" w:rsidP="001C21BA">
      <w:pPr>
        <w:pStyle w:val="PargrafodaLista"/>
        <w:numPr>
          <w:ilvl w:val="0"/>
          <w:numId w:val="7"/>
        </w:numPr>
        <w:spacing w:line="360" w:lineRule="auto"/>
        <w:jc w:val="both"/>
        <w:rPr>
          <w:rFonts w:ascii="Arial" w:eastAsia="Arial" w:hAnsi="Arial" w:cs="Arial"/>
          <w:sz w:val="24"/>
          <w:szCs w:val="24"/>
        </w:rPr>
      </w:pPr>
      <w:r w:rsidRPr="003025FD">
        <w:rPr>
          <w:rFonts w:ascii="Arial" w:eastAsia="Arial" w:hAnsi="Arial" w:cs="Arial"/>
          <w:sz w:val="24"/>
          <w:szCs w:val="24"/>
        </w:rPr>
        <w:t xml:space="preserve">continuidade dos processos de aprendizagens por meio da criação de estratégias adequadas aos diferentes momentos de transição vividos pela criança (transição casa/instituição de Educação Infantil, transições no interior da instituição, transição creche/pré-escola e transição pré-escola/Ensino Fundamental); </w:t>
      </w:r>
    </w:p>
    <w:p w14:paraId="45C1BD7F" w14:textId="43D35B5A" w:rsidR="62169176" w:rsidRPr="003025FD" w:rsidRDefault="005F4906" w:rsidP="001C21BA">
      <w:pPr>
        <w:pStyle w:val="PargrafodaLista"/>
        <w:numPr>
          <w:ilvl w:val="0"/>
          <w:numId w:val="7"/>
        </w:numPr>
        <w:spacing w:line="360" w:lineRule="auto"/>
        <w:jc w:val="both"/>
        <w:rPr>
          <w:rFonts w:ascii="Arial" w:eastAsia="Arial" w:hAnsi="Arial" w:cs="Arial"/>
          <w:sz w:val="24"/>
          <w:szCs w:val="24"/>
        </w:rPr>
      </w:pPr>
      <w:r>
        <w:rPr>
          <w:rFonts w:ascii="Arial" w:eastAsia="Arial" w:hAnsi="Arial" w:cs="Arial"/>
          <w:sz w:val="24"/>
          <w:szCs w:val="24"/>
        </w:rPr>
        <w:t>d</w:t>
      </w:r>
      <w:r w:rsidR="2C2EAFC0" w:rsidRPr="003025FD">
        <w:rPr>
          <w:rFonts w:ascii="Arial" w:eastAsia="Arial" w:hAnsi="Arial" w:cs="Arial"/>
          <w:sz w:val="24"/>
          <w:szCs w:val="24"/>
        </w:rPr>
        <w:t xml:space="preserve">ocumentação específica que permita às famílias conhecer o trabalho da instituição junto às crianças e os processos de desenvolvimento e aprendizagem da criança na Educação Infantil; </w:t>
      </w:r>
      <w:r>
        <w:rPr>
          <w:rFonts w:ascii="Arial" w:eastAsia="Arial" w:hAnsi="Arial" w:cs="Arial"/>
          <w:sz w:val="24"/>
          <w:szCs w:val="24"/>
        </w:rPr>
        <w:t>e</w:t>
      </w:r>
    </w:p>
    <w:p w14:paraId="53EEBD97" w14:textId="1E64525B" w:rsidR="62169176" w:rsidRPr="003025FD" w:rsidRDefault="2C2EAFC0" w:rsidP="001C21BA">
      <w:pPr>
        <w:pStyle w:val="PargrafodaLista"/>
        <w:numPr>
          <w:ilvl w:val="0"/>
          <w:numId w:val="7"/>
        </w:numPr>
        <w:spacing w:line="360" w:lineRule="auto"/>
        <w:jc w:val="both"/>
        <w:rPr>
          <w:rFonts w:ascii="Arial" w:eastAsia="Arial" w:hAnsi="Arial" w:cs="Arial"/>
          <w:sz w:val="24"/>
          <w:szCs w:val="24"/>
        </w:rPr>
      </w:pPr>
      <w:r w:rsidRPr="003025FD">
        <w:rPr>
          <w:rFonts w:ascii="Arial" w:eastAsia="Arial" w:hAnsi="Arial" w:cs="Arial"/>
          <w:sz w:val="24"/>
          <w:szCs w:val="24"/>
        </w:rPr>
        <w:t>não retenção das crianças na Educação Infantil.</w:t>
      </w:r>
    </w:p>
    <w:p w14:paraId="07BE5981" w14:textId="09B82B8D" w:rsidR="62169176" w:rsidRPr="003025FD" w:rsidRDefault="73261CC0" w:rsidP="00D13F1E">
      <w:pPr>
        <w:spacing w:line="360" w:lineRule="auto"/>
        <w:ind w:firstLine="709"/>
        <w:jc w:val="both"/>
        <w:rPr>
          <w:rFonts w:ascii="Arial" w:hAnsi="Arial" w:cs="Arial"/>
        </w:rPr>
      </w:pPr>
      <w:r w:rsidRPr="4FD16B59">
        <w:rPr>
          <w:rFonts w:ascii="Arial" w:eastAsia="Arial" w:hAnsi="Arial" w:cs="Arial"/>
          <w:sz w:val="24"/>
          <w:szCs w:val="24"/>
        </w:rPr>
        <w:lastRenderedPageBreak/>
        <w:t xml:space="preserve"> O professor deverá fazer uso de instrumentos que</w:t>
      </w:r>
      <w:r w:rsidR="02B7EFC6" w:rsidRPr="4FD16B59">
        <w:rPr>
          <w:rFonts w:ascii="Arial" w:eastAsia="Arial" w:hAnsi="Arial" w:cs="Arial"/>
          <w:sz w:val="24"/>
          <w:szCs w:val="24"/>
        </w:rPr>
        <w:t xml:space="preserve"> </w:t>
      </w:r>
      <w:r w:rsidRPr="4FD16B59">
        <w:rPr>
          <w:rFonts w:ascii="Arial" w:eastAsia="Arial" w:hAnsi="Arial" w:cs="Arial"/>
          <w:sz w:val="24"/>
          <w:szCs w:val="24"/>
        </w:rPr>
        <w:t>permita</w:t>
      </w:r>
      <w:r w:rsidR="7D8D42C6" w:rsidRPr="4FD16B59">
        <w:rPr>
          <w:rFonts w:ascii="Arial" w:eastAsia="Arial" w:hAnsi="Arial" w:cs="Arial"/>
          <w:sz w:val="24"/>
          <w:szCs w:val="24"/>
        </w:rPr>
        <w:t>m</w:t>
      </w:r>
      <w:r w:rsidRPr="4FD16B59">
        <w:rPr>
          <w:rFonts w:ascii="Arial" w:eastAsia="Arial" w:hAnsi="Arial" w:cs="Arial"/>
          <w:sz w:val="24"/>
          <w:szCs w:val="24"/>
        </w:rPr>
        <w:t xml:space="preserve"> acompanhar o processo de desenvolvimento da criança, assim como</w:t>
      </w:r>
      <w:r w:rsidR="11E6833B" w:rsidRPr="4FD16B59">
        <w:rPr>
          <w:rFonts w:ascii="Arial" w:eastAsia="Arial" w:hAnsi="Arial" w:cs="Arial"/>
          <w:sz w:val="24"/>
          <w:szCs w:val="24"/>
        </w:rPr>
        <w:t xml:space="preserve"> </w:t>
      </w:r>
      <w:r w:rsidRPr="4FD16B59">
        <w:rPr>
          <w:rFonts w:ascii="Arial" w:eastAsia="Arial" w:hAnsi="Arial" w:cs="Arial"/>
          <w:sz w:val="24"/>
          <w:szCs w:val="24"/>
        </w:rPr>
        <w:t>analisar os resultados das situações de aprendizagem desenvolvidas. Durante es</w:t>
      </w:r>
      <w:r w:rsidR="004C1D0C">
        <w:rPr>
          <w:rFonts w:ascii="Arial" w:eastAsia="Arial" w:hAnsi="Arial" w:cs="Arial"/>
          <w:sz w:val="24"/>
          <w:szCs w:val="24"/>
        </w:rPr>
        <w:t>s</w:t>
      </w:r>
      <w:r w:rsidRPr="4FD16B59">
        <w:rPr>
          <w:rFonts w:ascii="Arial" w:eastAsia="Arial" w:hAnsi="Arial" w:cs="Arial"/>
          <w:sz w:val="24"/>
          <w:szCs w:val="24"/>
        </w:rPr>
        <w:t>e processo</w:t>
      </w:r>
      <w:r w:rsidR="004C1D0C">
        <w:rPr>
          <w:rFonts w:ascii="Arial" w:eastAsia="Arial" w:hAnsi="Arial" w:cs="Arial"/>
          <w:sz w:val="24"/>
          <w:szCs w:val="24"/>
        </w:rPr>
        <w:t>,</w:t>
      </w:r>
      <w:r w:rsidRPr="4FD16B59">
        <w:rPr>
          <w:rFonts w:ascii="Arial" w:eastAsia="Arial" w:hAnsi="Arial" w:cs="Arial"/>
          <w:sz w:val="24"/>
          <w:szCs w:val="24"/>
        </w:rPr>
        <w:t xml:space="preserve"> é importante considerar a observação e o registro enquanto elemento indissociável para a análise e interpretação de todo </w:t>
      </w:r>
      <w:r w:rsidR="76831BA4" w:rsidRPr="4FD16B59">
        <w:rPr>
          <w:rFonts w:ascii="Arial" w:eastAsia="Arial" w:hAnsi="Arial" w:cs="Arial"/>
          <w:sz w:val="24"/>
          <w:szCs w:val="24"/>
        </w:rPr>
        <w:t xml:space="preserve">o </w:t>
      </w:r>
      <w:r w:rsidRPr="4FD16B59">
        <w:rPr>
          <w:rFonts w:ascii="Arial" w:eastAsia="Arial" w:hAnsi="Arial" w:cs="Arial"/>
          <w:sz w:val="24"/>
          <w:szCs w:val="24"/>
        </w:rPr>
        <w:t xml:space="preserve">processo, a fim de oportunizar ao professor e </w:t>
      </w:r>
      <w:r w:rsidR="004C1D0C">
        <w:rPr>
          <w:rFonts w:ascii="Arial" w:eastAsia="Arial" w:hAnsi="Arial" w:cs="Arial"/>
          <w:sz w:val="24"/>
          <w:szCs w:val="24"/>
        </w:rPr>
        <w:t xml:space="preserve">aos </w:t>
      </w:r>
      <w:r w:rsidRPr="4FD16B59">
        <w:rPr>
          <w:rFonts w:ascii="Arial" w:eastAsia="Arial" w:hAnsi="Arial" w:cs="Arial"/>
          <w:sz w:val="24"/>
          <w:szCs w:val="24"/>
        </w:rPr>
        <w:t xml:space="preserve">demais membros da equipe pedagógica </w:t>
      </w:r>
      <w:r w:rsidR="54B28086" w:rsidRPr="4FD16B59">
        <w:rPr>
          <w:rFonts w:ascii="Arial" w:eastAsia="Arial" w:hAnsi="Arial" w:cs="Arial"/>
          <w:sz w:val="24"/>
          <w:szCs w:val="24"/>
        </w:rPr>
        <w:t xml:space="preserve">a </w:t>
      </w:r>
      <w:r w:rsidRPr="4FD16B59">
        <w:rPr>
          <w:rFonts w:ascii="Arial" w:eastAsia="Arial" w:hAnsi="Arial" w:cs="Arial"/>
          <w:sz w:val="24"/>
          <w:szCs w:val="24"/>
        </w:rPr>
        <w:t>refle</w:t>
      </w:r>
      <w:r w:rsidR="4D754F3A" w:rsidRPr="4FD16B59">
        <w:rPr>
          <w:rFonts w:ascii="Arial" w:eastAsia="Arial" w:hAnsi="Arial" w:cs="Arial"/>
          <w:sz w:val="24"/>
          <w:szCs w:val="24"/>
        </w:rPr>
        <w:t>xão</w:t>
      </w:r>
      <w:r w:rsidRPr="4FD16B59">
        <w:rPr>
          <w:rFonts w:ascii="Arial" w:eastAsia="Arial" w:hAnsi="Arial" w:cs="Arial"/>
          <w:sz w:val="24"/>
          <w:szCs w:val="24"/>
        </w:rPr>
        <w:t xml:space="preserve"> e</w:t>
      </w:r>
      <w:r w:rsidR="010DDBB4" w:rsidRPr="4FD16B59">
        <w:rPr>
          <w:rFonts w:ascii="Arial" w:eastAsia="Arial" w:hAnsi="Arial" w:cs="Arial"/>
          <w:sz w:val="24"/>
          <w:szCs w:val="24"/>
        </w:rPr>
        <w:t xml:space="preserve"> o</w:t>
      </w:r>
      <w:r w:rsidRPr="4FD16B59">
        <w:rPr>
          <w:rFonts w:ascii="Arial" w:eastAsia="Arial" w:hAnsi="Arial" w:cs="Arial"/>
          <w:sz w:val="24"/>
          <w:szCs w:val="24"/>
        </w:rPr>
        <w:t xml:space="preserve"> planeja</w:t>
      </w:r>
      <w:r w:rsidR="740B5BF7" w:rsidRPr="4FD16B59">
        <w:rPr>
          <w:rFonts w:ascii="Arial" w:eastAsia="Arial" w:hAnsi="Arial" w:cs="Arial"/>
          <w:sz w:val="24"/>
          <w:szCs w:val="24"/>
        </w:rPr>
        <w:t>mento de</w:t>
      </w:r>
      <w:r w:rsidRPr="4FD16B59">
        <w:rPr>
          <w:rFonts w:ascii="Arial" w:eastAsia="Arial" w:hAnsi="Arial" w:cs="Arial"/>
          <w:sz w:val="24"/>
          <w:szCs w:val="24"/>
        </w:rPr>
        <w:t xml:space="preserve"> novas intervenções didáticas. </w:t>
      </w:r>
    </w:p>
    <w:p w14:paraId="5697C77B" w14:textId="2D110B5F" w:rsidR="62169176" w:rsidRPr="00E426B7" w:rsidRDefault="2C2EAFC0" w:rsidP="00D13F1E">
      <w:pPr>
        <w:spacing w:line="360" w:lineRule="auto"/>
        <w:ind w:firstLine="709"/>
        <w:jc w:val="both"/>
        <w:rPr>
          <w:rFonts w:ascii="Arial" w:hAnsi="Arial" w:cs="Arial"/>
        </w:rPr>
      </w:pPr>
      <w:r w:rsidRPr="003025FD">
        <w:rPr>
          <w:rFonts w:ascii="Arial" w:eastAsia="Arial" w:hAnsi="Arial" w:cs="Arial"/>
          <w:sz w:val="24"/>
          <w:szCs w:val="24"/>
        </w:rPr>
        <w:t xml:space="preserve">Mas, afinal, o que significa avaliar? </w:t>
      </w:r>
      <w:r w:rsidRPr="00E426B7">
        <w:rPr>
          <w:rFonts w:ascii="Arial" w:eastAsia="Arial" w:hAnsi="Arial" w:cs="Arial"/>
          <w:sz w:val="24"/>
          <w:szCs w:val="24"/>
        </w:rPr>
        <w:t>Charles Hadji (1994, p.</w:t>
      </w:r>
      <w:r w:rsidR="004C1D0C">
        <w:rPr>
          <w:rFonts w:ascii="Arial" w:eastAsia="Arial" w:hAnsi="Arial" w:cs="Arial"/>
          <w:sz w:val="24"/>
          <w:szCs w:val="24"/>
        </w:rPr>
        <w:t xml:space="preserve"> </w:t>
      </w:r>
      <w:r w:rsidRPr="00E426B7">
        <w:rPr>
          <w:rFonts w:ascii="Arial" w:eastAsia="Arial" w:hAnsi="Arial" w:cs="Arial"/>
          <w:sz w:val="24"/>
          <w:szCs w:val="24"/>
        </w:rPr>
        <w:t>27) considera que:</w:t>
      </w:r>
    </w:p>
    <w:p w14:paraId="77F8083A" w14:textId="3E9BC0C1" w:rsidR="62169176" w:rsidRPr="007C141D" w:rsidRDefault="70120724" w:rsidP="001C21BA">
      <w:pPr>
        <w:pStyle w:val="Citao"/>
      </w:pPr>
      <w:r w:rsidRPr="007C141D">
        <w:t>[</w:t>
      </w:r>
      <w:r w:rsidR="73261CC0" w:rsidRPr="007C141D">
        <w:t>..</w:t>
      </w:r>
      <w:r w:rsidR="281499AE" w:rsidRPr="007C141D">
        <w:t>.]</w:t>
      </w:r>
      <w:r w:rsidR="73261CC0" w:rsidRPr="007C141D">
        <w:t xml:space="preserve"> uma pergunta desta natureza </w:t>
      </w:r>
      <w:r w:rsidR="548E50E3" w:rsidRPr="007C141D">
        <w:t>[</w:t>
      </w:r>
      <w:r w:rsidR="73261CC0" w:rsidRPr="007C141D">
        <w:t>.</w:t>
      </w:r>
      <w:r w:rsidR="60522D75" w:rsidRPr="007C141D">
        <w:t>.</w:t>
      </w:r>
      <w:r w:rsidR="73261CC0" w:rsidRPr="007C141D">
        <w:t>.</w:t>
      </w:r>
      <w:r w:rsidR="5ED70234" w:rsidRPr="007C141D">
        <w:t>]</w:t>
      </w:r>
      <w:r w:rsidR="73261CC0" w:rsidRPr="007C141D">
        <w:t xml:space="preserve"> arrisca-se a nunca ter nenhuma resposta acabada. </w:t>
      </w:r>
      <w:r w:rsidR="00E372FC" w:rsidRPr="007C141D">
        <w:t>[</w:t>
      </w:r>
      <w:r w:rsidR="73261CC0" w:rsidRPr="007C141D">
        <w:t>...</w:t>
      </w:r>
      <w:r w:rsidR="680B9D3C" w:rsidRPr="007C141D">
        <w:t>]</w:t>
      </w:r>
      <w:r w:rsidR="73261CC0" w:rsidRPr="007C141D">
        <w:t xml:space="preserve"> se está sempre a avaliar, e se avaliar significa interpretar, nunca se chega a conseguir dizer em que é que consiste a avaliação, a qual nunca se poderá limitar, obviamente a uma definição “exata”.</w:t>
      </w:r>
    </w:p>
    <w:p w14:paraId="04369652" w14:textId="01EDF416" w:rsidR="62169176" w:rsidRPr="003025FD" w:rsidRDefault="73261CC0" w:rsidP="00D13F1E">
      <w:pPr>
        <w:spacing w:line="360" w:lineRule="auto"/>
        <w:ind w:firstLine="709"/>
        <w:jc w:val="both"/>
        <w:rPr>
          <w:rFonts w:ascii="Arial" w:hAnsi="Arial" w:cs="Arial"/>
        </w:rPr>
      </w:pPr>
      <w:r w:rsidRPr="4FD16B59">
        <w:rPr>
          <w:rFonts w:ascii="Arial" w:eastAsia="Arial" w:hAnsi="Arial" w:cs="Arial"/>
          <w:sz w:val="24"/>
          <w:szCs w:val="24"/>
        </w:rPr>
        <w:t xml:space="preserve">Ao reconhecer que os instrumentos de avaliação estão a serviço da interpretação, qual </w:t>
      </w:r>
      <w:r w:rsidR="414405FD" w:rsidRPr="4FD16B59">
        <w:rPr>
          <w:rFonts w:ascii="Arial" w:eastAsia="Arial" w:hAnsi="Arial" w:cs="Arial"/>
          <w:sz w:val="24"/>
          <w:szCs w:val="24"/>
        </w:rPr>
        <w:t xml:space="preserve">é o </w:t>
      </w:r>
      <w:r w:rsidRPr="4FD16B59">
        <w:rPr>
          <w:rFonts w:ascii="Arial" w:eastAsia="Arial" w:hAnsi="Arial" w:cs="Arial"/>
          <w:sz w:val="24"/>
          <w:szCs w:val="24"/>
        </w:rPr>
        <w:t xml:space="preserve">seu papel no contexto da Educação Infantil? Acreditamos que deva ir muito além da interpretação do desenvolvimento e </w:t>
      </w:r>
      <w:r w:rsidR="261A37DE" w:rsidRPr="4FD16B59">
        <w:rPr>
          <w:rFonts w:ascii="Arial" w:eastAsia="Arial" w:hAnsi="Arial" w:cs="Arial"/>
          <w:sz w:val="24"/>
          <w:szCs w:val="24"/>
        </w:rPr>
        <w:t xml:space="preserve">das </w:t>
      </w:r>
      <w:r w:rsidRPr="4FD16B59">
        <w:rPr>
          <w:rFonts w:ascii="Arial" w:eastAsia="Arial" w:hAnsi="Arial" w:cs="Arial"/>
          <w:sz w:val="24"/>
          <w:szCs w:val="24"/>
        </w:rPr>
        <w:t xml:space="preserve">aprendizagens das crianças, sendo indispensável analisar todo o processo, desde </w:t>
      </w:r>
      <w:r w:rsidR="381A624D" w:rsidRPr="4FD16B59">
        <w:rPr>
          <w:rFonts w:ascii="Arial" w:eastAsia="Arial" w:hAnsi="Arial" w:cs="Arial"/>
          <w:sz w:val="24"/>
          <w:szCs w:val="24"/>
        </w:rPr>
        <w:t>o planejamento d</w:t>
      </w:r>
      <w:r w:rsidRPr="4FD16B59">
        <w:rPr>
          <w:rFonts w:ascii="Arial" w:eastAsia="Arial" w:hAnsi="Arial" w:cs="Arial"/>
          <w:sz w:val="24"/>
          <w:szCs w:val="24"/>
        </w:rPr>
        <w:t>as prátic</w:t>
      </w:r>
      <w:r w:rsidRPr="0089287A">
        <w:rPr>
          <w:rFonts w:ascii="Arial" w:eastAsia="Arial" w:hAnsi="Arial" w:cs="Arial"/>
          <w:sz w:val="24"/>
          <w:szCs w:val="24"/>
        </w:rPr>
        <w:t>as educativas até o reconhecimento se as propostas atendem</w:t>
      </w:r>
      <w:r w:rsidRPr="4FD16B59">
        <w:rPr>
          <w:rFonts w:ascii="Arial" w:eastAsia="Arial" w:hAnsi="Arial" w:cs="Arial"/>
          <w:sz w:val="24"/>
          <w:szCs w:val="24"/>
        </w:rPr>
        <w:t xml:space="preserve"> </w:t>
      </w:r>
      <w:r w:rsidR="004C1D0C">
        <w:rPr>
          <w:rFonts w:ascii="Arial" w:eastAsia="Arial" w:hAnsi="Arial" w:cs="Arial"/>
          <w:sz w:val="24"/>
          <w:szCs w:val="24"/>
        </w:rPr>
        <w:t>à</w:t>
      </w:r>
      <w:r w:rsidRPr="4FD16B59">
        <w:rPr>
          <w:rFonts w:ascii="Arial" w:eastAsia="Arial" w:hAnsi="Arial" w:cs="Arial"/>
          <w:sz w:val="24"/>
          <w:szCs w:val="24"/>
        </w:rPr>
        <w:t xml:space="preserve">s necessidades das crianças, da infância e </w:t>
      </w:r>
      <w:r w:rsidR="27593DBB" w:rsidRPr="4FD16B59">
        <w:rPr>
          <w:rFonts w:ascii="Arial" w:eastAsia="Arial" w:hAnsi="Arial" w:cs="Arial"/>
          <w:sz w:val="24"/>
          <w:szCs w:val="24"/>
        </w:rPr>
        <w:t xml:space="preserve">de </w:t>
      </w:r>
      <w:r w:rsidRPr="4FD16B59">
        <w:rPr>
          <w:rFonts w:ascii="Arial" w:eastAsia="Arial" w:hAnsi="Arial" w:cs="Arial"/>
          <w:sz w:val="24"/>
          <w:szCs w:val="24"/>
        </w:rPr>
        <w:t>sua singularidade</w:t>
      </w:r>
      <w:r w:rsidR="1830916C" w:rsidRPr="4FD16B59">
        <w:rPr>
          <w:rFonts w:ascii="Arial" w:eastAsia="Arial" w:hAnsi="Arial" w:cs="Arial"/>
          <w:sz w:val="24"/>
          <w:szCs w:val="24"/>
        </w:rPr>
        <w:t>.</w:t>
      </w:r>
    </w:p>
    <w:p w14:paraId="25702E1E" w14:textId="20B9A8CA" w:rsidR="62169176" w:rsidRPr="003025FD" w:rsidRDefault="73261CC0" w:rsidP="00D13F1E">
      <w:pPr>
        <w:spacing w:line="360" w:lineRule="auto"/>
        <w:ind w:firstLine="709"/>
        <w:jc w:val="both"/>
        <w:rPr>
          <w:rFonts w:ascii="Arial" w:hAnsi="Arial" w:cs="Arial"/>
        </w:rPr>
      </w:pPr>
      <w:r w:rsidRPr="4FD16B59">
        <w:rPr>
          <w:rFonts w:ascii="Arial" w:eastAsia="Arial" w:hAnsi="Arial" w:cs="Arial"/>
          <w:sz w:val="24"/>
          <w:szCs w:val="24"/>
        </w:rPr>
        <w:t>As observações podem ser realizadas individualmente ou em grupo e serem registradas nos diários de bordo ou em outras pautas construídas pela própria instituição. O processo de colher as informações por meio das observações diárias possibilitará ao educador analisar conforme os objetivos de aprendizage</w:t>
      </w:r>
      <w:r w:rsidR="5333902D" w:rsidRPr="4FD16B59">
        <w:rPr>
          <w:rFonts w:ascii="Arial" w:eastAsia="Arial" w:hAnsi="Arial" w:cs="Arial"/>
          <w:sz w:val="24"/>
          <w:szCs w:val="24"/>
        </w:rPr>
        <w:t>m</w:t>
      </w:r>
      <w:r w:rsidRPr="4FD16B59">
        <w:rPr>
          <w:rFonts w:ascii="Arial" w:eastAsia="Arial" w:hAnsi="Arial" w:cs="Arial"/>
          <w:sz w:val="24"/>
          <w:szCs w:val="24"/>
        </w:rPr>
        <w:t xml:space="preserve"> e desenvolvimento SESI</w:t>
      </w:r>
      <w:r w:rsidR="13BF55E3" w:rsidRPr="4FD16B59">
        <w:rPr>
          <w:rFonts w:ascii="Arial" w:eastAsia="Arial" w:hAnsi="Arial" w:cs="Arial"/>
          <w:sz w:val="24"/>
          <w:szCs w:val="24"/>
        </w:rPr>
        <w:t>: os conhecimentos prévios das crianças</w:t>
      </w:r>
      <w:r w:rsidRPr="4FD16B59">
        <w:rPr>
          <w:rFonts w:ascii="Arial" w:eastAsia="Arial" w:hAnsi="Arial" w:cs="Arial"/>
          <w:sz w:val="24"/>
          <w:szCs w:val="24"/>
        </w:rPr>
        <w:t>,</w:t>
      </w:r>
      <w:r w:rsidR="79255896" w:rsidRPr="4FD16B59">
        <w:rPr>
          <w:rFonts w:ascii="Arial" w:eastAsia="Arial" w:hAnsi="Arial" w:cs="Arial"/>
          <w:sz w:val="24"/>
          <w:szCs w:val="24"/>
        </w:rPr>
        <w:t xml:space="preserve"> </w:t>
      </w:r>
      <w:r w:rsidRPr="4FD16B59">
        <w:rPr>
          <w:rFonts w:ascii="Arial" w:eastAsia="Arial" w:hAnsi="Arial" w:cs="Arial"/>
          <w:sz w:val="24"/>
          <w:szCs w:val="24"/>
        </w:rPr>
        <w:t>o que</w:t>
      </w:r>
      <w:r w:rsidR="15EECEFA" w:rsidRPr="4FD16B59">
        <w:rPr>
          <w:rFonts w:ascii="Arial" w:eastAsia="Arial" w:hAnsi="Arial" w:cs="Arial"/>
          <w:sz w:val="24"/>
          <w:szCs w:val="24"/>
        </w:rPr>
        <w:t>, ainda,</w:t>
      </w:r>
      <w:r w:rsidRPr="4FD16B59">
        <w:rPr>
          <w:rFonts w:ascii="Arial" w:eastAsia="Arial" w:hAnsi="Arial" w:cs="Arial"/>
          <w:sz w:val="24"/>
          <w:szCs w:val="24"/>
        </w:rPr>
        <w:t xml:space="preserve"> não sabe</w:t>
      </w:r>
      <w:r w:rsidR="061C91E3" w:rsidRPr="4FD16B59">
        <w:rPr>
          <w:rFonts w:ascii="Arial" w:eastAsia="Arial" w:hAnsi="Arial" w:cs="Arial"/>
          <w:sz w:val="24"/>
          <w:szCs w:val="24"/>
        </w:rPr>
        <w:t>m</w:t>
      </w:r>
      <w:r w:rsidRPr="4FD16B59">
        <w:rPr>
          <w:rFonts w:ascii="Arial" w:eastAsia="Arial" w:hAnsi="Arial" w:cs="Arial"/>
          <w:sz w:val="24"/>
          <w:szCs w:val="24"/>
        </w:rPr>
        <w:t>, o que aprend</w:t>
      </w:r>
      <w:r w:rsidR="43E3A2D2" w:rsidRPr="4FD16B59">
        <w:rPr>
          <w:rFonts w:ascii="Arial" w:eastAsia="Arial" w:hAnsi="Arial" w:cs="Arial"/>
          <w:sz w:val="24"/>
          <w:szCs w:val="24"/>
        </w:rPr>
        <w:t>eram</w:t>
      </w:r>
      <w:r w:rsidRPr="4FD16B59">
        <w:rPr>
          <w:rFonts w:ascii="Arial" w:eastAsia="Arial" w:hAnsi="Arial" w:cs="Arial"/>
          <w:sz w:val="24"/>
          <w:szCs w:val="24"/>
        </w:rPr>
        <w:t>, como intera</w:t>
      </w:r>
      <w:r w:rsidR="284D1EA6" w:rsidRPr="4FD16B59">
        <w:rPr>
          <w:rFonts w:ascii="Arial" w:eastAsia="Arial" w:hAnsi="Arial" w:cs="Arial"/>
          <w:sz w:val="24"/>
          <w:szCs w:val="24"/>
        </w:rPr>
        <w:t>gem</w:t>
      </w:r>
      <w:r w:rsidRPr="4FD16B59">
        <w:rPr>
          <w:rFonts w:ascii="Arial" w:eastAsia="Arial" w:hAnsi="Arial" w:cs="Arial"/>
          <w:sz w:val="24"/>
          <w:szCs w:val="24"/>
        </w:rPr>
        <w:t xml:space="preserve"> com seus pares e com os adultos, como estão os aspectos socioemocionais, sua autonomia, sua dependência, sua comunicação, seja por meio de gestos corporais, da linguagem oral ou de outras linguagens.</w:t>
      </w:r>
    </w:p>
    <w:p w14:paraId="39C8EF67" w14:textId="542536D7" w:rsidR="62169176" w:rsidRPr="003025FD" w:rsidRDefault="73261CC0" w:rsidP="00D13F1E">
      <w:pPr>
        <w:spacing w:line="360" w:lineRule="auto"/>
        <w:ind w:firstLine="709"/>
        <w:jc w:val="both"/>
        <w:rPr>
          <w:rFonts w:ascii="Arial" w:hAnsi="Arial" w:cs="Arial"/>
        </w:rPr>
      </w:pPr>
      <w:r w:rsidRPr="4FD16B59">
        <w:rPr>
          <w:rFonts w:ascii="Arial" w:eastAsia="Arial" w:hAnsi="Arial" w:cs="Arial"/>
          <w:sz w:val="24"/>
          <w:szCs w:val="24"/>
        </w:rPr>
        <w:t>Ressaltamos que</w:t>
      </w:r>
      <w:r w:rsidR="4C836D0F" w:rsidRPr="4FD16B59">
        <w:rPr>
          <w:rFonts w:ascii="Arial" w:eastAsia="Arial" w:hAnsi="Arial" w:cs="Arial"/>
          <w:sz w:val="24"/>
          <w:szCs w:val="24"/>
        </w:rPr>
        <w:t xml:space="preserve"> </w:t>
      </w:r>
      <w:r w:rsidRPr="4FD16B59">
        <w:rPr>
          <w:rFonts w:ascii="Arial" w:eastAsia="Arial" w:hAnsi="Arial" w:cs="Arial"/>
          <w:sz w:val="24"/>
          <w:szCs w:val="24"/>
        </w:rPr>
        <w:t>os registros e as observações possuem o objetivo de dar suporte para o relatório final (descritivo) de cada bimestre/trimestre/ou conforme a organização de cada instituição.</w:t>
      </w:r>
    </w:p>
    <w:p w14:paraId="69F16EFB" w14:textId="0D8D1B17" w:rsidR="62169176" w:rsidRPr="003025FD" w:rsidRDefault="73261CC0" w:rsidP="513968DD">
      <w:pPr>
        <w:spacing w:line="360" w:lineRule="auto"/>
        <w:ind w:firstLine="709"/>
        <w:jc w:val="both"/>
        <w:rPr>
          <w:rFonts w:ascii="Arial" w:hAnsi="Arial" w:cs="Arial"/>
        </w:rPr>
      </w:pPr>
      <w:r w:rsidRPr="513968DD">
        <w:rPr>
          <w:rFonts w:ascii="Arial" w:eastAsia="Arial" w:hAnsi="Arial" w:cs="Arial"/>
          <w:sz w:val="24"/>
          <w:szCs w:val="24"/>
        </w:rPr>
        <w:lastRenderedPageBreak/>
        <w:t>Ao longo de processo educacional</w:t>
      </w:r>
      <w:r w:rsidR="004C1D0C">
        <w:rPr>
          <w:rFonts w:ascii="Arial" w:eastAsia="Arial" w:hAnsi="Arial" w:cs="Arial"/>
          <w:sz w:val="24"/>
          <w:szCs w:val="24"/>
        </w:rPr>
        <w:t>,</w:t>
      </w:r>
      <w:r w:rsidRPr="513968DD">
        <w:rPr>
          <w:rFonts w:ascii="Arial" w:eastAsia="Arial" w:hAnsi="Arial" w:cs="Arial"/>
          <w:sz w:val="24"/>
          <w:szCs w:val="24"/>
        </w:rPr>
        <w:t xml:space="preserve"> a criança é avaliada e autoavalia</w:t>
      </w:r>
      <w:r w:rsidR="004C1D0C">
        <w:rPr>
          <w:rFonts w:ascii="Arial" w:eastAsia="Arial" w:hAnsi="Arial" w:cs="Arial"/>
          <w:sz w:val="24"/>
          <w:szCs w:val="24"/>
        </w:rPr>
        <w:t>-se</w:t>
      </w:r>
      <w:r w:rsidR="701172AF" w:rsidRPr="513968DD">
        <w:rPr>
          <w:rFonts w:ascii="Arial" w:eastAsia="Arial" w:hAnsi="Arial" w:cs="Arial"/>
          <w:sz w:val="24"/>
          <w:szCs w:val="24"/>
        </w:rPr>
        <w:t>.</w:t>
      </w:r>
      <w:r w:rsidRPr="513968DD">
        <w:rPr>
          <w:rFonts w:ascii="Arial" w:eastAsia="Arial" w:hAnsi="Arial" w:cs="Arial"/>
          <w:sz w:val="24"/>
          <w:szCs w:val="24"/>
        </w:rPr>
        <w:t xml:space="preserve"> </w:t>
      </w:r>
      <w:r w:rsidR="5DE37477" w:rsidRPr="513968DD">
        <w:rPr>
          <w:rFonts w:ascii="Arial" w:eastAsia="Arial" w:hAnsi="Arial" w:cs="Arial"/>
          <w:sz w:val="24"/>
          <w:szCs w:val="24"/>
        </w:rPr>
        <w:t>N</w:t>
      </w:r>
      <w:r w:rsidRPr="513968DD">
        <w:rPr>
          <w:rFonts w:ascii="Arial" w:eastAsia="Arial" w:hAnsi="Arial" w:cs="Arial"/>
          <w:sz w:val="24"/>
          <w:szCs w:val="24"/>
        </w:rPr>
        <w:t xml:space="preserve">esse sentido, os registros que compõem a avaliação devem permitir que as crianças acompanhem suas conquistas, suas dificuldades e suas possibilidades, ampliando cada vez mais sua atuação, experimentação e descobertas. </w:t>
      </w:r>
    </w:p>
    <w:p w14:paraId="772A27B4" w14:textId="7954F354" w:rsidR="62169176" w:rsidRPr="003025FD" w:rsidRDefault="73261CC0" w:rsidP="513968DD">
      <w:pPr>
        <w:spacing w:line="360" w:lineRule="auto"/>
        <w:ind w:firstLine="709"/>
        <w:jc w:val="both"/>
        <w:rPr>
          <w:rFonts w:ascii="Arial" w:hAnsi="Arial" w:cs="Arial"/>
        </w:rPr>
      </w:pPr>
      <w:r w:rsidRPr="4FD16B59">
        <w:rPr>
          <w:rFonts w:ascii="Arial" w:eastAsia="Arial" w:hAnsi="Arial" w:cs="Arial"/>
          <w:sz w:val="24"/>
          <w:szCs w:val="24"/>
        </w:rPr>
        <w:t xml:space="preserve">Ao considerar a criança e sua percepção sobre seu desenvolvimento e aprendizagem, os instrumentos avaliativos asseguram tanto ao professor quanto </w:t>
      </w:r>
      <w:r w:rsidR="3FDDA8B5" w:rsidRPr="4FD16B59">
        <w:rPr>
          <w:rFonts w:ascii="Arial" w:eastAsia="Arial" w:hAnsi="Arial" w:cs="Arial"/>
          <w:sz w:val="24"/>
          <w:szCs w:val="24"/>
        </w:rPr>
        <w:t>à</w:t>
      </w:r>
      <w:r w:rsidRPr="4FD16B59">
        <w:rPr>
          <w:rFonts w:ascii="Arial" w:eastAsia="Arial" w:hAnsi="Arial" w:cs="Arial"/>
          <w:sz w:val="24"/>
          <w:szCs w:val="24"/>
        </w:rPr>
        <w:t xml:space="preserve"> criança papel interativo em todo o processo, de forma que: “Ninguém educa ninguém, todos nós educamos uns aos outros mediatizados pelo mundo”, palavras de Paulo Freire. </w:t>
      </w:r>
    </w:p>
    <w:p w14:paraId="2282AA40" w14:textId="0F95953C" w:rsidR="62169176" w:rsidRPr="003025FD" w:rsidRDefault="73261CC0" w:rsidP="513968DD">
      <w:pPr>
        <w:spacing w:line="360" w:lineRule="auto"/>
        <w:ind w:firstLine="709"/>
        <w:jc w:val="both"/>
        <w:rPr>
          <w:rFonts w:ascii="Arial" w:hAnsi="Arial" w:cs="Arial"/>
        </w:rPr>
      </w:pPr>
      <w:r w:rsidRPr="513968DD">
        <w:rPr>
          <w:rFonts w:ascii="Arial" w:eastAsia="Arial" w:hAnsi="Arial" w:cs="Arial"/>
          <w:sz w:val="24"/>
          <w:szCs w:val="24"/>
        </w:rPr>
        <w:t xml:space="preserve">O SESI defende uma prática avaliativa para a </w:t>
      </w:r>
      <w:r w:rsidR="3309B4D5" w:rsidRPr="513968DD">
        <w:rPr>
          <w:rFonts w:ascii="Arial" w:eastAsia="Arial" w:hAnsi="Arial" w:cs="Arial"/>
          <w:sz w:val="24"/>
          <w:szCs w:val="24"/>
        </w:rPr>
        <w:t>E</w:t>
      </w:r>
      <w:r w:rsidRPr="513968DD">
        <w:rPr>
          <w:rFonts w:ascii="Arial" w:eastAsia="Arial" w:hAnsi="Arial" w:cs="Arial"/>
          <w:sz w:val="24"/>
          <w:szCs w:val="24"/>
        </w:rPr>
        <w:t xml:space="preserve">ducação </w:t>
      </w:r>
      <w:r w:rsidR="3915493F" w:rsidRPr="513968DD">
        <w:rPr>
          <w:rFonts w:ascii="Arial" w:eastAsia="Arial" w:hAnsi="Arial" w:cs="Arial"/>
          <w:sz w:val="24"/>
          <w:szCs w:val="24"/>
        </w:rPr>
        <w:t>I</w:t>
      </w:r>
      <w:r w:rsidRPr="513968DD">
        <w:rPr>
          <w:rFonts w:ascii="Arial" w:eastAsia="Arial" w:hAnsi="Arial" w:cs="Arial"/>
          <w:sz w:val="24"/>
          <w:szCs w:val="24"/>
        </w:rPr>
        <w:t xml:space="preserve">nfantil muito além de um </w:t>
      </w:r>
      <w:r w:rsidRPr="001C21BA">
        <w:rPr>
          <w:rFonts w:ascii="Arial" w:eastAsia="Arial" w:hAnsi="Arial" w:cs="Arial"/>
          <w:i/>
          <w:iCs/>
          <w:sz w:val="24"/>
          <w:szCs w:val="24"/>
        </w:rPr>
        <w:t>checklist</w:t>
      </w:r>
      <w:r w:rsidRPr="513968DD">
        <w:rPr>
          <w:rFonts w:ascii="Arial" w:eastAsia="Arial" w:hAnsi="Arial" w:cs="Arial"/>
          <w:sz w:val="24"/>
          <w:szCs w:val="24"/>
        </w:rPr>
        <w:t xml:space="preserve"> com parâmetros correspondentes a “sim” ou “não”, de forma que a ação de avaliar signifique apresentar evidências do trajeto percorrido, correspondendo a experiência da criança de forma a ampliar sua ação, compreensão e consequentemente seu desenvolvimento. Os registros estarão a serviço do planejamento docente, revelando conquistas e avanços diante das mais variadas dimensões da aprendizagem.</w:t>
      </w:r>
    </w:p>
    <w:p w14:paraId="0A8F5E5B" w14:textId="08B4C374" w:rsidR="1283F0E1" w:rsidRPr="003025FD" w:rsidRDefault="00F23E51" w:rsidP="00B71A3B">
      <w:pPr>
        <w:pStyle w:val="Ttulo2"/>
        <w:rPr>
          <w:rFonts w:eastAsia="Arial"/>
        </w:rPr>
      </w:pPr>
      <w:r>
        <w:rPr>
          <w:rFonts w:eastAsia="Arial"/>
        </w:rPr>
        <w:t xml:space="preserve">  </w:t>
      </w:r>
      <w:bookmarkStart w:id="53" w:name="_Toc51939497"/>
      <w:r w:rsidR="189A2B72" w:rsidRPr="003025FD">
        <w:rPr>
          <w:rFonts w:eastAsia="Arial"/>
        </w:rPr>
        <w:t>8</w:t>
      </w:r>
      <w:r w:rsidR="42238FC6" w:rsidRPr="003025FD">
        <w:rPr>
          <w:rFonts w:eastAsia="Arial"/>
        </w:rPr>
        <w:t xml:space="preserve">.1 </w:t>
      </w:r>
      <w:r w:rsidR="0C5149C1" w:rsidRPr="003025FD">
        <w:rPr>
          <w:rFonts w:eastAsia="Arial"/>
        </w:rPr>
        <w:t>Portfólio: evidências de aprendizagem</w:t>
      </w:r>
      <w:bookmarkEnd w:id="53"/>
    </w:p>
    <w:p w14:paraId="3C5CEC4D" w14:textId="19BAE773" w:rsidR="0171CB84" w:rsidRPr="003025FD" w:rsidRDefault="316D5CB6" w:rsidP="4D4C1997">
      <w:pPr>
        <w:spacing w:line="360" w:lineRule="auto"/>
        <w:ind w:firstLine="360"/>
        <w:jc w:val="both"/>
        <w:rPr>
          <w:rFonts w:ascii="Arial" w:eastAsia="Arial" w:hAnsi="Arial" w:cs="Arial"/>
          <w:sz w:val="24"/>
          <w:szCs w:val="24"/>
        </w:rPr>
      </w:pPr>
      <w:r w:rsidRPr="4FD16B59">
        <w:rPr>
          <w:rFonts w:ascii="Arial" w:eastAsia="Arial" w:hAnsi="Arial" w:cs="Arial"/>
          <w:sz w:val="24"/>
          <w:szCs w:val="24"/>
        </w:rPr>
        <w:t>Para uma prática pedagógica reflexiva e democrática</w:t>
      </w:r>
      <w:r w:rsidR="1D5E7561" w:rsidRPr="4FD16B59">
        <w:rPr>
          <w:rFonts w:ascii="Arial" w:eastAsia="Arial" w:hAnsi="Arial" w:cs="Arial"/>
          <w:sz w:val="24"/>
          <w:szCs w:val="24"/>
        </w:rPr>
        <w:t>,</w:t>
      </w:r>
      <w:r w:rsidRPr="4FD16B59">
        <w:rPr>
          <w:rFonts w:ascii="Arial" w:eastAsia="Arial" w:hAnsi="Arial" w:cs="Arial"/>
          <w:sz w:val="24"/>
          <w:szCs w:val="24"/>
        </w:rPr>
        <w:t xml:space="preserve"> a documentação pedagógica é instrumento fundamental para formalizar o registro do processo percorrido e dos resultados alcançados pelas crianças em </w:t>
      </w:r>
      <w:r w:rsidR="6F1AB1B7" w:rsidRPr="4FD16B59">
        <w:rPr>
          <w:rFonts w:ascii="Arial" w:eastAsia="Arial" w:hAnsi="Arial" w:cs="Arial"/>
          <w:sz w:val="24"/>
          <w:szCs w:val="24"/>
        </w:rPr>
        <w:t>relação ao</w:t>
      </w:r>
      <w:r w:rsidRPr="4FD16B59">
        <w:rPr>
          <w:rFonts w:ascii="Arial" w:eastAsia="Arial" w:hAnsi="Arial" w:cs="Arial"/>
          <w:sz w:val="24"/>
          <w:szCs w:val="24"/>
        </w:rPr>
        <w:t xml:space="preserve"> seu desenvolvimento. Sua singularidade é evidenciada nos registros que auxiliam na construção </w:t>
      </w:r>
      <w:r w:rsidR="4B186DFA" w:rsidRPr="4FD16B59">
        <w:rPr>
          <w:rFonts w:ascii="Arial" w:eastAsia="Arial" w:hAnsi="Arial" w:cs="Arial"/>
          <w:sz w:val="24"/>
          <w:szCs w:val="24"/>
        </w:rPr>
        <w:t xml:space="preserve">de </w:t>
      </w:r>
      <w:r w:rsidRPr="4FD16B59">
        <w:rPr>
          <w:rFonts w:ascii="Arial" w:eastAsia="Arial" w:hAnsi="Arial" w:cs="Arial"/>
          <w:sz w:val="24"/>
          <w:szCs w:val="24"/>
        </w:rPr>
        <w:t>significados, sendo interpretados</w:t>
      </w:r>
      <w:r w:rsidR="4D243AA7" w:rsidRPr="4FD16B59">
        <w:rPr>
          <w:rFonts w:ascii="Arial" w:eastAsia="Arial" w:hAnsi="Arial" w:cs="Arial"/>
          <w:sz w:val="24"/>
          <w:szCs w:val="24"/>
        </w:rPr>
        <w:t xml:space="preserve"> pelas próprias crianças, seus familiares e</w:t>
      </w:r>
      <w:r w:rsidRPr="4FD16B59">
        <w:rPr>
          <w:rFonts w:ascii="Arial" w:eastAsia="Arial" w:hAnsi="Arial" w:cs="Arial"/>
          <w:sz w:val="24"/>
          <w:szCs w:val="24"/>
        </w:rPr>
        <w:t xml:space="preserve"> educadores</w:t>
      </w:r>
      <w:r w:rsidR="7116069C" w:rsidRPr="4FD16B59">
        <w:rPr>
          <w:rFonts w:ascii="Arial" w:eastAsia="Arial" w:hAnsi="Arial" w:cs="Arial"/>
          <w:sz w:val="24"/>
          <w:szCs w:val="24"/>
        </w:rPr>
        <w:t xml:space="preserve"> envolvidos no processo</w:t>
      </w:r>
      <w:r w:rsidR="5F0A6D0C" w:rsidRPr="4FD16B59">
        <w:rPr>
          <w:rFonts w:ascii="Arial" w:eastAsia="Arial" w:hAnsi="Arial" w:cs="Arial"/>
          <w:sz w:val="24"/>
          <w:szCs w:val="24"/>
        </w:rPr>
        <w:t>,</w:t>
      </w:r>
      <w:r w:rsidR="7116069C" w:rsidRPr="4FD16B59">
        <w:rPr>
          <w:rFonts w:ascii="Arial" w:eastAsia="Arial" w:hAnsi="Arial" w:cs="Arial"/>
          <w:sz w:val="24"/>
          <w:szCs w:val="24"/>
        </w:rPr>
        <w:t xml:space="preserve"> para favorecer</w:t>
      </w:r>
      <w:r w:rsidRPr="4FD16B59">
        <w:rPr>
          <w:rFonts w:ascii="Arial" w:eastAsia="Arial" w:hAnsi="Arial" w:cs="Arial"/>
          <w:sz w:val="24"/>
          <w:szCs w:val="24"/>
        </w:rPr>
        <w:t xml:space="preserve"> possíveis retomadas e novas abordagens didáticas.</w:t>
      </w:r>
    </w:p>
    <w:p w14:paraId="7B93EEC0" w14:textId="324DE3FF" w:rsidR="0171CB84" w:rsidRPr="003025FD" w:rsidRDefault="0171CB84" w:rsidP="4D4C1997">
      <w:pPr>
        <w:spacing w:line="360" w:lineRule="auto"/>
        <w:ind w:firstLine="360"/>
        <w:jc w:val="both"/>
        <w:rPr>
          <w:rFonts w:ascii="Arial" w:eastAsia="Arial" w:hAnsi="Arial" w:cs="Arial"/>
          <w:sz w:val="24"/>
          <w:szCs w:val="24"/>
        </w:rPr>
      </w:pPr>
      <w:r w:rsidRPr="4FD16B59">
        <w:rPr>
          <w:rFonts w:ascii="Arial" w:eastAsia="Arial" w:hAnsi="Arial" w:cs="Arial"/>
          <w:sz w:val="24"/>
          <w:szCs w:val="24"/>
        </w:rPr>
        <w:t xml:space="preserve">A documentação pedagógica nos permite refletir sobre o processo de construção percorrido por cada criança e oportuniza reflexões que envolvem toda equipe pedagógica. Segundo </w:t>
      </w:r>
      <w:proofErr w:type="spellStart"/>
      <w:r w:rsidRPr="4FD16B59">
        <w:rPr>
          <w:rFonts w:ascii="Arial" w:eastAsia="Arial" w:hAnsi="Arial" w:cs="Arial"/>
          <w:sz w:val="24"/>
          <w:szCs w:val="24"/>
        </w:rPr>
        <w:t>Dahlberg</w:t>
      </w:r>
      <w:proofErr w:type="spellEnd"/>
      <w:r w:rsidRPr="4FD16B59">
        <w:rPr>
          <w:rFonts w:ascii="Arial" w:eastAsia="Arial" w:hAnsi="Arial" w:cs="Arial"/>
          <w:sz w:val="24"/>
          <w:szCs w:val="24"/>
        </w:rPr>
        <w:t xml:space="preserve">, Moss e </w:t>
      </w:r>
      <w:proofErr w:type="spellStart"/>
      <w:r w:rsidRPr="4FD16B59">
        <w:rPr>
          <w:rFonts w:ascii="Arial" w:eastAsia="Arial" w:hAnsi="Arial" w:cs="Arial"/>
          <w:sz w:val="24"/>
          <w:szCs w:val="24"/>
        </w:rPr>
        <w:t>Pence</w:t>
      </w:r>
      <w:proofErr w:type="spellEnd"/>
      <w:r w:rsidRPr="4FD16B59">
        <w:rPr>
          <w:rFonts w:ascii="Arial" w:eastAsia="Arial" w:hAnsi="Arial" w:cs="Arial"/>
          <w:sz w:val="24"/>
          <w:szCs w:val="24"/>
        </w:rPr>
        <w:t xml:space="preserve"> (2003)</w:t>
      </w:r>
      <w:r w:rsidR="00AD082F">
        <w:rPr>
          <w:rFonts w:ascii="Arial" w:eastAsia="Arial" w:hAnsi="Arial" w:cs="Arial"/>
          <w:sz w:val="24"/>
          <w:szCs w:val="24"/>
        </w:rPr>
        <w:t>,</w:t>
      </w:r>
      <w:r w:rsidRPr="4FD16B59">
        <w:rPr>
          <w:rFonts w:ascii="Arial" w:eastAsia="Arial" w:hAnsi="Arial" w:cs="Arial"/>
          <w:sz w:val="24"/>
          <w:szCs w:val="24"/>
        </w:rPr>
        <w:t xml:space="preserve"> a documentação pedagógica como conteúdo é o material que registra o que as crianças estão expressando, dizendo ou fazendo. Esse registro pode ser de diversas formas, ou seja, por meio de observação e escrit</w:t>
      </w:r>
      <w:r w:rsidR="068F3912" w:rsidRPr="4FD16B59">
        <w:rPr>
          <w:rFonts w:ascii="Arial" w:eastAsia="Arial" w:hAnsi="Arial" w:cs="Arial"/>
          <w:sz w:val="24"/>
          <w:szCs w:val="24"/>
        </w:rPr>
        <w:t>a</w:t>
      </w:r>
      <w:r w:rsidRPr="4FD16B59">
        <w:rPr>
          <w:rFonts w:ascii="Arial" w:eastAsia="Arial" w:hAnsi="Arial" w:cs="Arial"/>
          <w:sz w:val="24"/>
          <w:szCs w:val="24"/>
        </w:rPr>
        <w:t xml:space="preserve"> pelo docente, em </w:t>
      </w:r>
      <w:r w:rsidRPr="4FD16B59">
        <w:rPr>
          <w:rFonts w:ascii="Arial" w:eastAsia="Arial" w:hAnsi="Arial" w:cs="Arial"/>
          <w:sz w:val="24"/>
          <w:szCs w:val="24"/>
        </w:rPr>
        <w:lastRenderedPageBreak/>
        <w:t>gravações de áudio, por vídeo, fotografias, além das próprias atividades das crianças.</w:t>
      </w:r>
    </w:p>
    <w:p w14:paraId="3769F629" w14:textId="71307078" w:rsidR="6A7DCC49" w:rsidRPr="003025FD" w:rsidRDefault="63F0368C" w:rsidP="4D4C1997">
      <w:pPr>
        <w:spacing w:line="360" w:lineRule="auto"/>
        <w:ind w:firstLine="360"/>
        <w:jc w:val="both"/>
        <w:rPr>
          <w:rFonts w:ascii="Arial" w:eastAsia="Arial" w:hAnsi="Arial" w:cs="Arial"/>
          <w:sz w:val="24"/>
          <w:szCs w:val="24"/>
        </w:rPr>
      </w:pPr>
      <w:r w:rsidRPr="003025FD">
        <w:rPr>
          <w:rFonts w:ascii="Arial" w:eastAsia="Arial" w:hAnsi="Arial" w:cs="Arial"/>
          <w:sz w:val="24"/>
          <w:szCs w:val="24"/>
        </w:rPr>
        <w:t>O portfólio permite documentar as mais variadas experiências individuais ou coletivas</w:t>
      </w:r>
      <w:r w:rsidR="43D00D18" w:rsidRPr="003025FD">
        <w:rPr>
          <w:rFonts w:ascii="Arial" w:eastAsia="Arial" w:hAnsi="Arial" w:cs="Arial"/>
          <w:sz w:val="24"/>
          <w:szCs w:val="24"/>
        </w:rPr>
        <w:t xml:space="preserve"> das crianças e</w:t>
      </w:r>
      <w:r w:rsidR="00AD082F">
        <w:rPr>
          <w:rFonts w:ascii="Arial" w:eastAsia="Arial" w:hAnsi="Arial" w:cs="Arial"/>
          <w:sz w:val="24"/>
          <w:szCs w:val="24"/>
        </w:rPr>
        <w:t>,</w:t>
      </w:r>
      <w:r w:rsidR="43D00D18" w:rsidRPr="003025FD">
        <w:rPr>
          <w:rFonts w:ascii="Arial" w:eastAsia="Arial" w:hAnsi="Arial" w:cs="Arial"/>
          <w:sz w:val="24"/>
          <w:szCs w:val="24"/>
        </w:rPr>
        <w:t xml:space="preserve"> de certa forma</w:t>
      </w:r>
      <w:r w:rsidR="00AD082F">
        <w:rPr>
          <w:rFonts w:ascii="Arial" w:eastAsia="Arial" w:hAnsi="Arial" w:cs="Arial"/>
          <w:sz w:val="24"/>
          <w:szCs w:val="24"/>
        </w:rPr>
        <w:t>,</w:t>
      </w:r>
      <w:r w:rsidR="43D00D18" w:rsidRPr="003025FD">
        <w:rPr>
          <w:rFonts w:ascii="Arial" w:eastAsia="Arial" w:hAnsi="Arial" w:cs="Arial"/>
          <w:sz w:val="24"/>
          <w:szCs w:val="24"/>
        </w:rPr>
        <w:t xml:space="preserve"> representar sua infância e cultura. Todos esses registr</w:t>
      </w:r>
      <w:r w:rsidR="2988909B" w:rsidRPr="003025FD">
        <w:rPr>
          <w:rFonts w:ascii="Arial" w:eastAsia="Arial" w:hAnsi="Arial" w:cs="Arial"/>
          <w:sz w:val="24"/>
          <w:szCs w:val="24"/>
        </w:rPr>
        <w:t>os</w:t>
      </w:r>
      <w:r w:rsidR="43D00D18" w:rsidRPr="003025FD">
        <w:rPr>
          <w:rFonts w:ascii="Arial" w:eastAsia="Arial" w:hAnsi="Arial" w:cs="Arial"/>
          <w:sz w:val="24"/>
          <w:szCs w:val="24"/>
        </w:rPr>
        <w:t xml:space="preserve"> tornam</w:t>
      </w:r>
      <w:r w:rsidR="00AD082F">
        <w:rPr>
          <w:rFonts w:ascii="Arial" w:eastAsia="Arial" w:hAnsi="Arial" w:cs="Arial"/>
          <w:sz w:val="24"/>
          <w:szCs w:val="24"/>
        </w:rPr>
        <w:t>-se</w:t>
      </w:r>
      <w:r w:rsidR="43D00D18" w:rsidRPr="003025FD">
        <w:rPr>
          <w:rFonts w:ascii="Arial" w:eastAsia="Arial" w:hAnsi="Arial" w:cs="Arial"/>
          <w:sz w:val="24"/>
          <w:szCs w:val="24"/>
        </w:rPr>
        <w:t xml:space="preserve"> fortes ali</w:t>
      </w:r>
      <w:r w:rsidR="317C768D" w:rsidRPr="003025FD">
        <w:rPr>
          <w:rFonts w:ascii="Arial" w:eastAsia="Arial" w:hAnsi="Arial" w:cs="Arial"/>
          <w:sz w:val="24"/>
          <w:szCs w:val="24"/>
        </w:rPr>
        <w:t xml:space="preserve">ados para a apresentação e/ou conversas com as </w:t>
      </w:r>
      <w:r w:rsidR="6454ACEE" w:rsidRPr="003025FD">
        <w:rPr>
          <w:rFonts w:ascii="Arial" w:eastAsia="Arial" w:hAnsi="Arial" w:cs="Arial"/>
          <w:sz w:val="24"/>
          <w:szCs w:val="24"/>
        </w:rPr>
        <w:t>famílias</w:t>
      </w:r>
      <w:r w:rsidR="317C768D" w:rsidRPr="003025FD">
        <w:rPr>
          <w:rFonts w:ascii="Arial" w:eastAsia="Arial" w:hAnsi="Arial" w:cs="Arial"/>
          <w:sz w:val="24"/>
          <w:szCs w:val="24"/>
        </w:rPr>
        <w:t xml:space="preserve"> sobre a aprendizagem das cr</w:t>
      </w:r>
      <w:r w:rsidR="2D0DEE20" w:rsidRPr="003025FD">
        <w:rPr>
          <w:rFonts w:ascii="Arial" w:eastAsia="Arial" w:hAnsi="Arial" w:cs="Arial"/>
          <w:sz w:val="24"/>
          <w:szCs w:val="24"/>
        </w:rPr>
        <w:t>ianças.</w:t>
      </w:r>
    </w:p>
    <w:p w14:paraId="7D31C2C3" w14:textId="41F18C87" w:rsidR="1FA8F201" w:rsidRPr="003025FD" w:rsidRDefault="1FA8F201" w:rsidP="00B71A3B">
      <w:pPr>
        <w:pStyle w:val="Ttulo2"/>
        <w:rPr>
          <w:rFonts w:eastAsia="Arial"/>
        </w:rPr>
      </w:pPr>
      <w:r w:rsidRPr="003025FD">
        <w:rPr>
          <w:rFonts w:eastAsia="Arial"/>
        </w:rPr>
        <w:t xml:space="preserve"> </w:t>
      </w:r>
      <w:bookmarkStart w:id="54" w:name="_Toc51939498"/>
      <w:r w:rsidR="5FC068D4" w:rsidRPr="003025FD">
        <w:rPr>
          <w:rFonts w:eastAsia="Arial"/>
        </w:rPr>
        <w:t>8</w:t>
      </w:r>
      <w:r w:rsidR="7975599E" w:rsidRPr="003025FD">
        <w:rPr>
          <w:rFonts w:eastAsia="Arial"/>
        </w:rPr>
        <w:t xml:space="preserve">.2 </w:t>
      </w:r>
      <w:r w:rsidRPr="003025FD">
        <w:rPr>
          <w:rFonts w:eastAsia="Arial"/>
        </w:rPr>
        <w:t>Portfólio sob o olhar da criança</w:t>
      </w:r>
      <w:bookmarkEnd w:id="54"/>
      <w:r w:rsidRPr="003025FD">
        <w:rPr>
          <w:rFonts w:eastAsia="Arial"/>
        </w:rPr>
        <w:t xml:space="preserve"> </w:t>
      </w:r>
    </w:p>
    <w:p w14:paraId="75879B31" w14:textId="6575BEF3" w:rsidR="0D5003D5" w:rsidRPr="003025FD" w:rsidRDefault="15F04AD4" w:rsidP="4FD16B59">
      <w:pPr>
        <w:spacing w:before="300" w:after="300" w:line="360" w:lineRule="auto"/>
        <w:ind w:firstLine="360"/>
        <w:jc w:val="both"/>
        <w:rPr>
          <w:rFonts w:ascii="Arial" w:eastAsia="Arial" w:hAnsi="Arial" w:cs="Arial"/>
          <w:sz w:val="24"/>
          <w:szCs w:val="24"/>
        </w:rPr>
      </w:pPr>
      <w:r w:rsidRPr="4FD16B59">
        <w:rPr>
          <w:rFonts w:ascii="Arial" w:eastAsia="Arial" w:hAnsi="Arial" w:cs="Arial"/>
          <w:sz w:val="24"/>
          <w:szCs w:val="24"/>
        </w:rPr>
        <w:t xml:space="preserve">O SESI reconhece que as crianças são </w:t>
      </w:r>
      <w:r w:rsidR="512E65EA" w:rsidRPr="4FD16B59">
        <w:rPr>
          <w:rFonts w:ascii="Arial" w:eastAsia="Arial" w:hAnsi="Arial" w:cs="Arial"/>
          <w:sz w:val="24"/>
          <w:szCs w:val="24"/>
        </w:rPr>
        <w:t xml:space="preserve">protagonistas </w:t>
      </w:r>
      <w:r w:rsidRPr="4FD16B59">
        <w:rPr>
          <w:rFonts w:ascii="Arial" w:eastAsia="Arial" w:hAnsi="Arial" w:cs="Arial"/>
          <w:sz w:val="24"/>
          <w:szCs w:val="24"/>
        </w:rPr>
        <w:t>de todo o seu processo de desenvolvimento e aprendizagem, e que pelas interações amplia seus conhecimentos e os coloca</w:t>
      </w:r>
      <w:r w:rsidR="66C32567" w:rsidRPr="4FD16B59">
        <w:rPr>
          <w:rFonts w:ascii="Arial" w:eastAsia="Arial" w:hAnsi="Arial" w:cs="Arial"/>
          <w:sz w:val="24"/>
          <w:szCs w:val="24"/>
        </w:rPr>
        <w:t>m</w:t>
      </w:r>
      <w:r w:rsidRPr="4FD16B59">
        <w:rPr>
          <w:rFonts w:ascii="Arial" w:eastAsia="Arial" w:hAnsi="Arial" w:cs="Arial"/>
          <w:sz w:val="24"/>
          <w:szCs w:val="24"/>
        </w:rPr>
        <w:t xml:space="preserve"> em prática a partir de oportunidades variadas.</w:t>
      </w:r>
    </w:p>
    <w:p w14:paraId="758D964D" w14:textId="66CD11AE" w:rsidR="0D5003D5" w:rsidRPr="003025FD" w:rsidRDefault="26F3BB33" w:rsidP="00AD082F">
      <w:pPr>
        <w:spacing w:before="300" w:after="300" w:line="360" w:lineRule="auto"/>
        <w:ind w:firstLine="360"/>
        <w:jc w:val="both"/>
        <w:rPr>
          <w:rFonts w:ascii="Arial" w:hAnsi="Arial" w:cs="Arial"/>
        </w:rPr>
      </w:pPr>
      <w:r w:rsidRPr="003025FD">
        <w:rPr>
          <w:rFonts w:ascii="Arial" w:eastAsia="Arial" w:hAnsi="Arial" w:cs="Arial"/>
          <w:sz w:val="24"/>
          <w:szCs w:val="24"/>
        </w:rPr>
        <w:t xml:space="preserve">É necessário respeitar a participação da criança na organização de seu portfólio, deixar que elas próprias elejam as atividades e registros que irão compor seu acervo. Afinal, segundo </w:t>
      </w:r>
      <w:proofErr w:type="spellStart"/>
      <w:r w:rsidRPr="003025FD">
        <w:rPr>
          <w:rFonts w:ascii="Arial" w:eastAsia="Arial" w:hAnsi="Arial" w:cs="Arial"/>
          <w:sz w:val="24"/>
          <w:szCs w:val="24"/>
        </w:rPr>
        <w:t>Depresbiteris</w:t>
      </w:r>
      <w:proofErr w:type="spellEnd"/>
      <w:r w:rsidRPr="003025FD">
        <w:rPr>
          <w:rFonts w:ascii="Arial" w:eastAsia="Arial" w:hAnsi="Arial" w:cs="Arial"/>
          <w:sz w:val="24"/>
          <w:szCs w:val="24"/>
        </w:rPr>
        <w:t xml:space="preserve"> e Tavares (2009, p.</w:t>
      </w:r>
      <w:r w:rsidR="00AD082F">
        <w:rPr>
          <w:rFonts w:ascii="Arial" w:eastAsia="Arial" w:hAnsi="Arial" w:cs="Arial"/>
          <w:sz w:val="24"/>
          <w:szCs w:val="24"/>
        </w:rPr>
        <w:t xml:space="preserve"> </w:t>
      </w:r>
      <w:r w:rsidRPr="003025FD">
        <w:rPr>
          <w:rFonts w:ascii="Arial" w:eastAsia="Arial" w:hAnsi="Arial" w:cs="Arial"/>
          <w:sz w:val="24"/>
          <w:szCs w:val="24"/>
        </w:rPr>
        <w:t>150)</w:t>
      </w:r>
      <w:r w:rsidR="00AD082F">
        <w:rPr>
          <w:rFonts w:ascii="Arial" w:eastAsia="Arial" w:hAnsi="Arial" w:cs="Arial"/>
          <w:sz w:val="24"/>
          <w:szCs w:val="24"/>
        </w:rPr>
        <w:t>,</w:t>
      </w:r>
      <w:r w:rsidRPr="003025FD">
        <w:rPr>
          <w:rFonts w:ascii="Arial" w:eastAsia="Arial" w:hAnsi="Arial" w:cs="Arial"/>
          <w:sz w:val="24"/>
          <w:szCs w:val="24"/>
        </w:rPr>
        <w:t xml:space="preserve"> o portfólio constitui-se como: “[...] coleção significativa do trabalho de uma pessoa, que </w:t>
      </w:r>
      <w:proofErr w:type="gramStart"/>
      <w:r w:rsidRPr="003025FD">
        <w:rPr>
          <w:rFonts w:ascii="Arial" w:eastAsia="Arial" w:hAnsi="Arial" w:cs="Arial"/>
          <w:sz w:val="24"/>
          <w:szCs w:val="24"/>
        </w:rPr>
        <w:t>evidencia</w:t>
      </w:r>
      <w:proofErr w:type="gramEnd"/>
      <w:r w:rsidRPr="003025FD">
        <w:rPr>
          <w:rFonts w:ascii="Arial" w:eastAsia="Arial" w:hAnsi="Arial" w:cs="Arial"/>
          <w:sz w:val="24"/>
          <w:szCs w:val="24"/>
        </w:rPr>
        <w:t xml:space="preserve">, ao longo de um período, esforços, progressos e realizações em uma ou mais áreas de conhecimento”. </w:t>
      </w:r>
    </w:p>
    <w:p w14:paraId="6883D822" w14:textId="4089014E" w:rsidR="0D5003D5" w:rsidRPr="003025FD" w:rsidRDefault="26F3BB33" w:rsidP="6139D3AB">
      <w:pPr>
        <w:spacing w:before="300" w:after="300" w:line="360" w:lineRule="auto"/>
        <w:ind w:firstLine="360"/>
        <w:jc w:val="both"/>
        <w:rPr>
          <w:rFonts w:ascii="Arial" w:hAnsi="Arial" w:cs="Arial"/>
        </w:rPr>
      </w:pPr>
      <w:r w:rsidRPr="4FD16B59">
        <w:rPr>
          <w:rFonts w:ascii="Arial" w:eastAsia="Arial" w:hAnsi="Arial" w:cs="Arial"/>
          <w:sz w:val="24"/>
          <w:szCs w:val="24"/>
        </w:rPr>
        <w:t>Todos os registros escritos, visuais, audiovisuais ou orais representam a criança e sua singularidade, ao mesmo tempo que oferecem a ela própria indicadores para compreender seu percurso de desenvolvimento. A participação das crianças na elaboração do portfólio</w:t>
      </w:r>
      <w:r w:rsidR="6080834E" w:rsidRPr="4FD16B59">
        <w:rPr>
          <w:rFonts w:ascii="Arial" w:eastAsia="Arial" w:hAnsi="Arial" w:cs="Arial"/>
          <w:sz w:val="24"/>
          <w:szCs w:val="24"/>
        </w:rPr>
        <w:t xml:space="preserve"> </w:t>
      </w:r>
      <w:r w:rsidRPr="4FD16B59">
        <w:rPr>
          <w:rFonts w:ascii="Arial" w:eastAsia="Arial" w:hAnsi="Arial" w:cs="Arial"/>
          <w:sz w:val="24"/>
          <w:szCs w:val="24"/>
        </w:rPr>
        <w:t>torna</w:t>
      </w:r>
      <w:r w:rsidR="00AD082F">
        <w:rPr>
          <w:rFonts w:ascii="Arial" w:eastAsia="Arial" w:hAnsi="Arial" w:cs="Arial"/>
          <w:sz w:val="24"/>
          <w:szCs w:val="24"/>
        </w:rPr>
        <w:t>-se</w:t>
      </w:r>
      <w:r w:rsidRPr="4FD16B59">
        <w:rPr>
          <w:rFonts w:ascii="Arial" w:eastAsia="Arial" w:hAnsi="Arial" w:cs="Arial"/>
          <w:sz w:val="24"/>
          <w:szCs w:val="24"/>
        </w:rPr>
        <w:t xml:space="preserve"> ação indispensável</w:t>
      </w:r>
      <w:r w:rsidR="00AD082F">
        <w:rPr>
          <w:rFonts w:ascii="Arial" w:eastAsia="Arial" w:hAnsi="Arial" w:cs="Arial"/>
          <w:sz w:val="24"/>
          <w:szCs w:val="24"/>
        </w:rPr>
        <w:t>,</w:t>
      </w:r>
      <w:r w:rsidRPr="4FD16B59">
        <w:rPr>
          <w:rFonts w:ascii="Arial" w:eastAsia="Arial" w:hAnsi="Arial" w:cs="Arial"/>
          <w:sz w:val="24"/>
          <w:szCs w:val="24"/>
        </w:rPr>
        <w:t xml:space="preserve"> uma vez que essa história vivida pertence </w:t>
      </w:r>
      <w:r w:rsidR="474F3492" w:rsidRPr="4FD16B59">
        <w:rPr>
          <w:rFonts w:ascii="Arial" w:eastAsia="Arial" w:hAnsi="Arial" w:cs="Arial"/>
          <w:sz w:val="24"/>
          <w:szCs w:val="24"/>
        </w:rPr>
        <w:t>à própria</w:t>
      </w:r>
      <w:r w:rsidRPr="4FD16B59">
        <w:rPr>
          <w:rFonts w:ascii="Arial" w:eastAsia="Arial" w:hAnsi="Arial" w:cs="Arial"/>
          <w:sz w:val="24"/>
          <w:szCs w:val="24"/>
        </w:rPr>
        <w:t xml:space="preserve"> criança.</w:t>
      </w:r>
    </w:p>
    <w:p w14:paraId="6D590565" w14:textId="6F464BA8" w:rsidR="2760738C" w:rsidRDefault="15F04AD4" w:rsidP="6139D3AB">
      <w:pPr>
        <w:spacing w:before="300" w:after="300" w:line="360" w:lineRule="auto"/>
        <w:ind w:firstLine="360"/>
        <w:jc w:val="both"/>
        <w:rPr>
          <w:rFonts w:ascii="Arial" w:eastAsia="Arial" w:hAnsi="Arial" w:cs="Arial"/>
          <w:sz w:val="24"/>
          <w:szCs w:val="24"/>
        </w:rPr>
      </w:pPr>
      <w:r w:rsidRPr="4FD16B59">
        <w:rPr>
          <w:rFonts w:ascii="Arial" w:eastAsia="Arial" w:hAnsi="Arial" w:cs="Arial"/>
          <w:sz w:val="24"/>
          <w:szCs w:val="24"/>
        </w:rPr>
        <w:t>O SESI defende a importância dos registros e incentiva que cada criança descubra maneiras variadas para registrarem momentos e aprendizagens significativas. Nesse sentido</w:t>
      </w:r>
      <w:r w:rsidR="00AD082F">
        <w:rPr>
          <w:rFonts w:ascii="Arial" w:eastAsia="Arial" w:hAnsi="Arial" w:cs="Arial"/>
          <w:sz w:val="24"/>
          <w:szCs w:val="24"/>
        </w:rPr>
        <w:t>,</w:t>
      </w:r>
      <w:r w:rsidRPr="4FD16B59">
        <w:rPr>
          <w:rFonts w:ascii="Arial" w:eastAsia="Arial" w:hAnsi="Arial" w:cs="Arial"/>
          <w:sz w:val="24"/>
          <w:szCs w:val="24"/>
        </w:rPr>
        <w:t xml:space="preserve"> os materiais precisam ser organizados de forma que a criança tenha acesso e possa escolher o que registr</w:t>
      </w:r>
      <w:r w:rsidR="654EA156" w:rsidRPr="4FD16B59">
        <w:rPr>
          <w:rFonts w:ascii="Arial" w:eastAsia="Arial" w:hAnsi="Arial" w:cs="Arial"/>
          <w:sz w:val="24"/>
          <w:szCs w:val="24"/>
        </w:rPr>
        <w:t>ar</w:t>
      </w:r>
      <w:r w:rsidRPr="4FD16B59">
        <w:rPr>
          <w:rFonts w:ascii="Arial" w:eastAsia="Arial" w:hAnsi="Arial" w:cs="Arial"/>
          <w:sz w:val="24"/>
          <w:szCs w:val="24"/>
        </w:rPr>
        <w:t xml:space="preserve"> e como registrar, valorizando assim seu processo criativo e suas linguagens.</w:t>
      </w:r>
      <w:r w:rsidR="4B3F5EBC" w:rsidRPr="4FD16B59">
        <w:rPr>
          <w:rFonts w:ascii="Arial" w:eastAsia="Arial" w:hAnsi="Arial" w:cs="Arial"/>
          <w:sz w:val="24"/>
          <w:szCs w:val="24"/>
        </w:rPr>
        <w:t xml:space="preserve"> </w:t>
      </w:r>
      <w:r w:rsidR="12AE8A5E" w:rsidRPr="4FD16B59">
        <w:rPr>
          <w:rFonts w:ascii="Arial" w:eastAsia="Arial" w:hAnsi="Arial" w:cs="Arial"/>
          <w:sz w:val="24"/>
          <w:szCs w:val="24"/>
        </w:rPr>
        <w:t>Com o portfólio em mãos</w:t>
      </w:r>
      <w:r w:rsidR="20A9AF85" w:rsidRPr="4FD16B59">
        <w:rPr>
          <w:rFonts w:ascii="Arial" w:eastAsia="Arial" w:hAnsi="Arial" w:cs="Arial"/>
          <w:sz w:val="24"/>
          <w:szCs w:val="24"/>
        </w:rPr>
        <w:t>,</w:t>
      </w:r>
      <w:r w:rsidR="12AE8A5E" w:rsidRPr="4FD16B59">
        <w:rPr>
          <w:rFonts w:ascii="Arial" w:eastAsia="Arial" w:hAnsi="Arial" w:cs="Arial"/>
          <w:sz w:val="24"/>
          <w:szCs w:val="24"/>
        </w:rPr>
        <w:t xml:space="preserve"> as crianças recordam momentos e são capazes de relatarem fatos, narrando a sua história de vida.</w:t>
      </w:r>
    </w:p>
    <w:p w14:paraId="2C048E53" w14:textId="3A8D2D50" w:rsidR="00595BAB" w:rsidRDefault="00595BAB" w:rsidP="6139D3AB">
      <w:pPr>
        <w:spacing w:before="300" w:after="300" w:line="360" w:lineRule="auto"/>
        <w:ind w:firstLine="360"/>
        <w:jc w:val="both"/>
        <w:rPr>
          <w:rFonts w:ascii="Arial" w:eastAsia="Arial" w:hAnsi="Arial" w:cs="Arial"/>
          <w:sz w:val="24"/>
          <w:szCs w:val="24"/>
        </w:rPr>
      </w:pPr>
      <w:r>
        <w:rPr>
          <w:rFonts w:ascii="Arial" w:eastAsia="Arial" w:hAnsi="Arial" w:cs="Arial"/>
          <w:sz w:val="24"/>
          <w:szCs w:val="24"/>
        </w:rPr>
        <w:br w:type="page"/>
      </w:r>
    </w:p>
    <w:p w14:paraId="55101D9E" w14:textId="77777777" w:rsidR="00595BAB" w:rsidRPr="003025FD" w:rsidRDefault="00595BAB" w:rsidP="6139D3AB">
      <w:pPr>
        <w:spacing w:before="300" w:after="300" w:line="360" w:lineRule="auto"/>
        <w:ind w:firstLine="360"/>
        <w:jc w:val="both"/>
        <w:rPr>
          <w:rFonts w:ascii="Arial" w:hAnsi="Arial" w:cs="Arial"/>
        </w:rPr>
      </w:pPr>
    </w:p>
    <w:p w14:paraId="5AD829BF" w14:textId="6303E29A" w:rsidR="257ADF4E" w:rsidRPr="003025FD" w:rsidRDefault="00595BAB" w:rsidP="00B71A3B">
      <w:pPr>
        <w:pStyle w:val="Ttulo1"/>
      </w:pPr>
      <w:bookmarkStart w:id="55" w:name="_Toc51939499"/>
      <w:r>
        <w:t xml:space="preserve">9 </w:t>
      </w:r>
      <w:r w:rsidR="677F6B75" w:rsidRPr="513968DD">
        <w:t>E</w:t>
      </w:r>
      <w:r w:rsidR="0C9FC2B8" w:rsidRPr="513968DD">
        <w:t>ducação Infantil e os Anos Iniciais do Ensino Fundamental</w:t>
      </w:r>
      <w:bookmarkEnd w:id="55"/>
    </w:p>
    <w:p w14:paraId="781E8607" w14:textId="77777777" w:rsidR="00AD082F" w:rsidRDefault="00AD082F" w:rsidP="007C141D">
      <w:pPr>
        <w:spacing w:line="360" w:lineRule="auto"/>
        <w:jc w:val="both"/>
        <w:rPr>
          <w:rFonts w:ascii="Arial" w:eastAsia="Arial" w:hAnsi="Arial" w:cs="Arial"/>
          <w:sz w:val="24"/>
          <w:szCs w:val="24"/>
        </w:rPr>
      </w:pPr>
    </w:p>
    <w:p w14:paraId="10977B3F" w14:textId="68FA7721" w:rsidR="00794C2E" w:rsidRPr="003025FD" w:rsidRDefault="1A508729" w:rsidP="007C141D">
      <w:pPr>
        <w:spacing w:line="360" w:lineRule="auto"/>
        <w:jc w:val="both"/>
        <w:rPr>
          <w:rFonts w:ascii="Arial" w:eastAsia="Arial" w:hAnsi="Arial" w:cs="Arial"/>
          <w:sz w:val="24"/>
          <w:szCs w:val="24"/>
        </w:rPr>
      </w:pPr>
      <w:r w:rsidRPr="4FD16B59">
        <w:rPr>
          <w:rFonts w:ascii="Arial" w:eastAsia="Arial" w:hAnsi="Arial" w:cs="Arial"/>
          <w:sz w:val="24"/>
          <w:szCs w:val="24"/>
        </w:rPr>
        <w:t xml:space="preserve">Durante a etapa de Educação Infantil, importante fase educativa de desenvolvimento da criança, devemos priorizar a observação e o registro das </w:t>
      </w:r>
      <w:r w:rsidR="010CE721" w:rsidRPr="4FD16B59">
        <w:rPr>
          <w:rFonts w:ascii="Arial" w:eastAsia="Arial" w:hAnsi="Arial" w:cs="Arial"/>
          <w:sz w:val="24"/>
          <w:szCs w:val="24"/>
        </w:rPr>
        <w:t>suas</w:t>
      </w:r>
      <w:r w:rsidR="001C21BA">
        <w:rPr>
          <w:rFonts w:ascii="Arial" w:eastAsia="Arial" w:hAnsi="Arial" w:cs="Arial"/>
          <w:sz w:val="24"/>
          <w:szCs w:val="24"/>
        </w:rPr>
        <w:t xml:space="preserve"> atividades</w:t>
      </w:r>
      <w:r w:rsidR="010CE721" w:rsidRPr="4FD16B59">
        <w:rPr>
          <w:rFonts w:ascii="Arial" w:eastAsia="Arial" w:hAnsi="Arial" w:cs="Arial"/>
          <w:sz w:val="24"/>
          <w:szCs w:val="24"/>
        </w:rPr>
        <w:t xml:space="preserve"> </w:t>
      </w:r>
      <w:r w:rsidRPr="4FD16B59">
        <w:rPr>
          <w:rFonts w:ascii="Arial" w:eastAsia="Arial" w:hAnsi="Arial" w:cs="Arial"/>
          <w:sz w:val="24"/>
          <w:szCs w:val="24"/>
        </w:rPr>
        <w:t>lúdicas e interativas</w:t>
      </w:r>
      <w:r w:rsidR="7296BB98" w:rsidRPr="4FD16B59">
        <w:rPr>
          <w:rFonts w:ascii="Arial" w:eastAsia="Arial" w:hAnsi="Arial" w:cs="Arial"/>
          <w:sz w:val="24"/>
          <w:szCs w:val="24"/>
        </w:rPr>
        <w:t xml:space="preserve"> </w:t>
      </w:r>
      <w:r w:rsidRPr="4FD16B59">
        <w:rPr>
          <w:rFonts w:ascii="Arial" w:eastAsia="Arial" w:hAnsi="Arial" w:cs="Arial"/>
          <w:sz w:val="24"/>
          <w:szCs w:val="24"/>
        </w:rPr>
        <w:t>não sendo aplicad</w:t>
      </w:r>
      <w:r w:rsidR="40F9D8D0" w:rsidRPr="4FD16B59">
        <w:rPr>
          <w:rFonts w:ascii="Arial" w:eastAsia="Arial" w:hAnsi="Arial" w:cs="Arial"/>
          <w:sz w:val="24"/>
          <w:szCs w:val="24"/>
        </w:rPr>
        <w:t>a</w:t>
      </w:r>
      <w:r w:rsidRPr="4FD16B59">
        <w:rPr>
          <w:rFonts w:ascii="Arial" w:eastAsia="Arial" w:hAnsi="Arial" w:cs="Arial"/>
          <w:sz w:val="24"/>
          <w:szCs w:val="24"/>
        </w:rPr>
        <w:t xml:space="preserve"> a retenção neste segmento da Educação Básica, conforme previsto no capítulo 11 das D</w:t>
      </w:r>
      <w:r w:rsidR="19D75809" w:rsidRPr="4FD16B59">
        <w:rPr>
          <w:rFonts w:ascii="Arial" w:eastAsia="Arial" w:hAnsi="Arial" w:cs="Arial"/>
          <w:sz w:val="24"/>
          <w:szCs w:val="24"/>
        </w:rPr>
        <w:t>CNEI</w:t>
      </w:r>
      <w:r w:rsidRPr="4FD16B59">
        <w:rPr>
          <w:rFonts w:ascii="Arial" w:eastAsia="Arial" w:hAnsi="Arial" w:cs="Arial"/>
          <w:sz w:val="24"/>
          <w:szCs w:val="24"/>
        </w:rPr>
        <w:t>, que considera:</w:t>
      </w:r>
    </w:p>
    <w:p w14:paraId="5FF3B7F0" w14:textId="38177F91" w:rsidR="00794C2E" w:rsidRPr="007C141D" w:rsidRDefault="1A508729" w:rsidP="001C21BA">
      <w:pPr>
        <w:pStyle w:val="Citao"/>
      </w:pPr>
      <w:r w:rsidRPr="4FD16B59">
        <w:t>Art. 11. Na transição para o Ensino Fundamental a proposta pedagógica deve prever formas para garantir a continuidade no processo de aprendizagem e desenvolvimento das crianças, respeitando as especificidades etárias, sem antecipação de conteúdos que serão trabalhados no Ensino Fundamental.</w:t>
      </w:r>
      <w:r w:rsidR="428E98FD" w:rsidRPr="4FD16B59">
        <w:t xml:space="preserve"> </w:t>
      </w:r>
    </w:p>
    <w:p w14:paraId="2F840BAC" w14:textId="32781DE7" w:rsidR="00794C2E" w:rsidRPr="003025FD" w:rsidRDefault="5EA092DD" w:rsidP="4FD16B59">
      <w:pPr>
        <w:spacing w:line="360" w:lineRule="auto"/>
        <w:ind w:firstLine="709"/>
        <w:jc w:val="both"/>
        <w:rPr>
          <w:rFonts w:ascii="Arial" w:eastAsia="Arial" w:hAnsi="Arial" w:cs="Arial"/>
          <w:sz w:val="24"/>
          <w:szCs w:val="24"/>
        </w:rPr>
      </w:pPr>
      <w:r w:rsidRPr="4FD16B59">
        <w:rPr>
          <w:rFonts w:ascii="Arial" w:eastAsia="Arial" w:hAnsi="Arial" w:cs="Arial"/>
          <w:sz w:val="24"/>
          <w:szCs w:val="24"/>
        </w:rPr>
        <w:t xml:space="preserve">Na transição da Educação Infantil e </w:t>
      </w:r>
      <w:r w:rsidR="00AD082F">
        <w:rPr>
          <w:rFonts w:ascii="Arial" w:eastAsia="Arial" w:hAnsi="Arial" w:cs="Arial"/>
          <w:sz w:val="24"/>
          <w:szCs w:val="24"/>
        </w:rPr>
        <w:t>n</w:t>
      </w:r>
      <w:r w:rsidRPr="4FD16B59">
        <w:rPr>
          <w:rFonts w:ascii="Arial" w:eastAsia="Arial" w:hAnsi="Arial" w:cs="Arial"/>
          <w:sz w:val="24"/>
          <w:szCs w:val="24"/>
        </w:rPr>
        <w:t xml:space="preserve">o primeiro segmento do Ensino Fundamental, </w:t>
      </w:r>
      <w:r w:rsidR="1A508729" w:rsidRPr="4FD16B59">
        <w:rPr>
          <w:rFonts w:ascii="Arial" w:eastAsia="Arial" w:hAnsi="Arial" w:cs="Arial"/>
          <w:sz w:val="24"/>
          <w:szCs w:val="24"/>
        </w:rPr>
        <w:t xml:space="preserve">as propostas de ensino devem priorizar as linguagens específicas das crianças, propondo em sua rotina interações e brincadeiras, a fim de garantir os interesses das crianças, seu modo de ser, estar, conhecer e se desenvolver. Essas propostas deverão </w:t>
      </w:r>
      <w:r w:rsidR="46725D36" w:rsidRPr="4FD16B59">
        <w:rPr>
          <w:rFonts w:ascii="Arial" w:eastAsia="Arial" w:hAnsi="Arial" w:cs="Arial"/>
          <w:sz w:val="24"/>
          <w:szCs w:val="24"/>
        </w:rPr>
        <w:t xml:space="preserve">compor </w:t>
      </w:r>
      <w:r w:rsidR="1A508729" w:rsidRPr="4FD16B59">
        <w:rPr>
          <w:rFonts w:ascii="Arial" w:eastAsia="Arial" w:hAnsi="Arial" w:cs="Arial"/>
          <w:sz w:val="24"/>
          <w:szCs w:val="24"/>
        </w:rPr>
        <w:t xml:space="preserve">o planejamento do professor de modo a equilibrar o </w:t>
      </w:r>
      <w:r w:rsidR="6986E981" w:rsidRPr="4FD16B59">
        <w:rPr>
          <w:rFonts w:ascii="Arial" w:eastAsia="Arial" w:hAnsi="Arial" w:cs="Arial"/>
          <w:sz w:val="24"/>
          <w:szCs w:val="24"/>
        </w:rPr>
        <w:t>processo de transição</w:t>
      </w:r>
      <w:r w:rsidR="048FEAF7" w:rsidRPr="4FD16B59">
        <w:rPr>
          <w:rFonts w:ascii="Arial" w:eastAsia="Arial" w:hAnsi="Arial" w:cs="Arial"/>
          <w:sz w:val="24"/>
          <w:szCs w:val="24"/>
        </w:rPr>
        <w:t>.</w:t>
      </w:r>
    </w:p>
    <w:p w14:paraId="08EB98B5" w14:textId="07B63F93" w:rsidR="00794C2E" w:rsidRPr="003025FD" w:rsidRDefault="00794C2E" w:rsidP="513968DD">
      <w:pPr>
        <w:rPr>
          <w:rFonts w:ascii="Arial" w:hAnsi="Arial" w:cs="Arial"/>
          <w:b/>
          <w:bCs/>
          <w:sz w:val="24"/>
          <w:szCs w:val="24"/>
        </w:rPr>
      </w:pPr>
    </w:p>
    <w:p w14:paraId="69ACC405" w14:textId="1AA0369B" w:rsidR="00595BAB" w:rsidRDefault="00595BAB" w:rsidP="060CC28C">
      <w:pPr>
        <w:spacing w:line="276" w:lineRule="auto"/>
        <w:rPr>
          <w:rFonts w:ascii="Arial" w:eastAsia="Arial" w:hAnsi="Arial" w:cs="Arial"/>
          <w:sz w:val="24"/>
          <w:szCs w:val="24"/>
        </w:rPr>
      </w:pPr>
      <w:r>
        <w:rPr>
          <w:rFonts w:ascii="Arial" w:eastAsia="Arial" w:hAnsi="Arial" w:cs="Arial"/>
          <w:sz w:val="24"/>
          <w:szCs w:val="24"/>
        </w:rPr>
        <w:br w:type="page"/>
      </w:r>
    </w:p>
    <w:p w14:paraId="64AC5EE2" w14:textId="09A68C3B" w:rsidR="00EF104F" w:rsidRDefault="00595BAB" w:rsidP="00B71A3B">
      <w:pPr>
        <w:pStyle w:val="Ttulo1"/>
      </w:pPr>
      <w:bookmarkStart w:id="56" w:name="_Toc51939500"/>
      <w:r w:rsidRPr="001C21BA">
        <w:lastRenderedPageBreak/>
        <w:t>REFERÊNCIAS</w:t>
      </w:r>
      <w:bookmarkEnd w:id="56"/>
    </w:p>
    <w:p w14:paraId="444AA0F6" w14:textId="77777777" w:rsidR="00EF104F" w:rsidRDefault="00EF104F" w:rsidP="00D91840">
      <w:pPr>
        <w:pStyle w:val="paragraph"/>
        <w:spacing w:before="0" w:beforeAutospacing="0" w:after="0" w:afterAutospacing="0"/>
        <w:jc w:val="both"/>
        <w:textAlignment w:val="baseline"/>
        <w:rPr>
          <w:rStyle w:val="spellingerror"/>
          <w:rFonts w:ascii="Arial" w:hAnsi="Arial" w:cs="Arial"/>
        </w:rPr>
      </w:pPr>
    </w:p>
    <w:p w14:paraId="7E0DC7C4" w14:textId="77777777" w:rsidR="00EF104F" w:rsidRDefault="00EF104F" w:rsidP="34C52967">
      <w:pPr>
        <w:spacing w:after="0"/>
        <w:jc w:val="both"/>
        <w:rPr>
          <w:rFonts w:ascii="Arial" w:eastAsia="Arial" w:hAnsi="Arial" w:cs="Arial"/>
          <w:sz w:val="24"/>
          <w:szCs w:val="24"/>
        </w:rPr>
      </w:pPr>
      <w:r w:rsidRPr="34C52967">
        <w:rPr>
          <w:rFonts w:ascii="Arial" w:eastAsia="Arial" w:hAnsi="Arial" w:cs="Arial"/>
          <w:sz w:val="24"/>
          <w:szCs w:val="24"/>
        </w:rPr>
        <w:t>ABED</w:t>
      </w:r>
      <w:r>
        <w:rPr>
          <w:rFonts w:ascii="Arial" w:eastAsia="Arial" w:hAnsi="Arial" w:cs="Arial"/>
          <w:sz w:val="24"/>
          <w:szCs w:val="24"/>
        </w:rPr>
        <w:t xml:space="preserve">, Anita Lilian </w:t>
      </w:r>
      <w:proofErr w:type="spellStart"/>
      <w:r>
        <w:rPr>
          <w:rFonts w:ascii="Arial" w:eastAsia="Arial" w:hAnsi="Arial" w:cs="Arial"/>
          <w:sz w:val="24"/>
          <w:szCs w:val="24"/>
        </w:rPr>
        <w:t>Zuppo</w:t>
      </w:r>
      <w:proofErr w:type="spellEnd"/>
      <w:r w:rsidRPr="34C52967">
        <w:rPr>
          <w:rFonts w:ascii="Arial" w:eastAsia="Arial" w:hAnsi="Arial" w:cs="Arial"/>
          <w:sz w:val="24"/>
          <w:szCs w:val="24"/>
        </w:rPr>
        <w:t xml:space="preserve">. O desenvolvimento das habilidades socioemocionais como caminho para a aprendizagem e o sucesso escolar de alunos da educação básica. </w:t>
      </w:r>
      <w:r w:rsidRPr="00227240">
        <w:rPr>
          <w:rFonts w:ascii="Arial" w:eastAsia="Arial" w:hAnsi="Arial" w:cs="Arial"/>
          <w:b/>
          <w:bCs/>
          <w:sz w:val="24"/>
          <w:szCs w:val="24"/>
        </w:rPr>
        <w:t>Construção psicopedagógica</w:t>
      </w:r>
      <w:r>
        <w:rPr>
          <w:rFonts w:ascii="Arial" w:eastAsia="Arial" w:hAnsi="Arial" w:cs="Arial"/>
          <w:sz w:val="24"/>
          <w:szCs w:val="24"/>
        </w:rPr>
        <w:t xml:space="preserve">, v. 24, n. 25, </w:t>
      </w:r>
      <w:r w:rsidRPr="34C52967">
        <w:rPr>
          <w:rFonts w:ascii="Arial" w:eastAsia="Arial" w:hAnsi="Arial" w:cs="Arial"/>
          <w:sz w:val="24"/>
          <w:szCs w:val="24"/>
        </w:rPr>
        <w:t>São Paulo: 201</w:t>
      </w:r>
      <w:r>
        <w:rPr>
          <w:rFonts w:ascii="Arial" w:eastAsia="Arial" w:hAnsi="Arial" w:cs="Arial"/>
          <w:sz w:val="24"/>
          <w:szCs w:val="24"/>
        </w:rPr>
        <w:t>6.</w:t>
      </w:r>
    </w:p>
    <w:p w14:paraId="53CAC2F1" w14:textId="77777777" w:rsidR="00EF104F" w:rsidRDefault="00EF104F" w:rsidP="34C52967">
      <w:pPr>
        <w:spacing w:after="0"/>
        <w:jc w:val="both"/>
        <w:rPr>
          <w:rFonts w:ascii="Arial" w:eastAsia="Arial" w:hAnsi="Arial" w:cs="Arial"/>
          <w:sz w:val="24"/>
          <w:szCs w:val="24"/>
        </w:rPr>
      </w:pPr>
    </w:p>
    <w:p w14:paraId="71B5B890" w14:textId="0ED31B4B" w:rsidR="00EF104F" w:rsidRDefault="00EF104F" w:rsidP="34C52967">
      <w:pPr>
        <w:spacing w:after="0"/>
        <w:jc w:val="both"/>
        <w:rPr>
          <w:rFonts w:ascii="Arial" w:eastAsia="Arial" w:hAnsi="Arial" w:cs="Arial"/>
          <w:sz w:val="24"/>
          <w:szCs w:val="24"/>
        </w:rPr>
      </w:pPr>
      <w:r w:rsidRPr="34C52967">
        <w:rPr>
          <w:rFonts w:ascii="Arial" w:eastAsia="Arial" w:hAnsi="Arial" w:cs="Arial"/>
          <w:sz w:val="24"/>
          <w:szCs w:val="24"/>
        </w:rPr>
        <w:t xml:space="preserve">ARENA, D. B. Bakhtin e alfabetização. </w:t>
      </w:r>
      <w:r w:rsidRPr="00227240">
        <w:rPr>
          <w:rFonts w:ascii="Arial" w:eastAsia="Arial" w:hAnsi="Arial" w:cs="Arial"/>
          <w:b/>
          <w:bCs/>
          <w:sz w:val="24"/>
          <w:szCs w:val="24"/>
        </w:rPr>
        <w:t>Revista do Centro de Educação Universidade Federal de Santa Maria</w:t>
      </w:r>
      <w:r>
        <w:rPr>
          <w:rFonts w:ascii="Arial" w:eastAsia="Arial" w:hAnsi="Arial" w:cs="Arial"/>
          <w:b/>
          <w:bCs/>
          <w:sz w:val="24"/>
          <w:szCs w:val="24"/>
        </w:rPr>
        <w:t>,</w:t>
      </w:r>
      <w:r w:rsidRPr="34C52967">
        <w:rPr>
          <w:rFonts w:ascii="Arial" w:eastAsia="Arial" w:hAnsi="Arial" w:cs="Arial"/>
          <w:sz w:val="24"/>
          <w:szCs w:val="24"/>
        </w:rPr>
        <w:t xml:space="preserve"> v. 17. n. 160, p. 71-89</w:t>
      </w:r>
      <w:r>
        <w:rPr>
          <w:rFonts w:ascii="Arial" w:eastAsia="Arial" w:hAnsi="Arial" w:cs="Arial"/>
          <w:sz w:val="24"/>
          <w:szCs w:val="24"/>
        </w:rPr>
        <w:t>.</w:t>
      </w:r>
      <w:r w:rsidRPr="34C52967">
        <w:rPr>
          <w:rFonts w:ascii="Arial" w:eastAsia="Arial" w:hAnsi="Arial" w:cs="Arial"/>
          <w:sz w:val="24"/>
          <w:szCs w:val="24"/>
        </w:rPr>
        <w:t xml:space="preserve"> </w:t>
      </w:r>
      <w:r>
        <w:rPr>
          <w:rFonts w:ascii="Arial" w:eastAsia="Arial" w:hAnsi="Arial" w:cs="Arial"/>
          <w:sz w:val="24"/>
          <w:szCs w:val="24"/>
        </w:rPr>
        <w:t xml:space="preserve">Rio Grande do Sul: UFSM, </w:t>
      </w:r>
      <w:r w:rsidRPr="34C52967">
        <w:rPr>
          <w:rFonts w:ascii="Arial" w:eastAsia="Arial" w:hAnsi="Arial" w:cs="Arial"/>
          <w:sz w:val="24"/>
          <w:szCs w:val="24"/>
        </w:rPr>
        <w:t>1992.</w:t>
      </w:r>
    </w:p>
    <w:p w14:paraId="7D6B736C" w14:textId="77777777" w:rsidR="00EF104F" w:rsidRDefault="00EF104F" w:rsidP="34C52967">
      <w:pPr>
        <w:spacing w:after="0"/>
        <w:jc w:val="both"/>
        <w:rPr>
          <w:rFonts w:ascii="Arial" w:hAnsi="Arial" w:cs="Arial"/>
          <w:sz w:val="24"/>
          <w:szCs w:val="24"/>
        </w:rPr>
      </w:pPr>
    </w:p>
    <w:p w14:paraId="63767102" w14:textId="24A58852" w:rsidR="00EF104F" w:rsidRDefault="00EF104F" w:rsidP="34C52967">
      <w:pPr>
        <w:spacing w:after="0"/>
        <w:jc w:val="both"/>
        <w:rPr>
          <w:rFonts w:ascii="Arial" w:hAnsi="Arial" w:cs="Arial"/>
          <w:sz w:val="24"/>
          <w:szCs w:val="24"/>
        </w:rPr>
      </w:pPr>
      <w:r w:rsidRPr="34C52967">
        <w:rPr>
          <w:rFonts w:ascii="Arial" w:hAnsi="Arial" w:cs="Arial"/>
          <w:sz w:val="24"/>
          <w:szCs w:val="24"/>
        </w:rPr>
        <w:t>ARIÈS, P</w:t>
      </w:r>
      <w:r>
        <w:rPr>
          <w:rFonts w:ascii="Arial" w:hAnsi="Arial" w:cs="Arial"/>
          <w:sz w:val="24"/>
          <w:szCs w:val="24"/>
        </w:rPr>
        <w:t>hilippe</w:t>
      </w:r>
      <w:r w:rsidRPr="34C52967">
        <w:rPr>
          <w:rFonts w:ascii="Arial" w:hAnsi="Arial" w:cs="Arial"/>
          <w:sz w:val="24"/>
          <w:szCs w:val="24"/>
        </w:rPr>
        <w:t xml:space="preserve">. </w:t>
      </w:r>
      <w:r w:rsidRPr="00227240">
        <w:rPr>
          <w:rFonts w:ascii="Arial" w:hAnsi="Arial" w:cs="Arial"/>
          <w:b/>
          <w:bCs/>
          <w:sz w:val="24"/>
          <w:szCs w:val="24"/>
        </w:rPr>
        <w:t>História social da infância e da família</w:t>
      </w:r>
      <w:r w:rsidRPr="34C52967">
        <w:rPr>
          <w:rFonts w:ascii="Arial" w:hAnsi="Arial" w:cs="Arial"/>
          <w:sz w:val="24"/>
          <w:szCs w:val="24"/>
        </w:rPr>
        <w:t>. Rio de Janeiro: LCT, 1978.</w:t>
      </w:r>
    </w:p>
    <w:p w14:paraId="64A270AC" w14:textId="77777777" w:rsidR="00EF104F" w:rsidRDefault="00EF104F" w:rsidP="34C52967">
      <w:pPr>
        <w:spacing w:after="0"/>
        <w:jc w:val="both"/>
        <w:rPr>
          <w:rFonts w:ascii="Arial" w:eastAsia="Arial" w:hAnsi="Arial" w:cs="Arial"/>
          <w:sz w:val="24"/>
          <w:szCs w:val="24"/>
        </w:rPr>
      </w:pPr>
    </w:p>
    <w:p w14:paraId="51DA4DF1" w14:textId="1E37FAEF" w:rsidR="00EF104F" w:rsidRDefault="00EF104F" w:rsidP="34C52967">
      <w:pPr>
        <w:spacing w:after="0"/>
        <w:jc w:val="both"/>
        <w:rPr>
          <w:rFonts w:ascii="Arial" w:eastAsia="Arial" w:hAnsi="Arial" w:cs="Arial"/>
          <w:sz w:val="24"/>
          <w:szCs w:val="24"/>
        </w:rPr>
      </w:pPr>
      <w:r w:rsidRPr="34C52967">
        <w:rPr>
          <w:rFonts w:ascii="Arial" w:eastAsia="Arial" w:hAnsi="Arial" w:cs="Arial"/>
          <w:sz w:val="24"/>
          <w:szCs w:val="24"/>
        </w:rPr>
        <w:t>BAKHTIN, M</w:t>
      </w:r>
      <w:r w:rsidRPr="003F7F71">
        <w:rPr>
          <w:rFonts w:ascii="Arial" w:eastAsia="Arial" w:hAnsi="Arial" w:cs="Arial"/>
          <w:sz w:val="24"/>
          <w:szCs w:val="24"/>
        </w:rPr>
        <w:t>.</w:t>
      </w:r>
      <w:r w:rsidRPr="003F7F71">
        <w:rPr>
          <w:rFonts w:ascii="Arial" w:eastAsia="Arial" w:hAnsi="Arial" w:cs="Arial"/>
          <w:b/>
          <w:bCs/>
          <w:sz w:val="24"/>
          <w:szCs w:val="24"/>
        </w:rPr>
        <w:t xml:space="preserve"> Estética da criação verbal</w:t>
      </w:r>
      <w:r w:rsidRPr="34C52967">
        <w:rPr>
          <w:rFonts w:ascii="Arial" w:eastAsia="Arial" w:hAnsi="Arial" w:cs="Arial"/>
          <w:sz w:val="24"/>
          <w:szCs w:val="24"/>
        </w:rPr>
        <w:t>. São Paulo: Martins Fontes, 2003</w:t>
      </w:r>
      <w:r>
        <w:rPr>
          <w:rFonts w:ascii="Arial" w:eastAsia="Arial" w:hAnsi="Arial" w:cs="Arial"/>
          <w:sz w:val="24"/>
          <w:szCs w:val="24"/>
        </w:rPr>
        <w:t>.</w:t>
      </w:r>
    </w:p>
    <w:p w14:paraId="3845C1D8" w14:textId="77777777" w:rsidR="00EF104F" w:rsidRDefault="00EF104F" w:rsidP="34C52967">
      <w:pPr>
        <w:spacing w:after="0"/>
        <w:jc w:val="both"/>
        <w:rPr>
          <w:rFonts w:ascii="Arial" w:eastAsia="Arial" w:hAnsi="Arial" w:cs="Arial"/>
          <w:sz w:val="24"/>
          <w:szCs w:val="24"/>
        </w:rPr>
      </w:pPr>
    </w:p>
    <w:p w14:paraId="3EECE5D3" w14:textId="46C96C1F" w:rsidR="00EF104F" w:rsidRDefault="00EF104F" w:rsidP="34C52967">
      <w:pPr>
        <w:spacing w:after="0"/>
        <w:jc w:val="both"/>
        <w:rPr>
          <w:rFonts w:ascii="Arial" w:eastAsia="Arial" w:hAnsi="Arial" w:cs="Arial"/>
          <w:sz w:val="24"/>
          <w:szCs w:val="24"/>
        </w:rPr>
      </w:pPr>
      <w:r w:rsidRPr="34C52967">
        <w:rPr>
          <w:rFonts w:ascii="Arial" w:eastAsia="Arial" w:hAnsi="Arial" w:cs="Arial"/>
          <w:sz w:val="24"/>
          <w:szCs w:val="24"/>
        </w:rPr>
        <w:t xml:space="preserve">BAKHTIN, M. </w:t>
      </w:r>
      <w:r w:rsidRPr="003F7F71">
        <w:rPr>
          <w:rFonts w:ascii="Arial" w:eastAsia="Arial" w:hAnsi="Arial" w:cs="Arial"/>
          <w:b/>
          <w:bCs/>
          <w:sz w:val="24"/>
          <w:szCs w:val="24"/>
        </w:rPr>
        <w:t>Marxismo e filosofia da linguagem</w:t>
      </w:r>
      <w:r w:rsidRPr="34C52967">
        <w:rPr>
          <w:rFonts w:ascii="Arial" w:eastAsia="Arial" w:hAnsi="Arial" w:cs="Arial"/>
          <w:sz w:val="24"/>
          <w:szCs w:val="24"/>
        </w:rPr>
        <w:t>.</w:t>
      </w:r>
      <w:r>
        <w:rPr>
          <w:rFonts w:ascii="Arial" w:eastAsia="Arial" w:hAnsi="Arial" w:cs="Arial"/>
          <w:sz w:val="24"/>
          <w:szCs w:val="24"/>
        </w:rPr>
        <w:t xml:space="preserve"> </w:t>
      </w:r>
      <w:r w:rsidRPr="34C52967">
        <w:rPr>
          <w:rFonts w:ascii="Arial" w:eastAsia="Arial" w:hAnsi="Arial" w:cs="Arial"/>
          <w:sz w:val="24"/>
          <w:szCs w:val="24"/>
        </w:rPr>
        <w:t>São Paulo:</w:t>
      </w:r>
      <w:r>
        <w:rPr>
          <w:rFonts w:ascii="Arial" w:eastAsia="Arial" w:hAnsi="Arial" w:cs="Arial"/>
          <w:sz w:val="24"/>
          <w:szCs w:val="24"/>
        </w:rPr>
        <w:t xml:space="preserve"> </w:t>
      </w:r>
      <w:proofErr w:type="spellStart"/>
      <w:r w:rsidRPr="34C52967">
        <w:rPr>
          <w:rFonts w:ascii="Arial" w:eastAsia="Arial" w:hAnsi="Arial" w:cs="Arial"/>
          <w:sz w:val="24"/>
          <w:szCs w:val="24"/>
        </w:rPr>
        <w:t>Hucitec</w:t>
      </w:r>
      <w:proofErr w:type="spellEnd"/>
      <w:r w:rsidRPr="34C52967">
        <w:rPr>
          <w:rFonts w:ascii="Arial" w:eastAsia="Arial" w:hAnsi="Arial" w:cs="Arial"/>
          <w:sz w:val="24"/>
          <w:szCs w:val="24"/>
        </w:rPr>
        <w:t>, 1995.</w:t>
      </w:r>
    </w:p>
    <w:p w14:paraId="5EDDE072" w14:textId="77777777" w:rsidR="00EF104F" w:rsidRDefault="00EF104F" w:rsidP="34C52967">
      <w:pPr>
        <w:spacing w:after="0"/>
        <w:jc w:val="both"/>
        <w:rPr>
          <w:rFonts w:ascii="Arial" w:eastAsia="Arial" w:hAnsi="Arial" w:cs="Arial"/>
          <w:sz w:val="24"/>
          <w:szCs w:val="24"/>
        </w:rPr>
      </w:pPr>
    </w:p>
    <w:p w14:paraId="2139B03D" w14:textId="672A5A7A" w:rsidR="00EF104F" w:rsidRDefault="00EF104F" w:rsidP="34C52967">
      <w:pPr>
        <w:spacing w:after="0"/>
        <w:jc w:val="both"/>
        <w:rPr>
          <w:rFonts w:ascii="Arial" w:eastAsia="Arial" w:hAnsi="Arial" w:cs="Arial"/>
          <w:sz w:val="24"/>
          <w:szCs w:val="24"/>
        </w:rPr>
      </w:pPr>
      <w:r w:rsidRPr="34C52967">
        <w:rPr>
          <w:rFonts w:ascii="Arial" w:eastAsia="Arial" w:hAnsi="Arial" w:cs="Arial"/>
          <w:sz w:val="24"/>
          <w:szCs w:val="24"/>
        </w:rPr>
        <w:t xml:space="preserve">BARBOSA, I. G.; ALVES, N. N. de L.; MARTINS, T. A. T. Formação de professores para a Educação Infantil no curso de Pedagogia: tensões entre o campo formativo e a atuação profissional. </w:t>
      </w:r>
      <w:r w:rsidRPr="003F7F71">
        <w:rPr>
          <w:rFonts w:ascii="Arial" w:eastAsia="Arial" w:hAnsi="Arial" w:cs="Arial"/>
          <w:i/>
          <w:iCs/>
          <w:sz w:val="24"/>
          <w:szCs w:val="24"/>
        </w:rPr>
        <w:t>In</w:t>
      </w:r>
      <w:r>
        <w:rPr>
          <w:rFonts w:ascii="Arial" w:eastAsia="Arial" w:hAnsi="Arial" w:cs="Arial"/>
          <w:sz w:val="24"/>
          <w:szCs w:val="24"/>
        </w:rPr>
        <w:t xml:space="preserve">: </w:t>
      </w:r>
      <w:r w:rsidRPr="003F7F71">
        <w:rPr>
          <w:rFonts w:ascii="Arial" w:eastAsia="Arial" w:hAnsi="Arial" w:cs="Arial"/>
          <w:b/>
          <w:bCs/>
          <w:sz w:val="24"/>
          <w:szCs w:val="24"/>
        </w:rPr>
        <w:t>Anais do</w:t>
      </w:r>
      <w:r>
        <w:rPr>
          <w:rFonts w:ascii="Arial" w:eastAsia="Arial" w:hAnsi="Arial" w:cs="Arial"/>
          <w:sz w:val="24"/>
          <w:szCs w:val="24"/>
        </w:rPr>
        <w:t xml:space="preserve"> </w:t>
      </w:r>
      <w:r w:rsidRPr="003F7F71">
        <w:rPr>
          <w:rFonts w:ascii="Arial" w:eastAsia="Arial" w:hAnsi="Arial" w:cs="Arial"/>
          <w:b/>
          <w:bCs/>
          <w:sz w:val="24"/>
          <w:szCs w:val="24"/>
        </w:rPr>
        <w:t xml:space="preserve">X Encontro de Pesquisa em Educação da </w:t>
      </w:r>
      <w:proofErr w:type="spellStart"/>
      <w:r w:rsidRPr="003F7F71">
        <w:rPr>
          <w:rFonts w:ascii="Arial" w:eastAsia="Arial" w:hAnsi="Arial" w:cs="Arial"/>
          <w:b/>
          <w:bCs/>
          <w:sz w:val="24"/>
          <w:szCs w:val="24"/>
        </w:rPr>
        <w:t>Anped</w:t>
      </w:r>
      <w:proofErr w:type="spellEnd"/>
      <w:r w:rsidRPr="003F7F71">
        <w:rPr>
          <w:rFonts w:ascii="Arial" w:eastAsia="Arial" w:hAnsi="Arial" w:cs="Arial"/>
          <w:b/>
          <w:bCs/>
          <w:sz w:val="24"/>
          <w:szCs w:val="24"/>
        </w:rPr>
        <w:t xml:space="preserve"> Centro Oeste</w:t>
      </w:r>
      <w:r w:rsidRPr="34C52967">
        <w:rPr>
          <w:rFonts w:ascii="Arial" w:eastAsia="Arial" w:hAnsi="Arial" w:cs="Arial"/>
          <w:sz w:val="24"/>
          <w:szCs w:val="24"/>
        </w:rPr>
        <w:t xml:space="preserve">. Uberlândia, 2010. </w:t>
      </w:r>
    </w:p>
    <w:p w14:paraId="54553C22" w14:textId="77777777" w:rsidR="00EF104F" w:rsidRDefault="00EF104F" w:rsidP="34C52967">
      <w:pPr>
        <w:spacing w:after="0"/>
        <w:jc w:val="both"/>
        <w:rPr>
          <w:rFonts w:ascii="Arial" w:eastAsia="Arial" w:hAnsi="Arial" w:cs="Arial"/>
          <w:sz w:val="24"/>
          <w:szCs w:val="24"/>
        </w:rPr>
      </w:pPr>
    </w:p>
    <w:p w14:paraId="3D2ACCCE" w14:textId="00F8655C" w:rsidR="00EF104F" w:rsidRDefault="00EF104F" w:rsidP="34C52967">
      <w:pPr>
        <w:spacing w:after="0"/>
        <w:jc w:val="both"/>
        <w:rPr>
          <w:rFonts w:ascii="Arial" w:eastAsia="Arial" w:hAnsi="Arial" w:cs="Arial"/>
          <w:sz w:val="24"/>
          <w:szCs w:val="24"/>
        </w:rPr>
      </w:pPr>
      <w:r w:rsidRPr="34C52967">
        <w:rPr>
          <w:rFonts w:ascii="Arial" w:eastAsia="Arial" w:hAnsi="Arial" w:cs="Arial"/>
          <w:sz w:val="24"/>
          <w:szCs w:val="24"/>
        </w:rPr>
        <w:t xml:space="preserve">BARBOSA, M. C. S. </w:t>
      </w:r>
      <w:r w:rsidRPr="003F7F71">
        <w:rPr>
          <w:rFonts w:ascii="Arial" w:eastAsia="Arial" w:hAnsi="Arial" w:cs="Arial"/>
          <w:b/>
          <w:bCs/>
          <w:sz w:val="24"/>
          <w:szCs w:val="24"/>
        </w:rPr>
        <w:t>Por amor e por forças</w:t>
      </w:r>
      <w:r w:rsidRPr="34C52967">
        <w:rPr>
          <w:rFonts w:ascii="Arial" w:eastAsia="Arial" w:hAnsi="Arial" w:cs="Arial"/>
          <w:sz w:val="24"/>
          <w:szCs w:val="24"/>
        </w:rPr>
        <w:t>: rotinas na educação infantil. Porto Alegre: Artmed, 2006.</w:t>
      </w:r>
    </w:p>
    <w:p w14:paraId="04750727" w14:textId="77777777" w:rsidR="00EF104F" w:rsidRDefault="00EF104F" w:rsidP="34C52967">
      <w:pPr>
        <w:pStyle w:val="paragraph"/>
        <w:spacing w:before="0" w:beforeAutospacing="0" w:after="0" w:afterAutospacing="0"/>
        <w:jc w:val="both"/>
        <w:rPr>
          <w:rStyle w:val="normaltextrun"/>
          <w:rFonts w:ascii="Arial" w:hAnsi="Arial" w:cs="Arial"/>
        </w:rPr>
      </w:pPr>
    </w:p>
    <w:p w14:paraId="2DFFE0F7" w14:textId="64F0C9A7" w:rsidR="00EF104F" w:rsidRDefault="00EF104F" w:rsidP="34C52967">
      <w:pPr>
        <w:pStyle w:val="paragraph"/>
        <w:spacing w:before="0" w:beforeAutospacing="0" w:after="0" w:afterAutospacing="0"/>
        <w:jc w:val="both"/>
        <w:rPr>
          <w:rStyle w:val="eop"/>
          <w:rFonts w:ascii="Arial" w:hAnsi="Arial" w:cs="Arial"/>
        </w:rPr>
      </w:pPr>
      <w:r w:rsidRPr="34C52967">
        <w:rPr>
          <w:rStyle w:val="normaltextrun"/>
          <w:rFonts w:ascii="Arial" w:hAnsi="Arial" w:cs="Arial"/>
        </w:rPr>
        <w:t>BARBOSA, M. C. </w:t>
      </w:r>
      <w:r w:rsidRPr="34C52967">
        <w:rPr>
          <w:rStyle w:val="contextualspellingandgrammarerror"/>
          <w:rFonts w:ascii="Arial" w:hAnsi="Arial" w:cs="Arial"/>
        </w:rPr>
        <w:t>S.;</w:t>
      </w:r>
      <w:r w:rsidRPr="34C52967">
        <w:rPr>
          <w:rStyle w:val="normaltextrun"/>
          <w:rFonts w:ascii="Arial" w:hAnsi="Arial" w:cs="Arial"/>
        </w:rPr>
        <w:t> HORN, M. G. S. </w:t>
      </w:r>
      <w:r w:rsidRPr="003F7F71">
        <w:rPr>
          <w:rStyle w:val="normaltextrun"/>
          <w:rFonts w:ascii="Arial" w:hAnsi="Arial" w:cs="Arial"/>
          <w:b/>
          <w:bCs/>
        </w:rPr>
        <w:t>Organização do tempo e do espaço na educação infantil.</w:t>
      </w:r>
      <w:r w:rsidRPr="34C52967">
        <w:rPr>
          <w:rStyle w:val="normaltextrun"/>
          <w:rFonts w:ascii="Arial" w:hAnsi="Arial" w:cs="Arial"/>
        </w:rPr>
        <w:t xml:space="preserve"> Porto Alegre: Artmed. 2001.</w:t>
      </w:r>
      <w:r w:rsidRPr="34C52967">
        <w:rPr>
          <w:rStyle w:val="eop"/>
          <w:rFonts w:ascii="Arial" w:hAnsi="Arial" w:cs="Arial"/>
        </w:rPr>
        <w:t> </w:t>
      </w:r>
    </w:p>
    <w:p w14:paraId="03D8698C" w14:textId="77777777" w:rsidR="00EF104F" w:rsidRDefault="00EF104F" w:rsidP="34C52967">
      <w:pPr>
        <w:spacing w:after="0" w:line="257" w:lineRule="auto"/>
        <w:jc w:val="both"/>
        <w:rPr>
          <w:rFonts w:ascii="Arial" w:eastAsia="Arial" w:hAnsi="Arial" w:cs="Arial"/>
          <w:sz w:val="24"/>
          <w:szCs w:val="24"/>
        </w:rPr>
      </w:pPr>
    </w:p>
    <w:p w14:paraId="4C662D4F" w14:textId="49A6174B" w:rsidR="00EF104F" w:rsidRPr="003F7F71" w:rsidRDefault="00EF104F" w:rsidP="34C52967">
      <w:pPr>
        <w:spacing w:after="0" w:line="257" w:lineRule="auto"/>
        <w:jc w:val="both"/>
        <w:rPr>
          <w:rFonts w:ascii="Arial" w:eastAsia="Arial" w:hAnsi="Arial" w:cs="Arial"/>
          <w:sz w:val="24"/>
          <w:szCs w:val="24"/>
        </w:rPr>
      </w:pPr>
      <w:r w:rsidRPr="003F7F71">
        <w:rPr>
          <w:rFonts w:ascii="Arial" w:eastAsia="Arial" w:hAnsi="Arial" w:cs="Arial"/>
          <w:sz w:val="24"/>
          <w:szCs w:val="24"/>
        </w:rPr>
        <w:t xml:space="preserve">BERNI, R. I. G. Mediação: conceito </w:t>
      </w:r>
      <w:proofErr w:type="spellStart"/>
      <w:r w:rsidRPr="003F7F71">
        <w:rPr>
          <w:rFonts w:ascii="Arial" w:eastAsia="Arial" w:hAnsi="Arial" w:cs="Arial"/>
          <w:sz w:val="24"/>
          <w:szCs w:val="24"/>
        </w:rPr>
        <w:t>vygostkyano</w:t>
      </w:r>
      <w:proofErr w:type="spellEnd"/>
      <w:r w:rsidRPr="003F7F71">
        <w:rPr>
          <w:rFonts w:ascii="Arial" w:eastAsia="Arial" w:hAnsi="Arial" w:cs="Arial"/>
          <w:sz w:val="24"/>
          <w:szCs w:val="24"/>
        </w:rPr>
        <w:t xml:space="preserve"> e suas implicações na prática pedagógica. </w:t>
      </w:r>
      <w:r w:rsidRPr="003F7F71">
        <w:rPr>
          <w:rFonts w:ascii="Arial" w:eastAsia="Arial" w:hAnsi="Arial" w:cs="Arial"/>
          <w:i/>
          <w:iCs/>
          <w:sz w:val="24"/>
          <w:szCs w:val="24"/>
        </w:rPr>
        <w:t>In</w:t>
      </w:r>
      <w:r>
        <w:rPr>
          <w:rFonts w:ascii="Arial" w:eastAsia="Arial" w:hAnsi="Arial" w:cs="Arial"/>
          <w:sz w:val="24"/>
          <w:szCs w:val="24"/>
        </w:rPr>
        <w:t xml:space="preserve">: </w:t>
      </w:r>
      <w:r w:rsidRPr="003F7F71">
        <w:rPr>
          <w:rFonts w:ascii="Arial" w:eastAsia="Arial" w:hAnsi="Arial" w:cs="Arial"/>
          <w:b/>
          <w:bCs/>
          <w:sz w:val="24"/>
          <w:szCs w:val="24"/>
        </w:rPr>
        <w:t>Anais do Simpósio Nacional e I Simpósio Internacional de Letras e Linguística, 11</w:t>
      </w:r>
      <w:r w:rsidRPr="003F7F71">
        <w:rPr>
          <w:rFonts w:ascii="Arial" w:eastAsia="Arial" w:hAnsi="Arial" w:cs="Arial"/>
          <w:sz w:val="24"/>
          <w:szCs w:val="24"/>
        </w:rPr>
        <w:t>. Brasília</w:t>
      </w:r>
      <w:r>
        <w:rPr>
          <w:rFonts w:ascii="Arial" w:eastAsia="Arial" w:hAnsi="Arial" w:cs="Arial"/>
          <w:sz w:val="24"/>
          <w:szCs w:val="24"/>
        </w:rPr>
        <w:t>,</w:t>
      </w:r>
      <w:r w:rsidRPr="003F7F71">
        <w:rPr>
          <w:rFonts w:ascii="Arial" w:eastAsia="Arial" w:hAnsi="Arial" w:cs="Arial"/>
          <w:sz w:val="24"/>
          <w:szCs w:val="24"/>
        </w:rPr>
        <w:t xml:space="preserve"> 2006. p. 2533-2542.</w:t>
      </w:r>
    </w:p>
    <w:p w14:paraId="180F369D" w14:textId="77777777" w:rsidR="00EF104F" w:rsidRDefault="00EF104F" w:rsidP="34C52967">
      <w:pPr>
        <w:pStyle w:val="paragraph"/>
        <w:spacing w:before="0" w:beforeAutospacing="0" w:after="0" w:afterAutospacing="0"/>
        <w:jc w:val="both"/>
        <w:rPr>
          <w:rStyle w:val="normaltextrun"/>
          <w:rFonts w:ascii="Arial" w:hAnsi="Arial" w:cs="Arial"/>
        </w:rPr>
      </w:pPr>
    </w:p>
    <w:p w14:paraId="06E517C7" w14:textId="2055D669" w:rsidR="00EF104F" w:rsidRPr="003F7F71" w:rsidRDefault="00EF104F" w:rsidP="34C52967">
      <w:pPr>
        <w:pStyle w:val="paragraph"/>
        <w:spacing w:before="0" w:beforeAutospacing="0" w:after="0" w:afterAutospacing="0"/>
        <w:jc w:val="both"/>
        <w:rPr>
          <w:rStyle w:val="eop"/>
          <w:rFonts w:ascii="Arial" w:hAnsi="Arial" w:cs="Arial"/>
        </w:rPr>
      </w:pPr>
      <w:r w:rsidRPr="003F7F71">
        <w:rPr>
          <w:rStyle w:val="normaltextrun"/>
          <w:rFonts w:ascii="Arial" w:hAnsi="Arial" w:cs="Arial"/>
        </w:rPr>
        <w:t xml:space="preserve">BRASIL, </w:t>
      </w:r>
      <w:r w:rsidRPr="00DB6F5B">
        <w:rPr>
          <w:rStyle w:val="normaltextrun"/>
          <w:rFonts w:ascii="Arial" w:hAnsi="Arial" w:cs="Arial"/>
          <w:b/>
          <w:bCs/>
        </w:rPr>
        <w:t>Referencial Curricular para a Educação Infantil</w:t>
      </w:r>
      <w:r w:rsidRPr="003F7F71">
        <w:rPr>
          <w:rStyle w:val="normaltextrun"/>
          <w:rFonts w:ascii="Arial" w:hAnsi="Arial" w:cs="Arial"/>
        </w:rPr>
        <w:t>. Vol. 1. Brasília: MEC/SEI. 1998.</w:t>
      </w:r>
      <w:r w:rsidRPr="003F7F71">
        <w:rPr>
          <w:rStyle w:val="eop"/>
          <w:rFonts w:ascii="Arial" w:hAnsi="Arial" w:cs="Arial"/>
        </w:rPr>
        <w:t> </w:t>
      </w:r>
    </w:p>
    <w:p w14:paraId="44106498" w14:textId="77777777" w:rsidR="00EF104F" w:rsidRDefault="00EF104F" w:rsidP="34C52967">
      <w:pPr>
        <w:pStyle w:val="western"/>
        <w:shd w:val="clear" w:color="auto" w:fill="FFFFFF" w:themeFill="background1"/>
        <w:spacing w:before="0" w:beforeAutospacing="0" w:after="0" w:afterAutospacing="0"/>
        <w:jc w:val="both"/>
        <w:rPr>
          <w:rFonts w:ascii="Arial" w:hAnsi="Arial" w:cs="Arial"/>
        </w:rPr>
      </w:pPr>
    </w:p>
    <w:p w14:paraId="1DCDEC3C" w14:textId="1AAEEEEB" w:rsidR="00EF104F" w:rsidRDefault="00EF104F" w:rsidP="34C52967">
      <w:pPr>
        <w:pStyle w:val="western"/>
        <w:shd w:val="clear" w:color="auto" w:fill="FFFFFF" w:themeFill="background1"/>
        <w:spacing w:before="0" w:beforeAutospacing="0" w:after="0" w:afterAutospacing="0"/>
        <w:jc w:val="both"/>
        <w:rPr>
          <w:rFonts w:ascii="Arial" w:hAnsi="Arial" w:cs="Arial"/>
        </w:rPr>
      </w:pPr>
      <w:r w:rsidRPr="34C52967">
        <w:rPr>
          <w:rFonts w:ascii="Arial" w:hAnsi="Arial" w:cs="Arial"/>
        </w:rPr>
        <w:t xml:space="preserve">BRASIL. </w:t>
      </w:r>
      <w:r>
        <w:rPr>
          <w:rFonts w:ascii="Arial" w:hAnsi="Arial" w:cs="Arial"/>
        </w:rPr>
        <w:t>[</w:t>
      </w:r>
      <w:r w:rsidRPr="34C52967">
        <w:rPr>
          <w:rFonts w:ascii="Arial" w:hAnsi="Arial" w:cs="Arial"/>
        </w:rPr>
        <w:t>Constituição (1988)</w:t>
      </w:r>
      <w:r>
        <w:rPr>
          <w:rFonts w:ascii="Arial" w:hAnsi="Arial" w:cs="Arial"/>
        </w:rPr>
        <w:t>]</w:t>
      </w:r>
      <w:r w:rsidRPr="34C52967">
        <w:rPr>
          <w:rFonts w:ascii="Arial" w:hAnsi="Arial" w:cs="Arial"/>
        </w:rPr>
        <w:t xml:space="preserve">. </w:t>
      </w:r>
      <w:r w:rsidRPr="00DB6F5B">
        <w:rPr>
          <w:rFonts w:ascii="Arial" w:hAnsi="Arial" w:cs="Arial"/>
          <w:b/>
          <w:bCs/>
        </w:rPr>
        <w:t>Constituição da República do Brasil</w:t>
      </w:r>
      <w:r w:rsidRPr="34C52967">
        <w:rPr>
          <w:rFonts w:ascii="Arial" w:hAnsi="Arial" w:cs="Arial"/>
        </w:rPr>
        <w:t>. Brasília: Senado</w:t>
      </w:r>
      <w:r>
        <w:rPr>
          <w:rFonts w:ascii="Arial" w:hAnsi="Arial" w:cs="Arial"/>
        </w:rPr>
        <w:t xml:space="preserve"> Federal</w:t>
      </w:r>
      <w:r w:rsidRPr="34C52967">
        <w:rPr>
          <w:rFonts w:ascii="Arial" w:hAnsi="Arial" w:cs="Arial"/>
        </w:rPr>
        <w:t>, 1988.</w:t>
      </w:r>
    </w:p>
    <w:p w14:paraId="66D87AC9" w14:textId="77777777" w:rsidR="00EF104F" w:rsidRDefault="00EF104F" w:rsidP="34C52967">
      <w:pPr>
        <w:spacing w:after="0"/>
        <w:jc w:val="both"/>
        <w:rPr>
          <w:rFonts w:ascii="Arial" w:hAnsi="Arial" w:cs="Arial"/>
          <w:sz w:val="24"/>
          <w:szCs w:val="24"/>
        </w:rPr>
      </w:pPr>
    </w:p>
    <w:p w14:paraId="7FEC8373" w14:textId="43EFF00A" w:rsidR="00EF104F" w:rsidRDefault="00EF104F" w:rsidP="34C52967">
      <w:pPr>
        <w:spacing w:after="0"/>
        <w:jc w:val="both"/>
        <w:rPr>
          <w:rFonts w:ascii="Arial" w:hAnsi="Arial" w:cs="Arial"/>
          <w:sz w:val="24"/>
          <w:szCs w:val="24"/>
        </w:rPr>
      </w:pPr>
      <w:r w:rsidRPr="34C52967">
        <w:rPr>
          <w:rFonts w:ascii="Arial" w:hAnsi="Arial" w:cs="Arial"/>
          <w:sz w:val="24"/>
          <w:szCs w:val="24"/>
        </w:rPr>
        <w:t xml:space="preserve">BRASIL. Congresso Nacional de Educação. Parecer CNE/CEB n. 20/2009. </w:t>
      </w:r>
      <w:r w:rsidRPr="00DB6F5B">
        <w:rPr>
          <w:rFonts w:ascii="Arial" w:hAnsi="Arial" w:cs="Arial"/>
          <w:b/>
          <w:bCs/>
          <w:sz w:val="24"/>
          <w:szCs w:val="24"/>
        </w:rPr>
        <w:t>Diário Oficial da União</w:t>
      </w:r>
      <w:r w:rsidRPr="34C52967">
        <w:rPr>
          <w:rFonts w:ascii="Arial" w:hAnsi="Arial" w:cs="Arial"/>
          <w:sz w:val="24"/>
          <w:szCs w:val="24"/>
        </w:rPr>
        <w:t xml:space="preserve">, Brasília, DF. Disponível em: </w:t>
      </w:r>
      <w:r w:rsidRPr="00DB6F5B">
        <w:rPr>
          <w:rFonts w:ascii="Arial" w:hAnsi="Arial" w:cs="Arial"/>
          <w:sz w:val="24"/>
          <w:szCs w:val="24"/>
        </w:rPr>
        <w:t>http://portal.mec.gov.br/dmdocuments/pceb020_09.pdf</w:t>
      </w:r>
      <w:r>
        <w:rPr>
          <w:rStyle w:val="Hyperlink"/>
          <w:rFonts w:ascii="Arial" w:hAnsi="Arial" w:cs="Arial"/>
          <w:sz w:val="24"/>
          <w:szCs w:val="24"/>
        </w:rPr>
        <w:t xml:space="preserve">. </w:t>
      </w:r>
      <w:r w:rsidRPr="34C52967">
        <w:rPr>
          <w:rFonts w:ascii="Arial" w:hAnsi="Arial" w:cs="Arial"/>
          <w:sz w:val="24"/>
          <w:szCs w:val="24"/>
        </w:rPr>
        <w:t>Acesso em:</w:t>
      </w:r>
      <w:r>
        <w:rPr>
          <w:rFonts w:ascii="Arial" w:hAnsi="Arial" w:cs="Arial"/>
          <w:sz w:val="24"/>
          <w:szCs w:val="24"/>
        </w:rPr>
        <w:t xml:space="preserve"> </w:t>
      </w:r>
      <w:r w:rsidRPr="34C52967">
        <w:rPr>
          <w:rFonts w:ascii="Arial" w:hAnsi="Arial" w:cs="Arial"/>
          <w:sz w:val="24"/>
          <w:szCs w:val="24"/>
        </w:rPr>
        <w:t>14 jul</w:t>
      </w:r>
      <w:r>
        <w:rPr>
          <w:rFonts w:ascii="Arial" w:hAnsi="Arial" w:cs="Arial"/>
          <w:sz w:val="24"/>
          <w:szCs w:val="24"/>
        </w:rPr>
        <w:t xml:space="preserve">. </w:t>
      </w:r>
      <w:r w:rsidRPr="34C52967">
        <w:rPr>
          <w:rFonts w:ascii="Arial" w:hAnsi="Arial" w:cs="Arial"/>
          <w:sz w:val="24"/>
          <w:szCs w:val="24"/>
        </w:rPr>
        <w:t>2020.</w:t>
      </w:r>
    </w:p>
    <w:p w14:paraId="73B4BF4E" w14:textId="77777777" w:rsidR="00EF104F" w:rsidRDefault="00EF104F" w:rsidP="34C52967">
      <w:pPr>
        <w:spacing w:after="0" w:line="257" w:lineRule="auto"/>
        <w:jc w:val="both"/>
        <w:rPr>
          <w:rFonts w:ascii="Arial" w:hAnsi="Arial" w:cs="Arial"/>
          <w:sz w:val="24"/>
          <w:szCs w:val="24"/>
        </w:rPr>
      </w:pPr>
    </w:p>
    <w:p w14:paraId="2F7BC1D3" w14:textId="19EB51FB" w:rsidR="00EF104F" w:rsidRDefault="00EF104F" w:rsidP="34C52967">
      <w:pPr>
        <w:spacing w:after="0" w:line="257" w:lineRule="auto"/>
        <w:jc w:val="both"/>
        <w:rPr>
          <w:rFonts w:ascii="Arial" w:hAnsi="Arial" w:cs="Arial"/>
          <w:sz w:val="24"/>
          <w:szCs w:val="24"/>
        </w:rPr>
      </w:pPr>
      <w:r w:rsidRPr="34C52967">
        <w:rPr>
          <w:rFonts w:ascii="Arial" w:hAnsi="Arial" w:cs="Arial"/>
          <w:sz w:val="24"/>
          <w:szCs w:val="24"/>
        </w:rPr>
        <w:t xml:space="preserve">BRASIL. Lei 11.114 de 16 de maio de 2005. Altera os </w:t>
      </w:r>
      <w:proofErr w:type="spellStart"/>
      <w:r w:rsidRPr="34C52967">
        <w:rPr>
          <w:rFonts w:ascii="Arial" w:hAnsi="Arial" w:cs="Arial"/>
          <w:sz w:val="24"/>
          <w:szCs w:val="24"/>
        </w:rPr>
        <w:t>arts</w:t>
      </w:r>
      <w:proofErr w:type="spellEnd"/>
      <w:r w:rsidRPr="34C52967">
        <w:rPr>
          <w:rFonts w:ascii="Arial" w:hAnsi="Arial" w:cs="Arial"/>
          <w:sz w:val="24"/>
          <w:szCs w:val="24"/>
        </w:rPr>
        <w:t>. 6º, 30, 32 e 87 da Lei nº 9.394, de 20 de dezembro de 1996, com o objetivo de tornar obrigatório o início do ensino fundamental aos seis anos de idade.</w:t>
      </w:r>
      <w:r>
        <w:rPr>
          <w:rFonts w:ascii="Arial" w:hAnsi="Arial" w:cs="Arial"/>
          <w:sz w:val="24"/>
          <w:szCs w:val="24"/>
        </w:rPr>
        <w:t xml:space="preserve"> </w:t>
      </w:r>
      <w:r w:rsidRPr="00BE082B">
        <w:rPr>
          <w:rFonts w:ascii="Arial" w:hAnsi="Arial" w:cs="Arial"/>
          <w:b/>
          <w:bCs/>
          <w:sz w:val="24"/>
          <w:szCs w:val="24"/>
        </w:rPr>
        <w:t>Diário Oficial da União</w:t>
      </w:r>
      <w:r>
        <w:rPr>
          <w:rFonts w:ascii="Arial" w:hAnsi="Arial" w:cs="Arial"/>
          <w:sz w:val="24"/>
          <w:szCs w:val="24"/>
        </w:rPr>
        <w:t>: p. 1, Brasília, DF, 17 maio 2005.</w:t>
      </w:r>
    </w:p>
    <w:p w14:paraId="39C7769F" w14:textId="77777777" w:rsidR="00EF104F" w:rsidRDefault="00EF104F" w:rsidP="34C52967">
      <w:pPr>
        <w:spacing w:after="0" w:line="257" w:lineRule="auto"/>
        <w:jc w:val="both"/>
        <w:rPr>
          <w:rFonts w:ascii="Arial" w:eastAsia="Arial" w:hAnsi="Arial" w:cs="Arial"/>
          <w:sz w:val="24"/>
          <w:szCs w:val="24"/>
        </w:rPr>
      </w:pPr>
      <w:r w:rsidRPr="34C52967">
        <w:rPr>
          <w:rFonts w:ascii="Arial" w:hAnsi="Arial" w:cs="Arial"/>
          <w:sz w:val="24"/>
          <w:szCs w:val="24"/>
        </w:rPr>
        <w:lastRenderedPageBreak/>
        <w:t xml:space="preserve">BRASIL. </w:t>
      </w:r>
      <w:r w:rsidRPr="00DB6F5B">
        <w:rPr>
          <w:rFonts w:ascii="Arial" w:hAnsi="Arial" w:cs="Arial"/>
          <w:sz w:val="24"/>
          <w:szCs w:val="24"/>
        </w:rPr>
        <w:t xml:space="preserve">Lei nº 13.005, </w:t>
      </w:r>
      <w:r w:rsidRPr="00DB6F5B">
        <w:rPr>
          <w:rFonts w:ascii="Arial" w:eastAsia="Arial" w:hAnsi="Arial" w:cs="Arial"/>
          <w:sz w:val="24"/>
          <w:szCs w:val="24"/>
        </w:rPr>
        <w:t>de 25 de junho de 2014</w:t>
      </w:r>
      <w:r w:rsidRPr="34C52967">
        <w:rPr>
          <w:rFonts w:ascii="Arial" w:eastAsia="Arial" w:hAnsi="Arial" w:cs="Arial"/>
          <w:sz w:val="24"/>
          <w:szCs w:val="24"/>
        </w:rPr>
        <w:t>.</w:t>
      </w:r>
      <w:r>
        <w:rPr>
          <w:rFonts w:ascii="Arial" w:eastAsia="Arial" w:hAnsi="Arial" w:cs="Arial"/>
          <w:sz w:val="24"/>
          <w:szCs w:val="24"/>
        </w:rPr>
        <w:t xml:space="preserve"> </w:t>
      </w:r>
      <w:r w:rsidRPr="34C52967">
        <w:rPr>
          <w:rFonts w:ascii="Arial" w:eastAsia="Arial" w:hAnsi="Arial" w:cs="Arial"/>
          <w:sz w:val="24"/>
          <w:szCs w:val="24"/>
        </w:rPr>
        <w:t>Aprova o Plano Nacional de Educação - PNE e dá outras providências.</w:t>
      </w:r>
      <w:r>
        <w:rPr>
          <w:rFonts w:ascii="Arial" w:eastAsia="Arial" w:hAnsi="Arial" w:cs="Arial"/>
          <w:sz w:val="24"/>
          <w:szCs w:val="24"/>
        </w:rPr>
        <w:t xml:space="preserve"> </w:t>
      </w:r>
      <w:r w:rsidRPr="00DB6F5B">
        <w:rPr>
          <w:rFonts w:ascii="Arial" w:eastAsia="Arial" w:hAnsi="Arial" w:cs="Arial"/>
          <w:b/>
          <w:bCs/>
          <w:sz w:val="24"/>
          <w:szCs w:val="24"/>
        </w:rPr>
        <w:t>Diário Oficial da União</w:t>
      </w:r>
      <w:r>
        <w:rPr>
          <w:rFonts w:ascii="Arial" w:eastAsia="Arial" w:hAnsi="Arial" w:cs="Arial"/>
          <w:sz w:val="24"/>
          <w:szCs w:val="24"/>
        </w:rPr>
        <w:t>: edição extra, Brasília, DF, 26 jun. 2014.</w:t>
      </w:r>
    </w:p>
    <w:p w14:paraId="66E75528" w14:textId="77777777" w:rsidR="00EF104F" w:rsidRDefault="00EF104F" w:rsidP="34C52967">
      <w:pPr>
        <w:spacing w:after="0" w:line="257" w:lineRule="auto"/>
        <w:jc w:val="both"/>
        <w:rPr>
          <w:rFonts w:ascii="Arial" w:hAnsi="Arial" w:cs="Arial"/>
          <w:color w:val="000000" w:themeColor="text1"/>
          <w:sz w:val="24"/>
          <w:szCs w:val="24"/>
        </w:rPr>
      </w:pPr>
    </w:p>
    <w:p w14:paraId="341E89BB" w14:textId="781C0B38" w:rsidR="00EF104F" w:rsidRPr="00F1629E" w:rsidRDefault="00EF104F" w:rsidP="34C52967">
      <w:pPr>
        <w:spacing w:after="0" w:line="257" w:lineRule="auto"/>
        <w:jc w:val="both"/>
        <w:rPr>
          <w:rStyle w:val="normaltextrun"/>
          <w:rFonts w:ascii="Arial" w:eastAsia="Arial" w:hAnsi="Arial" w:cs="Arial"/>
          <w:sz w:val="24"/>
          <w:szCs w:val="24"/>
        </w:rPr>
      </w:pPr>
      <w:r w:rsidRPr="34C52967">
        <w:rPr>
          <w:rFonts w:ascii="Arial" w:hAnsi="Arial" w:cs="Arial"/>
          <w:color w:val="000000" w:themeColor="text1"/>
          <w:sz w:val="24"/>
          <w:szCs w:val="24"/>
        </w:rPr>
        <w:t xml:space="preserve">BRASIL. Ministério da Educação. </w:t>
      </w:r>
      <w:r w:rsidRPr="00943CD5">
        <w:rPr>
          <w:rFonts w:ascii="Arial" w:hAnsi="Arial" w:cs="Arial"/>
          <w:b/>
          <w:bCs/>
          <w:color w:val="000000" w:themeColor="text1"/>
          <w:sz w:val="24"/>
          <w:szCs w:val="24"/>
        </w:rPr>
        <w:t>Base Nacional Comum Curricular</w:t>
      </w:r>
      <w:r>
        <w:rPr>
          <w:rFonts w:ascii="Arial" w:hAnsi="Arial" w:cs="Arial"/>
          <w:color w:val="000000" w:themeColor="text1"/>
          <w:sz w:val="24"/>
          <w:szCs w:val="24"/>
        </w:rPr>
        <w:t>: v</w:t>
      </w:r>
      <w:r w:rsidRPr="34C52967">
        <w:rPr>
          <w:rFonts w:ascii="Arial" w:hAnsi="Arial" w:cs="Arial"/>
          <w:color w:val="000000" w:themeColor="text1"/>
          <w:sz w:val="24"/>
          <w:szCs w:val="24"/>
        </w:rPr>
        <w:t>ersão 3. Brasília: MEC, 2017.</w:t>
      </w:r>
    </w:p>
    <w:p w14:paraId="42A786A9" w14:textId="77777777" w:rsidR="00EF104F" w:rsidRDefault="00EF104F" w:rsidP="00943CD5">
      <w:pPr>
        <w:pStyle w:val="paragraph"/>
        <w:spacing w:before="0" w:beforeAutospacing="0" w:after="0" w:afterAutospacing="0"/>
        <w:jc w:val="both"/>
        <w:rPr>
          <w:rFonts w:ascii="Arial" w:eastAsia="Arial" w:hAnsi="Arial" w:cs="Arial"/>
        </w:rPr>
      </w:pPr>
    </w:p>
    <w:p w14:paraId="129687DA" w14:textId="53BADC70" w:rsidR="00EF104F" w:rsidRDefault="00EF104F" w:rsidP="00943CD5">
      <w:pPr>
        <w:pStyle w:val="paragraph"/>
        <w:spacing w:before="0" w:beforeAutospacing="0" w:after="0" w:afterAutospacing="0"/>
        <w:jc w:val="both"/>
        <w:rPr>
          <w:rFonts w:ascii="Arial" w:hAnsi="Arial" w:cs="Arial"/>
        </w:rPr>
      </w:pPr>
      <w:r w:rsidRPr="34C52967">
        <w:rPr>
          <w:rFonts w:ascii="Arial" w:eastAsia="Arial" w:hAnsi="Arial" w:cs="Arial"/>
        </w:rPr>
        <w:t>BRASIL. Ministério da Educação.</w:t>
      </w:r>
      <w:r>
        <w:rPr>
          <w:rFonts w:ascii="Arial" w:eastAsia="Arial" w:hAnsi="Arial" w:cs="Arial"/>
        </w:rPr>
        <w:t xml:space="preserve"> Conselho Nacional de Educação, Conselho Pleno.</w:t>
      </w:r>
      <w:r w:rsidRPr="34C52967">
        <w:rPr>
          <w:rFonts w:ascii="Arial" w:eastAsia="Arial" w:hAnsi="Arial" w:cs="Arial"/>
        </w:rPr>
        <w:t xml:space="preserve"> </w:t>
      </w:r>
      <w:r>
        <w:rPr>
          <w:rFonts w:ascii="Arial" w:eastAsia="Arial" w:hAnsi="Arial" w:cs="Arial"/>
        </w:rPr>
        <w:t>Resolução CNE/CP nº 2, de 22 de dezembro de 2017.</w:t>
      </w:r>
      <w:r w:rsidRPr="34C52967">
        <w:rPr>
          <w:rFonts w:ascii="Arial" w:eastAsia="Arial" w:hAnsi="Arial" w:cs="Arial"/>
        </w:rPr>
        <w:t xml:space="preserve"> Institui e orienta a implantação da Base Nacional Comum Curricular, a ser respeitada obrigatoriamente ao longo das etapas e respectivas modalidades no âmbito da Educação Básica.</w:t>
      </w:r>
      <w:r>
        <w:rPr>
          <w:rFonts w:ascii="Arial" w:eastAsia="Arial" w:hAnsi="Arial" w:cs="Arial"/>
        </w:rPr>
        <w:t xml:space="preserve"> </w:t>
      </w:r>
      <w:r w:rsidRPr="00BE082B">
        <w:rPr>
          <w:rFonts w:ascii="Arial" w:hAnsi="Arial" w:cs="Arial"/>
          <w:b/>
          <w:bCs/>
        </w:rPr>
        <w:t>Diário Oficial da União</w:t>
      </w:r>
      <w:r>
        <w:rPr>
          <w:rFonts w:ascii="Arial" w:hAnsi="Arial" w:cs="Arial"/>
        </w:rPr>
        <w:t xml:space="preserve">: seção 1, p. 41-44, Brasília, DF, 22 dez. 2017. </w:t>
      </w:r>
      <w:r w:rsidRPr="34C52967">
        <w:rPr>
          <w:rFonts w:ascii="Arial" w:eastAsia="Arial" w:hAnsi="Arial" w:cs="Arial"/>
        </w:rPr>
        <w:t xml:space="preserve">Disponível em: </w:t>
      </w:r>
      <w:r w:rsidRPr="00943CD5">
        <w:rPr>
          <w:rFonts w:ascii="Arial" w:eastAsia="Arial" w:hAnsi="Arial" w:cs="Arial"/>
        </w:rPr>
        <w:t>http://basenacionalcomum.mec.gov.br/images/historico/RESOLUCAOCNE_CP222DEDEZEMBRODE2017.pdf</w:t>
      </w:r>
      <w:r>
        <w:rPr>
          <w:rFonts w:ascii="Arial" w:eastAsia="Arial" w:hAnsi="Arial" w:cs="Arial"/>
        </w:rPr>
        <w:t xml:space="preserve">. </w:t>
      </w:r>
      <w:r w:rsidRPr="34C52967">
        <w:rPr>
          <w:rFonts w:ascii="Arial" w:eastAsia="Arial" w:hAnsi="Arial" w:cs="Arial"/>
        </w:rPr>
        <w:t>A</w:t>
      </w:r>
      <w:r w:rsidRPr="34C52967">
        <w:rPr>
          <w:rFonts w:ascii="Arial" w:hAnsi="Arial" w:cs="Arial"/>
        </w:rPr>
        <w:t>cesso em: 10 de junho.</w:t>
      </w:r>
    </w:p>
    <w:p w14:paraId="1E74B15A" w14:textId="77777777" w:rsidR="00EF104F" w:rsidRDefault="00EF104F" w:rsidP="34C52967">
      <w:pPr>
        <w:spacing w:after="0"/>
        <w:jc w:val="both"/>
        <w:rPr>
          <w:rFonts w:ascii="Arial" w:hAnsi="Arial" w:cs="Arial"/>
          <w:sz w:val="24"/>
          <w:szCs w:val="24"/>
        </w:rPr>
      </w:pPr>
    </w:p>
    <w:p w14:paraId="33E68386" w14:textId="2FE5D04C" w:rsidR="00EF104F" w:rsidRDefault="00EF104F" w:rsidP="34C52967">
      <w:pPr>
        <w:spacing w:after="0"/>
        <w:jc w:val="both"/>
        <w:rPr>
          <w:rFonts w:ascii="Arial" w:hAnsi="Arial" w:cs="Arial"/>
          <w:sz w:val="24"/>
          <w:szCs w:val="24"/>
        </w:rPr>
      </w:pPr>
      <w:r w:rsidRPr="34C52967">
        <w:rPr>
          <w:rFonts w:ascii="Arial" w:hAnsi="Arial" w:cs="Arial"/>
          <w:sz w:val="24"/>
          <w:szCs w:val="24"/>
        </w:rPr>
        <w:t xml:space="preserve">BRASIL. Ministério da Educação. Diretrizes Nacionais para a Educação Infantil. </w:t>
      </w:r>
      <w:r w:rsidRPr="00943CD5">
        <w:rPr>
          <w:rFonts w:ascii="Arial" w:hAnsi="Arial" w:cs="Arial"/>
          <w:b/>
          <w:bCs/>
          <w:sz w:val="24"/>
          <w:szCs w:val="24"/>
        </w:rPr>
        <w:t>Diário Oficial da União</w:t>
      </w:r>
      <w:r w:rsidRPr="34C52967">
        <w:rPr>
          <w:rFonts w:ascii="Arial" w:hAnsi="Arial" w:cs="Arial"/>
          <w:sz w:val="24"/>
          <w:szCs w:val="24"/>
        </w:rPr>
        <w:t xml:space="preserve">, Brasília, DF. Disponível em: </w:t>
      </w:r>
      <w:r w:rsidRPr="00943CD5">
        <w:rPr>
          <w:rFonts w:ascii="Arial" w:hAnsi="Arial" w:cs="Arial"/>
          <w:sz w:val="24"/>
          <w:szCs w:val="24"/>
        </w:rPr>
        <w:t>http://portal.mec.gov.br/dmdocuments/diretrizescurriculares_2012.pdf</w:t>
      </w:r>
      <w:r w:rsidRPr="34C52967">
        <w:rPr>
          <w:rFonts w:ascii="Arial" w:hAnsi="Arial" w:cs="Arial"/>
          <w:sz w:val="24"/>
          <w:szCs w:val="24"/>
        </w:rPr>
        <w:t xml:space="preserve"> Acesso em :14 jul.</w:t>
      </w:r>
      <w:r>
        <w:rPr>
          <w:rFonts w:ascii="Arial" w:hAnsi="Arial" w:cs="Arial"/>
          <w:sz w:val="24"/>
          <w:szCs w:val="24"/>
        </w:rPr>
        <w:t xml:space="preserve"> </w:t>
      </w:r>
      <w:r w:rsidRPr="34C52967">
        <w:rPr>
          <w:rFonts w:ascii="Arial" w:hAnsi="Arial" w:cs="Arial"/>
          <w:sz w:val="24"/>
          <w:szCs w:val="24"/>
        </w:rPr>
        <w:t>2020.</w:t>
      </w:r>
    </w:p>
    <w:p w14:paraId="79DFA62A" w14:textId="77777777" w:rsidR="00EF104F" w:rsidRDefault="00EF104F" w:rsidP="00943CD5">
      <w:pPr>
        <w:pStyle w:val="paragraph"/>
        <w:spacing w:before="0" w:beforeAutospacing="0" w:after="0" w:afterAutospacing="0"/>
        <w:jc w:val="both"/>
        <w:rPr>
          <w:rStyle w:val="normaltextrun"/>
          <w:rFonts w:ascii="Arial" w:hAnsi="Arial" w:cs="Arial"/>
        </w:rPr>
      </w:pPr>
    </w:p>
    <w:p w14:paraId="2D50708A" w14:textId="7DC496F1" w:rsidR="00EF104F" w:rsidRDefault="00EF104F" w:rsidP="00943CD5">
      <w:pPr>
        <w:pStyle w:val="paragraph"/>
        <w:spacing w:before="0" w:beforeAutospacing="0" w:after="0" w:afterAutospacing="0"/>
        <w:jc w:val="both"/>
        <w:rPr>
          <w:rFonts w:ascii="Arial" w:hAnsi="Arial" w:cs="Arial"/>
        </w:rPr>
      </w:pPr>
      <w:r w:rsidRPr="34C52967">
        <w:rPr>
          <w:rStyle w:val="normaltextrun"/>
          <w:rFonts w:ascii="Arial" w:hAnsi="Arial" w:cs="Arial"/>
        </w:rPr>
        <w:t>BRASIL. Ministério da Educação. Lei nº 9.394, de 20 de dezembro de 1996.</w:t>
      </w:r>
      <w:r>
        <w:rPr>
          <w:rStyle w:val="normaltextrun"/>
          <w:rFonts w:ascii="Arial" w:hAnsi="Arial" w:cs="Arial"/>
        </w:rPr>
        <w:t xml:space="preserve"> Estabelece as diretrizes e bases da educação nacional. </w:t>
      </w:r>
      <w:r w:rsidRPr="00BE082B">
        <w:rPr>
          <w:rFonts w:ascii="Arial" w:hAnsi="Arial" w:cs="Arial"/>
          <w:b/>
          <w:bCs/>
        </w:rPr>
        <w:t>Diário Oficial da União</w:t>
      </w:r>
      <w:r>
        <w:rPr>
          <w:rFonts w:ascii="Arial" w:hAnsi="Arial" w:cs="Arial"/>
        </w:rPr>
        <w:t>: p. 27833, Brasília, DF, 23 dez. 1996.</w:t>
      </w:r>
    </w:p>
    <w:p w14:paraId="76A39306" w14:textId="77777777" w:rsidR="00EF104F" w:rsidRDefault="00EF104F" w:rsidP="00943CD5">
      <w:pPr>
        <w:spacing w:after="0"/>
        <w:jc w:val="both"/>
        <w:rPr>
          <w:rFonts w:ascii="Arial" w:eastAsia="Times New Roman" w:hAnsi="Arial" w:cs="Arial"/>
          <w:sz w:val="24"/>
          <w:szCs w:val="24"/>
        </w:rPr>
      </w:pPr>
    </w:p>
    <w:p w14:paraId="01FA3534" w14:textId="13F69AF6" w:rsidR="00EF104F" w:rsidRPr="00943CD5" w:rsidRDefault="00EF104F" w:rsidP="00943CD5">
      <w:pPr>
        <w:spacing w:after="0"/>
        <w:jc w:val="both"/>
        <w:rPr>
          <w:rFonts w:ascii="Arial" w:eastAsia="Arial" w:hAnsi="Arial" w:cs="Arial"/>
          <w:sz w:val="24"/>
          <w:szCs w:val="24"/>
        </w:rPr>
      </w:pPr>
      <w:r w:rsidRPr="00943CD5">
        <w:rPr>
          <w:rFonts w:ascii="Arial" w:eastAsia="Times New Roman" w:hAnsi="Arial" w:cs="Arial"/>
          <w:sz w:val="24"/>
          <w:szCs w:val="24"/>
        </w:rPr>
        <w:t xml:space="preserve">BRASIL. Ministério da Educação. </w:t>
      </w:r>
      <w:r w:rsidRPr="00943CD5">
        <w:rPr>
          <w:rFonts w:ascii="Arial" w:eastAsia="Times New Roman" w:hAnsi="Arial" w:cs="Arial"/>
          <w:b/>
          <w:bCs/>
          <w:sz w:val="24"/>
          <w:szCs w:val="24"/>
        </w:rPr>
        <w:t>Práticas cotidianas na educação infantil - bases para a reflexão sobre as orientações curriculares</w:t>
      </w:r>
      <w:r w:rsidRPr="00943CD5">
        <w:rPr>
          <w:rFonts w:ascii="Arial" w:eastAsia="Times New Roman" w:hAnsi="Arial" w:cs="Arial"/>
          <w:sz w:val="24"/>
          <w:szCs w:val="24"/>
        </w:rPr>
        <w:t xml:space="preserve">. Projeto de Cooperação Técnica MEC/Universidade Federal do Rio Grande do Sul para Construção de Orientações Curriculares para a Educação Infantil. Brasília, MEC/Secretaria de Educação Básica/UFRGS, 2009. Disponível em: http://portal.mec.gov.br/dmdocuments/relat_seb_praticas_cotidianas.pdf Acesso em: </w:t>
      </w:r>
      <w:r w:rsidRPr="00943CD5">
        <w:rPr>
          <w:rFonts w:ascii="Arial" w:eastAsia="Arial" w:hAnsi="Arial" w:cs="Arial"/>
          <w:sz w:val="24"/>
          <w:szCs w:val="24"/>
        </w:rPr>
        <w:t>20 de jul. de 2020</w:t>
      </w:r>
      <w:r>
        <w:rPr>
          <w:rFonts w:ascii="Arial" w:eastAsia="Arial" w:hAnsi="Arial" w:cs="Arial"/>
          <w:sz w:val="24"/>
          <w:szCs w:val="24"/>
        </w:rPr>
        <w:t>.</w:t>
      </w:r>
    </w:p>
    <w:p w14:paraId="16611901" w14:textId="77777777" w:rsidR="00EF104F" w:rsidRDefault="00EF104F" w:rsidP="00D0783A">
      <w:pPr>
        <w:pStyle w:val="paragraph"/>
        <w:spacing w:before="0" w:beforeAutospacing="0" w:after="0" w:afterAutospacing="0"/>
        <w:jc w:val="both"/>
        <w:textAlignment w:val="baseline"/>
        <w:rPr>
          <w:rStyle w:val="normaltextrun"/>
          <w:rFonts w:ascii="Arial" w:hAnsi="Arial" w:cs="Arial"/>
        </w:rPr>
      </w:pPr>
    </w:p>
    <w:p w14:paraId="76D7C1E9" w14:textId="7C4C4E34" w:rsidR="00EF104F" w:rsidRDefault="00EF104F" w:rsidP="00D0783A">
      <w:pPr>
        <w:pStyle w:val="paragraph"/>
        <w:spacing w:before="0" w:beforeAutospacing="0" w:after="0" w:afterAutospacing="0"/>
        <w:jc w:val="both"/>
        <w:textAlignment w:val="baseline"/>
        <w:rPr>
          <w:rStyle w:val="normaltextrun"/>
          <w:rFonts w:ascii="Arial" w:hAnsi="Arial" w:cs="Arial"/>
        </w:rPr>
      </w:pPr>
      <w:r w:rsidRPr="00943CD5">
        <w:rPr>
          <w:rStyle w:val="normaltextrun"/>
          <w:rFonts w:ascii="Arial" w:hAnsi="Arial" w:cs="Arial"/>
        </w:rPr>
        <w:t>BRASIL. Ministério da Educação. Secretaria de Educação Básica</w:t>
      </w:r>
      <w:r w:rsidRPr="00943CD5">
        <w:rPr>
          <w:rStyle w:val="normaltextrun"/>
          <w:rFonts w:ascii="Arial" w:hAnsi="Arial" w:cs="Arial"/>
          <w:b/>
          <w:bCs/>
        </w:rPr>
        <w:t>. Parâmetros Nacionais de Qualidade da Educação Infantil</w:t>
      </w:r>
      <w:r w:rsidRPr="00941151">
        <w:rPr>
          <w:rStyle w:val="normaltextrun"/>
          <w:rFonts w:ascii="Arial" w:hAnsi="Arial" w:cs="Arial"/>
        </w:rPr>
        <w:t>. Brasília</w:t>
      </w:r>
      <w:r>
        <w:rPr>
          <w:rStyle w:val="normaltextrun"/>
          <w:rFonts w:ascii="Arial" w:hAnsi="Arial" w:cs="Arial"/>
        </w:rPr>
        <w:t xml:space="preserve">: MEC, </w:t>
      </w:r>
      <w:r w:rsidRPr="00941151">
        <w:rPr>
          <w:rStyle w:val="normaltextrun"/>
          <w:rFonts w:ascii="Arial" w:hAnsi="Arial" w:cs="Arial"/>
        </w:rPr>
        <w:t>20</w:t>
      </w:r>
      <w:r>
        <w:rPr>
          <w:rStyle w:val="normaltextrun"/>
          <w:rFonts w:ascii="Arial" w:hAnsi="Arial" w:cs="Arial"/>
        </w:rPr>
        <w:t>18</w:t>
      </w:r>
      <w:r w:rsidRPr="00941151">
        <w:rPr>
          <w:rStyle w:val="normaltextrun"/>
          <w:rFonts w:ascii="Arial" w:hAnsi="Arial" w:cs="Arial"/>
        </w:rPr>
        <w:t>.</w:t>
      </w:r>
    </w:p>
    <w:p w14:paraId="40BC7466" w14:textId="77777777" w:rsidR="00EF104F" w:rsidRDefault="00EF104F" w:rsidP="34C52967">
      <w:pPr>
        <w:spacing w:after="0" w:line="240" w:lineRule="auto"/>
        <w:jc w:val="both"/>
        <w:rPr>
          <w:rStyle w:val="normaltextrun"/>
          <w:rFonts w:ascii="Arial" w:hAnsi="Arial" w:cs="Arial"/>
          <w:sz w:val="24"/>
          <w:szCs w:val="24"/>
        </w:rPr>
      </w:pPr>
    </w:p>
    <w:p w14:paraId="4E37066D" w14:textId="2608F56F" w:rsidR="00EF104F" w:rsidRPr="00943CD5" w:rsidRDefault="00EF104F" w:rsidP="34C52967">
      <w:pPr>
        <w:spacing w:after="0" w:line="240" w:lineRule="auto"/>
        <w:jc w:val="both"/>
        <w:rPr>
          <w:rStyle w:val="eop"/>
          <w:rFonts w:ascii="Arial" w:hAnsi="Arial" w:cs="Arial"/>
          <w:sz w:val="24"/>
          <w:szCs w:val="24"/>
        </w:rPr>
      </w:pPr>
      <w:r w:rsidRPr="00943CD5">
        <w:rPr>
          <w:rStyle w:val="normaltextrun"/>
          <w:rFonts w:ascii="Arial" w:hAnsi="Arial" w:cs="Arial"/>
          <w:sz w:val="24"/>
          <w:szCs w:val="24"/>
        </w:rPr>
        <w:t xml:space="preserve">BRASIL. Ministério da Educação. Secretaria de Educação Fundamental. </w:t>
      </w:r>
      <w:r w:rsidRPr="00943CD5">
        <w:rPr>
          <w:rStyle w:val="normaltextrun"/>
          <w:rFonts w:ascii="Arial" w:hAnsi="Arial" w:cs="Arial"/>
          <w:b/>
          <w:bCs/>
          <w:sz w:val="24"/>
          <w:szCs w:val="24"/>
        </w:rPr>
        <w:t>Referencial Curricular Nacional para a Educação Infantil</w:t>
      </w:r>
      <w:r w:rsidRPr="00943CD5">
        <w:rPr>
          <w:rStyle w:val="normaltextrun"/>
          <w:rFonts w:ascii="Arial" w:hAnsi="Arial" w:cs="Arial"/>
          <w:sz w:val="24"/>
          <w:szCs w:val="24"/>
        </w:rPr>
        <w:t>. Brasília: MEC/SEF, 1998. v. 1.</w:t>
      </w:r>
      <w:r w:rsidRPr="00943CD5">
        <w:rPr>
          <w:rStyle w:val="eop"/>
          <w:rFonts w:ascii="Arial" w:hAnsi="Arial" w:cs="Arial"/>
          <w:sz w:val="24"/>
          <w:szCs w:val="24"/>
        </w:rPr>
        <w:t> </w:t>
      </w:r>
    </w:p>
    <w:p w14:paraId="316C1380" w14:textId="77777777" w:rsidR="00EF104F" w:rsidRDefault="00EF104F" w:rsidP="00D91840">
      <w:pPr>
        <w:pStyle w:val="paragraph"/>
        <w:spacing w:before="0" w:beforeAutospacing="0" w:after="0" w:afterAutospacing="0"/>
        <w:jc w:val="both"/>
        <w:rPr>
          <w:rStyle w:val="normaltextrun"/>
          <w:rFonts w:ascii="Arial" w:hAnsi="Arial" w:cs="Arial"/>
        </w:rPr>
      </w:pPr>
    </w:p>
    <w:p w14:paraId="2FFE5B0A" w14:textId="62494F17" w:rsidR="00EF104F" w:rsidRPr="00943CD5" w:rsidRDefault="00EF104F" w:rsidP="00D91840">
      <w:pPr>
        <w:pStyle w:val="paragraph"/>
        <w:spacing w:before="0" w:beforeAutospacing="0" w:after="0" w:afterAutospacing="0"/>
        <w:jc w:val="both"/>
        <w:rPr>
          <w:rStyle w:val="normaltextrun"/>
          <w:rFonts w:ascii="Arial" w:hAnsi="Arial" w:cs="Arial"/>
        </w:rPr>
      </w:pPr>
      <w:r w:rsidRPr="00943CD5">
        <w:rPr>
          <w:rStyle w:val="normaltextrun"/>
          <w:rFonts w:ascii="Arial" w:hAnsi="Arial" w:cs="Arial"/>
        </w:rPr>
        <w:t xml:space="preserve">BRASIL. Ministério da Educação. Secretaria de Educação Fundamental. </w:t>
      </w:r>
      <w:r w:rsidRPr="00943CD5">
        <w:rPr>
          <w:rStyle w:val="normaltextrun"/>
          <w:rFonts w:ascii="Arial" w:hAnsi="Arial" w:cs="Arial"/>
          <w:b/>
          <w:bCs/>
        </w:rPr>
        <w:t>Referencial Curricular Nacional para a Educação Infantil.</w:t>
      </w:r>
      <w:r w:rsidRPr="00943CD5">
        <w:rPr>
          <w:rStyle w:val="normaltextrun"/>
          <w:rFonts w:ascii="Arial" w:hAnsi="Arial" w:cs="Arial"/>
        </w:rPr>
        <w:t xml:space="preserve"> Brasília: MEC/SEF, 1998. v. 2. </w:t>
      </w:r>
    </w:p>
    <w:p w14:paraId="7BDFED7F" w14:textId="77777777" w:rsidR="00EF104F" w:rsidRDefault="00EF104F" w:rsidP="00D91840">
      <w:pPr>
        <w:pStyle w:val="paragraph"/>
        <w:spacing w:before="0" w:beforeAutospacing="0" w:after="0" w:afterAutospacing="0"/>
        <w:jc w:val="both"/>
        <w:rPr>
          <w:rStyle w:val="normaltextrun"/>
          <w:rFonts w:ascii="Arial" w:hAnsi="Arial" w:cs="Arial"/>
        </w:rPr>
      </w:pPr>
    </w:p>
    <w:p w14:paraId="4BF7677F" w14:textId="1A34EFCB" w:rsidR="00EF104F" w:rsidRPr="00943CD5" w:rsidRDefault="00EF104F" w:rsidP="00D91840">
      <w:pPr>
        <w:pStyle w:val="paragraph"/>
        <w:spacing w:before="0" w:beforeAutospacing="0" w:after="0" w:afterAutospacing="0"/>
        <w:jc w:val="both"/>
        <w:rPr>
          <w:rStyle w:val="normaltextrun"/>
          <w:rFonts w:ascii="Arial" w:hAnsi="Arial" w:cs="Arial"/>
        </w:rPr>
      </w:pPr>
      <w:r w:rsidRPr="00943CD5">
        <w:rPr>
          <w:rStyle w:val="normaltextrun"/>
          <w:rFonts w:ascii="Arial" w:hAnsi="Arial" w:cs="Arial"/>
        </w:rPr>
        <w:t xml:space="preserve">BRASIL. Ministério da Educação. Secretaria de Educação Fundamental. </w:t>
      </w:r>
      <w:r w:rsidRPr="00943CD5">
        <w:rPr>
          <w:rStyle w:val="normaltextrun"/>
          <w:rFonts w:ascii="Arial" w:hAnsi="Arial" w:cs="Arial"/>
          <w:b/>
          <w:bCs/>
        </w:rPr>
        <w:t>Referencial Curricular Nacional para a Educação Infantil.</w:t>
      </w:r>
      <w:r w:rsidRPr="00943CD5">
        <w:rPr>
          <w:rStyle w:val="normaltextrun"/>
          <w:rFonts w:ascii="Arial" w:hAnsi="Arial" w:cs="Arial"/>
        </w:rPr>
        <w:t xml:space="preserve"> Brasília: MEC/SEF, 1998. v. 3. </w:t>
      </w:r>
    </w:p>
    <w:p w14:paraId="6D4A5D4F" w14:textId="77777777" w:rsidR="00EF104F" w:rsidRDefault="00EF104F" w:rsidP="34C52967">
      <w:pPr>
        <w:spacing w:after="0" w:line="257" w:lineRule="auto"/>
        <w:jc w:val="both"/>
        <w:rPr>
          <w:rFonts w:ascii="Arial" w:eastAsia="Arial" w:hAnsi="Arial" w:cs="Arial"/>
          <w:color w:val="242021"/>
          <w:sz w:val="24"/>
          <w:szCs w:val="24"/>
        </w:rPr>
      </w:pPr>
      <w:r w:rsidRPr="34C52967">
        <w:rPr>
          <w:rFonts w:ascii="Arial" w:eastAsia="Arial" w:hAnsi="Arial" w:cs="Arial"/>
          <w:sz w:val="24"/>
          <w:szCs w:val="24"/>
        </w:rPr>
        <w:lastRenderedPageBreak/>
        <w:t xml:space="preserve">BRITO, K.R.S.; </w:t>
      </w:r>
      <w:r w:rsidRPr="00943CD5">
        <w:rPr>
          <w:rFonts w:ascii="Arial" w:eastAsia="Arial" w:hAnsi="Arial" w:cs="Arial"/>
          <w:b/>
          <w:bCs/>
          <w:color w:val="242021"/>
          <w:sz w:val="24"/>
          <w:szCs w:val="24"/>
        </w:rPr>
        <w:t>Educação Por Escrito</w:t>
      </w:r>
      <w:r w:rsidRPr="34C52967">
        <w:rPr>
          <w:rFonts w:ascii="Arial" w:eastAsia="Arial" w:hAnsi="Arial" w:cs="Arial"/>
          <w:color w:val="242021"/>
          <w:sz w:val="24"/>
          <w:szCs w:val="24"/>
        </w:rPr>
        <w:t>, Porto Alegre, v. 5, n. 1, p. 68-79, jan.-jun. 2014</w:t>
      </w:r>
      <w:r>
        <w:rPr>
          <w:rFonts w:ascii="Arial" w:eastAsia="Arial" w:hAnsi="Arial" w:cs="Arial"/>
          <w:color w:val="242021"/>
          <w:sz w:val="24"/>
          <w:szCs w:val="24"/>
        </w:rPr>
        <w:t>.</w:t>
      </w:r>
    </w:p>
    <w:p w14:paraId="20B0C198" w14:textId="77777777" w:rsidR="00EF104F" w:rsidRDefault="00EF104F" w:rsidP="34C52967">
      <w:pPr>
        <w:spacing w:after="0" w:line="257" w:lineRule="auto"/>
        <w:jc w:val="both"/>
        <w:rPr>
          <w:rFonts w:ascii="Arial" w:eastAsia="Arial" w:hAnsi="Arial" w:cs="Arial"/>
          <w:sz w:val="24"/>
          <w:szCs w:val="24"/>
          <w:lang w:val="en-US"/>
        </w:rPr>
      </w:pPr>
    </w:p>
    <w:p w14:paraId="58EA884C" w14:textId="58A72E86" w:rsidR="00EF104F" w:rsidRDefault="00EF104F" w:rsidP="34C52967">
      <w:pPr>
        <w:spacing w:after="0" w:line="257" w:lineRule="auto"/>
        <w:jc w:val="both"/>
        <w:rPr>
          <w:rFonts w:ascii="Arial" w:eastAsia="Arial" w:hAnsi="Arial" w:cs="Arial"/>
          <w:sz w:val="24"/>
          <w:szCs w:val="24"/>
        </w:rPr>
      </w:pPr>
      <w:r w:rsidRPr="001C21BA">
        <w:rPr>
          <w:rFonts w:ascii="Arial" w:eastAsia="Arial" w:hAnsi="Arial" w:cs="Arial"/>
          <w:sz w:val="24"/>
          <w:szCs w:val="24"/>
          <w:lang w:val="en-US"/>
        </w:rPr>
        <w:t xml:space="preserve">BROUGÈRE, G.; ULMANN, A (org.) </w:t>
      </w:r>
      <w:r w:rsidRPr="00943CD5">
        <w:rPr>
          <w:rFonts w:ascii="Arial" w:eastAsia="Arial" w:hAnsi="Arial" w:cs="Arial"/>
          <w:b/>
          <w:bCs/>
          <w:sz w:val="24"/>
          <w:szCs w:val="24"/>
        </w:rPr>
        <w:t>Aprender pela vida cotidiana</w:t>
      </w:r>
      <w:r w:rsidRPr="34C52967">
        <w:rPr>
          <w:rFonts w:ascii="Arial" w:eastAsia="Arial" w:hAnsi="Arial" w:cs="Arial"/>
          <w:sz w:val="24"/>
          <w:szCs w:val="24"/>
        </w:rPr>
        <w:t>. São Paulo. Autores Associados, 2012</w:t>
      </w:r>
      <w:r>
        <w:rPr>
          <w:rFonts w:ascii="Arial" w:eastAsia="Arial" w:hAnsi="Arial" w:cs="Arial"/>
          <w:sz w:val="24"/>
          <w:szCs w:val="24"/>
        </w:rPr>
        <w:t>.</w:t>
      </w:r>
    </w:p>
    <w:p w14:paraId="64EF67E0" w14:textId="77777777" w:rsidR="00EF104F" w:rsidRDefault="00EF104F" w:rsidP="34C52967">
      <w:pPr>
        <w:spacing w:after="0"/>
        <w:jc w:val="both"/>
        <w:rPr>
          <w:rFonts w:ascii="Arial" w:eastAsia="Arial" w:hAnsi="Arial" w:cs="Arial"/>
          <w:sz w:val="24"/>
          <w:szCs w:val="24"/>
        </w:rPr>
      </w:pPr>
    </w:p>
    <w:p w14:paraId="387BBB54" w14:textId="37FFA1D0" w:rsidR="00EF104F" w:rsidRDefault="00EF104F" w:rsidP="34C52967">
      <w:pPr>
        <w:spacing w:after="0"/>
        <w:jc w:val="both"/>
        <w:rPr>
          <w:rFonts w:ascii="Arial" w:eastAsia="Arial" w:hAnsi="Arial" w:cs="Arial"/>
          <w:sz w:val="24"/>
          <w:szCs w:val="24"/>
        </w:rPr>
      </w:pPr>
      <w:r w:rsidRPr="34C52967">
        <w:rPr>
          <w:rFonts w:ascii="Arial" w:eastAsia="Arial" w:hAnsi="Arial" w:cs="Arial"/>
          <w:sz w:val="24"/>
          <w:szCs w:val="24"/>
        </w:rPr>
        <w:t xml:space="preserve">CALL, N.; FEATHERSTONE, S. </w:t>
      </w:r>
      <w:r w:rsidRPr="00943CD5">
        <w:rPr>
          <w:rFonts w:ascii="Arial" w:eastAsia="Arial" w:hAnsi="Arial" w:cs="Arial"/>
          <w:b/>
          <w:bCs/>
          <w:sz w:val="24"/>
          <w:szCs w:val="24"/>
        </w:rPr>
        <w:t>Cérebro e educação infantil, como aplicar os conhecimentos da ciência cognitiva no ensino de crianças até 5 anos.</w:t>
      </w:r>
      <w:r w:rsidRPr="34C52967">
        <w:rPr>
          <w:rFonts w:ascii="Arial" w:eastAsia="Arial" w:hAnsi="Arial" w:cs="Arial"/>
          <w:sz w:val="24"/>
          <w:szCs w:val="24"/>
        </w:rPr>
        <w:t xml:space="preserve"> </w:t>
      </w:r>
      <w:r>
        <w:rPr>
          <w:rFonts w:ascii="Arial" w:eastAsia="Arial" w:hAnsi="Arial" w:cs="Arial"/>
          <w:sz w:val="24"/>
          <w:szCs w:val="24"/>
        </w:rPr>
        <w:t>[</w:t>
      </w:r>
      <w:proofErr w:type="spellStart"/>
      <w:r>
        <w:rPr>
          <w:rFonts w:ascii="Arial" w:eastAsia="Arial" w:hAnsi="Arial" w:cs="Arial"/>
          <w:sz w:val="24"/>
          <w:szCs w:val="24"/>
        </w:rPr>
        <w:t>S.l</w:t>
      </w:r>
      <w:proofErr w:type="spellEnd"/>
      <w:r>
        <w:rPr>
          <w:rFonts w:ascii="Arial" w:eastAsia="Arial" w:hAnsi="Arial" w:cs="Arial"/>
          <w:sz w:val="24"/>
          <w:szCs w:val="24"/>
        </w:rPr>
        <w:t xml:space="preserve">.]: </w:t>
      </w:r>
      <w:r w:rsidRPr="34C52967">
        <w:rPr>
          <w:rFonts w:ascii="Arial" w:eastAsia="Arial" w:hAnsi="Arial" w:cs="Arial"/>
          <w:sz w:val="24"/>
          <w:szCs w:val="24"/>
        </w:rPr>
        <w:t>Editora Penso</w:t>
      </w:r>
      <w:r>
        <w:rPr>
          <w:rFonts w:ascii="Arial" w:eastAsia="Arial" w:hAnsi="Arial" w:cs="Arial"/>
          <w:sz w:val="24"/>
          <w:szCs w:val="24"/>
        </w:rPr>
        <w:t>,</w:t>
      </w:r>
      <w:r w:rsidRPr="34C52967">
        <w:rPr>
          <w:rFonts w:ascii="Arial" w:eastAsia="Arial" w:hAnsi="Arial" w:cs="Arial"/>
          <w:sz w:val="24"/>
          <w:szCs w:val="24"/>
        </w:rPr>
        <w:t xml:space="preserve"> 2013.</w:t>
      </w:r>
    </w:p>
    <w:p w14:paraId="39A28D73" w14:textId="77777777" w:rsidR="00EF104F" w:rsidRDefault="00EF104F" w:rsidP="34C52967">
      <w:pPr>
        <w:spacing w:after="0"/>
        <w:jc w:val="both"/>
        <w:rPr>
          <w:rFonts w:ascii="Arial" w:eastAsia="Arial" w:hAnsi="Arial" w:cs="Arial"/>
          <w:sz w:val="24"/>
          <w:szCs w:val="24"/>
        </w:rPr>
      </w:pPr>
    </w:p>
    <w:p w14:paraId="7DCE58AF" w14:textId="4F70E8DF" w:rsidR="00EF104F" w:rsidRPr="00F1629E" w:rsidRDefault="00EF104F" w:rsidP="34C52967">
      <w:pPr>
        <w:spacing w:after="0"/>
        <w:jc w:val="both"/>
        <w:rPr>
          <w:rFonts w:ascii="Arial" w:hAnsi="Arial" w:cs="Arial"/>
          <w:sz w:val="24"/>
          <w:szCs w:val="24"/>
        </w:rPr>
      </w:pPr>
      <w:r w:rsidRPr="34C52967">
        <w:rPr>
          <w:rFonts w:ascii="Arial" w:eastAsia="Arial" w:hAnsi="Arial" w:cs="Arial"/>
          <w:sz w:val="24"/>
          <w:szCs w:val="24"/>
        </w:rPr>
        <w:t>CAPELLINI</w:t>
      </w:r>
      <w:r>
        <w:rPr>
          <w:rFonts w:ascii="Arial" w:eastAsia="Arial" w:hAnsi="Arial" w:cs="Arial"/>
          <w:sz w:val="24"/>
          <w:szCs w:val="24"/>
        </w:rPr>
        <w:t>,</w:t>
      </w:r>
      <w:r w:rsidRPr="34C52967">
        <w:rPr>
          <w:rFonts w:ascii="Arial" w:eastAsia="Arial" w:hAnsi="Arial" w:cs="Arial"/>
          <w:sz w:val="24"/>
          <w:szCs w:val="24"/>
        </w:rPr>
        <w:t xml:space="preserve"> V</w:t>
      </w:r>
      <w:r>
        <w:rPr>
          <w:rFonts w:ascii="Arial" w:eastAsia="Arial" w:hAnsi="Arial" w:cs="Arial"/>
          <w:sz w:val="24"/>
          <w:szCs w:val="24"/>
        </w:rPr>
        <w:t>.</w:t>
      </w:r>
      <w:r w:rsidRPr="34C52967">
        <w:rPr>
          <w:rFonts w:ascii="Arial" w:eastAsia="Arial" w:hAnsi="Arial" w:cs="Arial"/>
          <w:sz w:val="24"/>
          <w:szCs w:val="24"/>
        </w:rPr>
        <w:t xml:space="preserve"> L</w:t>
      </w:r>
      <w:r>
        <w:rPr>
          <w:rFonts w:ascii="Arial" w:eastAsia="Arial" w:hAnsi="Arial" w:cs="Arial"/>
          <w:sz w:val="24"/>
          <w:szCs w:val="24"/>
        </w:rPr>
        <w:t>.</w:t>
      </w:r>
      <w:r w:rsidRPr="34C52967">
        <w:rPr>
          <w:rFonts w:ascii="Arial" w:eastAsia="Arial" w:hAnsi="Arial" w:cs="Arial"/>
          <w:sz w:val="24"/>
          <w:szCs w:val="24"/>
        </w:rPr>
        <w:t xml:space="preserve"> F</w:t>
      </w:r>
      <w:r>
        <w:rPr>
          <w:rFonts w:ascii="Arial" w:eastAsia="Arial" w:hAnsi="Arial" w:cs="Arial"/>
          <w:sz w:val="24"/>
          <w:szCs w:val="24"/>
        </w:rPr>
        <w:t xml:space="preserve">, </w:t>
      </w:r>
      <w:r w:rsidRPr="34C52967">
        <w:rPr>
          <w:rFonts w:ascii="Arial" w:eastAsia="Arial" w:hAnsi="Arial" w:cs="Arial"/>
          <w:sz w:val="24"/>
          <w:szCs w:val="24"/>
        </w:rPr>
        <w:t>MANZONI</w:t>
      </w:r>
      <w:r>
        <w:rPr>
          <w:rFonts w:ascii="Arial" w:eastAsia="Arial" w:hAnsi="Arial" w:cs="Arial"/>
          <w:sz w:val="24"/>
          <w:szCs w:val="24"/>
        </w:rPr>
        <w:t>,</w:t>
      </w:r>
      <w:r w:rsidRPr="34C52967">
        <w:rPr>
          <w:rFonts w:ascii="Arial" w:eastAsia="Arial" w:hAnsi="Arial" w:cs="Arial"/>
          <w:sz w:val="24"/>
          <w:szCs w:val="24"/>
        </w:rPr>
        <w:t xml:space="preserve"> R</w:t>
      </w:r>
      <w:r>
        <w:rPr>
          <w:rFonts w:ascii="Arial" w:eastAsia="Arial" w:hAnsi="Arial" w:cs="Arial"/>
          <w:sz w:val="24"/>
          <w:szCs w:val="24"/>
        </w:rPr>
        <w:t>.</w:t>
      </w:r>
      <w:r w:rsidRPr="34C52967">
        <w:rPr>
          <w:rFonts w:ascii="Arial" w:eastAsia="Arial" w:hAnsi="Arial" w:cs="Arial"/>
          <w:sz w:val="24"/>
          <w:szCs w:val="24"/>
        </w:rPr>
        <w:t xml:space="preserve"> M. (</w:t>
      </w:r>
      <w:r>
        <w:rPr>
          <w:rFonts w:ascii="Arial" w:eastAsia="Arial" w:hAnsi="Arial" w:cs="Arial"/>
          <w:sz w:val="24"/>
          <w:szCs w:val="24"/>
        </w:rPr>
        <w:t>o</w:t>
      </w:r>
      <w:r w:rsidRPr="34C52967">
        <w:rPr>
          <w:rFonts w:ascii="Arial" w:eastAsia="Arial" w:hAnsi="Arial" w:cs="Arial"/>
          <w:sz w:val="24"/>
          <w:szCs w:val="24"/>
        </w:rPr>
        <w:t xml:space="preserve">rg.). </w:t>
      </w:r>
      <w:r w:rsidRPr="001E4AD6">
        <w:rPr>
          <w:rFonts w:ascii="Arial" w:eastAsia="Arial" w:hAnsi="Arial" w:cs="Arial"/>
          <w:b/>
          <w:bCs/>
          <w:sz w:val="24"/>
          <w:szCs w:val="24"/>
        </w:rPr>
        <w:t>Políticas públicas, práticas pedagógicas e ensino-aprendizagem</w:t>
      </w:r>
      <w:r w:rsidRPr="34C52967">
        <w:rPr>
          <w:rFonts w:ascii="Arial" w:eastAsia="Arial" w:hAnsi="Arial" w:cs="Arial"/>
          <w:sz w:val="24"/>
          <w:szCs w:val="24"/>
        </w:rPr>
        <w:t>: diferentes olhares sobre o processo educacional. Bauru</w:t>
      </w:r>
      <w:r>
        <w:rPr>
          <w:rFonts w:ascii="Arial" w:eastAsia="Arial" w:hAnsi="Arial" w:cs="Arial"/>
          <w:sz w:val="24"/>
          <w:szCs w:val="24"/>
        </w:rPr>
        <w:t xml:space="preserve">: </w:t>
      </w:r>
      <w:r w:rsidRPr="34C52967">
        <w:rPr>
          <w:rFonts w:ascii="Arial" w:eastAsia="Arial" w:hAnsi="Arial" w:cs="Arial"/>
          <w:sz w:val="24"/>
          <w:szCs w:val="24"/>
        </w:rPr>
        <w:t>UNESP</w:t>
      </w:r>
      <w:r>
        <w:rPr>
          <w:rFonts w:ascii="Arial" w:eastAsia="Arial" w:hAnsi="Arial" w:cs="Arial"/>
          <w:sz w:val="24"/>
          <w:szCs w:val="24"/>
        </w:rPr>
        <w:t>/</w:t>
      </w:r>
      <w:r w:rsidRPr="34C52967">
        <w:rPr>
          <w:rFonts w:ascii="Arial" w:eastAsia="Arial" w:hAnsi="Arial" w:cs="Arial"/>
          <w:sz w:val="24"/>
          <w:szCs w:val="24"/>
        </w:rPr>
        <w:t>Cultura Acadêmica, 2008.</w:t>
      </w:r>
    </w:p>
    <w:p w14:paraId="634B6529" w14:textId="77777777" w:rsidR="00EF104F" w:rsidRDefault="00EF104F" w:rsidP="34C52967">
      <w:pPr>
        <w:spacing w:after="0" w:line="257" w:lineRule="auto"/>
        <w:jc w:val="both"/>
        <w:rPr>
          <w:rFonts w:ascii="Arial" w:eastAsia="Arial" w:hAnsi="Arial" w:cs="Arial"/>
          <w:color w:val="000000" w:themeColor="text1"/>
          <w:sz w:val="24"/>
          <w:szCs w:val="24"/>
        </w:rPr>
      </w:pPr>
    </w:p>
    <w:p w14:paraId="702D233D" w14:textId="41FBBDA0" w:rsidR="00EF104F" w:rsidRDefault="00EF104F" w:rsidP="34C52967">
      <w:pPr>
        <w:spacing w:after="0" w:line="257" w:lineRule="auto"/>
        <w:jc w:val="both"/>
        <w:rPr>
          <w:rFonts w:ascii="Arial" w:eastAsia="Arial" w:hAnsi="Arial" w:cs="Arial"/>
          <w:color w:val="000000" w:themeColor="text1"/>
          <w:sz w:val="24"/>
          <w:szCs w:val="24"/>
        </w:rPr>
      </w:pPr>
      <w:r w:rsidRPr="34C52967">
        <w:rPr>
          <w:rFonts w:ascii="Arial" w:eastAsia="Arial" w:hAnsi="Arial" w:cs="Arial"/>
          <w:color w:val="000000" w:themeColor="text1"/>
          <w:sz w:val="24"/>
          <w:szCs w:val="24"/>
        </w:rPr>
        <w:t xml:space="preserve">CIEB. </w:t>
      </w:r>
      <w:r w:rsidRPr="00943CD5">
        <w:rPr>
          <w:rFonts w:ascii="Arial" w:eastAsia="Arial" w:hAnsi="Arial" w:cs="Arial"/>
          <w:b/>
          <w:bCs/>
          <w:color w:val="000000" w:themeColor="text1"/>
          <w:sz w:val="24"/>
          <w:szCs w:val="24"/>
        </w:rPr>
        <w:t>Currículo de referência em tecnologia e computação</w:t>
      </w:r>
      <w:r w:rsidRPr="34C52967">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 xml:space="preserve">São Paulo: CIEB, 2018. </w:t>
      </w:r>
      <w:r w:rsidRPr="34C52967">
        <w:rPr>
          <w:rFonts w:ascii="Arial" w:eastAsia="Arial" w:hAnsi="Arial" w:cs="Arial"/>
          <w:color w:val="000000" w:themeColor="text1"/>
          <w:sz w:val="24"/>
          <w:szCs w:val="24"/>
        </w:rPr>
        <w:t>Disponível em</w:t>
      </w:r>
      <w:r w:rsidRPr="34C52967">
        <w:rPr>
          <w:rFonts w:ascii="Arial" w:eastAsia="Arial" w:hAnsi="Arial" w:cs="Arial"/>
          <w:color w:val="555555"/>
          <w:sz w:val="24"/>
          <w:szCs w:val="24"/>
        </w:rPr>
        <w:t xml:space="preserve">: </w:t>
      </w:r>
      <w:r w:rsidRPr="00EF104F">
        <w:rPr>
          <w:rFonts w:ascii="Arial" w:eastAsia="Arial" w:hAnsi="Arial" w:cs="Arial"/>
          <w:sz w:val="24"/>
          <w:szCs w:val="24"/>
        </w:rPr>
        <w:t>https://curriculo.cieb.net.br/assets/docs/Curriculo_de_Referencia_em_Tecnologia_e_Computacao.pdf</w:t>
      </w:r>
      <w:r w:rsidRPr="34C52967">
        <w:rPr>
          <w:rFonts w:ascii="Arial" w:eastAsia="Arial" w:hAnsi="Arial" w:cs="Arial"/>
          <w:color w:val="555555"/>
          <w:sz w:val="24"/>
          <w:szCs w:val="24"/>
        </w:rPr>
        <w:t xml:space="preserve">. </w:t>
      </w:r>
      <w:r w:rsidRPr="34C52967">
        <w:rPr>
          <w:rFonts w:ascii="Arial" w:eastAsia="Arial" w:hAnsi="Arial" w:cs="Arial"/>
          <w:color w:val="000000" w:themeColor="text1"/>
          <w:sz w:val="24"/>
          <w:szCs w:val="24"/>
        </w:rPr>
        <w:t>Acesso em: 19 de ago. de 2020</w:t>
      </w:r>
      <w:r>
        <w:rPr>
          <w:rFonts w:ascii="Arial" w:eastAsia="Arial" w:hAnsi="Arial" w:cs="Arial"/>
          <w:color w:val="000000" w:themeColor="text1"/>
          <w:sz w:val="24"/>
          <w:szCs w:val="24"/>
        </w:rPr>
        <w:t>.</w:t>
      </w:r>
    </w:p>
    <w:p w14:paraId="1D0BEAC6" w14:textId="77777777" w:rsidR="00EF104F" w:rsidRDefault="00EF104F" w:rsidP="00D91840">
      <w:pPr>
        <w:pStyle w:val="paragraph"/>
        <w:spacing w:before="0" w:beforeAutospacing="0" w:after="0" w:afterAutospacing="0"/>
        <w:jc w:val="both"/>
        <w:textAlignment w:val="baseline"/>
        <w:rPr>
          <w:rStyle w:val="normaltextrun"/>
          <w:rFonts w:ascii="Arial" w:hAnsi="Arial" w:cs="Arial"/>
        </w:rPr>
      </w:pPr>
    </w:p>
    <w:p w14:paraId="0EADCA22" w14:textId="71A68A13" w:rsidR="00EF104F" w:rsidRPr="00F1629E" w:rsidRDefault="00EF104F" w:rsidP="00D91840">
      <w:pPr>
        <w:pStyle w:val="paragraph"/>
        <w:spacing w:before="0" w:beforeAutospacing="0" w:after="0" w:afterAutospacing="0"/>
        <w:jc w:val="both"/>
        <w:textAlignment w:val="baseline"/>
        <w:rPr>
          <w:rStyle w:val="eop"/>
          <w:rFonts w:ascii="Arial" w:hAnsi="Arial" w:cs="Arial"/>
        </w:rPr>
      </w:pPr>
      <w:r w:rsidRPr="00F1629E">
        <w:rPr>
          <w:rStyle w:val="normaltextrun"/>
          <w:rFonts w:ascii="Arial" w:hAnsi="Arial" w:cs="Arial"/>
        </w:rPr>
        <w:t>CORSINO, P. </w:t>
      </w:r>
      <w:r w:rsidRPr="00943CD5">
        <w:rPr>
          <w:rStyle w:val="normaltextrun"/>
          <w:rFonts w:ascii="Arial" w:hAnsi="Arial" w:cs="Arial"/>
          <w:b/>
          <w:bCs/>
        </w:rPr>
        <w:t>Infância, linguagem e letramento</w:t>
      </w:r>
      <w:r w:rsidRPr="00F1629E">
        <w:rPr>
          <w:rStyle w:val="normaltextrun"/>
          <w:rFonts w:ascii="Arial" w:hAnsi="Arial" w:cs="Arial"/>
        </w:rPr>
        <w:t>: educação infantil na rede municipal de ensino do Rio de Janeiro</w:t>
      </w:r>
      <w:r>
        <w:rPr>
          <w:rStyle w:val="normaltextrun"/>
          <w:rFonts w:ascii="Arial" w:hAnsi="Arial" w:cs="Arial"/>
        </w:rPr>
        <w:t>.</w:t>
      </w:r>
      <w:r w:rsidRPr="00F1629E">
        <w:rPr>
          <w:rStyle w:val="normaltextrun"/>
          <w:rFonts w:ascii="Arial" w:hAnsi="Arial" w:cs="Arial"/>
        </w:rPr>
        <w:t xml:space="preserve"> </w:t>
      </w:r>
      <w:r>
        <w:rPr>
          <w:rStyle w:val="normaltextrun"/>
          <w:rFonts w:ascii="Arial" w:hAnsi="Arial" w:cs="Arial"/>
        </w:rPr>
        <w:t xml:space="preserve">Rio de Janeiro: </w:t>
      </w:r>
      <w:r w:rsidRPr="00F1629E">
        <w:rPr>
          <w:rStyle w:val="normaltextrun"/>
          <w:rFonts w:ascii="Arial" w:hAnsi="Arial" w:cs="Arial"/>
        </w:rPr>
        <w:t>PUC, Departamento de Educação</w:t>
      </w:r>
      <w:r>
        <w:rPr>
          <w:rStyle w:val="normaltextrun"/>
          <w:rFonts w:ascii="Arial" w:hAnsi="Arial" w:cs="Arial"/>
        </w:rPr>
        <w:t>,</w:t>
      </w:r>
      <w:r w:rsidRPr="00F1629E">
        <w:rPr>
          <w:rStyle w:val="normaltextrun"/>
          <w:rFonts w:ascii="Arial" w:hAnsi="Arial" w:cs="Arial"/>
        </w:rPr>
        <w:t xml:space="preserve"> 2003</w:t>
      </w:r>
      <w:r>
        <w:rPr>
          <w:rStyle w:val="eop"/>
          <w:rFonts w:ascii="Arial" w:hAnsi="Arial" w:cs="Arial"/>
        </w:rPr>
        <w:t>.</w:t>
      </w:r>
    </w:p>
    <w:p w14:paraId="74D157C7" w14:textId="77777777" w:rsidR="00EF104F" w:rsidRDefault="00EF104F" w:rsidP="34C52967">
      <w:pPr>
        <w:spacing w:after="0"/>
        <w:jc w:val="both"/>
        <w:rPr>
          <w:rFonts w:ascii="Arial" w:eastAsia="Arial" w:hAnsi="Arial" w:cs="Arial"/>
          <w:sz w:val="24"/>
          <w:szCs w:val="24"/>
        </w:rPr>
      </w:pPr>
    </w:p>
    <w:p w14:paraId="3C302E47" w14:textId="6D3A68BF" w:rsidR="00EF104F" w:rsidRDefault="00EF104F" w:rsidP="34C52967">
      <w:pPr>
        <w:spacing w:after="0"/>
        <w:jc w:val="both"/>
        <w:rPr>
          <w:rFonts w:ascii="Arial" w:eastAsia="Arial" w:hAnsi="Arial" w:cs="Arial"/>
          <w:sz w:val="24"/>
          <w:szCs w:val="24"/>
        </w:rPr>
      </w:pPr>
      <w:r w:rsidRPr="34C52967">
        <w:rPr>
          <w:rFonts w:ascii="Arial" w:eastAsia="Arial" w:hAnsi="Arial" w:cs="Arial"/>
          <w:sz w:val="24"/>
          <w:szCs w:val="24"/>
        </w:rPr>
        <w:t xml:space="preserve">CORTELAZZO, A </w:t>
      </w:r>
      <w:r w:rsidRPr="000D11BF">
        <w:rPr>
          <w:rFonts w:ascii="Arial" w:eastAsia="Arial" w:hAnsi="Arial" w:cs="Arial"/>
          <w:i/>
          <w:iCs/>
          <w:sz w:val="24"/>
          <w:szCs w:val="24"/>
        </w:rPr>
        <w:t>et al</w:t>
      </w:r>
      <w:r w:rsidRPr="34C52967">
        <w:rPr>
          <w:rFonts w:ascii="Arial" w:eastAsia="Arial" w:hAnsi="Arial" w:cs="Arial"/>
          <w:sz w:val="24"/>
          <w:szCs w:val="24"/>
        </w:rPr>
        <w:t xml:space="preserve">. </w:t>
      </w:r>
      <w:r w:rsidRPr="009D06B3">
        <w:rPr>
          <w:rFonts w:ascii="Arial" w:eastAsia="Arial" w:hAnsi="Arial" w:cs="Arial"/>
          <w:b/>
          <w:bCs/>
          <w:sz w:val="24"/>
          <w:szCs w:val="24"/>
        </w:rPr>
        <w:t>Metodologias ativa e personalizadas de aprendizagem</w:t>
      </w:r>
      <w:r w:rsidRPr="34C52967">
        <w:rPr>
          <w:rFonts w:ascii="Arial" w:eastAsia="Arial" w:hAnsi="Arial" w:cs="Arial"/>
          <w:sz w:val="24"/>
          <w:szCs w:val="24"/>
        </w:rPr>
        <w:t>. Rio de Janeiro: 2018</w:t>
      </w:r>
      <w:r>
        <w:rPr>
          <w:rFonts w:ascii="Arial" w:eastAsia="Arial" w:hAnsi="Arial" w:cs="Arial"/>
          <w:sz w:val="24"/>
          <w:szCs w:val="24"/>
        </w:rPr>
        <w:t>.</w:t>
      </w:r>
    </w:p>
    <w:p w14:paraId="00591695" w14:textId="77777777" w:rsidR="00EF104F" w:rsidRDefault="00EF104F" w:rsidP="34C52967">
      <w:pPr>
        <w:spacing w:after="0" w:line="257" w:lineRule="auto"/>
        <w:jc w:val="both"/>
        <w:rPr>
          <w:rFonts w:ascii="Arial" w:eastAsia="Arial" w:hAnsi="Arial" w:cs="Arial"/>
          <w:sz w:val="24"/>
          <w:szCs w:val="24"/>
        </w:rPr>
      </w:pPr>
    </w:p>
    <w:p w14:paraId="1F6C2EEA" w14:textId="1E2158D1" w:rsidR="00EF104F" w:rsidRDefault="00EF104F" w:rsidP="34C52967">
      <w:pPr>
        <w:spacing w:after="0" w:line="257" w:lineRule="auto"/>
        <w:jc w:val="both"/>
        <w:rPr>
          <w:rFonts w:ascii="Arial" w:eastAsia="Arial" w:hAnsi="Arial" w:cs="Arial"/>
          <w:sz w:val="24"/>
          <w:szCs w:val="24"/>
        </w:rPr>
      </w:pPr>
      <w:r w:rsidRPr="34C52967">
        <w:rPr>
          <w:rFonts w:ascii="Arial" w:eastAsia="Arial" w:hAnsi="Arial" w:cs="Arial"/>
          <w:sz w:val="24"/>
          <w:szCs w:val="24"/>
        </w:rPr>
        <w:t xml:space="preserve">CRUVINEL, F.; Ler e ensinar na escola. </w:t>
      </w:r>
      <w:r w:rsidRPr="009D06B3">
        <w:rPr>
          <w:rFonts w:ascii="Arial" w:eastAsia="Arial" w:hAnsi="Arial" w:cs="Arial"/>
          <w:b/>
          <w:bCs/>
          <w:sz w:val="24"/>
          <w:szCs w:val="24"/>
        </w:rPr>
        <w:t xml:space="preserve">Ensino em </w:t>
      </w:r>
      <w:proofErr w:type="spellStart"/>
      <w:r w:rsidRPr="009D06B3">
        <w:rPr>
          <w:rFonts w:ascii="Arial" w:eastAsia="Arial" w:hAnsi="Arial" w:cs="Arial"/>
          <w:b/>
          <w:bCs/>
          <w:sz w:val="24"/>
          <w:szCs w:val="24"/>
        </w:rPr>
        <w:t>Re-vista</w:t>
      </w:r>
      <w:proofErr w:type="spellEnd"/>
      <w:r w:rsidRPr="34C52967">
        <w:rPr>
          <w:rFonts w:ascii="Arial" w:eastAsia="Arial" w:hAnsi="Arial" w:cs="Arial"/>
          <w:sz w:val="24"/>
          <w:szCs w:val="24"/>
        </w:rPr>
        <w:t>, Uberlândia, v.17, n.1, p. 249-276, jan./jun.2010</w:t>
      </w:r>
      <w:r>
        <w:rPr>
          <w:rFonts w:ascii="Arial" w:eastAsia="Arial" w:hAnsi="Arial" w:cs="Arial"/>
          <w:sz w:val="24"/>
          <w:szCs w:val="24"/>
        </w:rPr>
        <w:t>.</w:t>
      </w:r>
    </w:p>
    <w:p w14:paraId="1E0C8903" w14:textId="77777777" w:rsidR="00EF104F" w:rsidRDefault="00EF104F" w:rsidP="34C52967">
      <w:pPr>
        <w:spacing w:after="0" w:line="257" w:lineRule="auto"/>
        <w:jc w:val="both"/>
        <w:rPr>
          <w:rFonts w:ascii="Arial" w:hAnsi="Arial" w:cs="Arial"/>
          <w:sz w:val="24"/>
          <w:szCs w:val="24"/>
        </w:rPr>
      </w:pPr>
    </w:p>
    <w:p w14:paraId="145087AD" w14:textId="74C3FEA2" w:rsidR="00EF104F" w:rsidRDefault="00EF104F" w:rsidP="34C52967">
      <w:pPr>
        <w:spacing w:after="0" w:line="257" w:lineRule="auto"/>
        <w:jc w:val="both"/>
        <w:rPr>
          <w:rFonts w:ascii="Arial" w:hAnsi="Arial" w:cs="Arial"/>
          <w:sz w:val="24"/>
          <w:szCs w:val="24"/>
        </w:rPr>
      </w:pPr>
      <w:r w:rsidRPr="34C52967">
        <w:rPr>
          <w:rFonts w:ascii="Arial" w:hAnsi="Arial" w:cs="Arial"/>
          <w:sz w:val="24"/>
          <w:szCs w:val="24"/>
        </w:rPr>
        <w:t>CURY, C. R. J</w:t>
      </w:r>
      <w:r>
        <w:rPr>
          <w:rFonts w:ascii="Arial" w:hAnsi="Arial" w:cs="Arial"/>
          <w:sz w:val="24"/>
          <w:szCs w:val="24"/>
        </w:rPr>
        <w:t xml:space="preserve">. </w:t>
      </w:r>
      <w:r w:rsidRPr="34C52967">
        <w:rPr>
          <w:rFonts w:ascii="Arial" w:hAnsi="Arial" w:cs="Arial"/>
          <w:sz w:val="24"/>
          <w:szCs w:val="24"/>
        </w:rPr>
        <w:t xml:space="preserve">A educação infantil como direito. In: </w:t>
      </w:r>
      <w:r w:rsidRPr="009D06B3">
        <w:rPr>
          <w:rFonts w:ascii="Arial" w:hAnsi="Arial" w:cs="Arial"/>
          <w:b/>
          <w:bCs/>
          <w:sz w:val="24"/>
          <w:szCs w:val="24"/>
        </w:rPr>
        <w:t>Subsídios para credenciamento RF funcionamento de instituições de Educação Infantil</w:t>
      </w:r>
      <w:r w:rsidRPr="34C52967">
        <w:rPr>
          <w:rFonts w:ascii="Arial" w:hAnsi="Arial" w:cs="Arial"/>
          <w:sz w:val="24"/>
          <w:szCs w:val="24"/>
        </w:rPr>
        <w:t>, v. II. MEC/SEB. Brasília, ma</w:t>
      </w:r>
      <w:r>
        <w:rPr>
          <w:rFonts w:ascii="Arial" w:hAnsi="Arial" w:cs="Arial"/>
          <w:sz w:val="24"/>
          <w:szCs w:val="24"/>
        </w:rPr>
        <w:t xml:space="preserve">io </w:t>
      </w:r>
      <w:r w:rsidRPr="34C52967">
        <w:rPr>
          <w:rFonts w:ascii="Arial" w:hAnsi="Arial" w:cs="Arial"/>
          <w:sz w:val="24"/>
          <w:szCs w:val="24"/>
        </w:rPr>
        <w:t>1998</w:t>
      </w:r>
      <w:r>
        <w:rPr>
          <w:rFonts w:ascii="Arial" w:hAnsi="Arial" w:cs="Arial"/>
          <w:sz w:val="24"/>
          <w:szCs w:val="24"/>
        </w:rPr>
        <w:t>.</w:t>
      </w:r>
    </w:p>
    <w:p w14:paraId="749513CF" w14:textId="77777777" w:rsidR="00EF104F" w:rsidRDefault="00EF104F" w:rsidP="006F3067">
      <w:pPr>
        <w:spacing w:after="0" w:line="240" w:lineRule="auto"/>
        <w:jc w:val="both"/>
        <w:rPr>
          <w:rStyle w:val="normaltextrun"/>
          <w:rFonts w:ascii="Arial" w:hAnsi="Arial" w:cs="Arial"/>
          <w:sz w:val="24"/>
          <w:szCs w:val="24"/>
        </w:rPr>
      </w:pPr>
    </w:p>
    <w:p w14:paraId="7071A1F4" w14:textId="61F0F933" w:rsidR="00EF104F" w:rsidRDefault="00EF104F" w:rsidP="006F3067">
      <w:pPr>
        <w:spacing w:after="0" w:line="240" w:lineRule="auto"/>
        <w:jc w:val="both"/>
        <w:rPr>
          <w:rStyle w:val="normaltextrun"/>
          <w:rFonts w:ascii="Arial" w:hAnsi="Arial" w:cs="Arial"/>
          <w:sz w:val="24"/>
          <w:szCs w:val="24"/>
        </w:rPr>
      </w:pPr>
      <w:r w:rsidRPr="009706C0">
        <w:rPr>
          <w:rStyle w:val="normaltextrun"/>
          <w:rFonts w:ascii="Arial" w:hAnsi="Arial" w:cs="Arial"/>
          <w:sz w:val="24"/>
          <w:szCs w:val="24"/>
        </w:rPr>
        <w:t>DAHLBERG, G</w:t>
      </w:r>
      <w:r>
        <w:rPr>
          <w:rStyle w:val="normaltextrun"/>
          <w:rFonts w:ascii="Arial" w:hAnsi="Arial" w:cs="Arial"/>
          <w:sz w:val="24"/>
          <w:szCs w:val="24"/>
        </w:rPr>
        <w:t>.</w:t>
      </w:r>
      <w:r w:rsidRPr="009706C0">
        <w:rPr>
          <w:rStyle w:val="normaltextrun"/>
          <w:rFonts w:ascii="Arial" w:hAnsi="Arial" w:cs="Arial"/>
          <w:sz w:val="24"/>
          <w:szCs w:val="24"/>
        </w:rPr>
        <w:t>; MOSS, P</w:t>
      </w:r>
      <w:r>
        <w:rPr>
          <w:rStyle w:val="normaltextrun"/>
          <w:rFonts w:ascii="Arial" w:hAnsi="Arial" w:cs="Arial"/>
          <w:sz w:val="24"/>
          <w:szCs w:val="24"/>
        </w:rPr>
        <w:t>.</w:t>
      </w:r>
      <w:r w:rsidRPr="009706C0">
        <w:rPr>
          <w:rStyle w:val="normaltextrun"/>
          <w:rFonts w:ascii="Arial" w:hAnsi="Arial" w:cs="Arial"/>
          <w:sz w:val="24"/>
          <w:szCs w:val="24"/>
        </w:rPr>
        <w:t>; PENCE, A</w:t>
      </w:r>
      <w:r>
        <w:rPr>
          <w:rStyle w:val="normaltextrun"/>
          <w:rFonts w:ascii="Arial" w:hAnsi="Arial" w:cs="Arial"/>
          <w:sz w:val="24"/>
          <w:szCs w:val="24"/>
        </w:rPr>
        <w:t>.</w:t>
      </w:r>
      <w:r w:rsidRPr="009706C0">
        <w:rPr>
          <w:rStyle w:val="normaltextrun"/>
          <w:rFonts w:ascii="Arial" w:hAnsi="Arial" w:cs="Arial"/>
          <w:sz w:val="24"/>
          <w:szCs w:val="24"/>
        </w:rPr>
        <w:t xml:space="preserve"> </w:t>
      </w:r>
      <w:r w:rsidRPr="009D06B3">
        <w:rPr>
          <w:rStyle w:val="normaltextrun"/>
          <w:rFonts w:ascii="Arial" w:hAnsi="Arial" w:cs="Arial"/>
          <w:b/>
          <w:bCs/>
          <w:sz w:val="24"/>
          <w:szCs w:val="24"/>
        </w:rPr>
        <w:t>Qualidade na Educação da Primeira Infância: perspectivas pós-modernas</w:t>
      </w:r>
      <w:r w:rsidRPr="009706C0">
        <w:rPr>
          <w:rStyle w:val="normaltextrun"/>
          <w:rFonts w:ascii="Arial" w:hAnsi="Arial" w:cs="Arial"/>
          <w:sz w:val="24"/>
          <w:szCs w:val="24"/>
        </w:rPr>
        <w:t>. Porto Alegre: Artmed, 2003.</w:t>
      </w:r>
    </w:p>
    <w:p w14:paraId="44AF2269" w14:textId="77777777" w:rsidR="00EF104F" w:rsidRDefault="00EF104F" w:rsidP="34C52967">
      <w:pPr>
        <w:spacing w:after="0" w:line="257" w:lineRule="auto"/>
        <w:jc w:val="both"/>
        <w:rPr>
          <w:rFonts w:ascii="Arial" w:eastAsia="Arial" w:hAnsi="Arial" w:cs="Arial"/>
          <w:color w:val="000000" w:themeColor="text1"/>
          <w:sz w:val="24"/>
          <w:szCs w:val="24"/>
        </w:rPr>
      </w:pPr>
    </w:p>
    <w:p w14:paraId="525F10FD" w14:textId="1625D6D3" w:rsidR="00EF104F" w:rsidRDefault="00EF104F" w:rsidP="34C52967">
      <w:pPr>
        <w:spacing w:after="0" w:line="257" w:lineRule="auto"/>
        <w:jc w:val="both"/>
        <w:rPr>
          <w:rFonts w:ascii="Arial" w:eastAsia="Arial" w:hAnsi="Arial" w:cs="Arial"/>
          <w:color w:val="000000" w:themeColor="text1"/>
          <w:sz w:val="24"/>
          <w:szCs w:val="24"/>
        </w:rPr>
      </w:pPr>
      <w:r w:rsidRPr="34C52967">
        <w:rPr>
          <w:rFonts w:ascii="Arial" w:eastAsia="Arial" w:hAnsi="Arial" w:cs="Arial"/>
          <w:color w:val="000000" w:themeColor="text1"/>
          <w:sz w:val="24"/>
          <w:szCs w:val="24"/>
        </w:rPr>
        <w:t xml:space="preserve">DAVID, C.M. </w:t>
      </w:r>
      <w:r w:rsidRPr="000D11BF">
        <w:rPr>
          <w:rFonts w:ascii="Arial" w:eastAsia="Arial" w:hAnsi="Arial" w:cs="Arial"/>
          <w:i/>
          <w:iCs/>
          <w:color w:val="000000" w:themeColor="text1"/>
          <w:sz w:val="24"/>
          <w:szCs w:val="24"/>
        </w:rPr>
        <w:t>et al</w:t>
      </w:r>
      <w:r w:rsidRPr="34C52967">
        <w:rPr>
          <w:rFonts w:ascii="Arial" w:eastAsia="Arial" w:hAnsi="Arial" w:cs="Arial"/>
          <w:color w:val="000000" w:themeColor="text1"/>
          <w:sz w:val="24"/>
          <w:szCs w:val="24"/>
        </w:rPr>
        <w:t xml:space="preserve">., </w:t>
      </w:r>
      <w:r w:rsidRPr="009D06B3">
        <w:rPr>
          <w:rFonts w:ascii="Arial" w:eastAsia="Arial" w:hAnsi="Arial" w:cs="Arial"/>
          <w:b/>
          <w:bCs/>
          <w:color w:val="000000" w:themeColor="text1"/>
          <w:sz w:val="24"/>
          <w:szCs w:val="24"/>
        </w:rPr>
        <w:t>Desafios contemporâneos da educação</w:t>
      </w:r>
      <w:r>
        <w:rPr>
          <w:rFonts w:ascii="Arial" w:eastAsia="Arial" w:hAnsi="Arial" w:cs="Arial"/>
          <w:color w:val="000000" w:themeColor="text1"/>
          <w:sz w:val="24"/>
          <w:szCs w:val="24"/>
        </w:rPr>
        <w:t xml:space="preserve">. </w:t>
      </w:r>
      <w:r w:rsidRPr="009D06B3">
        <w:rPr>
          <w:rFonts w:ascii="Arial" w:eastAsia="Arial" w:hAnsi="Arial" w:cs="Arial"/>
          <w:i/>
          <w:iCs/>
          <w:color w:val="000000" w:themeColor="text1"/>
          <w:sz w:val="24"/>
          <w:szCs w:val="24"/>
        </w:rPr>
        <w:t>Ebook</w:t>
      </w:r>
      <w:r>
        <w:rPr>
          <w:rFonts w:ascii="Arial" w:eastAsia="Arial" w:hAnsi="Arial" w:cs="Arial"/>
          <w:color w:val="000000" w:themeColor="text1"/>
          <w:sz w:val="24"/>
          <w:szCs w:val="24"/>
        </w:rPr>
        <w:t xml:space="preserve">. </w:t>
      </w:r>
      <w:r w:rsidRPr="34C52967">
        <w:rPr>
          <w:rFonts w:ascii="Arial" w:eastAsia="Arial" w:hAnsi="Arial" w:cs="Arial"/>
          <w:color w:val="000000" w:themeColor="text1"/>
          <w:sz w:val="24"/>
          <w:szCs w:val="24"/>
        </w:rPr>
        <w:t xml:space="preserve">São Paulo: </w:t>
      </w:r>
      <w:r>
        <w:rPr>
          <w:rFonts w:ascii="Arial" w:eastAsia="Arial" w:hAnsi="Arial" w:cs="Arial"/>
          <w:color w:val="000000" w:themeColor="text1"/>
          <w:sz w:val="24"/>
          <w:szCs w:val="24"/>
        </w:rPr>
        <w:t>UNESP/Cultura Acadêmica</w:t>
      </w:r>
      <w:r w:rsidRPr="34C52967">
        <w:rPr>
          <w:rFonts w:ascii="Arial" w:eastAsia="Arial" w:hAnsi="Arial" w:cs="Arial"/>
          <w:color w:val="000000" w:themeColor="text1"/>
          <w:sz w:val="24"/>
          <w:szCs w:val="24"/>
        </w:rPr>
        <w:t xml:space="preserve">, 2015. </w:t>
      </w:r>
    </w:p>
    <w:p w14:paraId="4AEC811B" w14:textId="77777777" w:rsidR="00EF104F" w:rsidRDefault="00EF104F" w:rsidP="34C52967">
      <w:pPr>
        <w:spacing w:after="0" w:line="257" w:lineRule="auto"/>
        <w:jc w:val="both"/>
        <w:rPr>
          <w:rStyle w:val="normaltextrun"/>
          <w:rFonts w:ascii="Arial" w:hAnsi="Arial" w:cs="Arial"/>
          <w:sz w:val="24"/>
          <w:szCs w:val="24"/>
        </w:rPr>
      </w:pPr>
    </w:p>
    <w:p w14:paraId="241BA3C9" w14:textId="0DC7F41C" w:rsidR="00EF104F" w:rsidRDefault="00EF104F" w:rsidP="34C52967">
      <w:pPr>
        <w:spacing w:after="0" w:line="257" w:lineRule="auto"/>
        <w:jc w:val="both"/>
        <w:rPr>
          <w:rStyle w:val="normaltextrun"/>
          <w:rFonts w:ascii="Arial" w:hAnsi="Arial" w:cs="Arial"/>
          <w:sz w:val="24"/>
          <w:szCs w:val="24"/>
        </w:rPr>
      </w:pPr>
      <w:r w:rsidRPr="34C52967">
        <w:rPr>
          <w:rStyle w:val="normaltextrun"/>
          <w:rFonts w:ascii="Arial" w:hAnsi="Arial" w:cs="Arial"/>
          <w:sz w:val="24"/>
          <w:szCs w:val="24"/>
        </w:rPr>
        <w:t>DAVIS, C. OLIVEIRA, </w:t>
      </w:r>
      <w:r w:rsidRPr="34C52967">
        <w:rPr>
          <w:rStyle w:val="spellingerror"/>
          <w:rFonts w:ascii="Arial" w:hAnsi="Arial" w:cs="Arial"/>
          <w:sz w:val="24"/>
          <w:szCs w:val="24"/>
        </w:rPr>
        <w:t>Z</w:t>
      </w:r>
      <w:r w:rsidRPr="34C52967">
        <w:rPr>
          <w:rStyle w:val="normaltextrun"/>
          <w:rFonts w:ascii="Arial" w:hAnsi="Arial" w:cs="Arial"/>
          <w:sz w:val="24"/>
          <w:szCs w:val="24"/>
        </w:rPr>
        <w:t>. </w:t>
      </w:r>
      <w:r w:rsidRPr="009D06B3">
        <w:rPr>
          <w:rStyle w:val="normaltextrun"/>
          <w:rFonts w:ascii="Arial" w:hAnsi="Arial" w:cs="Arial"/>
          <w:b/>
          <w:bCs/>
          <w:sz w:val="24"/>
          <w:szCs w:val="24"/>
        </w:rPr>
        <w:t>Psicologia na educação</w:t>
      </w:r>
      <w:r w:rsidRPr="34C52967">
        <w:rPr>
          <w:rStyle w:val="normaltextrun"/>
          <w:rFonts w:ascii="Arial" w:hAnsi="Arial" w:cs="Arial"/>
          <w:sz w:val="24"/>
          <w:szCs w:val="24"/>
        </w:rPr>
        <w:t>. São Paulo: Cortez. 1993.</w:t>
      </w:r>
    </w:p>
    <w:p w14:paraId="20AB06AD" w14:textId="77777777" w:rsidR="00EF104F" w:rsidRDefault="00EF104F" w:rsidP="34C52967">
      <w:pPr>
        <w:spacing w:after="0" w:line="240" w:lineRule="auto"/>
        <w:jc w:val="both"/>
        <w:rPr>
          <w:rFonts w:ascii="Arial" w:hAnsi="Arial" w:cs="Arial"/>
          <w:sz w:val="24"/>
          <w:szCs w:val="24"/>
        </w:rPr>
      </w:pPr>
    </w:p>
    <w:p w14:paraId="536722BF" w14:textId="6E21C5B8" w:rsidR="00EF104F" w:rsidRDefault="00EF104F" w:rsidP="34C52967">
      <w:pPr>
        <w:spacing w:after="0" w:line="240" w:lineRule="auto"/>
        <w:jc w:val="both"/>
        <w:rPr>
          <w:rFonts w:ascii="Arial" w:hAnsi="Arial" w:cs="Arial"/>
          <w:sz w:val="24"/>
          <w:szCs w:val="24"/>
        </w:rPr>
      </w:pPr>
      <w:r w:rsidRPr="006F3067">
        <w:rPr>
          <w:rFonts w:ascii="Arial" w:hAnsi="Arial" w:cs="Arial"/>
          <w:sz w:val="24"/>
          <w:szCs w:val="24"/>
        </w:rPr>
        <w:t xml:space="preserve">DESPREBITERIS, L.; TAVARES, M. R. </w:t>
      </w:r>
      <w:r w:rsidRPr="009D06B3">
        <w:rPr>
          <w:rFonts w:ascii="Arial" w:hAnsi="Arial" w:cs="Arial"/>
          <w:b/>
          <w:bCs/>
          <w:sz w:val="24"/>
          <w:szCs w:val="24"/>
        </w:rPr>
        <w:t>Diversificar é preciso</w:t>
      </w:r>
      <w:r w:rsidRPr="006F3067">
        <w:rPr>
          <w:rFonts w:ascii="Arial" w:hAnsi="Arial" w:cs="Arial"/>
          <w:sz w:val="24"/>
          <w:szCs w:val="24"/>
        </w:rPr>
        <w:t>: instrumentos e técnicas de avaliação da aprendizagem. São Paulo: Senac, 2009.</w:t>
      </w:r>
    </w:p>
    <w:p w14:paraId="1AF57107" w14:textId="77777777" w:rsidR="00EF104F" w:rsidRDefault="00EF104F" w:rsidP="34C52967">
      <w:pPr>
        <w:spacing w:after="0" w:line="240" w:lineRule="auto"/>
        <w:jc w:val="both"/>
        <w:rPr>
          <w:rFonts w:ascii="Arial" w:hAnsi="Arial" w:cs="Arial"/>
          <w:sz w:val="24"/>
          <w:szCs w:val="24"/>
        </w:rPr>
      </w:pPr>
    </w:p>
    <w:p w14:paraId="36ACD33A" w14:textId="5C2BE4CD" w:rsidR="00EF104F" w:rsidRDefault="00EF104F" w:rsidP="34C52967">
      <w:pPr>
        <w:spacing w:after="0" w:line="240" w:lineRule="auto"/>
        <w:jc w:val="both"/>
        <w:rPr>
          <w:rFonts w:ascii="Arial" w:hAnsi="Arial" w:cs="Arial"/>
          <w:sz w:val="24"/>
          <w:szCs w:val="24"/>
        </w:rPr>
      </w:pPr>
      <w:r w:rsidRPr="34C52967">
        <w:rPr>
          <w:rFonts w:ascii="Arial" w:hAnsi="Arial" w:cs="Arial"/>
          <w:sz w:val="24"/>
          <w:szCs w:val="24"/>
        </w:rPr>
        <w:t>DIDONET, V</w:t>
      </w:r>
      <w:r>
        <w:rPr>
          <w:rFonts w:ascii="Arial" w:hAnsi="Arial" w:cs="Arial"/>
          <w:sz w:val="24"/>
          <w:szCs w:val="24"/>
        </w:rPr>
        <w:t>.</w:t>
      </w:r>
      <w:r w:rsidRPr="34C52967">
        <w:rPr>
          <w:rFonts w:ascii="Arial" w:hAnsi="Arial" w:cs="Arial"/>
          <w:sz w:val="24"/>
          <w:szCs w:val="24"/>
        </w:rPr>
        <w:t xml:space="preserve"> Creche: a que veio ... para onde vai. </w:t>
      </w:r>
      <w:r w:rsidRPr="009D06B3">
        <w:rPr>
          <w:rFonts w:ascii="Arial" w:hAnsi="Arial" w:cs="Arial"/>
          <w:b/>
          <w:bCs/>
          <w:sz w:val="24"/>
          <w:szCs w:val="24"/>
        </w:rPr>
        <w:t>Em Aberto</w:t>
      </w:r>
      <w:r w:rsidRPr="34C52967">
        <w:rPr>
          <w:rFonts w:ascii="Arial" w:hAnsi="Arial" w:cs="Arial"/>
          <w:sz w:val="24"/>
          <w:szCs w:val="24"/>
        </w:rPr>
        <w:t>. Brasília</w:t>
      </w:r>
      <w:r>
        <w:rPr>
          <w:rFonts w:ascii="Arial" w:hAnsi="Arial" w:cs="Arial"/>
          <w:sz w:val="24"/>
          <w:szCs w:val="24"/>
        </w:rPr>
        <w:t>, v</w:t>
      </w:r>
      <w:r w:rsidRPr="34C52967">
        <w:rPr>
          <w:rFonts w:ascii="Arial" w:hAnsi="Arial" w:cs="Arial"/>
          <w:sz w:val="24"/>
          <w:szCs w:val="24"/>
        </w:rPr>
        <w:t>.18, n.73, p.11-27, jul. 2001</w:t>
      </w:r>
      <w:r>
        <w:rPr>
          <w:rFonts w:ascii="Arial" w:hAnsi="Arial" w:cs="Arial"/>
          <w:sz w:val="24"/>
          <w:szCs w:val="24"/>
        </w:rPr>
        <w:t>.</w:t>
      </w:r>
    </w:p>
    <w:p w14:paraId="1F3029BF" w14:textId="77777777" w:rsidR="00EF104F" w:rsidRDefault="00EF104F" w:rsidP="34C52967">
      <w:pPr>
        <w:pStyle w:val="western"/>
        <w:shd w:val="clear" w:color="auto" w:fill="FFFFFF" w:themeFill="background1"/>
        <w:spacing w:before="0" w:beforeAutospacing="0" w:after="0" w:afterAutospacing="0"/>
        <w:jc w:val="both"/>
        <w:rPr>
          <w:rFonts w:ascii="Arial" w:hAnsi="Arial" w:cs="Arial"/>
        </w:rPr>
      </w:pPr>
      <w:r w:rsidRPr="34C52967">
        <w:rPr>
          <w:rFonts w:ascii="Arial" w:hAnsi="Arial" w:cs="Arial"/>
        </w:rPr>
        <w:lastRenderedPageBreak/>
        <w:t xml:space="preserve">EDWARDS, C.; GANDINI, L.; FORMAN G. </w:t>
      </w:r>
      <w:r w:rsidRPr="009D06B3">
        <w:rPr>
          <w:rFonts w:ascii="Arial" w:hAnsi="Arial" w:cs="Arial"/>
          <w:b/>
          <w:bCs/>
        </w:rPr>
        <w:t>As cem linguagens da criança</w:t>
      </w:r>
      <w:r w:rsidRPr="34C52967">
        <w:rPr>
          <w:rFonts w:ascii="Arial" w:hAnsi="Arial" w:cs="Arial"/>
        </w:rPr>
        <w:t xml:space="preserve">: abordagem de </w:t>
      </w:r>
      <w:proofErr w:type="spellStart"/>
      <w:r w:rsidRPr="34C52967">
        <w:rPr>
          <w:rFonts w:ascii="Arial" w:hAnsi="Arial" w:cs="Arial"/>
        </w:rPr>
        <w:t>Reggio</w:t>
      </w:r>
      <w:proofErr w:type="spellEnd"/>
      <w:r w:rsidRPr="34C52967">
        <w:rPr>
          <w:rFonts w:ascii="Arial" w:hAnsi="Arial" w:cs="Arial"/>
        </w:rPr>
        <w:t xml:space="preserve"> </w:t>
      </w:r>
      <w:proofErr w:type="spellStart"/>
      <w:r w:rsidRPr="34C52967">
        <w:rPr>
          <w:rFonts w:ascii="Arial" w:hAnsi="Arial" w:cs="Arial"/>
        </w:rPr>
        <w:t>Emilia</w:t>
      </w:r>
      <w:proofErr w:type="spellEnd"/>
      <w:r w:rsidRPr="34C52967">
        <w:rPr>
          <w:rFonts w:ascii="Arial" w:hAnsi="Arial" w:cs="Arial"/>
        </w:rPr>
        <w:t xml:space="preserve"> na educação da primeira infância. Tradução de </w:t>
      </w:r>
      <w:proofErr w:type="spellStart"/>
      <w:r w:rsidRPr="34C52967">
        <w:rPr>
          <w:rFonts w:ascii="Arial" w:hAnsi="Arial" w:cs="Arial"/>
        </w:rPr>
        <w:t>Deyse</w:t>
      </w:r>
      <w:proofErr w:type="spellEnd"/>
      <w:r w:rsidRPr="34C52967">
        <w:rPr>
          <w:rFonts w:ascii="Arial" w:hAnsi="Arial" w:cs="Arial"/>
        </w:rPr>
        <w:t xml:space="preserve"> Batista. Porto Alegre: Artmed, 1999.</w:t>
      </w:r>
    </w:p>
    <w:p w14:paraId="2C10180D" w14:textId="77777777" w:rsidR="00EF104F" w:rsidRDefault="00EF104F" w:rsidP="34C52967">
      <w:pPr>
        <w:spacing w:after="0" w:line="257" w:lineRule="auto"/>
        <w:jc w:val="both"/>
        <w:rPr>
          <w:rFonts w:ascii="Arial" w:eastAsia="Arial" w:hAnsi="Arial" w:cs="Arial"/>
          <w:sz w:val="24"/>
          <w:szCs w:val="24"/>
        </w:rPr>
      </w:pPr>
    </w:p>
    <w:p w14:paraId="15BE376A" w14:textId="54FDEA3D" w:rsidR="00EF104F" w:rsidRDefault="00EF104F" w:rsidP="34C52967">
      <w:pPr>
        <w:spacing w:after="0" w:line="257" w:lineRule="auto"/>
        <w:jc w:val="both"/>
        <w:rPr>
          <w:rFonts w:ascii="Arial" w:eastAsia="Arial" w:hAnsi="Arial" w:cs="Arial"/>
          <w:sz w:val="24"/>
          <w:szCs w:val="24"/>
        </w:rPr>
      </w:pPr>
      <w:r>
        <w:rPr>
          <w:rFonts w:ascii="Arial" w:eastAsia="Arial" w:hAnsi="Arial" w:cs="Arial"/>
          <w:sz w:val="24"/>
          <w:szCs w:val="24"/>
        </w:rPr>
        <w:t>ESCOLAS DO SESI</w:t>
      </w:r>
      <w:r w:rsidRPr="34C52967">
        <w:rPr>
          <w:rFonts w:ascii="Arial" w:eastAsia="Arial" w:hAnsi="Arial" w:cs="Arial"/>
          <w:sz w:val="24"/>
          <w:szCs w:val="24"/>
        </w:rPr>
        <w:t xml:space="preserve"> mudam currículo para preparar jovens para o trabalho, Disponível em: </w:t>
      </w:r>
      <w:hyperlink r:id="rId37">
        <w:r w:rsidRPr="34C52967">
          <w:rPr>
            <w:rStyle w:val="Hyperlink"/>
            <w:rFonts w:ascii="Arial" w:eastAsia="Arial" w:hAnsi="Arial" w:cs="Arial"/>
            <w:sz w:val="24"/>
            <w:szCs w:val="24"/>
          </w:rPr>
          <w:t>http://www.portaldaindustria.com.br/cni/imprensa/2013/11/1,28332</w:t>
        </w:r>
      </w:hyperlink>
      <w:r w:rsidRPr="34C52967">
        <w:rPr>
          <w:rFonts w:ascii="Arial" w:eastAsia="Arial" w:hAnsi="Arial" w:cs="Arial"/>
          <w:sz w:val="24"/>
          <w:szCs w:val="24"/>
        </w:rPr>
        <w:t>. Acesso em</w:t>
      </w:r>
      <w:r>
        <w:rPr>
          <w:rFonts w:ascii="Arial" w:eastAsia="Arial" w:hAnsi="Arial" w:cs="Arial"/>
          <w:sz w:val="24"/>
          <w:szCs w:val="24"/>
        </w:rPr>
        <w:t xml:space="preserve">: </w:t>
      </w:r>
      <w:r w:rsidRPr="34C52967">
        <w:rPr>
          <w:rFonts w:ascii="Arial" w:eastAsia="Arial" w:hAnsi="Arial" w:cs="Arial"/>
          <w:sz w:val="24"/>
          <w:szCs w:val="24"/>
        </w:rPr>
        <w:t>20 de jul. de 2020</w:t>
      </w:r>
      <w:r>
        <w:rPr>
          <w:rFonts w:ascii="Arial" w:eastAsia="Arial" w:hAnsi="Arial" w:cs="Arial"/>
          <w:sz w:val="24"/>
          <w:szCs w:val="24"/>
        </w:rPr>
        <w:t>.</w:t>
      </w:r>
    </w:p>
    <w:p w14:paraId="04AF53C8" w14:textId="77777777" w:rsidR="00EF104F" w:rsidRDefault="00EF104F" w:rsidP="34C52967">
      <w:pPr>
        <w:spacing w:after="0" w:line="257" w:lineRule="auto"/>
        <w:jc w:val="both"/>
        <w:rPr>
          <w:rFonts w:ascii="Arial" w:eastAsia="Arial" w:hAnsi="Arial" w:cs="Arial"/>
          <w:sz w:val="24"/>
          <w:szCs w:val="24"/>
        </w:rPr>
      </w:pPr>
    </w:p>
    <w:p w14:paraId="3D60ABBC" w14:textId="0077882A" w:rsidR="00EF104F" w:rsidRDefault="00EF104F" w:rsidP="34C52967">
      <w:pPr>
        <w:spacing w:after="0" w:line="257" w:lineRule="auto"/>
        <w:jc w:val="both"/>
        <w:rPr>
          <w:rFonts w:ascii="Arial" w:eastAsia="Arial" w:hAnsi="Arial" w:cs="Arial"/>
          <w:sz w:val="24"/>
          <w:szCs w:val="24"/>
        </w:rPr>
      </w:pPr>
      <w:r w:rsidRPr="34C52967">
        <w:rPr>
          <w:rFonts w:ascii="Arial" w:eastAsia="Arial" w:hAnsi="Arial" w:cs="Arial"/>
          <w:sz w:val="24"/>
          <w:szCs w:val="24"/>
        </w:rPr>
        <w:t xml:space="preserve">FACCI, M. G. D. A periodização do desenvolvimento psicológico individual na perspectiva de Leontiev, </w:t>
      </w:r>
      <w:proofErr w:type="spellStart"/>
      <w:r w:rsidRPr="34C52967">
        <w:rPr>
          <w:rFonts w:ascii="Arial" w:eastAsia="Arial" w:hAnsi="Arial" w:cs="Arial"/>
          <w:sz w:val="24"/>
          <w:szCs w:val="24"/>
        </w:rPr>
        <w:t>Elkonin</w:t>
      </w:r>
      <w:proofErr w:type="spellEnd"/>
      <w:r w:rsidRPr="34C52967">
        <w:rPr>
          <w:rFonts w:ascii="Arial" w:eastAsia="Arial" w:hAnsi="Arial" w:cs="Arial"/>
          <w:sz w:val="24"/>
          <w:szCs w:val="24"/>
        </w:rPr>
        <w:t xml:space="preserve"> e </w:t>
      </w:r>
      <w:proofErr w:type="spellStart"/>
      <w:r w:rsidRPr="34C52967">
        <w:rPr>
          <w:rFonts w:ascii="Arial" w:eastAsia="Arial" w:hAnsi="Arial" w:cs="Arial"/>
          <w:sz w:val="24"/>
          <w:szCs w:val="24"/>
        </w:rPr>
        <w:t>Vigostki</w:t>
      </w:r>
      <w:proofErr w:type="spellEnd"/>
      <w:r w:rsidRPr="34C52967">
        <w:rPr>
          <w:rFonts w:ascii="Arial" w:eastAsia="Arial" w:hAnsi="Arial" w:cs="Arial"/>
          <w:sz w:val="24"/>
          <w:szCs w:val="24"/>
        </w:rPr>
        <w:t xml:space="preserve">. </w:t>
      </w:r>
      <w:r w:rsidRPr="00611270">
        <w:rPr>
          <w:rFonts w:ascii="Arial" w:eastAsia="Arial" w:hAnsi="Arial" w:cs="Arial"/>
          <w:b/>
          <w:bCs/>
          <w:sz w:val="24"/>
          <w:szCs w:val="24"/>
        </w:rPr>
        <w:t>Cadernos CEDES</w:t>
      </w:r>
      <w:r w:rsidRPr="34C52967">
        <w:rPr>
          <w:rFonts w:ascii="Arial" w:eastAsia="Arial" w:hAnsi="Arial" w:cs="Arial"/>
          <w:sz w:val="24"/>
          <w:szCs w:val="24"/>
        </w:rPr>
        <w:t>, Campinas, v. 24, n. 62, p. 64-81, abr. 2004</w:t>
      </w:r>
      <w:r>
        <w:rPr>
          <w:rFonts w:ascii="Arial" w:eastAsia="Arial" w:hAnsi="Arial" w:cs="Arial"/>
          <w:sz w:val="24"/>
          <w:szCs w:val="24"/>
        </w:rPr>
        <w:t>.</w:t>
      </w:r>
    </w:p>
    <w:p w14:paraId="591267A4" w14:textId="77777777" w:rsidR="00EF104F" w:rsidRDefault="00EF104F" w:rsidP="34C52967">
      <w:pPr>
        <w:pStyle w:val="western"/>
        <w:shd w:val="clear" w:color="auto" w:fill="FFFFFF" w:themeFill="background1"/>
        <w:spacing w:before="0" w:beforeAutospacing="0" w:after="0" w:afterAutospacing="0"/>
        <w:jc w:val="both"/>
        <w:rPr>
          <w:rFonts w:ascii="Arial" w:hAnsi="Arial" w:cs="Arial"/>
        </w:rPr>
      </w:pPr>
    </w:p>
    <w:p w14:paraId="40A9170D" w14:textId="552DCCB0" w:rsidR="00EF104F" w:rsidRDefault="00EF104F" w:rsidP="34C52967">
      <w:pPr>
        <w:pStyle w:val="western"/>
        <w:shd w:val="clear" w:color="auto" w:fill="FFFFFF" w:themeFill="background1"/>
        <w:spacing w:before="0" w:beforeAutospacing="0" w:after="0" w:afterAutospacing="0"/>
        <w:jc w:val="both"/>
        <w:rPr>
          <w:rFonts w:ascii="Arial" w:hAnsi="Arial" w:cs="Arial"/>
        </w:rPr>
      </w:pPr>
      <w:r w:rsidRPr="34C52967">
        <w:rPr>
          <w:rFonts w:ascii="Arial" w:hAnsi="Arial" w:cs="Arial"/>
        </w:rPr>
        <w:t xml:space="preserve">FADEL, C.; BILIAK, M.; TRILLING, B. </w:t>
      </w:r>
      <w:r w:rsidRPr="00CA7BEB">
        <w:rPr>
          <w:rFonts w:ascii="Arial" w:hAnsi="Arial" w:cs="Arial"/>
          <w:b/>
          <w:bCs/>
        </w:rPr>
        <w:t>Educação em quatro dimensões</w:t>
      </w:r>
      <w:r w:rsidRPr="34C52967">
        <w:rPr>
          <w:rFonts w:ascii="Arial" w:hAnsi="Arial" w:cs="Arial"/>
        </w:rPr>
        <w:t xml:space="preserve">: as competências que os estudantes precisam ter para atingir sucesso. Trad. Lilian </w:t>
      </w:r>
      <w:proofErr w:type="spellStart"/>
      <w:r w:rsidRPr="34C52967">
        <w:rPr>
          <w:rFonts w:ascii="Arial" w:hAnsi="Arial" w:cs="Arial"/>
        </w:rPr>
        <w:t>Bacich</w:t>
      </w:r>
      <w:proofErr w:type="spellEnd"/>
      <w:r w:rsidRPr="34C52967">
        <w:rPr>
          <w:rFonts w:ascii="Arial" w:hAnsi="Arial" w:cs="Arial"/>
        </w:rPr>
        <w:t>. São Paulo: Instituto Ayrton Sena, 2016</w:t>
      </w:r>
      <w:r>
        <w:rPr>
          <w:rFonts w:ascii="Arial" w:hAnsi="Arial" w:cs="Arial"/>
        </w:rPr>
        <w:t>.</w:t>
      </w:r>
    </w:p>
    <w:p w14:paraId="66BCF762" w14:textId="77777777" w:rsidR="00EF104F" w:rsidRDefault="00EF104F" w:rsidP="34C52967">
      <w:pPr>
        <w:autoSpaceDE w:val="0"/>
        <w:autoSpaceDN w:val="0"/>
        <w:adjustRightInd w:val="0"/>
        <w:spacing w:after="0" w:line="240" w:lineRule="auto"/>
        <w:rPr>
          <w:rFonts w:ascii="Arial" w:hAnsi="Arial" w:cs="Arial"/>
          <w:color w:val="000000" w:themeColor="text1"/>
          <w:sz w:val="24"/>
          <w:szCs w:val="24"/>
        </w:rPr>
      </w:pPr>
    </w:p>
    <w:p w14:paraId="31E619B3" w14:textId="321EE827" w:rsidR="00EF104F" w:rsidRDefault="00EF104F" w:rsidP="34C52967">
      <w:pPr>
        <w:autoSpaceDE w:val="0"/>
        <w:autoSpaceDN w:val="0"/>
        <w:adjustRightInd w:val="0"/>
        <w:spacing w:after="0" w:line="240" w:lineRule="auto"/>
        <w:rPr>
          <w:rFonts w:ascii="Arial" w:hAnsi="Arial" w:cs="Arial"/>
          <w:color w:val="000000" w:themeColor="text1"/>
          <w:sz w:val="24"/>
          <w:szCs w:val="24"/>
        </w:rPr>
      </w:pPr>
      <w:r w:rsidRPr="34C52967">
        <w:rPr>
          <w:rFonts w:ascii="Arial" w:hAnsi="Arial" w:cs="Arial"/>
          <w:color w:val="000000" w:themeColor="text1"/>
          <w:sz w:val="24"/>
          <w:szCs w:val="24"/>
        </w:rPr>
        <w:t xml:space="preserve">FARIA, A. L. G.; DEMARTINI, Z. B. F; PRADO, P. D. </w:t>
      </w:r>
      <w:r w:rsidRPr="00CA7BEB">
        <w:rPr>
          <w:rFonts w:ascii="Arial" w:hAnsi="Arial" w:cs="Arial"/>
          <w:b/>
          <w:bCs/>
          <w:color w:val="000000" w:themeColor="text1"/>
          <w:sz w:val="24"/>
          <w:szCs w:val="24"/>
        </w:rPr>
        <w:t>Por uma cultura da infância</w:t>
      </w:r>
      <w:r w:rsidRPr="34C52967">
        <w:rPr>
          <w:rFonts w:ascii="Arial" w:hAnsi="Arial" w:cs="Arial"/>
          <w:color w:val="000000" w:themeColor="text1"/>
          <w:sz w:val="24"/>
          <w:szCs w:val="24"/>
        </w:rPr>
        <w:t>: metodologia de pesquisa com crianças. São Paulo: Autores Associados, 2002.</w:t>
      </w:r>
    </w:p>
    <w:p w14:paraId="02A5D846" w14:textId="77777777" w:rsidR="00EF104F" w:rsidRDefault="00EF104F" w:rsidP="34C52967">
      <w:pPr>
        <w:spacing w:after="0" w:line="257" w:lineRule="auto"/>
        <w:jc w:val="both"/>
        <w:rPr>
          <w:rFonts w:ascii="Arial" w:eastAsia="Arial" w:hAnsi="Arial" w:cs="Arial"/>
          <w:color w:val="000000" w:themeColor="text1"/>
          <w:sz w:val="24"/>
          <w:szCs w:val="24"/>
        </w:rPr>
      </w:pPr>
    </w:p>
    <w:p w14:paraId="6374C8E8" w14:textId="7A6B54EC" w:rsidR="00EF104F" w:rsidRDefault="00EF104F" w:rsidP="34C52967">
      <w:pPr>
        <w:spacing w:after="0" w:line="257" w:lineRule="auto"/>
        <w:jc w:val="both"/>
        <w:rPr>
          <w:rFonts w:ascii="Arial" w:eastAsia="Arial" w:hAnsi="Arial" w:cs="Arial"/>
          <w:color w:val="000000" w:themeColor="text1"/>
          <w:sz w:val="24"/>
          <w:szCs w:val="24"/>
        </w:rPr>
      </w:pPr>
      <w:r w:rsidRPr="34C52967">
        <w:rPr>
          <w:rFonts w:ascii="Arial" w:eastAsia="Arial" w:hAnsi="Arial" w:cs="Arial"/>
          <w:color w:val="000000" w:themeColor="text1"/>
          <w:sz w:val="24"/>
          <w:szCs w:val="24"/>
        </w:rPr>
        <w:t>FARIA, A.</w:t>
      </w:r>
      <w:r>
        <w:rPr>
          <w:rFonts w:ascii="Arial" w:eastAsia="Arial" w:hAnsi="Arial" w:cs="Arial"/>
          <w:color w:val="000000" w:themeColor="text1"/>
          <w:sz w:val="24"/>
          <w:szCs w:val="24"/>
        </w:rPr>
        <w:t xml:space="preserve"> </w:t>
      </w:r>
      <w:r w:rsidRPr="00CA7BEB">
        <w:rPr>
          <w:rFonts w:ascii="Arial" w:eastAsia="Arial" w:hAnsi="Arial" w:cs="Arial"/>
          <w:b/>
          <w:bCs/>
          <w:color w:val="000000" w:themeColor="text1"/>
          <w:sz w:val="24"/>
          <w:szCs w:val="24"/>
        </w:rPr>
        <w:t>O pensamento e a linguagem da criança segundo Piaget</w:t>
      </w:r>
      <w:r>
        <w:rPr>
          <w:rFonts w:ascii="Arial" w:eastAsia="Arial" w:hAnsi="Arial" w:cs="Arial"/>
          <w:b/>
          <w:bCs/>
          <w:color w:val="000000" w:themeColor="text1"/>
          <w:sz w:val="24"/>
          <w:szCs w:val="24"/>
        </w:rPr>
        <w:t>.</w:t>
      </w:r>
      <w:r w:rsidRPr="34C52967">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 xml:space="preserve">São Paulo: </w:t>
      </w:r>
      <w:r w:rsidRPr="34C52967">
        <w:rPr>
          <w:rFonts w:ascii="Arial" w:eastAsia="Arial" w:hAnsi="Arial" w:cs="Arial"/>
          <w:color w:val="000000" w:themeColor="text1"/>
          <w:sz w:val="24"/>
          <w:szCs w:val="24"/>
        </w:rPr>
        <w:t>Ática, 1989.</w:t>
      </w:r>
    </w:p>
    <w:p w14:paraId="127B862A" w14:textId="77777777" w:rsidR="00EF104F" w:rsidRDefault="00EF104F" w:rsidP="34C52967">
      <w:pPr>
        <w:spacing w:after="0" w:line="257" w:lineRule="auto"/>
        <w:jc w:val="both"/>
        <w:rPr>
          <w:rFonts w:ascii="Arial" w:hAnsi="Arial" w:cs="Arial"/>
          <w:sz w:val="24"/>
          <w:szCs w:val="24"/>
        </w:rPr>
      </w:pPr>
    </w:p>
    <w:p w14:paraId="124C672B" w14:textId="2F66B6B2" w:rsidR="00EF104F" w:rsidRPr="00F1629E" w:rsidRDefault="00EF104F" w:rsidP="34C52967">
      <w:pPr>
        <w:spacing w:after="0" w:line="257" w:lineRule="auto"/>
        <w:jc w:val="both"/>
        <w:rPr>
          <w:rFonts w:ascii="Arial" w:hAnsi="Arial" w:cs="Arial"/>
          <w:sz w:val="24"/>
          <w:szCs w:val="24"/>
        </w:rPr>
      </w:pPr>
      <w:r w:rsidRPr="34C52967">
        <w:rPr>
          <w:rFonts w:ascii="Arial" w:hAnsi="Arial" w:cs="Arial"/>
          <w:sz w:val="24"/>
          <w:szCs w:val="24"/>
        </w:rPr>
        <w:t xml:space="preserve">FERREIRO, E. </w:t>
      </w:r>
      <w:r w:rsidRPr="00CA7BEB">
        <w:rPr>
          <w:rFonts w:ascii="Arial" w:hAnsi="Arial" w:cs="Arial"/>
          <w:b/>
          <w:bCs/>
          <w:sz w:val="24"/>
          <w:szCs w:val="24"/>
        </w:rPr>
        <w:t>Reflexões sobre alfabetização</w:t>
      </w:r>
      <w:r w:rsidRPr="34C52967">
        <w:rPr>
          <w:rFonts w:ascii="Arial" w:hAnsi="Arial" w:cs="Arial"/>
          <w:sz w:val="24"/>
          <w:szCs w:val="24"/>
        </w:rPr>
        <w:t>. São Paulo</w:t>
      </w:r>
      <w:r>
        <w:rPr>
          <w:rFonts w:ascii="Arial" w:hAnsi="Arial" w:cs="Arial"/>
          <w:sz w:val="24"/>
          <w:szCs w:val="24"/>
        </w:rPr>
        <w:t>:</w:t>
      </w:r>
      <w:r w:rsidRPr="34C52967">
        <w:rPr>
          <w:rFonts w:ascii="Arial" w:hAnsi="Arial" w:cs="Arial"/>
          <w:sz w:val="24"/>
          <w:szCs w:val="24"/>
        </w:rPr>
        <w:t xml:space="preserve"> Cortez, 1985.</w:t>
      </w:r>
    </w:p>
    <w:p w14:paraId="70A7E5BC" w14:textId="77777777" w:rsidR="00EF104F" w:rsidRDefault="00EF104F" w:rsidP="34C52967">
      <w:pPr>
        <w:spacing w:after="0"/>
        <w:jc w:val="both"/>
        <w:rPr>
          <w:rFonts w:ascii="Arial" w:eastAsia="Arial" w:hAnsi="Arial" w:cs="Arial"/>
          <w:sz w:val="24"/>
          <w:szCs w:val="24"/>
        </w:rPr>
      </w:pPr>
    </w:p>
    <w:p w14:paraId="181E8BE7" w14:textId="27D6A5EB" w:rsidR="00EF104F" w:rsidRPr="00F1629E" w:rsidRDefault="00EF104F" w:rsidP="34C52967">
      <w:pPr>
        <w:spacing w:after="0"/>
        <w:jc w:val="both"/>
        <w:rPr>
          <w:rFonts w:ascii="Arial" w:eastAsia="Arial" w:hAnsi="Arial" w:cs="Arial"/>
          <w:sz w:val="24"/>
          <w:szCs w:val="24"/>
        </w:rPr>
      </w:pPr>
      <w:r w:rsidRPr="34C52967">
        <w:rPr>
          <w:rFonts w:ascii="Arial" w:eastAsia="Arial" w:hAnsi="Arial" w:cs="Arial"/>
          <w:sz w:val="24"/>
          <w:szCs w:val="24"/>
        </w:rPr>
        <w:t>FILHO, J.N.G</w:t>
      </w:r>
      <w:r>
        <w:rPr>
          <w:rFonts w:ascii="Arial" w:eastAsia="Arial" w:hAnsi="Arial" w:cs="Arial"/>
          <w:sz w:val="24"/>
          <w:szCs w:val="24"/>
        </w:rPr>
        <w:t>.</w:t>
      </w:r>
      <w:r w:rsidRPr="34C52967">
        <w:rPr>
          <w:rFonts w:ascii="Arial" w:eastAsia="Arial" w:hAnsi="Arial" w:cs="Arial"/>
          <w:sz w:val="24"/>
          <w:szCs w:val="24"/>
        </w:rPr>
        <w:t xml:space="preserve"> </w:t>
      </w:r>
      <w:r w:rsidRPr="00CA7BEB">
        <w:rPr>
          <w:rFonts w:ascii="Arial" w:eastAsia="Arial" w:hAnsi="Arial" w:cs="Arial"/>
          <w:b/>
          <w:bCs/>
          <w:sz w:val="24"/>
          <w:szCs w:val="24"/>
        </w:rPr>
        <w:t>Literatura infantil, múltiplas linguagens na formação de leitores</w:t>
      </w:r>
      <w:r w:rsidRPr="34C52967">
        <w:rPr>
          <w:rFonts w:ascii="Arial" w:eastAsia="Arial" w:hAnsi="Arial" w:cs="Arial"/>
          <w:sz w:val="24"/>
          <w:szCs w:val="24"/>
        </w:rPr>
        <w:t>. São Paulo:</w:t>
      </w:r>
      <w:r>
        <w:rPr>
          <w:rFonts w:ascii="Arial" w:eastAsia="Arial" w:hAnsi="Arial" w:cs="Arial"/>
          <w:sz w:val="24"/>
          <w:szCs w:val="24"/>
        </w:rPr>
        <w:t xml:space="preserve"> </w:t>
      </w:r>
      <w:r w:rsidRPr="34C52967">
        <w:rPr>
          <w:rFonts w:ascii="Arial" w:eastAsia="Arial" w:hAnsi="Arial" w:cs="Arial"/>
          <w:sz w:val="24"/>
          <w:szCs w:val="24"/>
        </w:rPr>
        <w:t>Melhoramentos, 1998</w:t>
      </w:r>
    </w:p>
    <w:p w14:paraId="5724F8F8" w14:textId="77777777" w:rsidR="00EF104F" w:rsidRDefault="00EF104F" w:rsidP="34C52967">
      <w:pPr>
        <w:spacing w:after="0"/>
        <w:jc w:val="both"/>
        <w:rPr>
          <w:rFonts w:ascii="Arial" w:eastAsia="Arial" w:hAnsi="Arial" w:cs="Arial"/>
          <w:sz w:val="24"/>
          <w:szCs w:val="24"/>
        </w:rPr>
      </w:pPr>
    </w:p>
    <w:p w14:paraId="66E9E7FE" w14:textId="7425546E" w:rsidR="00EF104F" w:rsidRPr="00F1629E" w:rsidRDefault="00EF104F" w:rsidP="34C52967">
      <w:pPr>
        <w:spacing w:after="0"/>
        <w:jc w:val="both"/>
        <w:rPr>
          <w:rFonts w:ascii="Arial" w:eastAsia="Arial" w:hAnsi="Arial" w:cs="Arial"/>
          <w:sz w:val="24"/>
          <w:szCs w:val="24"/>
        </w:rPr>
      </w:pPr>
      <w:r w:rsidRPr="34C52967">
        <w:rPr>
          <w:rFonts w:ascii="Arial" w:eastAsia="Arial" w:hAnsi="Arial" w:cs="Arial"/>
          <w:sz w:val="24"/>
          <w:szCs w:val="24"/>
        </w:rPr>
        <w:t xml:space="preserve">FIORIN, J. L. </w:t>
      </w:r>
      <w:r w:rsidRPr="00CA7BEB">
        <w:rPr>
          <w:rFonts w:ascii="Arial" w:eastAsia="Arial" w:hAnsi="Arial" w:cs="Arial"/>
          <w:b/>
          <w:bCs/>
          <w:sz w:val="24"/>
          <w:szCs w:val="24"/>
        </w:rPr>
        <w:t>Introdução ao pensamento de Bakhtin</w:t>
      </w:r>
      <w:r w:rsidRPr="34C52967">
        <w:rPr>
          <w:rFonts w:ascii="Arial" w:eastAsia="Arial" w:hAnsi="Arial" w:cs="Arial"/>
          <w:sz w:val="24"/>
          <w:szCs w:val="24"/>
        </w:rPr>
        <w:t>. São Paulo: Ática,2008.</w:t>
      </w:r>
    </w:p>
    <w:p w14:paraId="29F1DA38" w14:textId="77777777" w:rsidR="00EF104F" w:rsidRDefault="00EF104F" w:rsidP="34C52967">
      <w:pPr>
        <w:spacing w:after="0"/>
        <w:jc w:val="both"/>
        <w:rPr>
          <w:rFonts w:ascii="Arial" w:eastAsia="Arial" w:hAnsi="Arial" w:cs="Arial"/>
          <w:sz w:val="24"/>
          <w:szCs w:val="24"/>
        </w:rPr>
      </w:pPr>
    </w:p>
    <w:p w14:paraId="3675FBA0" w14:textId="4070296C" w:rsidR="00EF104F" w:rsidRPr="00F1629E" w:rsidRDefault="00EF104F" w:rsidP="34C52967">
      <w:pPr>
        <w:spacing w:after="0"/>
        <w:jc w:val="both"/>
        <w:rPr>
          <w:rFonts w:ascii="Arial" w:eastAsia="Arial" w:hAnsi="Arial" w:cs="Arial"/>
          <w:sz w:val="24"/>
          <w:szCs w:val="24"/>
        </w:rPr>
      </w:pPr>
      <w:r w:rsidRPr="34C52967">
        <w:rPr>
          <w:rFonts w:ascii="Arial" w:eastAsia="Arial" w:hAnsi="Arial" w:cs="Arial"/>
          <w:sz w:val="24"/>
          <w:szCs w:val="24"/>
        </w:rPr>
        <w:t xml:space="preserve">FREIRE, P. </w:t>
      </w:r>
      <w:r w:rsidRPr="00CA7BEB">
        <w:rPr>
          <w:rFonts w:ascii="Arial" w:eastAsia="Arial" w:hAnsi="Arial" w:cs="Arial"/>
          <w:b/>
          <w:bCs/>
          <w:sz w:val="24"/>
          <w:szCs w:val="24"/>
        </w:rPr>
        <w:t>Pedagogia da autonomia.</w:t>
      </w:r>
      <w:r w:rsidRPr="34C52967">
        <w:rPr>
          <w:rFonts w:ascii="Arial" w:eastAsia="Arial" w:hAnsi="Arial" w:cs="Arial"/>
          <w:sz w:val="24"/>
          <w:szCs w:val="24"/>
        </w:rPr>
        <w:t xml:space="preserve"> Rio de Janeiro: Paz e Terra, 1996.</w:t>
      </w:r>
    </w:p>
    <w:p w14:paraId="39D5E3C4" w14:textId="77777777" w:rsidR="00EF104F" w:rsidRDefault="00EF104F" w:rsidP="00D91840">
      <w:pPr>
        <w:pStyle w:val="paragraph"/>
        <w:spacing w:before="0" w:beforeAutospacing="0" w:after="0" w:afterAutospacing="0"/>
        <w:jc w:val="both"/>
        <w:textAlignment w:val="baseline"/>
        <w:rPr>
          <w:rStyle w:val="normaltextrun"/>
          <w:rFonts w:ascii="Arial" w:hAnsi="Arial" w:cs="Arial"/>
        </w:rPr>
      </w:pPr>
    </w:p>
    <w:p w14:paraId="674308BB" w14:textId="3E4D62D9" w:rsidR="00EF104F" w:rsidRPr="00F1629E" w:rsidRDefault="00EF104F" w:rsidP="00D91840">
      <w:pPr>
        <w:pStyle w:val="paragraph"/>
        <w:spacing w:before="0" w:beforeAutospacing="0" w:after="0" w:afterAutospacing="0"/>
        <w:jc w:val="both"/>
        <w:textAlignment w:val="baseline"/>
        <w:rPr>
          <w:rFonts w:ascii="Arial" w:hAnsi="Arial" w:cs="Arial"/>
        </w:rPr>
      </w:pPr>
      <w:r w:rsidRPr="00F1629E">
        <w:rPr>
          <w:rStyle w:val="normaltextrun"/>
          <w:rFonts w:ascii="Arial" w:hAnsi="Arial" w:cs="Arial"/>
        </w:rPr>
        <w:t>FRIEDMAN</w:t>
      </w:r>
      <w:r>
        <w:rPr>
          <w:rStyle w:val="normaltextrun"/>
          <w:rFonts w:ascii="Arial" w:hAnsi="Arial" w:cs="Arial"/>
        </w:rPr>
        <w:t>, A.</w:t>
      </w:r>
      <w:r w:rsidRPr="00F1629E">
        <w:rPr>
          <w:rStyle w:val="normaltextrun"/>
          <w:rFonts w:ascii="Arial" w:hAnsi="Arial" w:cs="Arial"/>
        </w:rPr>
        <w:t> </w:t>
      </w:r>
      <w:r w:rsidRPr="00CA7BEB">
        <w:rPr>
          <w:rStyle w:val="normaltextrun"/>
          <w:rFonts w:ascii="Arial" w:hAnsi="Arial" w:cs="Arial"/>
          <w:b/>
          <w:bCs/>
        </w:rPr>
        <w:t xml:space="preserve">Brincar na educação infantil: </w:t>
      </w:r>
      <w:r w:rsidRPr="00F1629E">
        <w:rPr>
          <w:rStyle w:val="normaltextrun"/>
          <w:rFonts w:ascii="Arial" w:hAnsi="Arial" w:cs="Arial"/>
        </w:rPr>
        <w:t>observação, adequação e inclusão. São Paulo: Moderna. 2012.</w:t>
      </w:r>
      <w:r w:rsidRPr="00F1629E">
        <w:rPr>
          <w:rStyle w:val="eop"/>
          <w:rFonts w:ascii="Arial" w:hAnsi="Arial" w:cs="Arial"/>
        </w:rPr>
        <w:t> </w:t>
      </w:r>
    </w:p>
    <w:p w14:paraId="54897136" w14:textId="77777777" w:rsidR="00EF104F" w:rsidRDefault="00EF104F" w:rsidP="34C52967">
      <w:pPr>
        <w:spacing w:after="0" w:line="257" w:lineRule="auto"/>
        <w:jc w:val="both"/>
        <w:rPr>
          <w:rFonts w:ascii="Arial" w:eastAsia="Arial" w:hAnsi="Arial" w:cs="Arial"/>
          <w:color w:val="000000" w:themeColor="text1"/>
          <w:sz w:val="24"/>
          <w:szCs w:val="24"/>
        </w:rPr>
      </w:pPr>
    </w:p>
    <w:p w14:paraId="11B2E573" w14:textId="4146CF3F" w:rsidR="00EF104F" w:rsidRPr="00EF104F" w:rsidRDefault="00EF104F" w:rsidP="34C52967">
      <w:pPr>
        <w:spacing w:after="0" w:line="257" w:lineRule="auto"/>
        <w:jc w:val="both"/>
        <w:rPr>
          <w:rFonts w:ascii="Arial" w:eastAsia="Arial" w:hAnsi="Arial" w:cs="Arial"/>
          <w:color w:val="000000" w:themeColor="text1"/>
          <w:sz w:val="24"/>
          <w:szCs w:val="24"/>
        </w:rPr>
      </w:pPr>
      <w:r w:rsidRPr="34C52967">
        <w:rPr>
          <w:rFonts w:ascii="Arial" w:eastAsia="Arial" w:hAnsi="Arial" w:cs="Arial"/>
          <w:color w:val="000000" w:themeColor="text1"/>
          <w:sz w:val="24"/>
          <w:szCs w:val="24"/>
        </w:rPr>
        <w:t xml:space="preserve">GADOTTI, M. </w:t>
      </w:r>
      <w:r w:rsidRPr="00CA7BEB">
        <w:rPr>
          <w:rFonts w:ascii="Arial" w:eastAsia="Arial" w:hAnsi="Arial" w:cs="Arial"/>
          <w:b/>
          <w:bCs/>
          <w:color w:val="000000" w:themeColor="text1"/>
          <w:sz w:val="24"/>
          <w:szCs w:val="24"/>
        </w:rPr>
        <w:t>Educar para a sustentabilidade</w:t>
      </w:r>
      <w:r w:rsidRPr="34C52967">
        <w:rPr>
          <w:rFonts w:ascii="Arial" w:eastAsia="Arial" w:hAnsi="Arial" w:cs="Arial"/>
          <w:color w:val="000000" w:themeColor="text1"/>
          <w:sz w:val="24"/>
          <w:szCs w:val="24"/>
        </w:rPr>
        <w:t>: uma contribuição à década da educação para o desenvolvimento sustentável.</w:t>
      </w:r>
      <w:r>
        <w:rPr>
          <w:rFonts w:ascii="Arial" w:eastAsia="Arial" w:hAnsi="Arial" w:cs="Arial"/>
          <w:color w:val="000000" w:themeColor="text1"/>
          <w:sz w:val="24"/>
          <w:szCs w:val="24"/>
        </w:rPr>
        <w:t xml:space="preserve"> </w:t>
      </w:r>
      <w:r w:rsidRPr="34C52967">
        <w:rPr>
          <w:rFonts w:ascii="Arial" w:eastAsia="Arial" w:hAnsi="Arial" w:cs="Arial"/>
          <w:color w:val="000000" w:themeColor="text1"/>
          <w:sz w:val="24"/>
          <w:szCs w:val="24"/>
        </w:rPr>
        <w:t>Editora e Livraria Instituto Paulo Freire, 2008</w:t>
      </w:r>
    </w:p>
    <w:p w14:paraId="3771822C" w14:textId="77777777" w:rsidR="00EF104F" w:rsidRDefault="00EF104F" w:rsidP="00D91840">
      <w:pPr>
        <w:pStyle w:val="paragraph"/>
        <w:spacing w:before="0" w:beforeAutospacing="0" w:after="0" w:afterAutospacing="0"/>
        <w:jc w:val="both"/>
        <w:textAlignment w:val="baseline"/>
        <w:rPr>
          <w:rStyle w:val="normaltextrun"/>
          <w:rFonts w:ascii="Arial" w:hAnsi="Arial" w:cs="Arial"/>
        </w:rPr>
      </w:pPr>
    </w:p>
    <w:p w14:paraId="17191564" w14:textId="37C90FD7" w:rsidR="00EF104F" w:rsidRPr="00F1629E" w:rsidRDefault="00EF104F" w:rsidP="00D91840">
      <w:pPr>
        <w:pStyle w:val="paragraph"/>
        <w:spacing w:before="0" w:beforeAutospacing="0" w:after="0" w:afterAutospacing="0"/>
        <w:jc w:val="both"/>
        <w:textAlignment w:val="baseline"/>
        <w:rPr>
          <w:rFonts w:ascii="Arial" w:hAnsi="Arial" w:cs="Arial"/>
        </w:rPr>
      </w:pPr>
      <w:r w:rsidRPr="00F1629E">
        <w:rPr>
          <w:rStyle w:val="normaltextrun"/>
          <w:rFonts w:ascii="Arial" w:hAnsi="Arial" w:cs="Arial"/>
        </w:rPr>
        <w:t>GOBBI, M. </w:t>
      </w:r>
      <w:r w:rsidRPr="00CA7BEB">
        <w:rPr>
          <w:rStyle w:val="normaltextrun"/>
          <w:rFonts w:ascii="Arial" w:hAnsi="Arial" w:cs="Arial"/>
          <w:b/>
          <w:bCs/>
        </w:rPr>
        <w:t>Múltiplas linguagens de meninos e meninas no cotidiano da educação infantil</w:t>
      </w:r>
      <w:r>
        <w:rPr>
          <w:rStyle w:val="normaltextrun"/>
          <w:rFonts w:ascii="Arial" w:hAnsi="Arial" w:cs="Arial"/>
        </w:rPr>
        <w:t xml:space="preserve">. Disponível em: </w:t>
      </w:r>
      <w:r w:rsidRPr="00CA7BEB">
        <w:rPr>
          <w:rFonts w:ascii="Arial" w:hAnsi="Arial" w:cs="Arial"/>
        </w:rPr>
        <w:t>http://portal.mec.gov.br/index.php?option=com_docman&amp;view=download&amp;alias=6678-multiplaslinguagens&amp;category_slug=setembro-2010-pdf&amp;Itemid=30192</w:t>
      </w:r>
      <w:r>
        <w:rPr>
          <w:rStyle w:val="normaltextrun"/>
          <w:rFonts w:ascii="Arial" w:hAnsi="Arial" w:cs="Arial"/>
        </w:rPr>
        <w:t xml:space="preserve"> </w:t>
      </w:r>
      <w:r w:rsidRPr="00C15FCB">
        <w:rPr>
          <w:rStyle w:val="normaltextrun"/>
          <w:rFonts w:ascii="Arial" w:hAnsi="Arial" w:cs="Arial"/>
        </w:rPr>
        <w:t xml:space="preserve">Acesso em: </w:t>
      </w:r>
      <w:r w:rsidRPr="00C15FCB">
        <w:rPr>
          <w:rFonts w:ascii="Arial" w:eastAsia="Arial" w:hAnsi="Arial" w:cs="Arial"/>
        </w:rPr>
        <w:t>20 de jul. de 2020</w:t>
      </w:r>
    </w:p>
    <w:p w14:paraId="277D4AEE" w14:textId="77777777" w:rsidR="00EF104F" w:rsidRDefault="00EF104F" w:rsidP="34C52967">
      <w:pPr>
        <w:pStyle w:val="western"/>
        <w:shd w:val="clear" w:color="auto" w:fill="FFFFFF" w:themeFill="background1"/>
        <w:spacing w:before="0" w:beforeAutospacing="0" w:after="0" w:afterAutospacing="0"/>
        <w:jc w:val="both"/>
        <w:rPr>
          <w:rFonts w:ascii="Arial" w:hAnsi="Arial" w:cs="Arial"/>
        </w:rPr>
      </w:pPr>
    </w:p>
    <w:p w14:paraId="3856620A" w14:textId="189BAE60" w:rsidR="00EF104F" w:rsidRPr="00F1629E" w:rsidRDefault="00EF104F" w:rsidP="34C52967">
      <w:pPr>
        <w:pStyle w:val="western"/>
        <w:shd w:val="clear" w:color="auto" w:fill="FFFFFF" w:themeFill="background1"/>
        <w:spacing w:before="0" w:beforeAutospacing="0" w:after="0" w:afterAutospacing="0"/>
        <w:jc w:val="both"/>
        <w:rPr>
          <w:rFonts w:ascii="Arial" w:hAnsi="Arial" w:cs="Arial"/>
        </w:rPr>
      </w:pPr>
      <w:r w:rsidRPr="34C52967">
        <w:rPr>
          <w:rFonts w:ascii="Arial" w:hAnsi="Arial" w:cs="Arial"/>
        </w:rPr>
        <w:t xml:space="preserve">HADJI, C. </w:t>
      </w:r>
      <w:r w:rsidRPr="00CA7BEB">
        <w:rPr>
          <w:rFonts w:ascii="Arial" w:hAnsi="Arial" w:cs="Arial"/>
          <w:b/>
          <w:bCs/>
        </w:rPr>
        <w:t>A avaliação, regras do jogo</w:t>
      </w:r>
      <w:r w:rsidRPr="34C52967">
        <w:rPr>
          <w:rFonts w:ascii="Arial" w:hAnsi="Arial" w:cs="Arial"/>
        </w:rPr>
        <w:t>. Portuga</w:t>
      </w:r>
      <w:r>
        <w:rPr>
          <w:rFonts w:ascii="Arial" w:hAnsi="Arial" w:cs="Arial"/>
        </w:rPr>
        <w:t xml:space="preserve">l: </w:t>
      </w:r>
      <w:r w:rsidRPr="34C52967">
        <w:rPr>
          <w:rFonts w:ascii="Arial" w:hAnsi="Arial" w:cs="Arial"/>
        </w:rPr>
        <w:t>Porto Editora, 1994.</w:t>
      </w:r>
    </w:p>
    <w:p w14:paraId="64FBE2C3" w14:textId="77777777" w:rsidR="00EF104F" w:rsidRDefault="00EF104F" w:rsidP="34C52967">
      <w:pPr>
        <w:spacing w:after="0"/>
        <w:jc w:val="both"/>
        <w:rPr>
          <w:rFonts w:ascii="Arial" w:eastAsia="Arial" w:hAnsi="Arial" w:cs="Arial"/>
          <w:sz w:val="24"/>
          <w:szCs w:val="24"/>
        </w:rPr>
      </w:pPr>
      <w:r w:rsidRPr="34C52967">
        <w:rPr>
          <w:rFonts w:ascii="Arial" w:hAnsi="Arial" w:cs="Arial"/>
          <w:sz w:val="24"/>
          <w:szCs w:val="24"/>
        </w:rPr>
        <w:lastRenderedPageBreak/>
        <w:t xml:space="preserve">HORN, M. G. S. </w:t>
      </w:r>
      <w:r w:rsidRPr="00CA7BEB">
        <w:rPr>
          <w:rFonts w:ascii="Arial" w:hAnsi="Arial" w:cs="Arial"/>
          <w:b/>
          <w:bCs/>
          <w:sz w:val="24"/>
          <w:szCs w:val="24"/>
        </w:rPr>
        <w:t>Sabores, cores, sons, aromas.</w:t>
      </w:r>
      <w:r w:rsidRPr="34C52967">
        <w:rPr>
          <w:rFonts w:ascii="Arial" w:hAnsi="Arial" w:cs="Arial"/>
          <w:sz w:val="24"/>
          <w:szCs w:val="24"/>
        </w:rPr>
        <w:t xml:space="preserve"> A organização dos espaços na educação infantil. Porto Alegre: Artmed, 2004</w:t>
      </w:r>
      <w:r w:rsidRPr="34C52967">
        <w:rPr>
          <w:rFonts w:ascii="Arial" w:eastAsia="Arial" w:hAnsi="Arial" w:cs="Arial"/>
          <w:sz w:val="24"/>
          <w:szCs w:val="24"/>
        </w:rPr>
        <w:t>.</w:t>
      </w:r>
    </w:p>
    <w:p w14:paraId="6280159D" w14:textId="77777777" w:rsidR="00EF104F" w:rsidRDefault="00EF104F" w:rsidP="00D91840">
      <w:pPr>
        <w:pStyle w:val="paragraph"/>
        <w:spacing w:before="0" w:beforeAutospacing="0" w:after="0" w:afterAutospacing="0"/>
        <w:jc w:val="both"/>
        <w:textAlignment w:val="baseline"/>
        <w:rPr>
          <w:rStyle w:val="spellingerror"/>
          <w:rFonts w:ascii="Arial" w:hAnsi="Arial" w:cs="Arial"/>
        </w:rPr>
      </w:pPr>
    </w:p>
    <w:p w14:paraId="2E373778" w14:textId="0CB04CD4" w:rsidR="00EF104F" w:rsidRPr="008F183A" w:rsidRDefault="00EF104F" w:rsidP="00D91840">
      <w:pPr>
        <w:pStyle w:val="paragraph"/>
        <w:spacing w:before="0" w:beforeAutospacing="0" w:after="0" w:afterAutospacing="0"/>
        <w:jc w:val="both"/>
        <w:textAlignment w:val="baseline"/>
        <w:rPr>
          <w:rStyle w:val="spellingerror"/>
          <w:rFonts w:ascii="Arial" w:hAnsi="Arial" w:cs="Arial"/>
        </w:rPr>
      </w:pPr>
      <w:r w:rsidRPr="008F183A">
        <w:rPr>
          <w:rStyle w:val="spellingerror"/>
          <w:rFonts w:ascii="Arial" w:hAnsi="Arial" w:cs="Arial"/>
        </w:rPr>
        <w:t xml:space="preserve">HORN, M.G.S. </w:t>
      </w:r>
      <w:r w:rsidRPr="00EF104F">
        <w:rPr>
          <w:rStyle w:val="spellingerror"/>
          <w:rFonts w:ascii="Arial" w:hAnsi="Arial" w:cs="Arial"/>
          <w:b/>
          <w:bCs/>
        </w:rPr>
        <w:t>Brincar e interagir nos espaços da educação infantil</w:t>
      </w:r>
      <w:r w:rsidRPr="008F183A">
        <w:rPr>
          <w:rStyle w:val="spellingerror"/>
          <w:rFonts w:ascii="Arial" w:hAnsi="Arial" w:cs="Arial"/>
        </w:rPr>
        <w:t>. Porto Alegre: Penso, 2017.</w:t>
      </w:r>
    </w:p>
    <w:p w14:paraId="71A7DE29" w14:textId="77777777" w:rsidR="00EF104F" w:rsidRDefault="00EF104F" w:rsidP="34C52967">
      <w:pPr>
        <w:spacing w:after="0" w:line="257" w:lineRule="auto"/>
        <w:jc w:val="both"/>
        <w:rPr>
          <w:rFonts w:ascii="Arial" w:eastAsia="Arial" w:hAnsi="Arial" w:cs="Arial"/>
          <w:sz w:val="24"/>
          <w:szCs w:val="24"/>
        </w:rPr>
      </w:pPr>
    </w:p>
    <w:p w14:paraId="1757CE43" w14:textId="66CA1581" w:rsidR="00EF104F" w:rsidRDefault="00EF104F" w:rsidP="34C52967">
      <w:pPr>
        <w:spacing w:after="0" w:line="257" w:lineRule="auto"/>
        <w:jc w:val="both"/>
        <w:rPr>
          <w:rFonts w:ascii="Arial" w:eastAsia="Arial" w:hAnsi="Arial" w:cs="Arial"/>
          <w:sz w:val="24"/>
          <w:szCs w:val="24"/>
        </w:rPr>
      </w:pPr>
      <w:r w:rsidRPr="34C52967">
        <w:rPr>
          <w:rFonts w:ascii="Arial" w:eastAsia="Arial" w:hAnsi="Arial" w:cs="Arial"/>
          <w:sz w:val="24"/>
          <w:szCs w:val="24"/>
        </w:rPr>
        <w:t xml:space="preserve">JESUS, E.; PROPODOSKI, N.; Letramento digital através da ludicidade digital. </w:t>
      </w:r>
      <w:r w:rsidRPr="00CA7BEB">
        <w:rPr>
          <w:rFonts w:ascii="Arial" w:eastAsia="Arial" w:hAnsi="Arial" w:cs="Arial"/>
          <w:b/>
          <w:bCs/>
          <w:sz w:val="24"/>
          <w:szCs w:val="24"/>
        </w:rPr>
        <w:t>Revista Educação e Linguagem – Eletrônica</w:t>
      </w:r>
      <w:r w:rsidRPr="34C52967">
        <w:rPr>
          <w:rFonts w:ascii="Arial" w:eastAsia="Arial" w:hAnsi="Arial" w:cs="Arial"/>
          <w:sz w:val="24"/>
          <w:szCs w:val="24"/>
        </w:rPr>
        <w:t xml:space="preserve">, </w:t>
      </w:r>
      <w:r>
        <w:rPr>
          <w:rFonts w:ascii="Arial" w:eastAsia="Arial" w:hAnsi="Arial" w:cs="Arial"/>
          <w:sz w:val="24"/>
          <w:szCs w:val="24"/>
        </w:rPr>
        <w:t>v</w:t>
      </w:r>
      <w:r w:rsidRPr="34C52967">
        <w:rPr>
          <w:rFonts w:ascii="Arial" w:eastAsia="Arial" w:hAnsi="Arial" w:cs="Arial"/>
          <w:sz w:val="24"/>
          <w:szCs w:val="24"/>
        </w:rPr>
        <w:t>. 6</w:t>
      </w:r>
      <w:r>
        <w:rPr>
          <w:rFonts w:ascii="Arial" w:eastAsia="Arial" w:hAnsi="Arial" w:cs="Arial"/>
          <w:sz w:val="24"/>
          <w:szCs w:val="24"/>
        </w:rPr>
        <w:t xml:space="preserve">, </w:t>
      </w:r>
      <w:r w:rsidRPr="34C52967">
        <w:rPr>
          <w:rFonts w:ascii="Arial" w:eastAsia="Arial" w:hAnsi="Arial" w:cs="Arial"/>
          <w:sz w:val="24"/>
          <w:szCs w:val="24"/>
        </w:rPr>
        <w:t>n. 1 - p. 18-28</w:t>
      </w:r>
      <w:r>
        <w:rPr>
          <w:rFonts w:ascii="Arial" w:eastAsia="Arial" w:hAnsi="Arial" w:cs="Arial"/>
          <w:sz w:val="24"/>
          <w:szCs w:val="24"/>
        </w:rPr>
        <w:t xml:space="preserve">, dez. </w:t>
      </w:r>
      <w:r w:rsidRPr="34C52967">
        <w:rPr>
          <w:rFonts w:ascii="Arial" w:eastAsia="Arial" w:hAnsi="Arial" w:cs="Arial"/>
          <w:sz w:val="24"/>
          <w:szCs w:val="24"/>
        </w:rPr>
        <w:t>2012</w:t>
      </w:r>
    </w:p>
    <w:p w14:paraId="1E90A7C0" w14:textId="77777777" w:rsidR="00EF104F" w:rsidRPr="00F1629E" w:rsidRDefault="00EF104F" w:rsidP="34C52967">
      <w:pPr>
        <w:pStyle w:val="western"/>
        <w:shd w:val="clear" w:color="auto" w:fill="FFFFFF" w:themeFill="background1"/>
        <w:spacing w:before="0" w:beforeAutospacing="0" w:after="0" w:afterAutospacing="0"/>
        <w:jc w:val="both"/>
        <w:rPr>
          <w:rFonts w:ascii="Arial" w:hAnsi="Arial" w:cs="Arial"/>
        </w:rPr>
      </w:pPr>
      <w:proofErr w:type="spellStart"/>
      <w:r w:rsidRPr="34C52967">
        <w:rPr>
          <w:rFonts w:ascii="Arial" w:hAnsi="Arial" w:cs="Arial"/>
        </w:rPr>
        <w:t>Kinney</w:t>
      </w:r>
      <w:proofErr w:type="spellEnd"/>
      <w:r w:rsidRPr="34C52967">
        <w:rPr>
          <w:rFonts w:ascii="Arial" w:hAnsi="Arial" w:cs="Arial"/>
        </w:rPr>
        <w:t xml:space="preserve">, L. e </w:t>
      </w:r>
      <w:proofErr w:type="spellStart"/>
      <w:r w:rsidRPr="34C52967">
        <w:rPr>
          <w:rFonts w:ascii="Arial" w:hAnsi="Arial" w:cs="Arial"/>
        </w:rPr>
        <w:t>Warthon</w:t>
      </w:r>
      <w:proofErr w:type="spellEnd"/>
      <w:r w:rsidRPr="34C52967">
        <w:rPr>
          <w:rFonts w:ascii="Arial" w:hAnsi="Arial" w:cs="Arial"/>
        </w:rPr>
        <w:t xml:space="preserve">, P. </w:t>
      </w:r>
      <w:r w:rsidRPr="00CA7BEB">
        <w:rPr>
          <w:rFonts w:ascii="Arial" w:hAnsi="Arial" w:cs="Arial"/>
          <w:b/>
          <w:bCs/>
        </w:rPr>
        <w:t>Tornando visível a aprendizagem das crianças</w:t>
      </w:r>
      <w:r w:rsidRPr="34C52967">
        <w:rPr>
          <w:rFonts w:ascii="Arial" w:hAnsi="Arial" w:cs="Arial"/>
        </w:rPr>
        <w:t>. Porto Alegre: Artmed, 2009</w:t>
      </w:r>
    </w:p>
    <w:p w14:paraId="15505A2E" w14:textId="77777777" w:rsidR="00EF104F" w:rsidRDefault="00EF104F" w:rsidP="34C52967">
      <w:pPr>
        <w:pStyle w:val="paragraph"/>
        <w:spacing w:before="0" w:beforeAutospacing="0" w:after="0" w:afterAutospacing="0"/>
        <w:jc w:val="both"/>
        <w:textAlignment w:val="baseline"/>
        <w:rPr>
          <w:rFonts w:ascii="Arial" w:hAnsi="Arial" w:cs="Arial"/>
        </w:rPr>
      </w:pPr>
    </w:p>
    <w:p w14:paraId="2E802833" w14:textId="5002C51A" w:rsidR="00EF104F" w:rsidRPr="00F1629E" w:rsidRDefault="00EF104F" w:rsidP="34C52967">
      <w:pPr>
        <w:pStyle w:val="paragraph"/>
        <w:spacing w:before="0" w:beforeAutospacing="0" w:after="0" w:afterAutospacing="0"/>
        <w:jc w:val="both"/>
        <w:textAlignment w:val="baseline"/>
        <w:rPr>
          <w:rFonts w:ascii="Arial" w:hAnsi="Arial" w:cs="Arial"/>
        </w:rPr>
      </w:pPr>
      <w:r w:rsidRPr="34C52967">
        <w:rPr>
          <w:rFonts w:ascii="Arial" w:hAnsi="Arial" w:cs="Arial"/>
        </w:rPr>
        <w:t>KISHIMOTO</w:t>
      </w:r>
      <w:r w:rsidRPr="34C52967">
        <w:rPr>
          <w:rStyle w:val="normaltextrun"/>
          <w:rFonts w:ascii="Arial" w:hAnsi="Arial" w:cs="Arial"/>
        </w:rPr>
        <w:t>, T. M. </w:t>
      </w:r>
      <w:r w:rsidRPr="00CA7BEB">
        <w:rPr>
          <w:rStyle w:val="normaltextrun"/>
          <w:rFonts w:ascii="Arial" w:hAnsi="Arial" w:cs="Arial"/>
          <w:b/>
          <w:bCs/>
        </w:rPr>
        <w:t>O jogo e a educação infantil</w:t>
      </w:r>
      <w:r w:rsidRPr="34C52967">
        <w:rPr>
          <w:rStyle w:val="normaltextrun"/>
          <w:rFonts w:ascii="Arial" w:hAnsi="Arial" w:cs="Arial"/>
        </w:rPr>
        <w:t>. São Paulo: Pioneira. 1994.</w:t>
      </w:r>
      <w:r w:rsidRPr="34C52967">
        <w:rPr>
          <w:rStyle w:val="eop"/>
          <w:rFonts w:ascii="Arial" w:hAnsi="Arial" w:cs="Arial"/>
        </w:rPr>
        <w:t> </w:t>
      </w:r>
    </w:p>
    <w:p w14:paraId="0CEF14C3" w14:textId="77777777" w:rsidR="00EF104F" w:rsidRDefault="00EF104F" w:rsidP="34C52967">
      <w:pPr>
        <w:spacing w:after="0" w:line="257" w:lineRule="auto"/>
        <w:jc w:val="both"/>
        <w:rPr>
          <w:rFonts w:ascii="Arial" w:hAnsi="Arial" w:cs="Arial"/>
          <w:sz w:val="24"/>
          <w:szCs w:val="24"/>
        </w:rPr>
      </w:pPr>
    </w:p>
    <w:p w14:paraId="0592EFE4" w14:textId="46A0411F" w:rsidR="00EF104F" w:rsidRPr="00F1629E" w:rsidRDefault="00EF104F" w:rsidP="34C52967">
      <w:pPr>
        <w:spacing w:after="0" w:line="257" w:lineRule="auto"/>
        <w:jc w:val="both"/>
        <w:rPr>
          <w:rFonts w:ascii="Arial" w:hAnsi="Arial" w:cs="Arial"/>
          <w:sz w:val="24"/>
          <w:szCs w:val="24"/>
        </w:rPr>
      </w:pPr>
      <w:r w:rsidRPr="34C52967">
        <w:rPr>
          <w:rFonts w:ascii="Arial" w:hAnsi="Arial" w:cs="Arial"/>
          <w:sz w:val="24"/>
          <w:szCs w:val="24"/>
        </w:rPr>
        <w:t>KISHIMOTO, T. N. Brinquedos e brincadeiras na Educação Infantil.</w:t>
      </w:r>
      <w:r>
        <w:rPr>
          <w:rFonts w:ascii="Arial" w:hAnsi="Arial" w:cs="Arial"/>
          <w:sz w:val="24"/>
          <w:szCs w:val="24"/>
        </w:rPr>
        <w:t xml:space="preserve"> </w:t>
      </w:r>
      <w:r w:rsidRPr="000D11BF">
        <w:rPr>
          <w:rFonts w:ascii="Arial" w:hAnsi="Arial" w:cs="Arial"/>
          <w:i/>
          <w:iCs/>
          <w:sz w:val="24"/>
          <w:szCs w:val="24"/>
        </w:rPr>
        <w:t>In</w:t>
      </w:r>
      <w:r>
        <w:rPr>
          <w:rFonts w:ascii="Arial" w:hAnsi="Arial" w:cs="Arial"/>
          <w:sz w:val="24"/>
          <w:szCs w:val="24"/>
        </w:rPr>
        <w:t xml:space="preserve">: </w:t>
      </w:r>
      <w:r w:rsidRPr="000D11BF">
        <w:rPr>
          <w:rFonts w:ascii="Arial" w:hAnsi="Arial" w:cs="Arial"/>
          <w:b/>
          <w:bCs/>
          <w:sz w:val="24"/>
          <w:szCs w:val="24"/>
        </w:rPr>
        <w:t xml:space="preserve">Anais do I Seminário Nacional Currículo em </w:t>
      </w:r>
      <w:r>
        <w:rPr>
          <w:rFonts w:ascii="Arial" w:hAnsi="Arial" w:cs="Arial"/>
          <w:b/>
          <w:bCs/>
          <w:sz w:val="24"/>
          <w:szCs w:val="24"/>
        </w:rPr>
        <w:t xml:space="preserve">Movimento – Perspectivas Atuais. </w:t>
      </w:r>
      <w:r w:rsidRPr="34C52967">
        <w:rPr>
          <w:rFonts w:ascii="Arial" w:hAnsi="Arial" w:cs="Arial"/>
          <w:sz w:val="24"/>
          <w:szCs w:val="24"/>
        </w:rPr>
        <w:t>Belo Horizonte, novembro de 2010.</w:t>
      </w:r>
    </w:p>
    <w:p w14:paraId="47C24601" w14:textId="77777777" w:rsidR="00EF104F" w:rsidRDefault="00EF104F" w:rsidP="34C52967">
      <w:pPr>
        <w:pStyle w:val="western"/>
        <w:shd w:val="clear" w:color="auto" w:fill="FFFFFF" w:themeFill="background1"/>
        <w:spacing w:before="0" w:beforeAutospacing="0" w:after="0" w:afterAutospacing="0"/>
        <w:jc w:val="both"/>
        <w:rPr>
          <w:rFonts w:ascii="Arial" w:hAnsi="Arial" w:cs="Arial"/>
        </w:rPr>
      </w:pPr>
    </w:p>
    <w:p w14:paraId="7109BC9E" w14:textId="4AFC2FCA" w:rsidR="00EF104F" w:rsidRPr="00F1629E" w:rsidRDefault="00EF104F" w:rsidP="34C52967">
      <w:pPr>
        <w:pStyle w:val="western"/>
        <w:shd w:val="clear" w:color="auto" w:fill="FFFFFF" w:themeFill="background1"/>
        <w:spacing w:before="0" w:beforeAutospacing="0" w:after="0" w:afterAutospacing="0"/>
        <w:jc w:val="both"/>
        <w:rPr>
          <w:rFonts w:ascii="Arial" w:hAnsi="Arial" w:cs="Arial"/>
        </w:rPr>
      </w:pPr>
      <w:r w:rsidRPr="34C52967">
        <w:rPr>
          <w:rFonts w:ascii="Arial" w:hAnsi="Arial" w:cs="Arial"/>
        </w:rPr>
        <w:t xml:space="preserve">KRAMER, S. A infância e sua singularidade. </w:t>
      </w:r>
      <w:r w:rsidRPr="000D11BF">
        <w:rPr>
          <w:rFonts w:ascii="Arial" w:hAnsi="Arial" w:cs="Arial"/>
          <w:i/>
          <w:iCs/>
        </w:rPr>
        <w:t>In</w:t>
      </w:r>
      <w:r>
        <w:rPr>
          <w:rFonts w:ascii="Arial" w:hAnsi="Arial" w:cs="Arial"/>
        </w:rPr>
        <w:t xml:space="preserve">: </w:t>
      </w:r>
      <w:r w:rsidRPr="000D11BF">
        <w:rPr>
          <w:rFonts w:ascii="Arial" w:hAnsi="Arial" w:cs="Arial"/>
          <w:b/>
          <w:bCs/>
        </w:rPr>
        <w:t>Ensino fundamental de nove anos</w:t>
      </w:r>
      <w:r w:rsidRPr="34C52967">
        <w:rPr>
          <w:rFonts w:ascii="Arial" w:hAnsi="Arial" w:cs="Arial"/>
        </w:rPr>
        <w:t>: orientações para a inclusão de crianças de seis anos de idade. Brasília: MEC, 2007.</w:t>
      </w:r>
    </w:p>
    <w:p w14:paraId="5A8643C3" w14:textId="77777777" w:rsidR="00EF104F" w:rsidRDefault="00EF104F" w:rsidP="34C52967">
      <w:pPr>
        <w:shd w:val="clear" w:color="auto" w:fill="FFFFFF" w:themeFill="background1"/>
        <w:spacing w:after="0" w:line="240" w:lineRule="auto"/>
        <w:rPr>
          <w:rFonts w:ascii="Arial" w:eastAsia="Times New Roman" w:hAnsi="Arial" w:cs="Arial"/>
          <w:color w:val="000000" w:themeColor="text1"/>
          <w:sz w:val="24"/>
          <w:szCs w:val="24"/>
        </w:rPr>
      </w:pPr>
    </w:p>
    <w:p w14:paraId="1D95DB7B" w14:textId="0304643E" w:rsidR="00EF104F" w:rsidRPr="00FB0DAB" w:rsidRDefault="00EF104F" w:rsidP="34C52967">
      <w:pPr>
        <w:shd w:val="clear" w:color="auto" w:fill="FFFFFF" w:themeFill="background1"/>
        <w:spacing w:after="0" w:line="240" w:lineRule="auto"/>
        <w:rPr>
          <w:rFonts w:ascii="Arial" w:eastAsia="Times New Roman" w:hAnsi="Arial" w:cs="Arial"/>
          <w:color w:val="000000"/>
          <w:sz w:val="24"/>
          <w:szCs w:val="24"/>
        </w:rPr>
      </w:pPr>
      <w:r w:rsidRPr="34C52967">
        <w:rPr>
          <w:rFonts w:ascii="Arial" w:eastAsia="Times New Roman" w:hAnsi="Arial" w:cs="Arial"/>
          <w:color w:val="000000" w:themeColor="text1"/>
          <w:sz w:val="24"/>
          <w:szCs w:val="24"/>
        </w:rPr>
        <w:t>KUHLMANN Jr., Moysés. </w:t>
      </w:r>
      <w:r w:rsidRPr="00CA7BEB">
        <w:rPr>
          <w:rFonts w:ascii="Arial" w:eastAsia="Times New Roman" w:hAnsi="Arial" w:cs="Arial"/>
          <w:b/>
          <w:bCs/>
          <w:color w:val="000000" w:themeColor="text1"/>
          <w:sz w:val="24"/>
          <w:szCs w:val="24"/>
        </w:rPr>
        <w:t xml:space="preserve">Infância e educação infantil: </w:t>
      </w:r>
      <w:r w:rsidRPr="00CA7BEB">
        <w:rPr>
          <w:rFonts w:ascii="Arial" w:eastAsia="Times New Roman" w:hAnsi="Arial" w:cs="Arial"/>
          <w:color w:val="000000" w:themeColor="text1"/>
          <w:sz w:val="24"/>
          <w:szCs w:val="24"/>
        </w:rPr>
        <w:t>uma abordagem histórica</w:t>
      </w:r>
      <w:r w:rsidRPr="34C52967">
        <w:rPr>
          <w:rFonts w:ascii="Arial" w:eastAsia="Times New Roman" w:hAnsi="Arial" w:cs="Arial"/>
          <w:color w:val="000000" w:themeColor="text1"/>
          <w:sz w:val="24"/>
          <w:szCs w:val="24"/>
        </w:rPr>
        <w:t>. Porto Alegre: Mediação, 1998</w:t>
      </w:r>
      <w:r>
        <w:rPr>
          <w:rFonts w:ascii="Arial" w:eastAsia="Times New Roman" w:hAnsi="Arial" w:cs="Arial"/>
          <w:color w:val="000000" w:themeColor="text1"/>
          <w:sz w:val="24"/>
          <w:szCs w:val="24"/>
        </w:rPr>
        <w:t>.</w:t>
      </w:r>
      <w:r w:rsidRPr="34C52967">
        <w:rPr>
          <w:rFonts w:ascii="Arial" w:eastAsia="Times New Roman" w:hAnsi="Arial" w:cs="Arial"/>
          <w:color w:val="000000" w:themeColor="text1"/>
          <w:sz w:val="24"/>
          <w:szCs w:val="24"/>
        </w:rPr>
        <w:t xml:space="preserve"> </w:t>
      </w:r>
    </w:p>
    <w:p w14:paraId="64847B08" w14:textId="77777777" w:rsidR="00EF104F" w:rsidRDefault="00EF104F" w:rsidP="34C52967">
      <w:pPr>
        <w:pStyle w:val="western"/>
        <w:spacing w:before="0" w:beforeAutospacing="0" w:after="0" w:afterAutospacing="0"/>
        <w:jc w:val="both"/>
        <w:rPr>
          <w:rFonts w:ascii="Arial" w:eastAsia="Arial" w:hAnsi="Arial" w:cs="Arial"/>
        </w:rPr>
      </w:pPr>
    </w:p>
    <w:p w14:paraId="1911CEAF" w14:textId="5FA55396" w:rsidR="00EF104F" w:rsidRPr="00F1629E" w:rsidRDefault="00EF104F" w:rsidP="34C52967">
      <w:pPr>
        <w:pStyle w:val="western"/>
        <w:spacing w:before="0" w:beforeAutospacing="0" w:after="0" w:afterAutospacing="0"/>
        <w:jc w:val="both"/>
        <w:rPr>
          <w:rFonts w:ascii="Arial" w:hAnsi="Arial" w:cs="Arial"/>
        </w:rPr>
      </w:pPr>
      <w:r w:rsidRPr="34C52967">
        <w:rPr>
          <w:rFonts w:ascii="Arial" w:eastAsia="Arial" w:hAnsi="Arial" w:cs="Arial"/>
        </w:rPr>
        <w:t xml:space="preserve">LEAL. T. F. ALBUQUERQUE, E.B.C; MORAIS, A.G. Letramento e alfabetização, pensando a prática pedagógica. </w:t>
      </w:r>
      <w:r w:rsidRPr="000D11BF">
        <w:rPr>
          <w:rFonts w:ascii="Arial" w:hAnsi="Arial" w:cs="Arial"/>
          <w:i/>
          <w:iCs/>
        </w:rPr>
        <w:t>In</w:t>
      </w:r>
      <w:r>
        <w:rPr>
          <w:rFonts w:ascii="Arial" w:hAnsi="Arial" w:cs="Arial"/>
        </w:rPr>
        <w:t xml:space="preserve">: </w:t>
      </w:r>
      <w:r w:rsidRPr="000D11BF">
        <w:rPr>
          <w:rFonts w:ascii="Arial" w:hAnsi="Arial" w:cs="Arial"/>
          <w:b/>
          <w:bCs/>
        </w:rPr>
        <w:t>Ensino fundamental de nove anos</w:t>
      </w:r>
      <w:r w:rsidRPr="34C52967">
        <w:rPr>
          <w:rFonts w:ascii="Arial" w:hAnsi="Arial" w:cs="Arial"/>
        </w:rPr>
        <w:t>: orientações para a inclusão de crianças de seis anos de idade. Brasília: MEC, 2007.</w:t>
      </w:r>
    </w:p>
    <w:p w14:paraId="05387C0E" w14:textId="77777777" w:rsidR="00EF104F" w:rsidRDefault="00EF104F" w:rsidP="00D91840">
      <w:pPr>
        <w:pStyle w:val="paragraph"/>
        <w:spacing w:before="0" w:beforeAutospacing="0" w:after="0" w:afterAutospacing="0" w:line="257" w:lineRule="auto"/>
        <w:jc w:val="both"/>
        <w:rPr>
          <w:rFonts w:ascii="Arial" w:eastAsia="Arial" w:hAnsi="Arial" w:cs="Arial"/>
          <w:color w:val="000000" w:themeColor="text1"/>
        </w:rPr>
      </w:pPr>
    </w:p>
    <w:p w14:paraId="5B32D09C" w14:textId="4970BE11" w:rsidR="00EF104F" w:rsidRDefault="00EF104F" w:rsidP="00D91840">
      <w:pPr>
        <w:pStyle w:val="paragraph"/>
        <w:spacing w:before="0" w:beforeAutospacing="0" w:after="0" w:afterAutospacing="0" w:line="257" w:lineRule="auto"/>
        <w:jc w:val="both"/>
        <w:rPr>
          <w:rFonts w:ascii="Arial" w:eastAsia="Arial" w:hAnsi="Arial" w:cs="Arial"/>
          <w:color w:val="000000" w:themeColor="text1"/>
        </w:rPr>
      </w:pPr>
      <w:r w:rsidRPr="00F1629E">
        <w:rPr>
          <w:rFonts w:ascii="Arial" w:eastAsia="Arial" w:hAnsi="Arial" w:cs="Arial"/>
          <w:color w:val="000000" w:themeColor="text1"/>
        </w:rPr>
        <w:t xml:space="preserve">LUDKE, M.; CRUZ, G.; BOING, L. A. A pesquisa do professor da educação básica em questão. </w:t>
      </w:r>
      <w:r w:rsidRPr="000D11BF">
        <w:rPr>
          <w:rFonts w:ascii="Arial" w:eastAsia="Arial" w:hAnsi="Arial" w:cs="Arial"/>
          <w:b/>
          <w:bCs/>
          <w:color w:val="000000" w:themeColor="text1"/>
        </w:rPr>
        <w:t>Revista Brasileira de Educação Ambiental</w:t>
      </w:r>
      <w:r w:rsidRPr="00F1629E">
        <w:rPr>
          <w:rFonts w:ascii="Arial" w:eastAsia="Arial" w:hAnsi="Arial" w:cs="Arial"/>
          <w:color w:val="000000" w:themeColor="text1"/>
        </w:rPr>
        <w:t>, v. 14, n. 02, 2019</w:t>
      </w:r>
    </w:p>
    <w:p w14:paraId="70B8D49D" w14:textId="77777777" w:rsidR="00EF104F" w:rsidRDefault="00EF104F" w:rsidP="34C52967">
      <w:pPr>
        <w:pStyle w:val="paragraph"/>
        <w:spacing w:before="0" w:beforeAutospacing="0" w:after="0" w:afterAutospacing="0"/>
        <w:jc w:val="both"/>
        <w:textAlignment w:val="baseline"/>
        <w:rPr>
          <w:rStyle w:val="normaltextrun"/>
          <w:rFonts w:ascii="Arial" w:hAnsi="Arial" w:cs="Arial"/>
        </w:rPr>
      </w:pPr>
    </w:p>
    <w:p w14:paraId="4779E3FD" w14:textId="62FBCB73" w:rsidR="00EF104F" w:rsidRPr="00F1629E" w:rsidRDefault="00EF104F" w:rsidP="34C52967">
      <w:pPr>
        <w:pStyle w:val="paragraph"/>
        <w:spacing w:before="0" w:beforeAutospacing="0" w:after="0" w:afterAutospacing="0"/>
        <w:jc w:val="both"/>
        <w:textAlignment w:val="baseline"/>
        <w:rPr>
          <w:rStyle w:val="eop"/>
          <w:rFonts w:ascii="Arial" w:hAnsi="Arial" w:cs="Arial"/>
        </w:rPr>
      </w:pPr>
      <w:r w:rsidRPr="34C52967">
        <w:rPr>
          <w:rStyle w:val="normaltextrun"/>
          <w:rFonts w:ascii="Arial" w:hAnsi="Arial" w:cs="Arial"/>
        </w:rPr>
        <w:t>MACHADO, P</w:t>
      </w:r>
      <w:r>
        <w:rPr>
          <w:rStyle w:val="normaltextrun"/>
          <w:rFonts w:ascii="Arial" w:hAnsi="Arial" w:cs="Arial"/>
        </w:rPr>
        <w:t>aula</w:t>
      </w:r>
      <w:r w:rsidRPr="34C52967">
        <w:rPr>
          <w:rStyle w:val="normaltextrun"/>
          <w:rFonts w:ascii="Arial" w:hAnsi="Arial" w:cs="Arial"/>
        </w:rPr>
        <w:t xml:space="preserve"> </w:t>
      </w:r>
      <w:r w:rsidRPr="000D11BF">
        <w:rPr>
          <w:rStyle w:val="normaltextrun"/>
          <w:rFonts w:ascii="Arial" w:hAnsi="Arial" w:cs="Arial"/>
          <w:i/>
          <w:iCs/>
        </w:rPr>
        <w:t>et </w:t>
      </w:r>
      <w:r w:rsidRPr="000D11BF">
        <w:rPr>
          <w:rStyle w:val="contextualspellingandgrammarerror"/>
          <w:rFonts w:ascii="Arial" w:hAnsi="Arial" w:cs="Arial"/>
          <w:i/>
          <w:iCs/>
        </w:rPr>
        <w:t>al</w:t>
      </w:r>
      <w:r w:rsidRPr="34C52967">
        <w:rPr>
          <w:rStyle w:val="contextualspellingandgrammarerror"/>
          <w:rFonts w:ascii="Arial" w:hAnsi="Arial" w:cs="Arial"/>
        </w:rPr>
        <w:t>.</w:t>
      </w:r>
      <w:r w:rsidRPr="34C52967">
        <w:rPr>
          <w:rStyle w:val="normaltextrun"/>
          <w:rFonts w:ascii="Arial" w:hAnsi="Arial" w:cs="Arial"/>
        </w:rPr>
        <w:t xml:space="preserve"> Relações entre o conhecimento das emoções, as competências académicas, as competências sociais e a aceitação entre pares. </w:t>
      </w:r>
      <w:r w:rsidRPr="000D11BF">
        <w:rPr>
          <w:rStyle w:val="normaltextrun"/>
          <w:rFonts w:ascii="Arial" w:hAnsi="Arial" w:cs="Arial"/>
          <w:b/>
          <w:bCs/>
        </w:rPr>
        <w:t xml:space="preserve">Análise </w:t>
      </w:r>
      <w:r w:rsidRPr="000D11BF">
        <w:rPr>
          <w:rStyle w:val="contextualspellingandgrammarerror"/>
          <w:rFonts w:ascii="Arial" w:hAnsi="Arial" w:cs="Arial"/>
          <w:b/>
          <w:bCs/>
        </w:rPr>
        <w:t>Psicológica</w:t>
      </w:r>
      <w:r w:rsidRPr="34C52967">
        <w:rPr>
          <w:rStyle w:val="contextualspellingandgrammarerror"/>
          <w:rFonts w:ascii="Arial" w:hAnsi="Arial" w:cs="Arial"/>
        </w:rPr>
        <w:t>, Lisboa</w:t>
      </w:r>
      <w:r w:rsidRPr="34C52967">
        <w:rPr>
          <w:rStyle w:val="normaltextrun"/>
          <w:rFonts w:ascii="Arial" w:hAnsi="Arial" w:cs="Arial"/>
        </w:rPr>
        <w:t>, v. 26, n. 3, p. 463-478, jul.</w:t>
      </w:r>
      <w:r>
        <w:rPr>
          <w:rStyle w:val="normaltextrun"/>
          <w:rFonts w:ascii="Arial" w:hAnsi="Arial" w:cs="Arial"/>
        </w:rPr>
        <w:t xml:space="preserve"> </w:t>
      </w:r>
      <w:r w:rsidRPr="34C52967">
        <w:rPr>
          <w:rStyle w:val="contextualspellingandgrammarerror"/>
          <w:rFonts w:ascii="Arial" w:hAnsi="Arial" w:cs="Arial"/>
        </w:rPr>
        <w:t>2008.</w:t>
      </w:r>
      <w:r>
        <w:rPr>
          <w:rStyle w:val="normaltextrun"/>
          <w:rFonts w:ascii="Arial" w:hAnsi="Arial" w:cs="Arial"/>
        </w:rPr>
        <w:t xml:space="preserve"> </w:t>
      </w:r>
      <w:r w:rsidRPr="34C52967">
        <w:rPr>
          <w:rStyle w:val="normaltextrun"/>
          <w:rFonts w:ascii="Arial" w:hAnsi="Arial" w:cs="Arial"/>
        </w:rPr>
        <w:t>Disponível em http://www.scielo.mec.pt/</w:t>
      </w:r>
      <w:r w:rsidRPr="34C52967">
        <w:rPr>
          <w:rStyle w:val="spellingerror"/>
          <w:rFonts w:ascii="Arial" w:hAnsi="Arial" w:cs="Arial"/>
        </w:rPr>
        <w:t>scielo.php?script</w:t>
      </w:r>
      <w:r w:rsidRPr="34C52967">
        <w:rPr>
          <w:rStyle w:val="normaltextrun"/>
          <w:rFonts w:ascii="Arial" w:hAnsi="Arial" w:cs="Arial"/>
        </w:rPr>
        <w:t>=</w:t>
      </w:r>
      <w:r w:rsidRPr="34C52967">
        <w:rPr>
          <w:rStyle w:val="spellingerror"/>
          <w:rFonts w:ascii="Arial" w:hAnsi="Arial" w:cs="Arial"/>
        </w:rPr>
        <w:t>sci_arttext&amp;pid</w:t>
      </w:r>
      <w:r w:rsidRPr="34C52967">
        <w:rPr>
          <w:rStyle w:val="normaltextrun"/>
          <w:rFonts w:ascii="Arial" w:hAnsi="Arial" w:cs="Arial"/>
        </w:rPr>
        <w:t>=S0870-82312008000300008&amp;lng=</w:t>
      </w:r>
      <w:r w:rsidRPr="34C52967">
        <w:rPr>
          <w:rStyle w:val="spellingerror"/>
          <w:rFonts w:ascii="Arial" w:hAnsi="Arial" w:cs="Arial"/>
        </w:rPr>
        <w:t>pt&amp;nrm</w:t>
      </w:r>
      <w:r w:rsidRPr="34C52967">
        <w:rPr>
          <w:rStyle w:val="normaltextrun"/>
          <w:rFonts w:ascii="Arial" w:hAnsi="Arial" w:cs="Arial"/>
        </w:rPr>
        <w:t>=</w:t>
      </w:r>
      <w:r w:rsidRPr="34C52967">
        <w:rPr>
          <w:rStyle w:val="spellingerror"/>
          <w:rFonts w:ascii="Arial" w:hAnsi="Arial" w:cs="Arial"/>
        </w:rPr>
        <w:t>iso</w:t>
      </w:r>
      <w:r w:rsidRPr="34C52967">
        <w:rPr>
          <w:rStyle w:val="normaltextrun"/>
          <w:rFonts w:ascii="Arial" w:hAnsi="Arial" w:cs="Arial"/>
        </w:rPr>
        <w:t xml:space="preserve">. </w:t>
      </w:r>
      <w:r>
        <w:rPr>
          <w:rStyle w:val="normaltextrun"/>
          <w:rFonts w:ascii="Arial" w:hAnsi="Arial" w:cs="Arial"/>
        </w:rPr>
        <w:t>A</w:t>
      </w:r>
      <w:r w:rsidRPr="34C52967">
        <w:rPr>
          <w:rStyle w:val="normaltextrun"/>
          <w:rFonts w:ascii="Arial" w:hAnsi="Arial" w:cs="Arial"/>
        </w:rPr>
        <w:t>cesso </w:t>
      </w:r>
      <w:r w:rsidRPr="34C52967">
        <w:rPr>
          <w:rStyle w:val="contextualspellingandgrammarerror"/>
          <w:rFonts w:ascii="Arial" w:hAnsi="Arial" w:cs="Arial"/>
        </w:rPr>
        <w:t>em 18</w:t>
      </w:r>
      <w:r w:rsidRPr="34C52967">
        <w:rPr>
          <w:rStyle w:val="normaltextrun"/>
          <w:rFonts w:ascii="Arial" w:hAnsi="Arial" w:cs="Arial"/>
        </w:rPr>
        <w:t> ago.</w:t>
      </w:r>
      <w:r>
        <w:rPr>
          <w:rStyle w:val="normaltextrun"/>
          <w:rFonts w:ascii="Arial" w:hAnsi="Arial" w:cs="Arial"/>
        </w:rPr>
        <w:t xml:space="preserve"> de </w:t>
      </w:r>
      <w:r w:rsidRPr="34C52967">
        <w:rPr>
          <w:rStyle w:val="normaltextrun"/>
          <w:rFonts w:ascii="Arial" w:hAnsi="Arial" w:cs="Arial"/>
        </w:rPr>
        <w:t>2020.</w:t>
      </w:r>
      <w:r w:rsidRPr="34C52967">
        <w:rPr>
          <w:rStyle w:val="eop"/>
          <w:rFonts w:ascii="Arial" w:hAnsi="Arial" w:cs="Arial"/>
        </w:rPr>
        <w:t> </w:t>
      </w:r>
    </w:p>
    <w:p w14:paraId="03CE2315" w14:textId="77777777" w:rsidR="00EF104F" w:rsidRDefault="00EF104F" w:rsidP="34C52967">
      <w:pPr>
        <w:pStyle w:val="paragraph"/>
        <w:spacing w:before="0" w:beforeAutospacing="0" w:after="0" w:afterAutospacing="0"/>
        <w:jc w:val="both"/>
        <w:textAlignment w:val="baseline"/>
        <w:rPr>
          <w:rStyle w:val="normaltextrun"/>
          <w:rFonts w:ascii="Arial" w:hAnsi="Arial" w:cs="Arial"/>
        </w:rPr>
      </w:pPr>
    </w:p>
    <w:p w14:paraId="2A2C294B" w14:textId="7DC18311" w:rsidR="00EF104F" w:rsidRPr="00F1629E" w:rsidRDefault="00EF104F" w:rsidP="34C52967">
      <w:pPr>
        <w:pStyle w:val="paragraph"/>
        <w:spacing w:before="0" w:beforeAutospacing="0" w:after="0" w:afterAutospacing="0"/>
        <w:jc w:val="both"/>
        <w:textAlignment w:val="baseline"/>
        <w:rPr>
          <w:rStyle w:val="eop"/>
          <w:rFonts w:ascii="Arial" w:hAnsi="Arial" w:cs="Arial"/>
        </w:rPr>
      </w:pPr>
      <w:r w:rsidRPr="34C52967">
        <w:rPr>
          <w:rStyle w:val="normaltextrun"/>
          <w:rFonts w:ascii="Arial" w:hAnsi="Arial" w:cs="Arial"/>
        </w:rPr>
        <w:t>MAGALHÃES, M. C. </w:t>
      </w:r>
      <w:r w:rsidRPr="00D93223">
        <w:rPr>
          <w:rStyle w:val="normaltextrun"/>
          <w:rFonts w:ascii="Arial" w:hAnsi="Arial" w:cs="Arial"/>
        </w:rPr>
        <w:t>Contribuições da pesquisa sócio-histórica para a compreensão dos contextos internacionais da sala de aula de línguas</w:t>
      </w:r>
      <w:r w:rsidRPr="34C52967">
        <w:rPr>
          <w:rStyle w:val="normaltextrun"/>
          <w:rFonts w:ascii="Arial" w:hAnsi="Arial" w:cs="Arial"/>
        </w:rPr>
        <w:t>: foco na formação de professores</w:t>
      </w:r>
      <w:r w:rsidRPr="34C52967">
        <w:rPr>
          <w:rStyle w:val="normaltextrun"/>
          <w:rFonts w:ascii="Arial" w:hAnsi="Arial" w:cs="Arial"/>
          <w:b/>
          <w:bCs/>
        </w:rPr>
        <w:t>.</w:t>
      </w:r>
      <w:r w:rsidRPr="34C52967">
        <w:rPr>
          <w:rStyle w:val="normaltextrun"/>
          <w:rFonts w:ascii="Arial" w:hAnsi="Arial" w:cs="Arial"/>
        </w:rPr>
        <w:t> </w:t>
      </w:r>
      <w:r w:rsidRPr="00D93223">
        <w:rPr>
          <w:rStyle w:val="normaltextrun"/>
          <w:rFonts w:ascii="Arial" w:hAnsi="Arial" w:cs="Arial"/>
          <w:b/>
          <w:bCs/>
        </w:rPr>
        <w:t xml:space="preserve">The </w:t>
      </w:r>
      <w:proofErr w:type="spellStart"/>
      <w:r w:rsidRPr="00D93223">
        <w:rPr>
          <w:rStyle w:val="normaltextrun"/>
          <w:rFonts w:ascii="Arial" w:hAnsi="Arial" w:cs="Arial"/>
          <w:b/>
          <w:bCs/>
        </w:rPr>
        <w:t>especialist</w:t>
      </w:r>
      <w:proofErr w:type="spellEnd"/>
      <w:r>
        <w:rPr>
          <w:rStyle w:val="normaltextrun"/>
          <w:rFonts w:ascii="Arial" w:hAnsi="Arial" w:cs="Arial"/>
        </w:rPr>
        <w:t>, v</w:t>
      </w:r>
      <w:r w:rsidRPr="34C52967">
        <w:rPr>
          <w:rStyle w:val="normaltextrun"/>
          <w:rFonts w:ascii="Arial" w:hAnsi="Arial" w:cs="Arial"/>
        </w:rPr>
        <w:t>. 17</w:t>
      </w:r>
      <w:r>
        <w:rPr>
          <w:rStyle w:val="normaltextrun"/>
          <w:rFonts w:ascii="Arial" w:hAnsi="Arial" w:cs="Arial"/>
        </w:rPr>
        <w:t>, n. 1,</w:t>
      </w:r>
      <w:r w:rsidRPr="34C52967">
        <w:rPr>
          <w:rStyle w:val="normaltextrun"/>
          <w:rFonts w:ascii="Arial" w:hAnsi="Arial" w:cs="Arial"/>
        </w:rPr>
        <w:t xml:space="preserve"> São Paulo</w:t>
      </w:r>
      <w:r>
        <w:rPr>
          <w:rStyle w:val="normaltextrun"/>
          <w:rFonts w:ascii="Arial" w:hAnsi="Arial" w:cs="Arial"/>
        </w:rPr>
        <w:t>,</w:t>
      </w:r>
      <w:r w:rsidRPr="34C52967">
        <w:rPr>
          <w:rStyle w:val="normaltextrun"/>
          <w:rFonts w:ascii="Arial" w:hAnsi="Arial" w:cs="Arial"/>
        </w:rPr>
        <w:t xml:space="preserve"> 1996.</w:t>
      </w:r>
      <w:r w:rsidRPr="34C52967">
        <w:rPr>
          <w:rStyle w:val="eop"/>
          <w:rFonts w:ascii="Arial" w:hAnsi="Arial" w:cs="Arial"/>
        </w:rPr>
        <w:t> </w:t>
      </w:r>
    </w:p>
    <w:p w14:paraId="14152958" w14:textId="77777777" w:rsidR="00EF104F" w:rsidRDefault="00EF104F" w:rsidP="34C52967">
      <w:pPr>
        <w:spacing w:after="0"/>
        <w:jc w:val="both"/>
        <w:rPr>
          <w:rFonts w:ascii="Arial" w:eastAsia="Arial" w:hAnsi="Arial" w:cs="Arial"/>
          <w:sz w:val="24"/>
          <w:szCs w:val="24"/>
        </w:rPr>
      </w:pPr>
    </w:p>
    <w:p w14:paraId="7B38E78D" w14:textId="49442A9E" w:rsidR="00EF104F" w:rsidRPr="00F1629E" w:rsidRDefault="00EF104F" w:rsidP="34C52967">
      <w:pPr>
        <w:spacing w:after="0"/>
        <w:jc w:val="both"/>
        <w:rPr>
          <w:rFonts w:ascii="Arial" w:hAnsi="Arial" w:cs="Arial"/>
          <w:sz w:val="24"/>
          <w:szCs w:val="24"/>
        </w:rPr>
      </w:pPr>
      <w:r w:rsidRPr="34C52967">
        <w:rPr>
          <w:rFonts w:ascii="Arial" w:eastAsia="Arial" w:hAnsi="Arial" w:cs="Arial"/>
          <w:sz w:val="24"/>
          <w:szCs w:val="24"/>
        </w:rPr>
        <w:t>MARIN, A</w:t>
      </w:r>
      <w:r>
        <w:rPr>
          <w:rFonts w:ascii="Arial" w:eastAsia="Arial" w:hAnsi="Arial" w:cs="Arial"/>
          <w:sz w:val="24"/>
          <w:szCs w:val="24"/>
        </w:rPr>
        <w:t>.</w:t>
      </w:r>
      <w:r w:rsidRPr="34C52967">
        <w:rPr>
          <w:rFonts w:ascii="Arial" w:eastAsia="Arial" w:hAnsi="Arial" w:cs="Arial"/>
          <w:sz w:val="24"/>
          <w:szCs w:val="24"/>
        </w:rPr>
        <w:t xml:space="preserve"> H</w:t>
      </w:r>
      <w:r>
        <w:rPr>
          <w:rFonts w:ascii="Arial" w:eastAsia="Arial" w:hAnsi="Arial" w:cs="Arial"/>
          <w:sz w:val="24"/>
          <w:szCs w:val="24"/>
        </w:rPr>
        <w:t>.</w:t>
      </w:r>
      <w:r w:rsidRPr="34C52967">
        <w:rPr>
          <w:rFonts w:ascii="Arial" w:eastAsia="Arial" w:hAnsi="Arial" w:cs="Arial"/>
          <w:sz w:val="24"/>
          <w:szCs w:val="24"/>
        </w:rPr>
        <w:t xml:space="preserve"> </w:t>
      </w:r>
      <w:r w:rsidRPr="00B0028E">
        <w:rPr>
          <w:rFonts w:ascii="Arial" w:eastAsia="Arial" w:hAnsi="Arial" w:cs="Arial"/>
          <w:i/>
          <w:iCs/>
          <w:sz w:val="24"/>
          <w:szCs w:val="24"/>
        </w:rPr>
        <w:t>et al</w:t>
      </w:r>
      <w:r w:rsidRPr="34C52967">
        <w:rPr>
          <w:rFonts w:ascii="Arial" w:eastAsia="Arial" w:hAnsi="Arial" w:cs="Arial"/>
          <w:sz w:val="24"/>
          <w:szCs w:val="24"/>
        </w:rPr>
        <w:t>. Competência socioemocional: conceitos e instrumentos associados.</w:t>
      </w:r>
      <w:r w:rsidRPr="34C52967">
        <w:rPr>
          <w:rFonts w:ascii="Arial" w:eastAsia="Arial" w:hAnsi="Arial" w:cs="Arial"/>
          <w:b/>
          <w:bCs/>
          <w:sz w:val="24"/>
          <w:szCs w:val="24"/>
        </w:rPr>
        <w:t xml:space="preserve"> </w:t>
      </w:r>
      <w:r w:rsidRPr="00B0028E">
        <w:rPr>
          <w:rFonts w:ascii="Arial" w:eastAsia="Arial" w:hAnsi="Arial" w:cs="Arial"/>
          <w:b/>
          <w:bCs/>
          <w:sz w:val="24"/>
          <w:szCs w:val="24"/>
        </w:rPr>
        <w:t>Revista Brasileira de Terapias Cognitivas</w:t>
      </w:r>
      <w:r w:rsidRPr="34C52967">
        <w:rPr>
          <w:rFonts w:ascii="Arial" w:eastAsia="Arial" w:hAnsi="Arial" w:cs="Arial"/>
          <w:sz w:val="24"/>
          <w:szCs w:val="24"/>
        </w:rPr>
        <w:t>, Rio de Janeiro, v. 13, n. 2, p. 92-103, dez.</w:t>
      </w:r>
      <w:r>
        <w:rPr>
          <w:rFonts w:ascii="Arial" w:eastAsia="Arial" w:hAnsi="Arial" w:cs="Arial"/>
          <w:sz w:val="24"/>
          <w:szCs w:val="24"/>
        </w:rPr>
        <w:t xml:space="preserve"> </w:t>
      </w:r>
      <w:r w:rsidRPr="34C52967">
        <w:rPr>
          <w:rFonts w:ascii="Arial" w:eastAsia="Arial" w:hAnsi="Arial" w:cs="Arial"/>
          <w:sz w:val="24"/>
          <w:szCs w:val="24"/>
        </w:rPr>
        <w:t>2017.</w:t>
      </w:r>
      <w:r>
        <w:rPr>
          <w:rFonts w:ascii="Arial" w:eastAsia="Arial" w:hAnsi="Arial" w:cs="Arial"/>
          <w:sz w:val="24"/>
          <w:szCs w:val="24"/>
        </w:rPr>
        <w:t xml:space="preserve"> </w:t>
      </w:r>
      <w:r w:rsidRPr="34C52967">
        <w:rPr>
          <w:rFonts w:ascii="Arial" w:eastAsia="Arial" w:hAnsi="Arial" w:cs="Arial"/>
          <w:sz w:val="24"/>
          <w:szCs w:val="24"/>
        </w:rPr>
        <w:t xml:space="preserve">Disponível em </w:t>
      </w:r>
      <w:r w:rsidRPr="00EF104F">
        <w:rPr>
          <w:rFonts w:ascii="Arial" w:eastAsia="Arial" w:hAnsi="Arial" w:cs="Arial"/>
          <w:sz w:val="24"/>
          <w:szCs w:val="24"/>
        </w:rPr>
        <w:t>http://dx.doi.org/10.5935/1808-5687.20170014</w:t>
      </w:r>
      <w:r>
        <w:rPr>
          <w:rStyle w:val="Hyperlink"/>
          <w:rFonts w:ascii="Arial" w:eastAsia="Arial" w:hAnsi="Arial" w:cs="Arial"/>
          <w:color w:val="1155CC"/>
          <w:sz w:val="24"/>
          <w:szCs w:val="24"/>
        </w:rPr>
        <w:t xml:space="preserve"> </w:t>
      </w:r>
      <w:r>
        <w:rPr>
          <w:rFonts w:ascii="Arial" w:eastAsia="Arial" w:hAnsi="Arial" w:cs="Arial"/>
          <w:sz w:val="24"/>
          <w:szCs w:val="24"/>
        </w:rPr>
        <w:t>A</w:t>
      </w:r>
      <w:r w:rsidRPr="34C52967">
        <w:rPr>
          <w:rFonts w:ascii="Arial" w:eastAsia="Arial" w:hAnsi="Arial" w:cs="Arial"/>
          <w:sz w:val="24"/>
          <w:szCs w:val="24"/>
        </w:rPr>
        <w:t>cesso em</w:t>
      </w:r>
      <w:r>
        <w:rPr>
          <w:rFonts w:ascii="Arial" w:eastAsia="Arial" w:hAnsi="Arial" w:cs="Arial"/>
          <w:sz w:val="24"/>
          <w:szCs w:val="24"/>
        </w:rPr>
        <w:t>:</w:t>
      </w:r>
      <w:r w:rsidRPr="34C52967">
        <w:rPr>
          <w:rFonts w:ascii="Arial" w:eastAsia="Arial" w:hAnsi="Arial" w:cs="Arial"/>
          <w:sz w:val="24"/>
          <w:szCs w:val="24"/>
        </w:rPr>
        <w:t xml:space="preserve"> 19 ago.</w:t>
      </w:r>
      <w:r>
        <w:rPr>
          <w:rFonts w:ascii="Arial" w:eastAsia="Arial" w:hAnsi="Arial" w:cs="Arial"/>
          <w:sz w:val="24"/>
          <w:szCs w:val="24"/>
        </w:rPr>
        <w:t xml:space="preserve"> de </w:t>
      </w:r>
      <w:r w:rsidRPr="34C52967">
        <w:rPr>
          <w:rFonts w:ascii="Arial" w:eastAsia="Arial" w:hAnsi="Arial" w:cs="Arial"/>
          <w:sz w:val="24"/>
          <w:szCs w:val="24"/>
        </w:rPr>
        <w:t>2020.</w:t>
      </w:r>
      <w:r>
        <w:rPr>
          <w:rFonts w:ascii="Arial" w:eastAsia="Arial" w:hAnsi="Arial" w:cs="Arial"/>
          <w:sz w:val="24"/>
          <w:szCs w:val="24"/>
        </w:rPr>
        <w:t xml:space="preserve"> </w:t>
      </w:r>
    </w:p>
    <w:p w14:paraId="51180D19" w14:textId="77777777" w:rsidR="00EF104F" w:rsidRPr="00F1629E" w:rsidRDefault="00EF104F" w:rsidP="34C52967">
      <w:pPr>
        <w:spacing w:after="0" w:line="257" w:lineRule="auto"/>
        <w:jc w:val="both"/>
        <w:rPr>
          <w:rFonts w:ascii="Arial" w:eastAsia="Arial" w:hAnsi="Arial" w:cs="Arial"/>
          <w:color w:val="000000" w:themeColor="text1"/>
          <w:sz w:val="24"/>
          <w:szCs w:val="24"/>
        </w:rPr>
      </w:pPr>
      <w:r w:rsidRPr="34C52967">
        <w:rPr>
          <w:rFonts w:ascii="Arial" w:eastAsia="Arial" w:hAnsi="Arial" w:cs="Arial"/>
          <w:color w:val="000000" w:themeColor="text1"/>
          <w:sz w:val="24"/>
          <w:szCs w:val="24"/>
        </w:rPr>
        <w:lastRenderedPageBreak/>
        <w:t xml:space="preserve">OLIVEIRA, M. K.; </w:t>
      </w:r>
      <w:r w:rsidRPr="00B0028E">
        <w:rPr>
          <w:rFonts w:ascii="Arial" w:eastAsia="Arial" w:hAnsi="Arial" w:cs="Arial"/>
          <w:b/>
          <w:bCs/>
          <w:color w:val="000000" w:themeColor="text1"/>
          <w:sz w:val="24"/>
          <w:szCs w:val="24"/>
        </w:rPr>
        <w:t>Vygotsky Aprendizado e desenvolvimento um processo Sócio-histórico</w:t>
      </w:r>
      <w:r>
        <w:rPr>
          <w:rFonts w:ascii="Arial" w:eastAsia="Arial" w:hAnsi="Arial" w:cs="Arial"/>
          <w:color w:val="000000" w:themeColor="text1"/>
          <w:sz w:val="24"/>
          <w:szCs w:val="24"/>
        </w:rPr>
        <w:t>. São Paulo:</w:t>
      </w:r>
      <w:r w:rsidRPr="34C52967">
        <w:rPr>
          <w:rFonts w:ascii="Arial" w:eastAsia="Arial" w:hAnsi="Arial" w:cs="Arial"/>
          <w:color w:val="000000" w:themeColor="text1"/>
          <w:sz w:val="24"/>
          <w:szCs w:val="24"/>
        </w:rPr>
        <w:t xml:space="preserve"> Scipione,</w:t>
      </w:r>
      <w:r>
        <w:rPr>
          <w:rFonts w:ascii="Arial" w:eastAsia="Arial" w:hAnsi="Arial" w:cs="Arial"/>
          <w:color w:val="000000" w:themeColor="text1"/>
          <w:sz w:val="24"/>
          <w:szCs w:val="24"/>
        </w:rPr>
        <w:t xml:space="preserve"> </w:t>
      </w:r>
      <w:r w:rsidRPr="34C52967">
        <w:rPr>
          <w:rFonts w:ascii="Arial" w:eastAsia="Arial" w:hAnsi="Arial" w:cs="Arial"/>
          <w:color w:val="000000" w:themeColor="text1"/>
          <w:sz w:val="24"/>
          <w:szCs w:val="24"/>
        </w:rPr>
        <w:t>2011.</w:t>
      </w:r>
    </w:p>
    <w:p w14:paraId="112B8F03" w14:textId="77777777" w:rsidR="00EF104F" w:rsidRDefault="00EF104F" w:rsidP="34C52967">
      <w:pPr>
        <w:pStyle w:val="paragraph"/>
        <w:spacing w:before="0" w:beforeAutospacing="0" w:after="0" w:afterAutospacing="0"/>
        <w:jc w:val="both"/>
        <w:textAlignment w:val="baseline"/>
        <w:rPr>
          <w:rStyle w:val="contextualspellingandgrammarerror"/>
          <w:rFonts w:ascii="Arial" w:hAnsi="Arial" w:cs="Arial"/>
          <w:color w:val="000000" w:themeColor="text1"/>
        </w:rPr>
      </w:pPr>
    </w:p>
    <w:p w14:paraId="22BB621C" w14:textId="5723BD8C" w:rsidR="00EF104F" w:rsidRDefault="00EF104F" w:rsidP="34C52967">
      <w:pPr>
        <w:pStyle w:val="paragraph"/>
        <w:spacing w:before="0" w:beforeAutospacing="0" w:after="0" w:afterAutospacing="0"/>
        <w:jc w:val="both"/>
        <w:textAlignment w:val="baseline"/>
        <w:rPr>
          <w:rStyle w:val="normaltextrun"/>
          <w:rFonts w:ascii="Arial" w:hAnsi="Arial" w:cs="Arial"/>
          <w:color w:val="000000" w:themeColor="text1"/>
        </w:rPr>
      </w:pPr>
      <w:r w:rsidRPr="34C52967">
        <w:rPr>
          <w:rStyle w:val="contextualspellingandgrammarerror"/>
          <w:rFonts w:ascii="Arial" w:hAnsi="Arial" w:cs="Arial"/>
          <w:color w:val="000000" w:themeColor="text1"/>
        </w:rPr>
        <w:t>OLIVEIRA, Z.</w:t>
      </w:r>
      <w:r w:rsidRPr="34C52967">
        <w:rPr>
          <w:rStyle w:val="normaltextrun"/>
          <w:rFonts w:ascii="Arial" w:hAnsi="Arial" w:cs="Arial"/>
          <w:color w:val="000000" w:themeColor="text1"/>
        </w:rPr>
        <w:t xml:space="preserve">; MARANHÃO, D.; ZURAWSKI, M. </w:t>
      </w:r>
      <w:r w:rsidRPr="00B0028E">
        <w:rPr>
          <w:rStyle w:val="normaltextrun"/>
          <w:rFonts w:ascii="Arial" w:hAnsi="Arial" w:cs="Arial"/>
          <w:i/>
          <w:iCs/>
          <w:color w:val="000000" w:themeColor="text1"/>
        </w:rPr>
        <w:t>et al</w:t>
      </w:r>
      <w:r>
        <w:rPr>
          <w:rStyle w:val="normaltextrun"/>
          <w:rFonts w:ascii="Arial" w:hAnsi="Arial" w:cs="Arial"/>
          <w:i/>
          <w:iCs/>
          <w:color w:val="000000" w:themeColor="text1"/>
        </w:rPr>
        <w:t>.</w:t>
      </w:r>
      <w:r w:rsidRPr="34C52967">
        <w:rPr>
          <w:rStyle w:val="normaltextrun"/>
          <w:rFonts w:ascii="Arial" w:hAnsi="Arial" w:cs="Arial"/>
          <w:color w:val="000000" w:themeColor="text1"/>
        </w:rPr>
        <w:t xml:space="preserve"> </w:t>
      </w:r>
      <w:r w:rsidRPr="00B0028E">
        <w:rPr>
          <w:rStyle w:val="normaltextrun"/>
          <w:rFonts w:ascii="Arial" w:hAnsi="Arial" w:cs="Arial"/>
          <w:b/>
          <w:bCs/>
          <w:color w:val="000000" w:themeColor="text1"/>
        </w:rPr>
        <w:t>O trabalho do professor na Educação Infanti</w:t>
      </w:r>
      <w:r w:rsidRPr="34C52967">
        <w:rPr>
          <w:rStyle w:val="normaltextrun"/>
          <w:rFonts w:ascii="Arial" w:hAnsi="Arial" w:cs="Arial"/>
          <w:color w:val="000000" w:themeColor="text1"/>
        </w:rPr>
        <w:t xml:space="preserve">l. </w:t>
      </w:r>
      <w:r>
        <w:rPr>
          <w:rStyle w:val="normaltextrun"/>
          <w:rFonts w:ascii="Arial" w:hAnsi="Arial" w:cs="Arial"/>
          <w:color w:val="000000" w:themeColor="text1"/>
        </w:rPr>
        <w:t xml:space="preserve">São Paulo: </w:t>
      </w:r>
      <w:r w:rsidRPr="34C52967">
        <w:rPr>
          <w:rStyle w:val="normaltextrun"/>
          <w:rFonts w:ascii="Arial" w:hAnsi="Arial" w:cs="Arial"/>
          <w:color w:val="000000" w:themeColor="text1"/>
        </w:rPr>
        <w:t>Biruta, 2019.</w:t>
      </w:r>
    </w:p>
    <w:p w14:paraId="35DDF229" w14:textId="77777777" w:rsidR="00EF104F" w:rsidRDefault="00EF104F" w:rsidP="34C52967">
      <w:pPr>
        <w:spacing w:after="0"/>
        <w:jc w:val="both"/>
        <w:rPr>
          <w:rFonts w:ascii="Arial" w:eastAsia="Arial" w:hAnsi="Arial" w:cs="Arial"/>
          <w:sz w:val="24"/>
          <w:szCs w:val="24"/>
        </w:rPr>
      </w:pPr>
    </w:p>
    <w:p w14:paraId="09AF807A" w14:textId="4F1A0FD3" w:rsidR="00EF104F" w:rsidRPr="00F1629E" w:rsidRDefault="00EF104F" w:rsidP="34C52967">
      <w:pPr>
        <w:spacing w:after="0"/>
        <w:jc w:val="both"/>
        <w:rPr>
          <w:rFonts w:ascii="Arial" w:eastAsia="Arial" w:hAnsi="Arial" w:cs="Arial"/>
          <w:sz w:val="24"/>
          <w:szCs w:val="24"/>
        </w:rPr>
      </w:pPr>
      <w:r>
        <w:rPr>
          <w:rFonts w:ascii="Arial" w:eastAsia="Arial" w:hAnsi="Arial" w:cs="Arial"/>
          <w:sz w:val="24"/>
          <w:szCs w:val="24"/>
        </w:rPr>
        <w:t xml:space="preserve">OLIVEIRA, </w:t>
      </w:r>
      <w:proofErr w:type="spellStart"/>
      <w:r>
        <w:rPr>
          <w:rFonts w:ascii="Arial" w:eastAsia="Arial" w:hAnsi="Arial" w:cs="Arial"/>
          <w:sz w:val="24"/>
          <w:szCs w:val="24"/>
        </w:rPr>
        <w:t>Zilma</w:t>
      </w:r>
      <w:proofErr w:type="spellEnd"/>
      <w:r>
        <w:rPr>
          <w:rFonts w:ascii="Arial" w:eastAsia="Arial" w:hAnsi="Arial" w:cs="Arial"/>
          <w:sz w:val="24"/>
          <w:szCs w:val="24"/>
        </w:rPr>
        <w:t xml:space="preserve"> de Moraes Ramos de. O currículo na educação infantil: o que propõem as novas diretrizes nacionais? </w:t>
      </w:r>
      <w:r w:rsidRPr="00227240">
        <w:rPr>
          <w:rFonts w:ascii="Arial" w:eastAsia="Arial" w:hAnsi="Arial" w:cs="Arial"/>
          <w:i/>
          <w:iCs/>
          <w:sz w:val="24"/>
          <w:szCs w:val="24"/>
        </w:rPr>
        <w:t>In</w:t>
      </w:r>
      <w:r>
        <w:rPr>
          <w:rFonts w:ascii="Arial" w:eastAsia="Arial" w:hAnsi="Arial" w:cs="Arial"/>
          <w:sz w:val="24"/>
          <w:szCs w:val="24"/>
        </w:rPr>
        <w:t xml:space="preserve">: </w:t>
      </w:r>
      <w:r w:rsidRPr="00227240">
        <w:rPr>
          <w:rFonts w:ascii="Arial" w:eastAsia="Arial" w:hAnsi="Arial" w:cs="Arial"/>
          <w:b/>
          <w:bCs/>
          <w:sz w:val="24"/>
          <w:szCs w:val="24"/>
        </w:rPr>
        <w:t>Anais do I Seminário Nacional: currículo em movimento – Perspectivas Atuais</w:t>
      </w:r>
      <w:r>
        <w:rPr>
          <w:rFonts w:ascii="Arial" w:eastAsia="Arial" w:hAnsi="Arial" w:cs="Arial"/>
          <w:sz w:val="24"/>
          <w:szCs w:val="24"/>
        </w:rPr>
        <w:t xml:space="preserve">. </w:t>
      </w:r>
      <w:r w:rsidRPr="34C52967">
        <w:rPr>
          <w:rFonts w:ascii="Arial" w:eastAsia="Arial" w:hAnsi="Arial" w:cs="Arial"/>
          <w:sz w:val="24"/>
          <w:szCs w:val="24"/>
        </w:rPr>
        <w:t>Belo Horizonte, novembro de 2010</w:t>
      </w:r>
      <w:r>
        <w:rPr>
          <w:rFonts w:ascii="Arial" w:eastAsia="Arial" w:hAnsi="Arial" w:cs="Arial"/>
          <w:sz w:val="24"/>
          <w:szCs w:val="24"/>
        </w:rPr>
        <w:t>. D</w:t>
      </w:r>
      <w:r w:rsidRPr="34C52967">
        <w:rPr>
          <w:rFonts w:ascii="Arial" w:eastAsia="Arial" w:hAnsi="Arial" w:cs="Arial"/>
          <w:sz w:val="24"/>
          <w:szCs w:val="24"/>
        </w:rPr>
        <w:t xml:space="preserve">isponível em </w:t>
      </w:r>
      <w:r w:rsidRPr="00227240">
        <w:rPr>
          <w:rFonts w:ascii="Arial" w:eastAsia="Arial" w:hAnsi="Arial" w:cs="Arial"/>
          <w:sz w:val="24"/>
          <w:szCs w:val="24"/>
        </w:rPr>
        <w:t>http://portal.mec.gov.br/docman/dezembro-2010-pdf/7153-2-1-curriculo-educacao-infantil-zilma-moraes/file</w:t>
      </w:r>
      <w:r w:rsidRPr="34C52967">
        <w:rPr>
          <w:rFonts w:ascii="Arial" w:eastAsia="Arial" w:hAnsi="Arial" w:cs="Arial"/>
          <w:color w:val="555555"/>
          <w:sz w:val="24"/>
          <w:szCs w:val="24"/>
        </w:rPr>
        <w:t xml:space="preserve">. </w:t>
      </w:r>
      <w:r w:rsidRPr="34C52967">
        <w:rPr>
          <w:rFonts w:ascii="Arial" w:eastAsia="Arial" w:hAnsi="Arial" w:cs="Arial"/>
          <w:sz w:val="24"/>
          <w:szCs w:val="24"/>
        </w:rPr>
        <w:t>Acesso em: 20 de jul. de 2020</w:t>
      </w:r>
      <w:r>
        <w:rPr>
          <w:rFonts w:ascii="Arial" w:eastAsia="Arial" w:hAnsi="Arial" w:cs="Arial"/>
          <w:sz w:val="24"/>
          <w:szCs w:val="24"/>
        </w:rPr>
        <w:t>.</w:t>
      </w:r>
    </w:p>
    <w:p w14:paraId="776B4912" w14:textId="77777777" w:rsidR="00EF104F" w:rsidRDefault="00EF104F" w:rsidP="34C52967">
      <w:pPr>
        <w:spacing w:after="0" w:line="257" w:lineRule="auto"/>
        <w:jc w:val="both"/>
        <w:rPr>
          <w:rFonts w:ascii="Arial" w:eastAsia="Arial" w:hAnsi="Arial" w:cs="Arial"/>
          <w:sz w:val="24"/>
          <w:szCs w:val="24"/>
        </w:rPr>
      </w:pPr>
    </w:p>
    <w:p w14:paraId="2CE0738E" w14:textId="1E9FE6F0" w:rsidR="00EF104F" w:rsidRDefault="00EF104F" w:rsidP="34C52967">
      <w:pPr>
        <w:spacing w:after="0" w:line="257" w:lineRule="auto"/>
        <w:jc w:val="both"/>
        <w:rPr>
          <w:rFonts w:ascii="Arial" w:eastAsia="Arial" w:hAnsi="Arial" w:cs="Arial"/>
          <w:sz w:val="24"/>
          <w:szCs w:val="24"/>
        </w:rPr>
      </w:pPr>
      <w:r w:rsidRPr="34C52967">
        <w:rPr>
          <w:rFonts w:ascii="Arial" w:eastAsia="Arial" w:hAnsi="Arial" w:cs="Arial"/>
          <w:sz w:val="24"/>
          <w:szCs w:val="24"/>
        </w:rPr>
        <w:t>OSTETTO, L</w:t>
      </w:r>
      <w:r>
        <w:rPr>
          <w:rFonts w:ascii="Arial" w:eastAsia="Arial" w:hAnsi="Arial" w:cs="Arial"/>
          <w:sz w:val="24"/>
          <w:szCs w:val="24"/>
        </w:rPr>
        <w:t>uciana</w:t>
      </w:r>
      <w:r w:rsidRPr="34C52967">
        <w:rPr>
          <w:rFonts w:ascii="Arial" w:eastAsia="Arial" w:hAnsi="Arial" w:cs="Arial"/>
          <w:sz w:val="24"/>
          <w:szCs w:val="24"/>
        </w:rPr>
        <w:t xml:space="preserve"> E</w:t>
      </w:r>
      <w:r>
        <w:rPr>
          <w:rFonts w:ascii="Arial" w:eastAsia="Arial" w:hAnsi="Arial" w:cs="Arial"/>
          <w:sz w:val="24"/>
          <w:szCs w:val="24"/>
        </w:rPr>
        <w:t>smeralda</w:t>
      </w:r>
      <w:r w:rsidRPr="34C52967">
        <w:rPr>
          <w:rFonts w:ascii="Arial" w:eastAsia="Arial" w:hAnsi="Arial" w:cs="Arial"/>
          <w:sz w:val="24"/>
          <w:szCs w:val="24"/>
        </w:rPr>
        <w:t xml:space="preserve"> (</w:t>
      </w:r>
      <w:r>
        <w:rPr>
          <w:rFonts w:ascii="Arial" w:eastAsia="Arial" w:hAnsi="Arial" w:cs="Arial"/>
          <w:sz w:val="24"/>
          <w:szCs w:val="24"/>
        </w:rPr>
        <w:t>o</w:t>
      </w:r>
      <w:r w:rsidRPr="34C52967">
        <w:rPr>
          <w:rFonts w:ascii="Arial" w:eastAsia="Arial" w:hAnsi="Arial" w:cs="Arial"/>
          <w:sz w:val="24"/>
          <w:szCs w:val="24"/>
        </w:rPr>
        <w:t xml:space="preserve">rg.). Planejamento na educação infantil mais que a atividade, a criança em foco. </w:t>
      </w:r>
      <w:r w:rsidRPr="00B0028E">
        <w:rPr>
          <w:rFonts w:ascii="Arial" w:eastAsia="Arial" w:hAnsi="Arial" w:cs="Arial"/>
          <w:i/>
          <w:iCs/>
          <w:sz w:val="24"/>
          <w:szCs w:val="24"/>
        </w:rPr>
        <w:t>In</w:t>
      </w:r>
      <w:r>
        <w:rPr>
          <w:rFonts w:ascii="Arial" w:eastAsia="Arial" w:hAnsi="Arial" w:cs="Arial"/>
          <w:sz w:val="24"/>
          <w:szCs w:val="24"/>
        </w:rPr>
        <w:t xml:space="preserve">: </w:t>
      </w:r>
      <w:r w:rsidRPr="00B0028E">
        <w:rPr>
          <w:rFonts w:ascii="Arial" w:eastAsia="Arial" w:hAnsi="Arial" w:cs="Arial"/>
          <w:b/>
          <w:bCs/>
          <w:sz w:val="24"/>
          <w:szCs w:val="24"/>
        </w:rPr>
        <w:t>Encontros e encantamentos na educação infantil</w:t>
      </w:r>
      <w:r w:rsidRPr="34C52967">
        <w:rPr>
          <w:rFonts w:ascii="Arial" w:eastAsia="Arial" w:hAnsi="Arial" w:cs="Arial"/>
          <w:sz w:val="24"/>
          <w:szCs w:val="24"/>
        </w:rPr>
        <w:t>: partilhando experiências de estágios. Campinas: Papirus, 2000.</w:t>
      </w:r>
    </w:p>
    <w:p w14:paraId="30EC227B" w14:textId="77777777" w:rsidR="00EF104F" w:rsidRDefault="00EF104F" w:rsidP="34C52967">
      <w:pPr>
        <w:pStyle w:val="paragraph"/>
        <w:spacing w:before="0" w:beforeAutospacing="0" w:after="0" w:afterAutospacing="0"/>
        <w:jc w:val="both"/>
        <w:textAlignment w:val="baseline"/>
        <w:rPr>
          <w:rStyle w:val="findhit"/>
          <w:rFonts w:ascii="Arial" w:eastAsiaTheme="majorEastAsia" w:hAnsi="Arial" w:cs="Arial"/>
        </w:rPr>
      </w:pPr>
    </w:p>
    <w:p w14:paraId="39BDE102" w14:textId="69DF271B" w:rsidR="00EF104F" w:rsidRPr="00F1629E" w:rsidRDefault="00EF104F" w:rsidP="34C52967">
      <w:pPr>
        <w:pStyle w:val="paragraph"/>
        <w:spacing w:before="0" w:beforeAutospacing="0" w:after="0" w:afterAutospacing="0"/>
        <w:jc w:val="both"/>
        <w:textAlignment w:val="baseline"/>
        <w:rPr>
          <w:rFonts w:ascii="Arial" w:hAnsi="Arial" w:cs="Arial"/>
        </w:rPr>
      </w:pPr>
      <w:r w:rsidRPr="34C52967">
        <w:rPr>
          <w:rStyle w:val="findhit"/>
          <w:rFonts w:ascii="Arial" w:eastAsiaTheme="majorEastAsia" w:hAnsi="Arial" w:cs="Arial"/>
        </w:rPr>
        <w:t>REDIN</w:t>
      </w:r>
      <w:r w:rsidRPr="34C52967">
        <w:rPr>
          <w:rStyle w:val="normaltextrun"/>
          <w:rFonts w:ascii="Arial" w:hAnsi="Arial" w:cs="Arial"/>
        </w:rPr>
        <w:t>, </w:t>
      </w:r>
      <w:proofErr w:type="spellStart"/>
      <w:r w:rsidRPr="34C52967">
        <w:rPr>
          <w:rStyle w:val="spellingerror"/>
          <w:rFonts w:ascii="Arial" w:hAnsi="Arial" w:cs="Arial"/>
        </w:rPr>
        <w:t>M</w:t>
      </w:r>
      <w:r>
        <w:rPr>
          <w:rStyle w:val="spellingerror"/>
          <w:rFonts w:ascii="Arial" w:hAnsi="Arial" w:cs="Arial"/>
        </w:rPr>
        <w:t>arita</w:t>
      </w:r>
      <w:proofErr w:type="spellEnd"/>
      <w:r>
        <w:rPr>
          <w:rStyle w:val="spellingerror"/>
          <w:rFonts w:ascii="Arial" w:hAnsi="Arial" w:cs="Arial"/>
        </w:rPr>
        <w:t xml:space="preserve"> Martins </w:t>
      </w:r>
      <w:r w:rsidRPr="00B0028E">
        <w:rPr>
          <w:rStyle w:val="spellingerror"/>
          <w:rFonts w:ascii="Arial" w:hAnsi="Arial" w:cs="Arial"/>
          <w:i/>
          <w:iCs/>
        </w:rPr>
        <w:t>et al</w:t>
      </w:r>
      <w:r w:rsidRPr="34C52967">
        <w:rPr>
          <w:rStyle w:val="normaltextrun"/>
          <w:rFonts w:ascii="Arial" w:hAnsi="Arial" w:cs="Arial"/>
        </w:rPr>
        <w:t>. </w:t>
      </w:r>
      <w:r w:rsidRPr="00B0028E">
        <w:rPr>
          <w:rStyle w:val="normaltextrun"/>
          <w:rFonts w:ascii="Arial" w:hAnsi="Arial" w:cs="Arial"/>
          <w:b/>
          <w:bCs/>
        </w:rPr>
        <w:t>Planejamento, práticas e projetos pedagógicos na Educação Infantil</w:t>
      </w:r>
      <w:r>
        <w:rPr>
          <w:rStyle w:val="normaltextrun"/>
          <w:rFonts w:ascii="Arial" w:hAnsi="Arial" w:cs="Arial"/>
          <w:b/>
          <w:bCs/>
        </w:rPr>
        <w:t xml:space="preserve">. </w:t>
      </w:r>
      <w:r w:rsidRPr="00B0028E">
        <w:rPr>
          <w:rStyle w:val="normaltextrun"/>
          <w:rFonts w:ascii="Arial" w:hAnsi="Arial" w:cs="Arial"/>
        </w:rPr>
        <w:t>2. ed.</w:t>
      </w:r>
      <w:r>
        <w:rPr>
          <w:rStyle w:val="normaltextrun"/>
          <w:rFonts w:ascii="Arial" w:hAnsi="Arial" w:cs="Arial"/>
          <w:b/>
          <w:bCs/>
        </w:rPr>
        <w:t xml:space="preserve"> </w:t>
      </w:r>
      <w:r w:rsidRPr="34C52967">
        <w:rPr>
          <w:rStyle w:val="normaltextrun"/>
          <w:rFonts w:ascii="Arial" w:hAnsi="Arial" w:cs="Arial"/>
        </w:rPr>
        <w:t>Porto Alegre: Mediação, 2013.</w:t>
      </w:r>
      <w:r w:rsidRPr="34C52967">
        <w:rPr>
          <w:rStyle w:val="eop"/>
          <w:rFonts w:ascii="Arial" w:hAnsi="Arial" w:cs="Arial"/>
        </w:rPr>
        <w:t> </w:t>
      </w:r>
    </w:p>
    <w:p w14:paraId="36C89F30" w14:textId="77777777" w:rsidR="00EF104F" w:rsidRDefault="00EF104F" w:rsidP="34C52967">
      <w:pPr>
        <w:pStyle w:val="western"/>
        <w:shd w:val="clear" w:color="auto" w:fill="FFFFFF" w:themeFill="background1"/>
        <w:spacing w:before="0" w:beforeAutospacing="0" w:after="0" w:afterAutospacing="0"/>
        <w:jc w:val="both"/>
        <w:rPr>
          <w:rFonts w:ascii="Arial" w:hAnsi="Arial" w:cs="Arial"/>
        </w:rPr>
      </w:pPr>
    </w:p>
    <w:p w14:paraId="446DDC13" w14:textId="6DF3A332" w:rsidR="00EF104F" w:rsidRPr="00F1629E" w:rsidRDefault="00EF104F" w:rsidP="34C52967">
      <w:pPr>
        <w:pStyle w:val="western"/>
        <w:shd w:val="clear" w:color="auto" w:fill="FFFFFF" w:themeFill="background1"/>
        <w:spacing w:before="0" w:beforeAutospacing="0" w:after="0" w:afterAutospacing="0"/>
        <w:jc w:val="both"/>
        <w:rPr>
          <w:rFonts w:ascii="Arial" w:hAnsi="Arial" w:cs="Arial"/>
        </w:rPr>
      </w:pPr>
      <w:r w:rsidRPr="34C52967">
        <w:rPr>
          <w:rFonts w:ascii="Arial" w:hAnsi="Arial" w:cs="Arial"/>
        </w:rPr>
        <w:t xml:space="preserve">RINALDI, C. </w:t>
      </w:r>
      <w:proofErr w:type="spellStart"/>
      <w:r w:rsidRPr="00B0028E">
        <w:rPr>
          <w:rFonts w:ascii="Arial" w:hAnsi="Arial" w:cs="Arial"/>
          <w:b/>
          <w:bCs/>
        </w:rPr>
        <w:t>Reggio</w:t>
      </w:r>
      <w:proofErr w:type="spellEnd"/>
      <w:r w:rsidRPr="00B0028E">
        <w:rPr>
          <w:rFonts w:ascii="Arial" w:hAnsi="Arial" w:cs="Arial"/>
          <w:b/>
          <w:bCs/>
        </w:rPr>
        <w:t xml:space="preserve"> </w:t>
      </w:r>
      <w:proofErr w:type="spellStart"/>
      <w:r w:rsidRPr="00B0028E">
        <w:rPr>
          <w:rFonts w:ascii="Arial" w:hAnsi="Arial" w:cs="Arial"/>
          <w:b/>
          <w:bCs/>
        </w:rPr>
        <w:t>Emilia</w:t>
      </w:r>
      <w:proofErr w:type="spellEnd"/>
      <w:r w:rsidRPr="34C52967">
        <w:rPr>
          <w:rFonts w:ascii="Arial" w:hAnsi="Arial" w:cs="Arial"/>
        </w:rPr>
        <w:t xml:space="preserve">: a imagem da criança e o ambiente em que ela vive como princípio fundamental. </w:t>
      </w:r>
      <w:r w:rsidRPr="005708C0">
        <w:rPr>
          <w:rFonts w:ascii="Arial" w:hAnsi="Arial" w:cs="Arial"/>
          <w:i/>
          <w:iCs/>
        </w:rPr>
        <w:t>In</w:t>
      </w:r>
      <w:r w:rsidRPr="34C52967">
        <w:rPr>
          <w:rFonts w:ascii="Arial" w:hAnsi="Arial" w:cs="Arial"/>
        </w:rPr>
        <w:t xml:space="preserve">: GANDINI, L.; EDWARDS, C. (Org.). </w:t>
      </w:r>
      <w:proofErr w:type="spellStart"/>
      <w:r w:rsidRPr="005708C0">
        <w:rPr>
          <w:rFonts w:ascii="Arial" w:hAnsi="Arial" w:cs="Arial"/>
          <w:b/>
          <w:bCs/>
        </w:rPr>
        <w:t>Bambini</w:t>
      </w:r>
      <w:proofErr w:type="spellEnd"/>
      <w:r w:rsidRPr="34C52967">
        <w:rPr>
          <w:rFonts w:ascii="Arial" w:hAnsi="Arial" w:cs="Arial"/>
        </w:rPr>
        <w:t>: a abordagem italiana à educação infantil. Porto Alegre: Artmed, 2002.</w:t>
      </w:r>
    </w:p>
    <w:p w14:paraId="2D0BC9EA" w14:textId="77777777" w:rsidR="00EF104F" w:rsidRDefault="00EF104F" w:rsidP="34C52967">
      <w:pPr>
        <w:spacing w:after="0" w:line="257" w:lineRule="auto"/>
        <w:jc w:val="both"/>
        <w:rPr>
          <w:rFonts w:ascii="Arial" w:eastAsia="Arial" w:hAnsi="Arial" w:cs="Arial"/>
          <w:color w:val="000000" w:themeColor="text1"/>
          <w:sz w:val="24"/>
          <w:szCs w:val="24"/>
        </w:rPr>
      </w:pPr>
    </w:p>
    <w:p w14:paraId="45A09048" w14:textId="498FCF2D" w:rsidR="00EF104F" w:rsidRPr="00F1629E" w:rsidRDefault="00EF104F" w:rsidP="34C52967">
      <w:pPr>
        <w:spacing w:after="0" w:line="257" w:lineRule="auto"/>
        <w:jc w:val="both"/>
        <w:rPr>
          <w:rFonts w:ascii="Arial" w:eastAsia="Arial" w:hAnsi="Arial" w:cs="Arial"/>
          <w:color w:val="000000" w:themeColor="text1"/>
          <w:sz w:val="24"/>
          <w:szCs w:val="24"/>
        </w:rPr>
      </w:pPr>
      <w:r w:rsidRPr="34C52967">
        <w:rPr>
          <w:rFonts w:ascii="Arial" w:eastAsia="Arial" w:hAnsi="Arial" w:cs="Arial"/>
          <w:color w:val="000000" w:themeColor="text1"/>
          <w:sz w:val="24"/>
          <w:szCs w:val="24"/>
        </w:rPr>
        <w:t>RINALDI.C.</w:t>
      </w:r>
      <w:r>
        <w:rPr>
          <w:rFonts w:ascii="Arial" w:eastAsia="Arial" w:hAnsi="Arial" w:cs="Arial"/>
          <w:color w:val="000000" w:themeColor="text1"/>
          <w:sz w:val="24"/>
          <w:szCs w:val="24"/>
        </w:rPr>
        <w:t xml:space="preserve"> </w:t>
      </w:r>
      <w:r w:rsidRPr="001E4AD6">
        <w:rPr>
          <w:rFonts w:ascii="Arial" w:eastAsia="Arial" w:hAnsi="Arial" w:cs="Arial"/>
          <w:b/>
          <w:bCs/>
          <w:color w:val="000000" w:themeColor="text1"/>
          <w:sz w:val="24"/>
          <w:szCs w:val="24"/>
        </w:rPr>
        <w:t xml:space="preserve">Diálogos com </w:t>
      </w:r>
      <w:proofErr w:type="spellStart"/>
      <w:r w:rsidRPr="001E4AD6">
        <w:rPr>
          <w:rFonts w:ascii="Arial" w:eastAsia="Arial" w:hAnsi="Arial" w:cs="Arial"/>
          <w:b/>
          <w:bCs/>
          <w:color w:val="000000" w:themeColor="text1"/>
          <w:sz w:val="24"/>
          <w:szCs w:val="24"/>
        </w:rPr>
        <w:t>Reggio</w:t>
      </w:r>
      <w:proofErr w:type="spellEnd"/>
      <w:r w:rsidRPr="001E4AD6">
        <w:rPr>
          <w:rFonts w:ascii="Arial" w:eastAsia="Arial" w:hAnsi="Arial" w:cs="Arial"/>
          <w:b/>
          <w:bCs/>
          <w:color w:val="000000" w:themeColor="text1"/>
          <w:sz w:val="24"/>
          <w:szCs w:val="24"/>
        </w:rPr>
        <w:t xml:space="preserve"> </w:t>
      </w:r>
      <w:proofErr w:type="spellStart"/>
      <w:r w:rsidRPr="001E4AD6">
        <w:rPr>
          <w:rFonts w:ascii="Arial" w:eastAsia="Arial" w:hAnsi="Arial" w:cs="Arial"/>
          <w:b/>
          <w:bCs/>
          <w:color w:val="000000" w:themeColor="text1"/>
          <w:sz w:val="24"/>
          <w:szCs w:val="24"/>
        </w:rPr>
        <w:t>Emili</w:t>
      </w:r>
      <w:proofErr w:type="spellEnd"/>
      <w:r>
        <w:rPr>
          <w:rFonts w:ascii="Arial" w:eastAsia="Arial" w:hAnsi="Arial" w:cs="Arial"/>
          <w:b/>
          <w:bCs/>
          <w:color w:val="000000" w:themeColor="text1"/>
          <w:sz w:val="24"/>
          <w:szCs w:val="24"/>
        </w:rPr>
        <w:t xml:space="preserve">. </w:t>
      </w:r>
      <w:r w:rsidRPr="001E4AD6">
        <w:rPr>
          <w:rFonts w:ascii="Arial" w:eastAsia="Arial" w:hAnsi="Arial" w:cs="Arial"/>
          <w:color w:val="000000" w:themeColor="text1"/>
          <w:sz w:val="24"/>
          <w:szCs w:val="24"/>
        </w:rPr>
        <w:t>São Paulo</w:t>
      </w:r>
      <w:r>
        <w:rPr>
          <w:rFonts w:ascii="Arial" w:eastAsia="Arial" w:hAnsi="Arial" w:cs="Arial"/>
          <w:color w:val="000000" w:themeColor="text1"/>
          <w:sz w:val="24"/>
          <w:szCs w:val="24"/>
        </w:rPr>
        <w:t>:</w:t>
      </w:r>
      <w:r w:rsidRPr="34C52967">
        <w:rPr>
          <w:rFonts w:ascii="Arial" w:eastAsia="Arial" w:hAnsi="Arial" w:cs="Arial"/>
          <w:color w:val="000000" w:themeColor="text1"/>
          <w:sz w:val="24"/>
          <w:szCs w:val="24"/>
        </w:rPr>
        <w:t xml:space="preserve"> Paz e Terra, 2019</w:t>
      </w:r>
      <w:r>
        <w:rPr>
          <w:rFonts w:ascii="Arial" w:eastAsia="Arial" w:hAnsi="Arial" w:cs="Arial"/>
          <w:color w:val="000000" w:themeColor="text1"/>
          <w:sz w:val="24"/>
          <w:szCs w:val="24"/>
        </w:rPr>
        <w:t>.</w:t>
      </w:r>
    </w:p>
    <w:p w14:paraId="1F3C7D6C" w14:textId="77777777" w:rsidR="00EF104F" w:rsidRDefault="00EF104F" w:rsidP="001E4AD6">
      <w:pPr>
        <w:pStyle w:val="western"/>
        <w:shd w:val="clear" w:color="auto" w:fill="FFFFFF" w:themeFill="background1"/>
        <w:spacing w:before="0" w:beforeAutospacing="0" w:after="0" w:afterAutospacing="0"/>
        <w:jc w:val="both"/>
        <w:rPr>
          <w:rFonts w:ascii="Arial" w:hAnsi="Arial" w:cs="Arial"/>
        </w:rPr>
      </w:pPr>
    </w:p>
    <w:p w14:paraId="3BCBE9A8" w14:textId="12036B75" w:rsidR="00EF104F" w:rsidRPr="00F1629E" w:rsidRDefault="00EF104F" w:rsidP="001E4AD6">
      <w:pPr>
        <w:pStyle w:val="western"/>
        <w:shd w:val="clear" w:color="auto" w:fill="FFFFFF" w:themeFill="background1"/>
        <w:spacing w:before="0" w:beforeAutospacing="0" w:after="0" w:afterAutospacing="0"/>
        <w:jc w:val="both"/>
        <w:rPr>
          <w:rFonts w:ascii="Arial" w:hAnsi="Arial" w:cs="Arial"/>
        </w:rPr>
      </w:pPr>
      <w:r w:rsidRPr="34C52967">
        <w:rPr>
          <w:rFonts w:ascii="Arial" w:hAnsi="Arial" w:cs="Arial"/>
        </w:rPr>
        <w:t xml:space="preserve">SARMENTO, M. J. </w:t>
      </w:r>
      <w:r w:rsidRPr="001E4AD6">
        <w:rPr>
          <w:rFonts w:ascii="Arial" w:hAnsi="Arial" w:cs="Arial"/>
        </w:rPr>
        <w:t>Sociologia da infância</w:t>
      </w:r>
      <w:r w:rsidRPr="34C52967">
        <w:rPr>
          <w:rFonts w:ascii="Arial" w:hAnsi="Arial" w:cs="Arial"/>
        </w:rPr>
        <w:t xml:space="preserve">: </w:t>
      </w:r>
      <w:r>
        <w:rPr>
          <w:rFonts w:ascii="Arial" w:hAnsi="Arial" w:cs="Arial"/>
        </w:rPr>
        <w:t>c</w:t>
      </w:r>
      <w:r w:rsidRPr="34C52967">
        <w:rPr>
          <w:rFonts w:ascii="Arial" w:hAnsi="Arial" w:cs="Arial"/>
        </w:rPr>
        <w:t xml:space="preserve">orrentes e </w:t>
      </w:r>
      <w:r>
        <w:rPr>
          <w:rFonts w:ascii="Arial" w:hAnsi="Arial" w:cs="Arial"/>
        </w:rPr>
        <w:t>c</w:t>
      </w:r>
      <w:r w:rsidRPr="34C52967">
        <w:rPr>
          <w:rFonts w:ascii="Arial" w:hAnsi="Arial" w:cs="Arial"/>
        </w:rPr>
        <w:t>onfluências</w:t>
      </w:r>
      <w:r>
        <w:rPr>
          <w:rFonts w:ascii="Arial" w:hAnsi="Arial" w:cs="Arial"/>
        </w:rPr>
        <w:t xml:space="preserve">. </w:t>
      </w:r>
      <w:r w:rsidRPr="001E4AD6">
        <w:rPr>
          <w:rFonts w:ascii="Arial" w:hAnsi="Arial" w:cs="Arial"/>
          <w:i/>
          <w:iCs/>
        </w:rPr>
        <w:t>In:</w:t>
      </w:r>
      <w:r w:rsidRPr="34C52967">
        <w:rPr>
          <w:rFonts w:ascii="Arial" w:hAnsi="Arial" w:cs="Arial"/>
        </w:rPr>
        <w:t xml:space="preserve"> </w:t>
      </w:r>
      <w:r>
        <w:rPr>
          <w:rFonts w:ascii="Arial" w:hAnsi="Arial" w:cs="Arial"/>
        </w:rPr>
        <w:t xml:space="preserve"> </w:t>
      </w:r>
      <w:r w:rsidRPr="34C52967">
        <w:rPr>
          <w:rFonts w:ascii="Arial" w:hAnsi="Arial" w:cs="Arial"/>
        </w:rPr>
        <w:t xml:space="preserve">SARMENTO, M. J. e GOUVÊA, M. C. S. de (org.). </w:t>
      </w:r>
      <w:r w:rsidRPr="001E4AD6">
        <w:rPr>
          <w:rFonts w:ascii="Arial" w:hAnsi="Arial" w:cs="Arial"/>
          <w:b/>
          <w:bCs/>
        </w:rPr>
        <w:t>Estudos da Infância</w:t>
      </w:r>
      <w:r w:rsidRPr="34C52967">
        <w:rPr>
          <w:rFonts w:ascii="Arial" w:hAnsi="Arial" w:cs="Arial"/>
        </w:rPr>
        <w:t>: educação e práticas sociais. Petrópolis. Vozes, 2008</w:t>
      </w:r>
      <w:r>
        <w:rPr>
          <w:rFonts w:ascii="Arial" w:hAnsi="Arial" w:cs="Arial"/>
        </w:rPr>
        <w:t>.</w:t>
      </w:r>
    </w:p>
    <w:p w14:paraId="733BCE3B" w14:textId="77777777" w:rsidR="00EF104F" w:rsidRDefault="00EF104F" w:rsidP="34C52967">
      <w:pPr>
        <w:spacing w:after="0" w:line="257" w:lineRule="auto"/>
        <w:jc w:val="both"/>
        <w:rPr>
          <w:rFonts w:ascii="Arial" w:eastAsia="Arial" w:hAnsi="Arial" w:cs="Arial"/>
          <w:sz w:val="24"/>
          <w:szCs w:val="24"/>
        </w:rPr>
      </w:pPr>
    </w:p>
    <w:p w14:paraId="18CFA129" w14:textId="283E25C5" w:rsidR="00EF104F" w:rsidRPr="00F1629E" w:rsidRDefault="00EF104F" w:rsidP="34C52967">
      <w:pPr>
        <w:spacing w:after="0" w:line="257" w:lineRule="auto"/>
        <w:jc w:val="both"/>
        <w:rPr>
          <w:rFonts w:ascii="Arial" w:hAnsi="Arial" w:cs="Arial"/>
          <w:sz w:val="24"/>
          <w:szCs w:val="24"/>
        </w:rPr>
      </w:pPr>
      <w:r>
        <w:rPr>
          <w:rFonts w:ascii="Arial" w:eastAsia="Arial" w:hAnsi="Arial" w:cs="Arial"/>
          <w:sz w:val="24"/>
          <w:szCs w:val="24"/>
        </w:rPr>
        <w:t xml:space="preserve">SERVIÇO SOCIAL DA INDÚSTRIA. </w:t>
      </w:r>
      <w:r w:rsidRPr="00B0028E">
        <w:rPr>
          <w:rFonts w:ascii="Arial" w:eastAsia="Arial" w:hAnsi="Arial" w:cs="Arial"/>
          <w:b/>
          <w:bCs/>
          <w:sz w:val="24"/>
          <w:szCs w:val="24"/>
        </w:rPr>
        <w:t>Políticas e diretrizes da rede SESI de educação</w:t>
      </w:r>
      <w:r>
        <w:rPr>
          <w:rFonts w:ascii="Arial" w:eastAsia="Arial" w:hAnsi="Arial" w:cs="Arial"/>
          <w:sz w:val="24"/>
          <w:szCs w:val="24"/>
        </w:rPr>
        <w:t xml:space="preserve">. Brasília: SESI/DN, [S. d.].  </w:t>
      </w:r>
    </w:p>
    <w:p w14:paraId="0045F7C8" w14:textId="77777777" w:rsidR="00EF104F" w:rsidRDefault="00EF104F" w:rsidP="34C52967">
      <w:pPr>
        <w:spacing w:after="0" w:line="257" w:lineRule="auto"/>
        <w:jc w:val="both"/>
        <w:rPr>
          <w:rFonts w:ascii="Arial" w:eastAsia="Arial" w:hAnsi="Arial" w:cs="Arial"/>
          <w:color w:val="000000" w:themeColor="text1"/>
          <w:sz w:val="24"/>
          <w:szCs w:val="24"/>
        </w:rPr>
      </w:pPr>
    </w:p>
    <w:p w14:paraId="70664E2D" w14:textId="58639B34" w:rsidR="00EF104F" w:rsidRPr="00F1629E" w:rsidRDefault="00EF104F" w:rsidP="34C52967">
      <w:pPr>
        <w:spacing w:after="0" w:line="257" w:lineRule="auto"/>
        <w:jc w:val="both"/>
        <w:rPr>
          <w:rFonts w:ascii="Arial" w:eastAsia="Arial" w:hAnsi="Arial" w:cs="Arial"/>
          <w:color w:val="000000" w:themeColor="text1"/>
          <w:sz w:val="24"/>
          <w:szCs w:val="24"/>
        </w:rPr>
      </w:pPr>
      <w:r w:rsidRPr="34C52967">
        <w:rPr>
          <w:rFonts w:ascii="Arial" w:eastAsia="Arial" w:hAnsi="Arial" w:cs="Arial"/>
          <w:color w:val="000000" w:themeColor="text1"/>
          <w:sz w:val="24"/>
          <w:szCs w:val="24"/>
        </w:rPr>
        <w:t>S</w:t>
      </w:r>
      <w:r>
        <w:rPr>
          <w:rFonts w:ascii="Arial" w:eastAsia="Arial" w:hAnsi="Arial" w:cs="Arial"/>
          <w:color w:val="000000" w:themeColor="text1"/>
          <w:sz w:val="24"/>
          <w:szCs w:val="24"/>
        </w:rPr>
        <w:t>E</w:t>
      </w:r>
      <w:r w:rsidRPr="34C52967">
        <w:rPr>
          <w:rFonts w:ascii="Arial" w:eastAsia="Arial" w:hAnsi="Arial" w:cs="Arial"/>
          <w:color w:val="000000" w:themeColor="text1"/>
          <w:sz w:val="24"/>
          <w:szCs w:val="24"/>
        </w:rPr>
        <w:t>TUBAL, M</w:t>
      </w:r>
      <w:r>
        <w:rPr>
          <w:rFonts w:ascii="Arial" w:eastAsia="Arial" w:hAnsi="Arial" w:cs="Arial"/>
          <w:color w:val="000000" w:themeColor="text1"/>
          <w:sz w:val="24"/>
          <w:szCs w:val="24"/>
        </w:rPr>
        <w:t>aria Alice; RESEK, Joana.</w:t>
      </w:r>
      <w:r w:rsidRPr="34C52967">
        <w:rPr>
          <w:rFonts w:ascii="Arial" w:eastAsia="Arial" w:hAnsi="Arial" w:cs="Arial"/>
          <w:color w:val="000000" w:themeColor="text1"/>
          <w:sz w:val="24"/>
          <w:szCs w:val="24"/>
        </w:rPr>
        <w:t xml:space="preserve"> </w:t>
      </w:r>
      <w:r w:rsidRPr="001E4AD6">
        <w:rPr>
          <w:rFonts w:ascii="Arial" w:eastAsia="Arial" w:hAnsi="Arial" w:cs="Arial"/>
          <w:b/>
          <w:bCs/>
          <w:color w:val="000000" w:themeColor="text1"/>
          <w:sz w:val="24"/>
          <w:szCs w:val="24"/>
        </w:rPr>
        <w:t xml:space="preserve">Educação e </w:t>
      </w:r>
      <w:r>
        <w:rPr>
          <w:rFonts w:ascii="Arial" w:eastAsia="Arial" w:hAnsi="Arial" w:cs="Arial"/>
          <w:b/>
          <w:bCs/>
          <w:color w:val="000000" w:themeColor="text1"/>
          <w:sz w:val="24"/>
          <w:szCs w:val="24"/>
        </w:rPr>
        <w:t>s</w:t>
      </w:r>
      <w:r w:rsidRPr="001E4AD6">
        <w:rPr>
          <w:rFonts w:ascii="Arial" w:eastAsia="Arial" w:hAnsi="Arial" w:cs="Arial"/>
          <w:b/>
          <w:bCs/>
          <w:color w:val="000000" w:themeColor="text1"/>
          <w:sz w:val="24"/>
          <w:szCs w:val="24"/>
        </w:rPr>
        <w:t>ustentabilidade</w:t>
      </w:r>
      <w:r>
        <w:rPr>
          <w:rFonts w:ascii="Arial" w:eastAsia="Arial" w:hAnsi="Arial" w:cs="Arial"/>
          <w:b/>
          <w:bCs/>
          <w:color w:val="000000" w:themeColor="text1"/>
          <w:sz w:val="24"/>
          <w:szCs w:val="24"/>
        </w:rPr>
        <w:t>:</w:t>
      </w:r>
      <w:r w:rsidRPr="001E4AD6">
        <w:rPr>
          <w:rFonts w:ascii="Arial" w:eastAsia="Arial" w:hAnsi="Arial" w:cs="Arial"/>
          <w:b/>
          <w:bCs/>
          <w:color w:val="000000" w:themeColor="text1"/>
          <w:sz w:val="24"/>
          <w:szCs w:val="24"/>
        </w:rPr>
        <w:t xml:space="preserve"> </w:t>
      </w:r>
      <w:r w:rsidRPr="001E4AD6">
        <w:rPr>
          <w:rFonts w:ascii="Arial" w:eastAsia="Arial" w:hAnsi="Arial" w:cs="Arial"/>
          <w:color w:val="000000" w:themeColor="text1"/>
          <w:sz w:val="24"/>
          <w:szCs w:val="24"/>
        </w:rPr>
        <w:t>princípios e valores para a formação de educadores</w:t>
      </w:r>
      <w:r w:rsidRPr="34C52967">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São Paulo: </w:t>
      </w:r>
      <w:proofErr w:type="spellStart"/>
      <w:r w:rsidRPr="34C52967">
        <w:rPr>
          <w:rFonts w:ascii="Arial" w:eastAsia="Arial" w:hAnsi="Arial" w:cs="Arial"/>
          <w:color w:val="000000" w:themeColor="text1"/>
          <w:sz w:val="24"/>
          <w:szCs w:val="24"/>
        </w:rPr>
        <w:t>Peirópolis</w:t>
      </w:r>
      <w:proofErr w:type="spellEnd"/>
      <w:r w:rsidRPr="34C52967">
        <w:rPr>
          <w:rFonts w:ascii="Arial" w:eastAsia="Arial" w:hAnsi="Arial" w:cs="Arial"/>
          <w:color w:val="000000" w:themeColor="text1"/>
          <w:sz w:val="24"/>
          <w:szCs w:val="24"/>
        </w:rPr>
        <w:t>, 2015.</w:t>
      </w:r>
      <w:r w:rsidRPr="34C52967">
        <w:rPr>
          <w:rFonts w:ascii="Arial" w:eastAsia="Arial" w:hAnsi="Arial" w:cs="Arial"/>
          <w:sz w:val="24"/>
          <w:szCs w:val="24"/>
        </w:rPr>
        <w:t xml:space="preserve"> </w:t>
      </w:r>
    </w:p>
    <w:p w14:paraId="74114FCB" w14:textId="77777777" w:rsidR="00EF104F" w:rsidRDefault="00EF104F" w:rsidP="34C52967">
      <w:pPr>
        <w:spacing w:after="0"/>
        <w:jc w:val="both"/>
        <w:rPr>
          <w:rFonts w:ascii="Arial" w:eastAsia="Arial" w:hAnsi="Arial" w:cs="Arial"/>
          <w:sz w:val="24"/>
          <w:szCs w:val="24"/>
        </w:rPr>
      </w:pPr>
      <w:bookmarkStart w:id="57" w:name="_Hlk48915655"/>
      <w:bookmarkEnd w:id="57"/>
    </w:p>
    <w:p w14:paraId="1FD1FB9A" w14:textId="173F57A0" w:rsidR="00EF104F" w:rsidRDefault="00EF104F" w:rsidP="34C52967">
      <w:pPr>
        <w:spacing w:after="0"/>
        <w:jc w:val="both"/>
        <w:rPr>
          <w:rFonts w:ascii="Arial" w:eastAsia="Arial" w:hAnsi="Arial" w:cs="Arial"/>
          <w:sz w:val="24"/>
          <w:szCs w:val="24"/>
        </w:rPr>
      </w:pPr>
      <w:r w:rsidRPr="34C52967">
        <w:rPr>
          <w:rFonts w:ascii="Arial" w:eastAsia="Arial" w:hAnsi="Arial" w:cs="Arial"/>
          <w:sz w:val="24"/>
          <w:szCs w:val="24"/>
        </w:rPr>
        <w:t xml:space="preserve">SFORNI, M. S. F. </w:t>
      </w:r>
      <w:r w:rsidRPr="001E4AD6">
        <w:rPr>
          <w:rFonts w:ascii="Arial" w:eastAsia="Arial" w:hAnsi="Arial" w:cs="Arial"/>
          <w:sz w:val="24"/>
          <w:szCs w:val="24"/>
        </w:rPr>
        <w:t>Aprendizagem e Desenvolvimento</w:t>
      </w:r>
      <w:r w:rsidRPr="34C52967">
        <w:rPr>
          <w:rFonts w:ascii="Arial" w:eastAsia="Arial" w:hAnsi="Arial" w:cs="Arial"/>
          <w:sz w:val="24"/>
          <w:szCs w:val="24"/>
        </w:rPr>
        <w:t xml:space="preserve">: o papel da mediação. </w:t>
      </w:r>
      <w:r w:rsidRPr="001E4AD6">
        <w:rPr>
          <w:rFonts w:ascii="Arial" w:eastAsia="Arial" w:hAnsi="Arial" w:cs="Arial"/>
          <w:i/>
          <w:iCs/>
          <w:sz w:val="24"/>
          <w:szCs w:val="24"/>
        </w:rPr>
        <w:t>In</w:t>
      </w:r>
      <w:r>
        <w:rPr>
          <w:rFonts w:ascii="Arial" w:eastAsia="Arial" w:hAnsi="Arial" w:cs="Arial"/>
          <w:sz w:val="24"/>
          <w:szCs w:val="24"/>
        </w:rPr>
        <w:t>:</w:t>
      </w:r>
    </w:p>
    <w:p w14:paraId="43752496" w14:textId="77777777" w:rsidR="00EF104F" w:rsidRDefault="00EF104F" w:rsidP="34C52967">
      <w:pPr>
        <w:spacing w:after="0" w:line="257" w:lineRule="auto"/>
        <w:jc w:val="both"/>
        <w:rPr>
          <w:rFonts w:ascii="Arial" w:hAnsi="Arial" w:cs="Arial"/>
          <w:sz w:val="24"/>
          <w:szCs w:val="24"/>
        </w:rPr>
      </w:pPr>
    </w:p>
    <w:p w14:paraId="55AE021C" w14:textId="572F0F91" w:rsidR="00EF104F" w:rsidRPr="00D91840" w:rsidRDefault="00EF104F" w:rsidP="34C52967">
      <w:pPr>
        <w:spacing w:after="0" w:line="257" w:lineRule="auto"/>
        <w:jc w:val="both"/>
        <w:rPr>
          <w:rFonts w:ascii="Arial" w:hAnsi="Arial" w:cs="Arial"/>
          <w:sz w:val="24"/>
          <w:szCs w:val="24"/>
        </w:rPr>
      </w:pPr>
      <w:r w:rsidRPr="34C52967">
        <w:rPr>
          <w:rFonts w:ascii="Arial" w:hAnsi="Arial" w:cs="Arial"/>
          <w:sz w:val="24"/>
          <w:szCs w:val="24"/>
        </w:rPr>
        <w:t xml:space="preserve">SOARES, M. </w:t>
      </w:r>
      <w:r w:rsidRPr="001E4AD6">
        <w:rPr>
          <w:rFonts w:ascii="Arial" w:hAnsi="Arial" w:cs="Arial"/>
          <w:b/>
          <w:bCs/>
          <w:sz w:val="24"/>
          <w:szCs w:val="24"/>
        </w:rPr>
        <w:t>Letramento</w:t>
      </w:r>
      <w:r w:rsidRPr="34C52967">
        <w:rPr>
          <w:rFonts w:ascii="Arial" w:hAnsi="Arial" w:cs="Arial"/>
          <w:sz w:val="24"/>
          <w:szCs w:val="24"/>
        </w:rPr>
        <w:t>: um tema em três gêneros. Belo Horizonte</w:t>
      </w:r>
      <w:r>
        <w:rPr>
          <w:rFonts w:ascii="Arial" w:hAnsi="Arial" w:cs="Arial"/>
          <w:sz w:val="24"/>
          <w:szCs w:val="24"/>
        </w:rPr>
        <w:t>:</w:t>
      </w:r>
      <w:r w:rsidRPr="34C52967">
        <w:rPr>
          <w:rFonts w:ascii="Arial" w:hAnsi="Arial" w:cs="Arial"/>
          <w:sz w:val="24"/>
          <w:szCs w:val="24"/>
        </w:rPr>
        <w:t xml:space="preserve"> Autêntica, 1998.</w:t>
      </w:r>
    </w:p>
    <w:p w14:paraId="05786518" w14:textId="77777777" w:rsidR="00EF104F" w:rsidRDefault="00EF104F" w:rsidP="34C52967">
      <w:pPr>
        <w:spacing w:after="0"/>
        <w:jc w:val="both"/>
        <w:rPr>
          <w:rFonts w:ascii="Arial" w:eastAsia="Arial" w:hAnsi="Arial" w:cs="Arial"/>
          <w:sz w:val="24"/>
          <w:szCs w:val="24"/>
        </w:rPr>
      </w:pPr>
    </w:p>
    <w:p w14:paraId="0F93CABC" w14:textId="00097273" w:rsidR="00EF104F" w:rsidRPr="00F1629E" w:rsidRDefault="00EF104F" w:rsidP="34C52967">
      <w:pPr>
        <w:spacing w:after="0"/>
        <w:jc w:val="both"/>
        <w:rPr>
          <w:rFonts w:ascii="Arial" w:eastAsia="Arial" w:hAnsi="Arial" w:cs="Arial"/>
          <w:sz w:val="24"/>
          <w:szCs w:val="24"/>
        </w:rPr>
      </w:pPr>
      <w:r w:rsidRPr="34C52967">
        <w:rPr>
          <w:rFonts w:ascii="Arial" w:eastAsia="Arial" w:hAnsi="Arial" w:cs="Arial"/>
          <w:sz w:val="24"/>
          <w:szCs w:val="24"/>
        </w:rPr>
        <w:t>SOARES, M</w:t>
      </w:r>
      <w:r>
        <w:rPr>
          <w:rFonts w:ascii="Arial" w:eastAsia="Arial" w:hAnsi="Arial" w:cs="Arial"/>
          <w:sz w:val="24"/>
          <w:szCs w:val="24"/>
        </w:rPr>
        <w:t xml:space="preserve">agda Becker; BATISTA, Antônio Augusto Gomes. </w:t>
      </w:r>
      <w:r w:rsidRPr="001E4AD6">
        <w:rPr>
          <w:rFonts w:ascii="Arial" w:eastAsia="Arial" w:hAnsi="Arial" w:cs="Arial"/>
          <w:b/>
          <w:bCs/>
          <w:sz w:val="24"/>
          <w:szCs w:val="24"/>
        </w:rPr>
        <w:t>Alfabetização e letramento</w:t>
      </w:r>
      <w:r w:rsidRPr="34C52967">
        <w:rPr>
          <w:rFonts w:ascii="Arial" w:eastAsia="Arial" w:hAnsi="Arial" w:cs="Arial"/>
          <w:sz w:val="24"/>
          <w:szCs w:val="24"/>
        </w:rPr>
        <w:t xml:space="preserve">: caderno do professor. Belo Horizonte: </w:t>
      </w:r>
      <w:proofErr w:type="spellStart"/>
      <w:r w:rsidRPr="34C52967">
        <w:rPr>
          <w:rFonts w:ascii="Arial" w:eastAsia="Arial" w:hAnsi="Arial" w:cs="Arial"/>
          <w:sz w:val="24"/>
          <w:szCs w:val="24"/>
        </w:rPr>
        <w:t>Ceale</w:t>
      </w:r>
      <w:proofErr w:type="spellEnd"/>
      <w:r w:rsidRPr="34C52967">
        <w:rPr>
          <w:rFonts w:ascii="Arial" w:eastAsia="Arial" w:hAnsi="Arial" w:cs="Arial"/>
          <w:sz w:val="24"/>
          <w:szCs w:val="24"/>
        </w:rPr>
        <w:t>/</w:t>
      </w:r>
      <w:proofErr w:type="spellStart"/>
      <w:r w:rsidRPr="34C52967">
        <w:rPr>
          <w:rFonts w:ascii="Arial" w:eastAsia="Arial" w:hAnsi="Arial" w:cs="Arial"/>
          <w:sz w:val="24"/>
          <w:szCs w:val="24"/>
        </w:rPr>
        <w:t>FaE</w:t>
      </w:r>
      <w:proofErr w:type="spellEnd"/>
      <w:r w:rsidRPr="34C52967">
        <w:rPr>
          <w:rFonts w:ascii="Arial" w:eastAsia="Arial" w:hAnsi="Arial" w:cs="Arial"/>
          <w:sz w:val="24"/>
          <w:szCs w:val="24"/>
        </w:rPr>
        <w:t>/UFMG, 2005.</w:t>
      </w:r>
    </w:p>
    <w:p w14:paraId="672C064A" w14:textId="77777777" w:rsidR="00EF104F" w:rsidRDefault="00EF104F" w:rsidP="34C52967">
      <w:pPr>
        <w:spacing w:after="0"/>
        <w:jc w:val="both"/>
        <w:rPr>
          <w:rFonts w:ascii="Arial" w:eastAsia="Arial" w:hAnsi="Arial" w:cs="Arial"/>
          <w:sz w:val="24"/>
          <w:szCs w:val="24"/>
        </w:rPr>
      </w:pPr>
    </w:p>
    <w:p w14:paraId="33D54A9D" w14:textId="76CB0FDA" w:rsidR="00EF104F" w:rsidRDefault="00EF104F" w:rsidP="34C52967">
      <w:pPr>
        <w:spacing w:after="0"/>
        <w:jc w:val="both"/>
        <w:rPr>
          <w:rFonts w:ascii="Arial" w:eastAsia="Arial" w:hAnsi="Arial" w:cs="Arial"/>
          <w:sz w:val="24"/>
          <w:szCs w:val="24"/>
        </w:rPr>
      </w:pPr>
      <w:r w:rsidRPr="34C52967">
        <w:rPr>
          <w:rFonts w:ascii="Arial" w:eastAsia="Arial" w:hAnsi="Arial" w:cs="Arial"/>
          <w:sz w:val="24"/>
          <w:szCs w:val="24"/>
        </w:rPr>
        <w:lastRenderedPageBreak/>
        <w:t>TASSONI</w:t>
      </w:r>
      <w:r>
        <w:rPr>
          <w:rFonts w:ascii="Arial" w:eastAsia="Arial" w:hAnsi="Arial" w:cs="Arial"/>
          <w:sz w:val="24"/>
          <w:szCs w:val="24"/>
        </w:rPr>
        <w:t xml:space="preserve">, Elvira Cristina Martins. </w:t>
      </w:r>
      <w:r w:rsidRPr="00943277">
        <w:rPr>
          <w:rFonts w:ascii="Arial" w:eastAsia="Arial" w:hAnsi="Arial" w:cs="Arial"/>
          <w:b/>
          <w:bCs/>
          <w:sz w:val="24"/>
          <w:szCs w:val="24"/>
        </w:rPr>
        <w:t>A dinâmica interativa na sala de aula</w:t>
      </w:r>
      <w:r w:rsidRPr="34C52967">
        <w:rPr>
          <w:rFonts w:ascii="Arial" w:eastAsia="Arial" w:hAnsi="Arial" w:cs="Arial"/>
          <w:sz w:val="24"/>
          <w:szCs w:val="24"/>
        </w:rPr>
        <w:t>: as manifestações afetivas no processo de escolarização. 2008. Tese (Doutorado em Educação) - Universidade Estadual de Campinas, Campinas, 2008.</w:t>
      </w:r>
    </w:p>
    <w:p w14:paraId="7D092A69" w14:textId="77777777" w:rsidR="00EF104F" w:rsidRDefault="00EF104F" w:rsidP="34C52967">
      <w:pPr>
        <w:spacing w:after="0"/>
        <w:jc w:val="both"/>
        <w:rPr>
          <w:rFonts w:ascii="Arial" w:eastAsia="Arial" w:hAnsi="Arial" w:cs="Arial"/>
          <w:sz w:val="24"/>
          <w:szCs w:val="24"/>
        </w:rPr>
      </w:pPr>
    </w:p>
    <w:p w14:paraId="189C4B58" w14:textId="1EFA2278" w:rsidR="00EF104F" w:rsidRPr="00F1629E" w:rsidRDefault="00EF104F" w:rsidP="34C52967">
      <w:pPr>
        <w:spacing w:after="0"/>
        <w:jc w:val="both"/>
        <w:rPr>
          <w:rFonts w:ascii="Arial" w:eastAsia="Arial" w:hAnsi="Arial" w:cs="Arial"/>
          <w:sz w:val="24"/>
          <w:szCs w:val="24"/>
        </w:rPr>
      </w:pPr>
      <w:r w:rsidRPr="34C52967">
        <w:rPr>
          <w:rFonts w:ascii="Arial" w:eastAsia="Arial" w:hAnsi="Arial" w:cs="Arial"/>
          <w:sz w:val="24"/>
          <w:szCs w:val="24"/>
        </w:rPr>
        <w:t>TASSONI</w:t>
      </w:r>
      <w:r>
        <w:rPr>
          <w:rFonts w:ascii="Arial" w:eastAsia="Arial" w:hAnsi="Arial" w:cs="Arial"/>
          <w:sz w:val="24"/>
          <w:szCs w:val="24"/>
        </w:rPr>
        <w:t>, Elvira Cristina Martins</w:t>
      </w:r>
      <w:r w:rsidRPr="34C52967">
        <w:rPr>
          <w:rFonts w:ascii="Arial" w:eastAsia="Arial" w:hAnsi="Arial" w:cs="Arial"/>
          <w:sz w:val="24"/>
          <w:szCs w:val="24"/>
        </w:rPr>
        <w:t xml:space="preserve">. Afetividade e aprendizagem: a relação professor-aluno. </w:t>
      </w:r>
      <w:r w:rsidRPr="00943277">
        <w:rPr>
          <w:rFonts w:ascii="Arial" w:eastAsia="Arial" w:hAnsi="Arial" w:cs="Arial"/>
          <w:i/>
          <w:iCs/>
          <w:sz w:val="24"/>
          <w:szCs w:val="24"/>
        </w:rPr>
        <w:t>In</w:t>
      </w:r>
      <w:r w:rsidRPr="34C52967">
        <w:rPr>
          <w:rFonts w:ascii="Arial" w:eastAsia="Arial" w:hAnsi="Arial" w:cs="Arial"/>
          <w:sz w:val="24"/>
          <w:szCs w:val="24"/>
        </w:rPr>
        <w:t xml:space="preserve">: </w:t>
      </w:r>
      <w:r>
        <w:rPr>
          <w:rFonts w:ascii="Arial" w:eastAsia="Arial" w:hAnsi="Arial" w:cs="Arial"/>
          <w:sz w:val="24"/>
          <w:szCs w:val="24"/>
        </w:rPr>
        <w:t xml:space="preserve"> </w:t>
      </w:r>
      <w:r w:rsidRPr="00943277">
        <w:rPr>
          <w:rFonts w:ascii="Arial" w:eastAsia="Arial" w:hAnsi="Arial" w:cs="Arial"/>
          <w:b/>
          <w:bCs/>
          <w:sz w:val="24"/>
          <w:szCs w:val="24"/>
        </w:rPr>
        <w:t>Anais da Reunião Anual da ANPED</w:t>
      </w:r>
      <w:r>
        <w:rPr>
          <w:rFonts w:ascii="Arial" w:eastAsia="Arial" w:hAnsi="Arial" w:cs="Arial"/>
          <w:sz w:val="24"/>
          <w:szCs w:val="24"/>
        </w:rPr>
        <w:t>, 23</w:t>
      </w:r>
      <w:r w:rsidRPr="34C52967">
        <w:rPr>
          <w:rFonts w:ascii="Arial" w:eastAsia="Arial" w:hAnsi="Arial" w:cs="Arial"/>
          <w:sz w:val="24"/>
          <w:szCs w:val="24"/>
        </w:rPr>
        <w:t>, 2000. Caxambu: ANPE</w:t>
      </w:r>
      <w:r>
        <w:rPr>
          <w:rFonts w:ascii="Arial" w:eastAsia="Arial" w:hAnsi="Arial" w:cs="Arial"/>
          <w:sz w:val="24"/>
          <w:szCs w:val="24"/>
        </w:rPr>
        <w:t>D</w:t>
      </w:r>
      <w:r w:rsidRPr="34C52967">
        <w:rPr>
          <w:rFonts w:ascii="Arial" w:eastAsia="Arial" w:hAnsi="Arial" w:cs="Arial"/>
          <w:sz w:val="24"/>
          <w:szCs w:val="24"/>
        </w:rPr>
        <w:t>, 2000. Disponível em:  http://www .cursosavante.com.br/cursos/curso40/conteudo8232.PDF</w:t>
      </w:r>
      <w:r>
        <w:rPr>
          <w:rFonts w:ascii="Arial" w:eastAsia="Arial" w:hAnsi="Arial" w:cs="Arial"/>
          <w:sz w:val="24"/>
          <w:szCs w:val="24"/>
        </w:rPr>
        <w:t xml:space="preserve">. </w:t>
      </w:r>
      <w:r w:rsidRPr="34C52967">
        <w:rPr>
          <w:rFonts w:ascii="Arial" w:eastAsia="Arial" w:hAnsi="Arial" w:cs="Arial"/>
          <w:sz w:val="24"/>
          <w:szCs w:val="24"/>
        </w:rPr>
        <w:t>Acesso em: 10 out.</w:t>
      </w:r>
      <w:r>
        <w:rPr>
          <w:rFonts w:ascii="Arial" w:eastAsia="Arial" w:hAnsi="Arial" w:cs="Arial"/>
          <w:sz w:val="24"/>
          <w:szCs w:val="24"/>
        </w:rPr>
        <w:t xml:space="preserve"> de </w:t>
      </w:r>
      <w:r w:rsidRPr="34C52967">
        <w:rPr>
          <w:rFonts w:ascii="Arial" w:eastAsia="Arial" w:hAnsi="Arial" w:cs="Arial"/>
          <w:sz w:val="24"/>
          <w:szCs w:val="24"/>
        </w:rPr>
        <w:t>2013</w:t>
      </w:r>
      <w:r>
        <w:rPr>
          <w:rFonts w:ascii="Arial" w:eastAsia="Arial" w:hAnsi="Arial" w:cs="Arial"/>
          <w:sz w:val="24"/>
          <w:szCs w:val="24"/>
        </w:rPr>
        <w:t>.</w:t>
      </w:r>
    </w:p>
    <w:p w14:paraId="7C73076C" w14:textId="77777777" w:rsidR="00EF104F" w:rsidRDefault="00EF104F" w:rsidP="00943277">
      <w:pPr>
        <w:spacing w:after="0"/>
        <w:jc w:val="both"/>
        <w:rPr>
          <w:rFonts w:ascii="Arial" w:eastAsia="Arial" w:hAnsi="Arial" w:cs="Arial"/>
          <w:sz w:val="24"/>
          <w:szCs w:val="24"/>
        </w:rPr>
      </w:pPr>
    </w:p>
    <w:p w14:paraId="3F032E6F" w14:textId="63ACEFA9" w:rsidR="00EF104F" w:rsidRDefault="00EF104F" w:rsidP="00943277">
      <w:pPr>
        <w:spacing w:after="0"/>
        <w:jc w:val="both"/>
        <w:rPr>
          <w:rFonts w:ascii="Arial" w:eastAsia="Arial" w:hAnsi="Arial" w:cs="Arial"/>
          <w:sz w:val="24"/>
          <w:szCs w:val="24"/>
        </w:rPr>
      </w:pPr>
      <w:r w:rsidRPr="34C52967">
        <w:rPr>
          <w:rFonts w:ascii="Arial" w:eastAsia="Arial" w:hAnsi="Arial" w:cs="Arial"/>
          <w:sz w:val="24"/>
          <w:szCs w:val="24"/>
        </w:rPr>
        <w:t>TASSONI</w:t>
      </w:r>
      <w:r>
        <w:rPr>
          <w:rFonts w:ascii="Arial" w:eastAsia="Arial" w:hAnsi="Arial" w:cs="Arial"/>
          <w:sz w:val="24"/>
          <w:szCs w:val="24"/>
        </w:rPr>
        <w:t xml:space="preserve">, Elvira Cristina Martins. </w:t>
      </w:r>
      <w:r w:rsidRPr="00943277">
        <w:rPr>
          <w:rFonts w:ascii="Arial" w:eastAsia="Arial" w:hAnsi="Arial" w:cs="Arial"/>
          <w:b/>
          <w:bCs/>
          <w:sz w:val="24"/>
          <w:szCs w:val="24"/>
        </w:rPr>
        <w:t>Afetividade e produção escrita</w:t>
      </w:r>
      <w:r w:rsidRPr="34C52967">
        <w:rPr>
          <w:rFonts w:ascii="Arial" w:eastAsia="Arial" w:hAnsi="Arial" w:cs="Arial"/>
          <w:sz w:val="24"/>
          <w:szCs w:val="24"/>
        </w:rPr>
        <w:t>: a mediação do professor em sala de aula.</w:t>
      </w:r>
      <w:r>
        <w:rPr>
          <w:rFonts w:ascii="Arial" w:eastAsia="Arial" w:hAnsi="Arial" w:cs="Arial"/>
          <w:sz w:val="24"/>
          <w:szCs w:val="24"/>
        </w:rPr>
        <w:t xml:space="preserve"> </w:t>
      </w:r>
      <w:r w:rsidRPr="34C52967">
        <w:rPr>
          <w:rFonts w:ascii="Arial" w:eastAsia="Arial" w:hAnsi="Arial" w:cs="Arial"/>
          <w:sz w:val="24"/>
          <w:szCs w:val="24"/>
        </w:rPr>
        <w:t>2000. Dissertação (Mestrado em Educação) – Universidade Estadual de Campinas, Campinas, 2000.</w:t>
      </w:r>
    </w:p>
    <w:p w14:paraId="2677BDA3" w14:textId="77777777" w:rsidR="00EF104F" w:rsidRDefault="00EF104F" w:rsidP="34C52967">
      <w:pPr>
        <w:spacing w:after="0"/>
        <w:jc w:val="both"/>
        <w:rPr>
          <w:rFonts w:ascii="Arial" w:eastAsia="Arial" w:hAnsi="Arial" w:cs="Arial"/>
          <w:sz w:val="24"/>
          <w:szCs w:val="24"/>
        </w:rPr>
      </w:pPr>
    </w:p>
    <w:p w14:paraId="78192C64" w14:textId="63F0C30D" w:rsidR="00EF104F" w:rsidRPr="00F1629E" w:rsidRDefault="00EF104F" w:rsidP="34C52967">
      <w:pPr>
        <w:spacing w:after="0"/>
        <w:jc w:val="both"/>
        <w:rPr>
          <w:rFonts w:ascii="Arial" w:eastAsia="Arial" w:hAnsi="Arial" w:cs="Arial"/>
          <w:sz w:val="24"/>
          <w:szCs w:val="24"/>
        </w:rPr>
      </w:pPr>
      <w:r w:rsidRPr="34C52967">
        <w:rPr>
          <w:rFonts w:ascii="Arial" w:eastAsia="Arial" w:hAnsi="Arial" w:cs="Arial"/>
          <w:sz w:val="24"/>
          <w:szCs w:val="24"/>
        </w:rPr>
        <w:t xml:space="preserve">TRAJBER, R.; MENDONÇA, P. (org.). </w:t>
      </w:r>
      <w:r w:rsidRPr="00EF104F">
        <w:rPr>
          <w:rFonts w:ascii="Arial" w:eastAsia="Arial" w:hAnsi="Arial" w:cs="Arial"/>
          <w:b/>
          <w:bCs/>
          <w:sz w:val="24"/>
          <w:szCs w:val="24"/>
        </w:rPr>
        <w:t>Educação na diversidade</w:t>
      </w:r>
      <w:r w:rsidRPr="34C52967">
        <w:rPr>
          <w:rFonts w:ascii="Arial" w:eastAsia="Arial" w:hAnsi="Arial" w:cs="Arial"/>
          <w:sz w:val="24"/>
          <w:szCs w:val="24"/>
        </w:rPr>
        <w:t>: o que fazem as escolas que dizem que fazem educação ambiental. Brasília: Secretaria de Educação Continuada, Alfabetização e Diversidade, 2006.</w:t>
      </w:r>
    </w:p>
    <w:p w14:paraId="1DAD3AE4" w14:textId="77777777" w:rsidR="00EF104F" w:rsidRDefault="00EF104F" w:rsidP="34C52967">
      <w:pPr>
        <w:spacing w:after="0"/>
        <w:jc w:val="both"/>
        <w:rPr>
          <w:rFonts w:ascii="Arial" w:eastAsiaTheme="minorEastAsia" w:hAnsi="Arial" w:cs="Arial"/>
          <w:sz w:val="24"/>
          <w:szCs w:val="24"/>
          <w:shd w:val="clear" w:color="auto" w:fill="FFFFFF"/>
          <w:lang w:eastAsia="en-US"/>
        </w:rPr>
      </w:pPr>
    </w:p>
    <w:p w14:paraId="78C8F0E2" w14:textId="5AB2EFFA" w:rsidR="00EF104F" w:rsidRDefault="00EF104F" w:rsidP="34C52967">
      <w:pPr>
        <w:spacing w:after="0"/>
        <w:jc w:val="both"/>
        <w:rPr>
          <w:rFonts w:ascii="Arial" w:eastAsiaTheme="minorEastAsia" w:hAnsi="Arial" w:cs="Arial"/>
          <w:sz w:val="24"/>
          <w:szCs w:val="24"/>
          <w:shd w:val="clear" w:color="auto" w:fill="FFFFFF"/>
          <w:lang w:eastAsia="en-US"/>
        </w:rPr>
      </w:pPr>
      <w:r w:rsidRPr="34C52967">
        <w:rPr>
          <w:rFonts w:ascii="Arial" w:eastAsiaTheme="minorEastAsia" w:hAnsi="Arial" w:cs="Arial"/>
          <w:sz w:val="24"/>
          <w:szCs w:val="24"/>
          <w:shd w:val="clear" w:color="auto" w:fill="FFFFFF"/>
          <w:lang w:eastAsia="en-US"/>
        </w:rPr>
        <w:t>TRAJBER, R</w:t>
      </w:r>
      <w:r w:rsidRPr="00EF104F">
        <w:rPr>
          <w:rFonts w:ascii="Arial" w:eastAsiaTheme="minorEastAsia" w:hAnsi="Arial" w:cs="Arial"/>
          <w:b/>
          <w:bCs/>
          <w:sz w:val="24"/>
          <w:szCs w:val="24"/>
          <w:shd w:val="clear" w:color="auto" w:fill="FFFFFF"/>
          <w:lang w:eastAsia="en-US"/>
        </w:rPr>
        <w:t>. A educação na transição para sociedades sustentáveis</w:t>
      </w:r>
      <w:r w:rsidRPr="34C52967">
        <w:rPr>
          <w:rFonts w:ascii="Arial" w:eastAsiaTheme="minorEastAsia" w:hAnsi="Arial" w:cs="Arial"/>
          <w:sz w:val="24"/>
          <w:szCs w:val="24"/>
          <w:shd w:val="clear" w:color="auto" w:fill="FFFFFF"/>
          <w:lang w:eastAsia="en-US"/>
        </w:rPr>
        <w:t>. São Paulo: Associação Brasileira de Psicopedagogia, 2011.</w:t>
      </w:r>
    </w:p>
    <w:p w14:paraId="67748BAB" w14:textId="77777777" w:rsidR="00EF104F" w:rsidRDefault="00EF104F" w:rsidP="00721CE4">
      <w:pPr>
        <w:autoSpaceDE w:val="0"/>
        <w:autoSpaceDN w:val="0"/>
        <w:adjustRightInd w:val="0"/>
        <w:spacing w:after="0" w:line="240" w:lineRule="auto"/>
        <w:rPr>
          <w:rStyle w:val="normaltextrun"/>
          <w:rFonts w:ascii="Arial" w:eastAsia="Times New Roman" w:hAnsi="Arial" w:cs="Arial"/>
          <w:sz w:val="24"/>
          <w:szCs w:val="24"/>
        </w:rPr>
      </w:pPr>
    </w:p>
    <w:p w14:paraId="4FCE1858" w14:textId="19B8F3FA" w:rsidR="00EF104F" w:rsidRPr="00721CE4" w:rsidRDefault="00EF104F" w:rsidP="00721CE4">
      <w:pPr>
        <w:autoSpaceDE w:val="0"/>
        <w:autoSpaceDN w:val="0"/>
        <w:adjustRightInd w:val="0"/>
        <w:spacing w:after="0" w:line="240" w:lineRule="auto"/>
        <w:rPr>
          <w:rFonts w:ascii="Arial" w:eastAsia="Times New Roman" w:hAnsi="Arial" w:cs="Arial"/>
          <w:sz w:val="24"/>
          <w:szCs w:val="24"/>
        </w:rPr>
      </w:pPr>
      <w:r w:rsidRPr="00721CE4">
        <w:rPr>
          <w:rStyle w:val="normaltextrun"/>
          <w:rFonts w:ascii="Arial" w:eastAsia="Times New Roman" w:hAnsi="Arial" w:cs="Arial"/>
          <w:sz w:val="24"/>
          <w:szCs w:val="24"/>
        </w:rPr>
        <w:t xml:space="preserve">UNESCO. </w:t>
      </w:r>
      <w:r w:rsidRPr="00EF104F">
        <w:rPr>
          <w:rStyle w:val="normaltextrun"/>
          <w:rFonts w:ascii="Arial" w:eastAsia="Times New Roman" w:hAnsi="Arial" w:cs="Arial"/>
          <w:b/>
          <w:bCs/>
          <w:sz w:val="24"/>
          <w:szCs w:val="24"/>
        </w:rPr>
        <w:t>Educação para os Objetivos de Desenvolvimento Sustentável</w:t>
      </w:r>
      <w:r w:rsidRPr="00721CE4">
        <w:rPr>
          <w:rStyle w:val="normaltextrun"/>
          <w:rFonts w:ascii="Arial" w:eastAsia="Times New Roman" w:hAnsi="Arial" w:cs="Arial"/>
          <w:sz w:val="24"/>
          <w:szCs w:val="24"/>
        </w:rPr>
        <w:t>: objetivos de aprendizagem. Brasília: UNESCO, 2017.</w:t>
      </w:r>
    </w:p>
    <w:p w14:paraId="7CA56380" w14:textId="77777777" w:rsidR="00EF104F" w:rsidRDefault="00EF104F" w:rsidP="34C52967">
      <w:pPr>
        <w:pStyle w:val="western"/>
        <w:shd w:val="clear" w:color="auto" w:fill="FFFFFF" w:themeFill="background1"/>
        <w:spacing w:before="0" w:beforeAutospacing="0" w:after="0" w:afterAutospacing="0"/>
        <w:jc w:val="both"/>
        <w:rPr>
          <w:rFonts w:ascii="Arial" w:hAnsi="Arial" w:cs="Arial"/>
          <w:shd w:val="clear" w:color="auto" w:fill="FFFFFF"/>
        </w:rPr>
      </w:pPr>
    </w:p>
    <w:p w14:paraId="2C6C3710" w14:textId="4E891988" w:rsidR="00EF104F" w:rsidRDefault="00EF104F" w:rsidP="34C52967">
      <w:pPr>
        <w:pStyle w:val="western"/>
        <w:shd w:val="clear" w:color="auto" w:fill="FFFFFF" w:themeFill="background1"/>
        <w:spacing w:before="0" w:beforeAutospacing="0" w:after="0" w:afterAutospacing="0"/>
        <w:jc w:val="both"/>
        <w:rPr>
          <w:rFonts w:ascii="Arial" w:hAnsi="Arial" w:cs="Arial"/>
          <w:shd w:val="clear" w:color="auto" w:fill="FFFFFF"/>
        </w:rPr>
      </w:pPr>
      <w:r w:rsidRPr="34C52967">
        <w:rPr>
          <w:rFonts w:ascii="Arial" w:hAnsi="Arial" w:cs="Arial"/>
          <w:shd w:val="clear" w:color="auto" w:fill="FFFFFF"/>
        </w:rPr>
        <w:t>VILLAS BOAS, </w:t>
      </w:r>
      <w:r w:rsidRPr="34C52967">
        <w:rPr>
          <w:rStyle w:val="nfase"/>
          <w:rFonts w:ascii="Arial" w:hAnsi="Arial" w:cs="Arial"/>
          <w:i w:val="0"/>
          <w:iCs w:val="0"/>
          <w:shd w:val="clear" w:color="auto" w:fill="FFFFFF"/>
        </w:rPr>
        <w:t>B.</w:t>
      </w:r>
      <w:r>
        <w:rPr>
          <w:rStyle w:val="nfase"/>
          <w:rFonts w:ascii="Arial" w:hAnsi="Arial" w:cs="Arial"/>
          <w:i w:val="0"/>
          <w:iCs w:val="0"/>
          <w:shd w:val="clear" w:color="auto" w:fill="FFFFFF"/>
        </w:rPr>
        <w:t xml:space="preserve"> </w:t>
      </w:r>
      <w:r w:rsidRPr="34C52967">
        <w:rPr>
          <w:rFonts w:ascii="Arial" w:hAnsi="Arial" w:cs="Arial"/>
          <w:shd w:val="clear" w:color="auto" w:fill="FFFFFF"/>
        </w:rPr>
        <w:t>M. F.</w:t>
      </w:r>
      <w:r>
        <w:rPr>
          <w:rFonts w:ascii="Arial" w:hAnsi="Arial" w:cs="Arial"/>
          <w:shd w:val="clear" w:color="auto" w:fill="FFFFFF"/>
        </w:rPr>
        <w:t xml:space="preserve"> </w:t>
      </w:r>
      <w:r w:rsidRPr="00EF104F">
        <w:rPr>
          <w:rFonts w:ascii="Arial" w:hAnsi="Arial" w:cs="Arial"/>
          <w:b/>
          <w:bCs/>
          <w:shd w:val="clear" w:color="auto" w:fill="FFFFFF"/>
        </w:rPr>
        <w:t>Portfólio, avaliação e trabalho pedagógico</w:t>
      </w:r>
      <w:r w:rsidRPr="34C52967">
        <w:rPr>
          <w:rFonts w:ascii="Arial" w:hAnsi="Arial" w:cs="Arial"/>
          <w:shd w:val="clear" w:color="auto" w:fill="FFFFFF"/>
        </w:rPr>
        <w:t xml:space="preserve">. </w:t>
      </w:r>
    </w:p>
    <w:p w14:paraId="3088C6C1" w14:textId="7D1F14C1" w:rsidR="00EF104F" w:rsidRPr="00F1629E" w:rsidRDefault="00EF104F" w:rsidP="34C52967">
      <w:pPr>
        <w:pStyle w:val="western"/>
        <w:shd w:val="clear" w:color="auto" w:fill="FFFFFF" w:themeFill="background1"/>
        <w:spacing w:before="0" w:beforeAutospacing="0" w:after="0" w:afterAutospacing="0"/>
        <w:jc w:val="both"/>
        <w:rPr>
          <w:rFonts w:ascii="Arial" w:hAnsi="Arial" w:cs="Arial"/>
        </w:rPr>
      </w:pPr>
      <w:r w:rsidRPr="34C52967">
        <w:rPr>
          <w:rFonts w:ascii="Arial" w:hAnsi="Arial" w:cs="Arial"/>
          <w:shd w:val="clear" w:color="auto" w:fill="FFFFFF"/>
        </w:rPr>
        <w:t>Campinas, SP: </w:t>
      </w:r>
      <w:r w:rsidRPr="34C52967">
        <w:rPr>
          <w:rStyle w:val="nfase"/>
          <w:rFonts w:ascii="Arial" w:hAnsi="Arial" w:cs="Arial"/>
          <w:i w:val="0"/>
          <w:iCs w:val="0"/>
          <w:shd w:val="clear" w:color="auto" w:fill="FFFFFF"/>
        </w:rPr>
        <w:t>Papirus</w:t>
      </w:r>
      <w:r w:rsidRPr="34C52967">
        <w:rPr>
          <w:rFonts w:ascii="Arial" w:hAnsi="Arial" w:cs="Arial"/>
          <w:shd w:val="clear" w:color="auto" w:fill="FFFFFF"/>
        </w:rPr>
        <w:t>, 2004</w:t>
      </w:r>
    </w:p>
    <w:p w14:paraId="0E905F51" w14:textId="77777777" w:rsidR="00EF104F" w:rsidRDefault="00EF104F" w:rsidP="34C52967">
      <w:pPr>
        <w:pStyle w:val="paragraph"/>
        <w:spacing w:before="0" w:beforeAutospacing="0" w:after="0" w:afterAutospacing="0"/>
        <w:jc w:val="both"/>
        <w:textAlignment w:val="baseline"/>
        <w:rPr>
          <w:rStyle w:val="normaltextrun"/>
          <w:rFonts w:ascii="Arial" w:hAnsi="Arial" w:cs="Arial"/>
        </w:rPr>
      </w:pPr>
    </w:p>
    <w:p w14:paraId="0A3DAB57" w14:textId="6FE71152" w:rsidR="00EF104F" w:rsidRPr="00D91840" w:rsidRDefault="00EF104F" w:rsidP="34C52967">
      <w:pPr>
        <w:pStyle w:val="paragraph"/>
        <w:spacing w:before="0" w:beforeAutospacing="0" w:after="0" w:afterAutospacing="0"/>
        <w:jc w:val="both"/>
        <w:textAlignment w:val="baseline"/>
        <w:rPr>
          <w:rStyle w:val="eop"/>
          <w:rFonts w:ascii="Arial" w:hAnsi="Arial" w:cs="Arial"/>
        </w:rPr>
      </w:pPr>
      <w:r w:rsidRPr="34C52967">
        <w:rPr>
          <w:rStyle w:val="normaltextrun"/>
          <w:rFonts w:ascii="Arial" w:hAnsi="Arial" w:cs="Arial"/>
        </w:rPr>
        <w:t>VYGOTSKY, L. S. </w:t>
      </w:r>
      <w:r w:rsidRPr="00EF104F">
        <w:rPr>
          <w:rStyle w:val="normaltextrun"/>
          <w:rFonts w:ascii="Arial" w:hAnsi="Arial" w:cs="Arial"/>
          <w:b/>
          <w:bCs/>
        </w:rPr>
        <w:t>Pensamento e linguagem</w:t>
      </w:r>
      <w:r w:rsidRPr="34C52967">
        <w:rPr>
          <w:rStyle w:val="normaltextrun"/>
          <w:rFonts w:ascii="Arial" w:hAnsi="Arial" w:cs="Arial"/>
        </w:rPr>
        <w:t>. São </w:t>
      </w:r>
      <w:r w:rsidRPr="34C52967">
        <w:rPr>
          <w:rStyle w:val="spellingerror"/>
          <w:rFonts w:ascii="Arial" w:hAnsi="Arial" w:cs="Arial"/>
        </w:rPr>
        <w:t>Paulo</w:t>
      </w:r>
      <w:r w:rsidRPr="34C52967">
        <w:rPr>
          <w:rStyle w:val="normaltextrun"/>
          <w:rFonts w:ascii="Arial" w:hAnsi="Arial" w:cs="Arial"/>
        </w:rPr>
        <w:t>: Martins Fontes, 2013 </w:t>
      </w:r>
    </w:p>
    <w:p w14:paraId="0BB5AABA" w14:textId="77777777" w:rsidR="00EF104F" w:rsidRDefault="00EF104F" w:rsidP="34C52967">
      <w:pPr>
        <w:pStyle w:val="paragraph"/>
        <w:spacing w:before="0" w:beforeAutospacing="0" w:after="0" w:afterAutospacing="0"/>
        <w:jc w:val="both"/>
        <w:textAlignment w:val="baseline"/>
        <w:rPr>
          <w:rStyle w:val="normaltextrun"/>
          <w:rFonts w:ascii="Arial" w:hAnsi="Arial" w:cs="Arial"/>
        </w:rPr>
      </w:pPr>
    </w:p>
    <w:p w14:paraId="7AE2D82F" w14:textId="53A568E3" w:rsidR="00EF104F" w:rsidRDefault="00EF104F" w:rsidP="34C52967">
      <w:pPr>
        <w:pStyle w:val="paragraph"/>
        <w:spacing w:before="0" w:beforeAutospacing="0" w:after="0" w:afterAutospacing="0"/>
        <w:jc w:val="both"/>
        <w:textAlignment w:val="baseline"/>
        <w:rPr>
          <w:rStyle w:val="eop"/>
          <w:rFonts w:ascii="Arial" w:hAnsi="Arial" w:cs="Arial"/>
        </w:rPr>
      </w:pPr>
      <w:r w:rsidRPr="34C52967">
        <w:rPr>
          <w:rStyle w:val="normaltextrun"/>
          <w:rFonts w:ascii="Arial" w:hAnsi="Arial" w:cs="Arial"/>
        </w:rPr>
        <w:t>WALLON. H. </w:t>
      </w:r>
      <w:r>
        <w:rPr>
          <w:rStyle w:val="normaltextrun"/>
          <w:rFonts w:ascii="Arial" w:hAnsi="Arial" w:cs="Arial"/>
          <w:b/>
          <w:bCs/>
        </w:rPr>
        <w:t>As origens do caráter da criança</w:t>
      </w:r>
      <w:r w:rsidRPr="34C52967">
        <w:rPr>
          <w:rStyle w:val="normaltextrun"/>
          <w:rFonts w:ascii="Arial" w:hAnsi="Arial" w:cs="Arial"/>
        </w:rPr>
        <w:t>. São Paulo: Difusão Europeia</w:t>
      </w:r>
      <w:r>
        <w:rPr>
          <w:rStyle w:val="normaltextrun"/>
          <w:rFonts w:ascii="Arial" w:hAnsi="Arial" w:cs="Arial"/>
        </w:rPr>
        <w:t>,</w:t>
      </w:r>
      <w:r w:rsidRPr="34C52967">
        <w:rPr>
          <w:rStyle w:val="normaltextrun"/>
          <w:rFonts w:ascii="Arial" w:hAnsi="Arial" w:cs="Arial"/>
        </w:rPr>
        <w:t> 1971.</w:t>
      </w:r>
      <w:r w:rsidRPr="34C52967">
        <w:rPr>
          <w:rStyle w:val="eop"/>
          <w:rFonts w:ascii="Arial" w:hAnsi="Arial" w:cs="Arial"/>
        </w:rPr>
        <w:t> </w:t>
      </w:r>
    </w:p>
    <w:p w14:paraId="025129D0" w14:textId="26FC4615" w:rsidR="008F183A" w:rsidRDefault="008F183A" w:rsidP="00D91840">
      <w:pPr>
        <w:pStyle w:val="paragraph"/>
        <w:spacing w:before="0" w:beforeAutospacing="0" w:after="0" w:afterAutospacing="0"/>
        <w:jc w:val="both"/>
        <w:textAlignment w:val="baseline"/>
        <w:rPr>
          <w:rStyle w:val="eop"/>
          <w:rFonts w:ascii="Arial" w:hAnsi="Arial" w:cs="Arial"/>
        </w:rPr>
      </w:pPr>
    </w:p>
    <w:p w14:paraId="37195FFB" w14:textId="6383FD8B" w:rsidR="002C1870" w:rsidRDefault="002C1870" w:rsidP="00D91840">
      <w:pPr>
        <w:pStyle w:val="paragraph"/>
        <w:spacing w:before="0" w:beforeAutospacing="0" w:after="0" w:afterAutospacing="0"/>
        <w:jc w:val="both"/>
        <w:textAlignment w:val="baseline"/>
        <w:rPr>
          <w:rStyle w:val="eop"/>
          <w:rFonts w:ascii="Arial" w:hAnsi="Arial" w:cs="Arial"/>
        </w:rPr>
      </w:pPr>
    </w:p>
    <w:p w14:paraId="59A2A3C6" w14:textId="4F71BA72" w:rsidR="002C1870" w:rsidRDefault="002C1870" w:rsidP="00D91840">
      <w:pPr>
        <w:pStyle w:val="paragraph"/>
        <w:spacing w:before="0" w:beforeAutospacing="0" w:after="0" w:afterAutospacing="0"/>
        <w:jc w:val="both"/>
        <w:textAlignment w:val="baseline"/>
        <w:rPr>
          <w:rStyle w:val="eop"/>
          <w:rFonts w:ascii="Arial" w:hAnsi="Arial" w:cs="Arial"/>
        </w:rPr>
      </w:pPr>
    </w:p>
    <w:p w14:paraId="2B011D2A" w14:textId="6EE7332C" w:rsidR="002C1870" w:rsidRDefault="002C1870" w:rsidP="00D91840">
      <w:pPr>
        <w:pStyle w:val="paragraph"/>
        <w:spacing w:before="0" w:beforeAutospacing="0" w:after="0" w:afterAutospacing="0"/>
        <w:jc w:val="both"/>
        <w:textAlignment w:val="baseline"/>
        <w:rPr>
          <w:rStyle w:val="eop"/>
          <w:rFonts w:ascii="Arial" w:hAnsi="Arial" w:cs="Arial"/>
        </w:rPr>
      </w:pPr>
    </w:p>
    <w:p w14:paraId="36A2FF45" w14:textId="2627BD47" w:rsidR="00A96C5D" w:rsidRDefault="00A96C5D" w:rsidP="00D91840">
      <w:pPr>
        <w:pStyle w:val="paragraph"/>
        <w:spacing w:before="0" w:beforeAutospacing="0" w:after="0" w:afterAutospacing="0"/>
        <w:jc w:val="both"/>
        <w:textAlignment w:val="baseline"/>
        <w:rPr>
          <w:rStyle w:val="eop"/>
          <w:rFonts w:ascii="Arial" w:hAnsi="Arial" w:cs="Arial"/>
        </w:rPr>
      </w:pPr>
    </w:p>
    <w:p w14:paraId="5D952402" w14:textId="3D934B0D" w:rsidR="00A96C5D" w:rsidRDefault="00A96C5D" w:rsidP="00D91840">
      <w:pPr>
        <w:pStyle w:val="paragraph"/>
        <w:spacing w:before="0" w:beforeAutospacing="0" w:after="0" w:afterAutospacing="0"/>
        <w:jc w:val="both"/>
        <w:textAlignment w:val="baseline"/>
        <w:rPr>
          <w:rStyle w:val="eop"/>
          <w:rFonts w:ascii="Arial" w:hAnsi="Arial" w:cs="Arial"/>
        </w:rPr>
      </w:pPr>
    </w:p>
    <w:p w14:paraId="56B301E5" w14:textId="2C5C95AB" w:rsidR="00A96C5D" w:rsidRDefault="00A96C5D" w:rsidP="00D91840">
      <w:pPr>
        <w:pStyle w:val="paragraph"/>
        <w:spacing w:before="0" w:beforeAutospacing="0" w:after="0" w:afterAutospacing="0"/>
        <w:jc w:val="both"/>
        <w:textAlignment w:val="baseline"/>
        <w:rPr>
          <w:rStyle w:val="eop"/>
          <w:rFonts w:ascii="Arial" w:hAnsi="Arial" w:cs="Arial"/>
        </w:rPr>
      </w:pPr>
    </w:p>
    <w:p w14:paraId="76E6950A" w14:textId="06F08B42" w:rsidR="00A96C5D" w:rsidRDefault="00A96C5D" w:rsidP="00D91840">
      <w:pPr>
        <w:pStyle w:val="paragraph"/>
        <w:spacing w:before="0" w:beforeAutospacing="0" w:after="0" w:afterAutospacing="0"/>
        <w:jc w:val="both"/>
        <w:textAlignment w:val="baseline"/>
        <w:rPr>
          <w:rStyle w:val="eop"/>
          <w:rFonts w:ascii="Arial" w:hAnsi="Arial" w:cs="Arial"/>
        </w:rPr>
      </w:pPr>
    </w:p>
    <w:p w14:paraId="551B28BC" w14:textId="0DF69243" w:rsidR="00A96C5D" w:rsidRDefault="00A96C5D" w:rsidP="00D91840">
      <w:pPr>
        <w:pStyle w:val="paragraph"/>
        <w:spacing w:before="0" w:beforeAutospacing="0" w:after="0" w:afterAutospacing="0"/>
        <w:jc w:val="both"/>
        <w:textAlignment w:val="baseline"/>
        <w:rPr>
          <w:rStyle w:val="eop"/>
          <w:rFonts w:ascii="Arial" w:hAnsi="Arial" w:cs="Arial"/>
        </w:rPr>
      </w:pPr>
    </w:p>
    <w:p w14:paraId="4755BF46" w14:textId="3F97BD57" w:rsidR="00A96C5D" w:rsidRDefault="00A96C5D" w:rsidP="00D91840">
      <w:pPr>
        <w:pStyle w:val="paragraph"/>
        <w:spacing w:before="0" w:beforeAutospacing="0" w:after="0" w:afterAutospacing="0"/>
        <w:jc w:val="both"/>
        <w:textAlignment w:val="baseline"/>
        <w:rPr>
          <w:rStyle w:val="eop"/>
          <w:rFonts w:ascii="Arial" w:hAnsi="Arial" w:cs="Arial"/>
        </w:rPr>
      </w:pPr>
    </w:p>
    <w:p w14:paraId="3B479570" w14:textId="443CB391" w:rsidR="00A96C5D" w:rsidRDefault="00A96C5D" w:rsidP="00D91840">
      <w:pPr>
        <w:pStyle w:val="paragraph"/>
        <w:spacing w:before="0" w:beforeAutospacing="0" w:after="0" w:afterAutospacing="0"/>
        <w:jc w:val="both"/>
        <w:textAlignment w:val="baseline"/>
        <w:rPr>
          <w:rStyle w:val="eop"/>
          <w:rFonts w:ascii="Arial" w:hAnsi="Arial" w:cs="Arial"/>
        </w:rPr>
      </w:pPr>
    </w:p>
    <w:p w14:paraId="67C19F42" w14:textId="0A07A22A" w:rsidR="00A96C5D" w:rsidRDefault="00A96C5D" w:rsidP="00D91840">
      <w:pPr>
        <w:pStyle w:val="paragraph"/>
        <w:spacing w:before="0" w:beforeAutospacing="0" w:after="0" w:afterAutospacing="0"/>
        <w:jc w:val="both"/>
        <w:textAlignment w:val="baseline"/>
        <w:rPr>
          <w:rStyle w:val="eop"/>
          <w:rFonts w:ascii="Arial" w:hAnsi="Arial" w:cs="Arial"/>
        </w:rPr>
      </w:pPr>
    </w:p>
    <w:p w14:paraId="61E4CA0C" w14:textId="21280F52" w:rsidR="00A96C5D" w:rsidRDefault="00A96C5D" w:rsidP="00D91840">
      <w:pPr>
        <w:pStyle w:val="paragraph"/>
        <w:spacing w:before="0" w:beforeAutospacing="0" w:after="0" w:afterAutospacing="0"/>
        <w:jc w:val="both"/>
        <w:textAlignment w:val="baseline"/>
        <w:rPr>
          <w:rStyle w:val="eop"/>
          <w:rFonts w:ascii="Arial" w:hAnsi="Arial" w:cs="Arial"/>
        </w:rPr>
      </w:pPr>
    </w:p>
    <w:p w14:paraId="18E071EA" w14:textId="757EEF87" w:rsidR="00A96C5D" w:rsidRDefault="00A96C5D" w:rsidP="00D91840">
      <w:pPr>
        <w:pStyle w:val="paragraph"/>
        <w:spacing w:before="0" w:beforeAutospacing="0" w:after="0" w:afterAutospacing="0"/>
        <w:jc w:val="both"/>
        <w:textAlignment w:val="baseline"/>
        <w:rPr>
          <w:rStyle w:val="eop"/>
          <w:rFonts w:ascii="Arial" w:hAnsi="Arial" w:cs="Arial"/>
        </w:rPr>
      </w:pPr>
    </w:p>
    <w:p w14:paraId="21B7FFDC" w14:textId="2ADF7177" w:rsidR="00A96C5D" w:rsidRDefault="00A96C5D" w:rsidP="00D91840">
      <w:pPr>
        <w:pStyle w:val="paragraph"/>
        <w:spacing w:before="0" w:beforeAutospacing="0" w:after="0" w:afterAutospacing="0"/>
        <w:jc w:val="both"/>
        <w:textAlignment w:val="baseline"/>
        <w:rPr>
          <w:rStyle w:val="eop"/>
          <w:rFonts w:ascii="Arial" w:hAnsi="Arial" w:cs="Arial"/>
        </w:rPr>
      </w:pPr>
    </w:p>
    <w:p w14:paraId="5910B433" w14:textId="70DDFDCA" w:rsidR="00A96C5D" w:rsidRDefault="00A96C5D" w:rsidP="00D91840">
      <w:pPr>
        <w:pStyle w:val="paragraph"/>
        <w:spacing w:before="0" w:beforeAutospacing="0" w:after="0" w:afterAutospacing="0"/>
        <w:jc w:val="both"/>
        <w:textAlignment w:val="baseline"/>
        <w:rPr>
          <w:rStyle w:val="eop"/>
          <w:rFonts w:ascii="Arial" w:hAnsi="Arial" w:cs="Arial"/>
        </w:rPr>
      </w:pPr>
    </w:p>
    <w:p w14:paraId="0F5E127E" w14:textId="26F812AA" w:rsidR="00A96C5D" w:rsidRDefault="00A96C5D" w:rsidP="00D91840">
      <w:pPr>
        <w:pStyle w:val="paragraph"/>
        <w:spacing w:before="0" w:beforeAutospacing="0" w:after="0" w:afterAutospacing="0"/>
        <w:jc w:val="both"/>
        <w:textAlignment w:val="baseline"/>
        <w:rPr>
          <w:rStyle w:val="eop"/>
          <w:rFonts w:ascii="Arial" w:hAnsi="Arial" w:cs="Arial"/>
        </w:rPr>
      </w:pPr>
    </w:p>
    <w:p w14:paraId="081792AB" w14:textId="3472B924" w:rsidR="003F09D4" w:rsidRPr="00EF104F" w:rsidRDefault="7C372BAB" w:rsidP="00B71A3B">
      <w:pPr>
        <w:pStyle w:val="Ttulo1"/>
        <w:rPr>
          <w:rStyle w:val="eop"/>
          <w:rFonts w:cs="Arial"/>
          <w:b w:val="0"/>
          <w:bCs/>
          <w:color w:val="000000" w:themeColor="text1"/>
        </w:rPr>
      </w:pPr>
      <w:bookmarkStart w:id="58" w:name="_Toc51939501"/>
      <w:r w:rsidRPr="00EF104F">
        <w:rPr>
          <w:rStyle w:val="eop"/>
          <w:rFonts w:cs="Arial"/>
          <w:b w:val="0"/>
          <w:bCs/>
          <w:color w:val="000000" w:themeColor="text1"/>
        </w:rPr>
        <w:lastRenderedPageBreak/>
        <w:t>Indicações de leitura</w:t>
      </w:r>
      <w:r w:rsidR="005A281E">
        <w:rPr>
          <w:rStyle w:val="eop"/>
          <w:rFonts w:cs="Arial"/>
          <w:b w:val="0"/>
          <w:bCs/>
          <w:color w:val="000000" w:themeColor="text1"/>
        </w:rPr>
        <w:t>:</w:t>
      </w:r>
      <w:bookmarkEnd w:id="58"/>
    </w:p>
    <w:p w14:paraId="27A431FF" w14:textId="77777777" w:rsidR="00A105C5" w:rsidRPr="00EF104F" w:rsidRDefault="00A105C5" w:rsidP="007B59EA">
      <w:pPr>
        <w:autoSpaceDE w:val="0"/>
        <w:autoSpaceDN w:val="0"/>
        <w:adjustRightInd w:val="0"/>
        <w:spacing w:after="0" w:line="240" w:lineRule="auto"/>
        <w:jc w:val="both"/>
        <w:rPr>
          <w:rStyle w:val="textline"/>
          <w:rFonts w:ascii="Arial" w:hAnsi="Arial" w:cs="Arial"/>
          <w:color w:val="000000" w:themeColor="text1"/>
          <w:sz w:val="24"/>
          <w:szCs w:val="24"/>
        </w:rPr>
      </w:pPr>
    </w:p>
    <w:p w14:paraId="3BA1FAFA" w14:textId="77777777" w:rsidR="00EF104F" w:rsidRPr="00EF104F" w:rsidRDefault="00EF104F" w:rsidP="007B59EA">
      <w:pPr>
        <w:autoSpaceDE w:val="0"/>
        <w:autoSpaceDN w:val="0"/>
        <w:adjustRightInd w:val="0"/>
        <w:spacing w:after="0" w:line="240" w:lineRule="auto"/>
        <w:jc w:val="both"/>
        <w:rPr>
          <w:rFonts w:ascii="Arial" w:eastAsia="Bagatela-Regular" w:hAnsi="Arial" w:cs="Arial"/>
          <w:color w:val="000000" w:themeColor="text1"/>
          <w:sz w:val="24"/>
          <w:szCs w:val="24"/>
        </w:rPr>
      </w:pPr>
    </w:p>
    <w:p w14:paraId="48182D0C" w14:textId="5E257ADE" w:rsidR="00EF104F" w:rsidRDefault="005A281E" w:rsidP="005A281E">
      <w:pPr>
        <w:autoSpaceDE w:val="0"/>
        <w:autoSpaceDN w:val="0"/>
        <w:adjustRightInd w:val="0"/>
        <w:spacing w:after="0" w:line="240" w:lineRule="auto"/>
        <w:jc w:val="both"/>
        <w:rPr>
          <w:rFonts w:ascii="Arial" w:eastAsia="Bagatela-Regular" w:hAnsi="Arial" w:cs="Arial"/>
          <w:color w:val="000000" w:themeColor="text1"/>
          <w:sz w:val="24"/>
          <w:szCs w:val="24"/>
        </w:rPr>
      </w:pPr>
      <w:r w:rsidRPr="005A281E">
        <w:rPr>
          <w:rFonts w:ascii="Arial" w:eastAsia="Bagatela-Regular" w:hAnsi="Arial" w:cs="Arial"/>
          <w:color w:val="000000" w:themeColor="text1"/>
          <w:sz w:val="24"/>
          <w:szCs w:val="24"/>
        </w:rPr>
        <w:t xml:space="preserve">BONCI, E. Ver depois de olhar: a formação do olhar de professores para os desenhos de crianças, de Silvana de Oliveira Augusto. </w:t>
      </w:r>
      <w:r w:rsidRPr="005A281E">
        <w:rPr>
          <w:rFonts w:ascii="Arial" w:eastAsia="Bagatela-Regular" w:hAnsi="Arial" w:cs="Arial"/>
          <w:b/>
          <w:bCs/>
          <w:color w:val="000000" w:themeColor="text1"/>
          <w:sz w:val="24"/>
          <w:szCs w:val="24"/>
        </w:rPr>
        <w:t>Revista Trama Interdisciplinar</w:t>
      </w:r>
      <w:r w:rsidRPr="005A281E">
        <w:rPr>
          <w:rFonts w:ascii="Arial" w:eastAsia="Bagatela-Regular" w:hAnsi="Arial" w:cs="Arial"/>
          <w:color w:val="000000" w:themeColor="text1"/>
          <w:sz w:val="24"/>
          <w:szCs w:val="24"/>
        </w:rPr>
        <w:t>, v. 6, n. 2, 16 ago. 2016.</w:t>
      </w:r>
    </w:p>
    <w:p w14:paraId="72D87A4A" w14:textId="77777777" w:rsidR="005A281E" w:rsidRDefault="005A281E" w:rsidP="005A281E">
      <w:pPr>
        <w:autoSpaceDE w:val="0"/>
        <w:autoSpaceDN w:val="0"/>
        <w:adjustRightInd w:val="0"/>
        <w:spacing w:after="0" w:line="240" w:lineRule="auto"/>
        <w:jc w:val="both"/>
        <w:rPr>
          <w:rFonts w:ascii="Arial" w:eastAsia="Bagatela-Regular" w:hAnsi="Arial" w:cs="Arial"/>
          <w:color w:val="000000" w:themeColor="text1"/>
          <w:sz w:val="24"/>
          <w:szCs w:val="24"/>
        </w:rPr>
      </w:pPr>
    </w:p>
    <w:p w14:paraId="5D146A4B" w14:textId="5EE784A4" w:rsidR="00EF104F" w:rsidRDefault="00EF104F" w:rsidP="005A281E">
      <w:pPr>
        <w:autoSpaceDE w:val="0"/>
        <w:autoSpaceDN w:val="0"/>
        <w:adjustRightInd w:val="0"/>
        <w:spacing w:after="0" w:line="240" w:lineRule="auto"/>
        <w:jc w:val="both"/>
        <w:rPr>
          <w:rFonts w:ascii="Arial" w:eastAsia="Bagatela-Regular" w:hAnsi="Arial" w:cs="Arial"/>
          <w:color w:val="000000" w:themeColor="text1"/>
          <w:sz w:val="24"/>
          <w:szCs w:val="24"/>
        </w:rPr>
      </w:pPr>
      <w:r w:rsidRPr="00EF104F">
        <w:rPr>
          <w:rFonts w:ascii="Arial" w:eastAsia="Bagatela-Regular" w:hAnsi="Arial" w:cs="Arial"/>
          <w:color w:val="000000" w:themeColor="text1"/>
          <w:sz w:val="24"/>
          <w:szCs w:val="24"/>
        </w:rPr>
        <w:t>BARBOSA, M. C. S.; HORN, M. G. S. Projetos pedagógicos na Educação Infantil. Porto Alegre: Artmed, 2008.</w:t>
      </w:r>
    </w:p>
    <w:p w14:paraId="35EBACE3" w14:textId="77777777" w:rsidR="00EF104F" w:rsidRPr="00EF104F" w:rsidRDefault="00EF104F" w:rsidP="005A281E">
      <w:pPr>
        <w:autoSpaceDE w:val="0"/>
        <w:autoSpaceDN w:val="0"/>
        <w:adjustRightInd w:val="0"/>
        <w:spacing w:after="0" w:line="240" w:lineRule="auto"/>
        <w:jc w:val="both"/>
        <w:rPr>
          <w:rFonts w:ascii="Arial" w:eastAsia="Bagatela-Regular" w:hAnsi="Arial" w:cs="Arial"/>
          <w:color w:val="000000" w:themeColor="text1"/>
          <w:sz w:val="24"/>
          <w:szCs w:val="24"/>
        </w:rPr>
      </w:pPr>
    </w:p>
    <w:p w14:paraId="733EAEA9" w14:textId="561800DC" w:rsidR="00EF104F" w:rsidRPr="00EF104F" w:rsidRDefault="00EF104F" w:rsidP="005A281E">
      <w:pPr>
        <w:autoSpaceDE w:val="0"/>
        <w:autoSpaceDN w:val="0"/>
        <w:adjustRightInd w:val="0"/>
        <w:spacing w:after="0" w:line="240" w:lineRule="auto"/>
        <w:jc w:val="both"/>
        <w:rPr>
          <w:rFonts w:ascii="Arial" w:eastAsia="Bagatela-Regular" w:hAnsi="Arial" w:cs="Arial"/>
          <w:color w:val="000000" w:themeColor="text1"/>
          <w:sz w:val="24"/>
          <w:szCs w:val="24"/>
        </w:rPr>
      </w:pPr>
      <w:r w:rsidRPr="00EF104F">
        <w:rPr>
          <w:rFonts w:ascii="Arial" w:eastAsia="Bagatela-Regular" w:hAnsi="Arial" w:cs="Arial"/>
          <w:color w:val="000000" w:themeColor="text1"/>
          <w:sz w:val="24"/>
          <w:szCs w:val="24"/>
        </w:rPr>
        <w:t>B</w:t>
      </w:r>
      <w:r w:rsidR="005A281E">
        <w:rPr>
          <w:rFonts w:ascii="Arial" w:eastAsia="Bagatela-Regular" w:hAnsi="Arial" w:cs="Arial"/>
          <w:color w:val="000000" w:themeColor="text1"/>
          <w:sz w:val="24"/>
          <w:szCs w:val="24"/>
        </w:rPr>
        <w:t>A</w:t>
      </w:r>
      <w:r w:rsidRPr="00EF104F">
        <w:rPr>
          <w:rFonts w:ascii="Arial" w:eastAsia="Bagatela-Regular" w:hAnsi="Arial" w:cs="Arial"/>
          <w:color w:val="000000" w:themeColor="text1"/>
          <w:sz w:val="24"/>
          <w:szCs w:val="24"/>
        </w:rPr>
        <w:t>NDIOLI, A. (Org.). O tempo no cotidiano infantil</w:t>
      </w:r>
      <w:r w:rsidR="005A281E">
        <w:rPr>
          <w:rFonts w:ascii="Arial" w:eastAsia="Bagatela-Regular" w:hAnsi="Arial" w:cs="Arial"/>
          <w:color w:val="000000" w:themeColor="text1"/>
          <w:sz w:val="24"/>
          <w:szCs w:val="24"/>
        </w:rPr>
        <w:t>: perspectivas de pesquisa e estudos de casos.</w:t>
      </w:r>
      <w:r w:rsidRPr="00EF104F">
        <w:rPr>
          <w:rFonts w:ascii="Arial" w:eastAsia="Bagatela-Regular" w:hAnsi="Arial" w:cs="Arial"/>
          <w:color w:val="000000" w:themeColor="text1"/>
          <w:sz w:val="24"/>
          <w:szCs w:val="24"/>
        </w:rPr>
        <w:t xml:space="preserve"> São Paulo: Cortez,</w:t>
      </w:r>
      <w:r w:rsidR="005A281E">
        <w:rPr>
          <w:rFonts w:ascii="Arial" w:eastAsia="Bagatela-Regular" w:hAnsi="Arial" w:cs="Arial"/>
          <w:color w:val="000000" w:themeColor="text1"/>
          <w:sz w:val="24"/>
          <w:szCs w:val="24"/>
        </w:rPr>
        <w:t xml:space="preserve"> 2012.</w:t>
      </w:r>
    </w:p>
    <w:p w14:paraId="15789246" w14:textId="77777777" w:rsidR="00EF104F" w:rsidRDefault="00EF104F" w:rsidP="005A281E">
      <w:pPr>
        <w:autoSpaceDE w:val="0"/>
        <w:autoSpaceDN w:val="0"/>
        <w:adjustRightInd w:val="0"/>
        <w:spacing w:after="0" w:line="240" w:lineRule="auto"/>
        <w:jc w:val="both"/>
        <w:rPr>
          <w:rFonts w:ascii="Arial" w:hAnsi="Arial" w:cs="Arial"/>
          <w:color w:val="000000" w:themeColor="text1"/>
          <w:sz w:val="24"/>
          <w:szCs w:val="24"/>
        </w:rPr>
      </w:pPr>
    </w:p>
    <w:p w14:paraId="46BF8D6B" w14:textId="2D5448C6" w:rsidR="00EF104F" w:rsidRPr="00EF104F" w:rsidRDefault="00EF104F" w:rsidP="005A281E">
      <w:pPr>
        <w:autoSpaceDE w:val="0"/>
        <w:autoSpaceDN w:val="0"/>
        <w:adjustRightInd w:val="0"/>
        <w:spacing w:after="0" w:line="240" w:lineRule="auto"/>
        <w:jc w:val="both"/>
        <w:rPr>
          <w:rFonts w:ascii="Arial" w:hAnsi="Arial" w:cs="Arial"/>
          <w:color w:val="000000" w:themeColor="text1"/>
          <w:sz w:val="24"/>
          <w:szCs w:val="24"/>
        </w:rPr>
      </w:pPr>
      <w:r w:rsidRPr="00EF104F">
        <w:rPr>
          <w:rFonts w:ascii="Arial" w:hAnsi="Arial" w:cs="Arial"/>
          <w:color w:val="000000" w:themeColor="text1"/>
          <w:sz w:val="24"/>
          <w:szCs w:val="24"/>
        </w:rPr>
        <w:t xml:space="preserve">BORBA, A. M. A brincadeira como experiência de cultura. </w:t>
      </w:r>
      <w:r w:rsidRPr="005A281E">
        <w:rPr>
          <w:rFonts w:ascii="Arial" w:hAnsi="Arial" w:cs="Arial"/>
          <w:i/>
          <w:iCs/>
          <w:color w:val="000000" w:themeColor="text1"/>
          <w:sz w:val="24"/>
          <w:szCs w:val="24"/>
        </w:rPr>
        <w:t>In</w:t>
      </w:r>
      <w:r w:rsidRPr="00EF104F">
        <w:rPr>
          <w:rFonts w:ascii="Arial" w:hAnsi="Arial" w:cs="Arial"/>
          <w:color w:val="000000" w:themeColor="text1"/>
          <w:sz w:val="24"/>
          <w:szCs w:val="24"/>
        </w:rPr>
        <w:t xml:space="preserve">: CORSINO, P. (org.). </w:t>
      </w:r>
      <w:r w:rsidRPr="005A281E">
        <w:rPr>
          <w:rFonts w:ascii="Arial" w:hAnsi="Arial" w:cs="Arial"/>
          <w:b/>
          <w:bCs/>
          <w:color w:val="000000" w:themeColor="text1"/>
          <w:sz w:val="24"/>
          <w:szCs w:val="24"/>
        </w:rPr>
        <w:t>Educação infantil</w:t>
      </w:r>
      <w:r w:rsidRPr="005A281E">
        <w:rPr>
          <w:rFonts w:ascii="Arial" w:hAnsi="Arial" w:cs="Arial"/>
          <w:color w:val="000000" w:themeColor="text1"/>
          <w:sz w:val="24"/>
          <w:szCs w:val="24"/>
        </w:rPr>
        <w:t>:</w:t>
      </w:r>
      <w:r w:rsidRPr="00EF104F">
        <w:rPr>
          <w:rFonts w:ascii="Arial" w:hAnsi="Arial" w:cs="Arial"/>
          <w:color w:val="000000" w:themeColor="text1"/>
          <w:sz w:val="24"/>
          <w:szCs w:val="24"/>
        </w:rPr>
        <w:t xml:space="preserve"> cotidiano e políticas. Campinas: Autores Associados, 2009. p. 69-78. (Coleção educação contemporânea)</w:t>
      </w:r>
    </w:p>
    <w:p w14:paraId="190BD33F" w14:textId="77777777" w:rsidR="005A281E" w:rsidRDefault="005A281E" w:rsidP="005A281E">
      <w:pPr>
        <w:spacing w:after="0"/>
        <w:jc w:val="both"/>
        <w:rPr>
          <w:rStyle w:val="textline"/>
          <w:rFonts w:ascii="Arial" w:hAnsi="Arial" w:cs="Arial"/>
          <w:color w:val="000000" w:themeColor="text1"/>
          <w:sz w:val="24"/>
          <w:szCs w:val="24"/>
          <w:shd w:val="clear" w:color="auto" w:fill="FFFFFF"/>
        </w:rPr>
      </w:pPr>
    </w:p>
    <w:p w14:paraId="3DA11DCF" w14:textId="0078F8E8" w:rsidR="00EF104F" w:rsidRPr="00EF104F" w:rsidRDefault="00EF104F" w:rsidP="005A281E">
      <w:pPr>
        <w:spacing w:after="0"/>
        <w:jc w:val="both"/>
        <w:rPr>
          <w:rStyle w:val="textline"/>
          <w:rFonts w:ascii="Arial" w:hAnsi="Arial" w:cs="Arial"/>
          <w:color w:val="000000" w:themeColor="text1"/>
          <w:sz w:val="24"/>
          <w:szCs w:val="24"/>
          <w:shd w:val="clear" w:color="auto" w:fill="FFFFFF"/>
        </w:rPr>
      </w:pPr>
      <w:r w:rsidRPr="00EF104F">
        <w:rPr>
          <w:rStyle w:val="textline"/>
          <w:rFonts w:ascii="Arial" w:hAnsi="Arial" w:cs="Arial"/>
          <w:color w:val="000000" w:themeColor="text1"/>
          <w:sz w:val="24"/>
          <w:szCs w:val="24"/>
          <w:shd w:val="clear" w:color="auto" w:fill="FFFFFF"/>
        </w:rPr>
        <w:t xml:space="preserve">BORBA, M. P., BESEN G. R. </w:t>
      </w:r>
      <w:r w:rsidRPr="005A281E">
        <w:rPr>
          <w:rStyle w:val="textline"/>
          <w:rFonts w:ascii="Arial" w:hAnsi="Arial" w:cs="Arial"/>
          <w:b/>
          <w:bCs/>
          <w:color w:val="000000" w:themeColor="text1"/>
          <w:sz w:val="24"/>
          <w:szCs w:val="24"/>
          <w:shd w:val="clear" w:color="auto" w:fill="FFFFFF"/>
        </w:rPr>
        <w:t>Coleção consumo sustentável e ação</w:t>
      </w:r>
      <w:r w:rsidRPr="00EF104F">
        <w:rPr>
          <w:rStyle w:val="textline"/>
          <w:rFonts w:ascii="Arial" w:hAnsi="Arial" w:cs="Arial"/>
          <w:color w:val="000000" w:themeColor="text1"/>
          <w:sz w:val="24"/>
          <w:szCs w:val="24"/>
          <w:shd w:val="clear" w:color="auto" w:fill="FFFFFF"/>
        </w:rPr>
        <w:t xml:space="preserve">. </w:t>
      </w:r>
      <w:r w:rsidR="005A281E">
        <w:rPr>
          <w:rStyle w:val="textline"/>
          <w:rFonts w:ascii="Arial" w:hAnsi="Arial" w:cs="Arial"/>
          <w:color w:val="000000" w:themeColor="text1"/>
          <w:sz w:val="24"/>
          <w:szCs w:val="24"/>
          <w:shd w:val="clear" w:color="auto" w:fill="FFFFFF"/>
        </w:rPr>
        <w:t>[</w:t>
      </w:r>
      <w:proofErr w:type="spellStart"/>
      <w:r w:rsidR="005A281E">
        <w:rPr>
          <w:rStyle w:val="textline"/>
          <w:rFonts w:ascii="Arial" w:hAnsi="Arial" w:cs="Arial"/>
          <w:color w:val="000000" w:themeColor="text1"/>
          <w:sz w:val="24"/>
          <w:szCs w:val="24"/>
          <w:shd w:val="clear" w:color="auto" w:fill="FFFFFF"/>
        </w:rPr>
        <w:t>S.l</w:t>
      </w:r>
      <w:proofErr w:type="spellEnd"/>
      <w:r w:rsidR="005A281E">
        <w:rPr>
          <w:rStyle w:val="textline"/>
          <w:rFonts w:ascii="Arial" w:hAnsi="Arial" w:cs="Arial"/>
          <w:color w:val="000000" w:themeColor="text1"/>
          <w:sz w:val="24"/>
          <w:szCs w:val="24"/>
          <w:shd w:val="clear" w:color="auto" w:fill="FFFFFF"/>
        </w:rPr>
        <w:t xml:space="preserve">.]: </w:t>
      </w:r>
      <w:r w:rsidRPr="00EF104F">
        <w:rPr>
          <w:rStyle w:val="textline"/>
          <w:rFonts w:ascii="Arial" w:hAnsi="Arial" w:cs="Arial"/>
          <w:color w:val="000000" w:themeColor="text1"/>
          <w:sz w:val="24"/>
          <w:szCs w:val="24"/>
          <w:shd w:val="clear" w:color="auto" w:fill="FFFFFF"/>
        </w:rPr>
        <w:t>Edição independente, 2012</w:t>
      </w:r>
    </w:p>
    <w:p w14:paraId="101CE2F9" w14:textId="77777777" w:rsidR="005A281E" w:rsidRDefault="005A281E" w:rsidP="005A281E">
      <w:pPr>
        <w:autoSpaceDE w:val="0"/>
        <w:autoSpaceDN w:val="0"/>
        <w:adjustRightInd w:val="0"/>
        <w:spacing w:after="0" w:line="240" w:lineRule="auto"/>
        <w:jc w:val="both"/>
        <w:rPr>
          <w:rFonts w:ascii="Arial" w:hAnsi="Arial" w:cs="Arial"/>
          <w:color w:val="000000" w:themeColor="text1"/>
          <w:sz w:val="24"/>
          <w:szCs w:val="24"/>
        </w:rPr>
      </w:pPr>
    </w:p>
    <w:p w14:paraId="6901632A" w14:textId="05604890" w:rsidR="00EF104F" w:rsidRPr="00EF104F" w:rsidRDefault="00EF104F" w:rsidP="005A281E">
      <w:pPr>
        <w:autoSpaceDE w:val="0"/>
        <w:autoSpaceDN w:val="0"/>
        <w:adjustRightInd w:val="0"/>
        <w:spacing w:after="0" w:line="240" w:lineRule="auto"/>
        <w:jc w:val="both"/>
        <w:rPr>
          <w:rStyle w:val="textline"/>
          <w:rFonts w:ascii="Arial" w:hAnsi="Arial" w:cs="Arial"/>
          <w:color w:val="000000" w:themeColor="text1"/>
          <w:sz w:val="24"/>
          <w:szCs w:val="24"/>
        </w:rPr>
      </w:pPr>
      <w:r w:rsidRPr="00EF104F">
        <w:rPr>
          <w:rFonts w:ascii="Arial" w:hAnsi="Arial" w:cs="Arial"/>
          <w:color w:val="000000" w:themeColor="text1"/>
          <w:sz w:val="24"/>
          <w:szCs w:val="24"/>
        </w:rPr>
        <w:t>BROUGÈRE, G</w:t>
      </w:r>
      <w:r w:rsidR="005A281E">
        <w:rPr>
          <w:rFonts w:ascii="Arial" w:hAnsi="Arial" w:cs="Arial"/>
          <w:color w:val="000000" w:themeColor="text1"/>
          <w:sz w:val="24"/>
          <w:szCs w:val="24"/>
        </w:rPr>
        <w:t xml:space="preserve">. </w:t>
      </w:r>
      <w:r w:rsidRPr="005A281E">
        <w:rPr>
          <w:rFonts w:ascii="Arial" w:hAnsi="Arial" w:cs="Arial"/>
          <w:b/>
          <w:bCs/>
          <w:color w:val="000000" w:themeColor="text1"/>
          <w:sz w:val="24"/>
          <w:szCs w:val="24"/>
        </w:rPr>
        <w:t>Jogo e educação</w:t>
      </w:r>
      <w:r w:rsidRPr="00EF104F">
        <w:rPr>
          <w:rFonts w:ascii="Arial" w:hAnsi="Arial" w:cs="Arial"/>
          <w:color w:val="000000" w:themeColor="text1"/>
          <w:sz w:val="24"/>
          <w:szCs w:val="24"/>
        </w:rPr>
        <w:t>. Porto Alegre: Artes Médicas, 1998.</w:t>
      </w:r>
    </w:p>
    <w:p w14:paraId="03350A65" w14:textId="77777777" w:rsidR="005A281E" w:rsidRDefault="005A281E" w:rsidP="005A281E">
      <w:pPr>
        <w:autoSpaceDE w:val="0"/>
        <w:autoSpaceDN w:val="0"/>
        <w:adjustRightInd w:val="0"/>
        <w:spacing w:after="0" w:line="240" w:lineRule="auto"/>
        <w:jc w:val="both"/>
        <w:rPr>
          <w:rFonts w:ascii="Arial" w:hAnsi="Arial" w:cs="Arial"/>
          <w:color w:val="000000" w:themeColor="text1"/>
          <w:sz w:val="24"/>
          <w:szCs w:val="24"/>
        </w:rPr>
      </w:pPr>
    </w:p>
    <w:p w14:paraId="754641B5" w14:textId="3F3C311D" w:rsidR="00EF104F" w:rsidRPr="00EF104F" w:rsidRDefault="00EF104F" w:rsidP="005A281E">
      <w:pPr>
        <w:autoSpaceDE w:val="0"/>
        <w:autoSpaceDN w:val="0"/>
        <w:adjustRightInd w:val="0"/>
        <w:spacing w:after="0" w:line="240" w:lineRule="auto"/>
        <w:jc w:val="both"/>
        <w:rPr>
          <w:rFonts w:ascii="Arial" w:hAnsi="Arial" w:cs="Arial"/>
          <w:color w:val="000000" w:themeColor="text1"/>
          <w:sz w:val="24"/>
          <w:szCs w:val="24"/>
        </w:rPr>
      </w:pPr>
      <w:r w:rsidRPr="00EF104F">
        <w:rPr>
          <w:rFonts w:ascii="Arial" w:hAnsi="Arial" w:cs="Arial"/>
          <w:color w:val="000000" w:themeColor="text1"/>
          <w:sz w:val="24"/>
          <w:szCs w:val="24"/>
        </w:rPr>
        <w:t xml:space="preserve">BROUGÈRE, G. </w:t>
      </w:r>
      <w:r w:rsidRPr="005A281E">
        <w:rPr>
          <w:rFonts w:ascii="Arial" w:hAnsi="Arial" w:cs="Arial"/>
          <w:b/>
          <w:bCs/>
          <w:color w:val="000000" w:themeColor="text1"/>
          <w:sz w:val="24"/>
          <w:szCs w:val="24"/>
        </w:rPr>
        <w:t>Brinquedos e companhia</w:t>
      </w:r>
      <w:r w:rsidRPr="00EF104F">
        <w:rPr>
          <w:rFonts w:ascii="Arial" w:hAnsi="Arial" w:cs="Arial"/>
          <w:color w:val="000000" w:themeColor="text1"/>
          <w:sz w:val="24"/>
          <w:szCs w:val="24"/>
        </w:rPr>
        <w:t>. São Paulo: Cortez, 2003.</w:t>
      </w:r>
    </w:p>
    <w:p w14:paraId="3CC03BAD" w14:textId="77777777" w:rsidR="005A281E" w:rsidRDefault="005A281E" w:rsidP="005A281E">
      <w:pPr>
        <w:autoSpaceDE w:val="0"/>
        <w:autoSpaceDN w:val="0"/>
        <w:adjustRightInd w:val="0"/>
        <w:spacing w:after="0" w:line="240" w:lineRule="auto"/>
        <w:jc w:val="both"/>
        <w:rPr>
          <w:rFonts w:ascii="Arial" w:hAnsi="Arial" w:cs="Arial"/>
          <w:color w:val="000000" w:themeColor="text1"/>
          <w:sz w:val="24"/>
          <w:szCs w:val="24"/>
        </w:rPr>
      </w:pPr>
    </w:p>
    <w:p w14:paraId="2353BBD6" w14:textId="3BF18D23" w:rsidR="00EF104F" w:rsidRPr="00EF104F" w:rsidRDefault="00EF104F" w:rsidP="005A281E">
      <w:pPr>
        <w:autoSpaceDE w:val="0"/>
        <w:autoSpaceDN w:val="0"/>
        <w:adjustRightInd w:val="0"/>
        <w:spacing w:after="0" w:line="240" w:lineRule="auto"/>
        <w:jc w:val="both"/>
        <w:rPr>
          <w:rStyle w:val="textline"/>
          <w:rFonts w:ascii="Arial" w:hAnsi="Arial" w:cs="Arial"/>
          <w:color w:val="000000" w:themeColor="text1"/>
          <w:sz w:val="24"/>
          <w:szCs w:val="24"/>
        </w:rPr>
      </w:pPr>
      <w:r w:rsidRPr="00EF104F">
        <w:rPr>
          <w:rFonts w:ascii="Arial" w:hAnsi="Arial" w:cs="Arial"/>
          <w:color w:val="000000" w:themeColor="text1"/>
          <w:sz w:val="24"/>
          <w:szCs w:val="24"/>
        </w:rPr>
        <w:t xml:space="preserve">DAHLBERG, G.; MOSS, P.; PENCE, A. </w:t>
      </w:r>
      <w:r w:rsidRPr="005A281E">
        <w:rPr>
          <w:rFonts w:ascii="Arial" w:hAnsi="Arial" w:cs="Arial"/>
          <w:b/>
          <w:bCs/>
          <w:color w:val="000000" w:themeColor="text1"/>
          <w:sz w:val="24"/>
          <w:szCs w:val="24"/>
        </w:rPr>
        <w:t>Qualidade na educação da primeira infância</w:t>
      </w:r>
      <w:r w:rsidRPr="00EF104F">
        <w:rPr>
          <w:rFonts w:ascii="Arial" w:hAnsi="Arial" w:cs="Arial"/>
          <w:color w:val="000000" w:themeColor="text1"/>
          <w:sz w:val="24"/>
          <w:szCs w:val="24"/>
        </w:rPr>
        <w:t>: perspectivas pós-modernas. Porto Alegre: Artmed, 2003.</w:t>
      </w:r>
    </w:p>
    <w:p w14:paraId="5E59B69D" w14:textId="77777777" w:rsidR="00EF104F" w:rsidRPr="00EF104F" w:rsidRDefault="00EF104F" w:rsidP="005A281E">
      <w:pPr>
        <w:autoSpaceDE w:val="0"/>
        <w:autoSpaceDN w:val="0"/>
        <w:adjustRightInd w:val="0"/>
        <w:spacing w:after="0" w:line="240" w:lineRule="auto"/>
        <w:jc w:val="both"/>
        <w:rPr>
          <w:rFonts w:ascii="Arial" w:hAnsi="Arial" w:cs="Arial"/>
          <w:color w:val="000000" w:themeColor="text1"/>
          <w:sz w:val="24"/>
          <w:szCs w:val="24"/>
        </w:rPr>
      </w:pPr>
      <w:r w:rsidRPr="00EF104F">
        <w:rPr>
          <w:rFonts w:ascii="Arial" w:hAnsi="Arial" w:cs="Arial"/>
          <w:color w:val="000000" w:themeColor="text1"/>
          <w:sz w:val="24"/>
          <w:szCs w:val="24"/>
        </w:rPr>
        <w:t>dialogando com o passado, construindo o futuro. Porto Alegre: Artmed, 2007. p. 13-36.</w:t>
      </w:r>
    </w:p>
    <w:p w14:paraId="5D636F81" w14:textId="77777777" w:rsidR="005A281E" w:rsidRDefault="005A281E" w:rsidP="005A281E">
      <w:pPr>
        <w:autoSpaceDE w:val="0"/>
        <w:autoSpaceDN w:val="0"/>
        <w:adjustRightInd w:val="0"/>
        <w:spacing w:after="0" w:line="240" w:lineRule="auto"/>
        <w:jc w:val="both"/>
        <w:rPr>
          <w:rFonts w:ascii="Arial" w:hAnsi="Arial" w:cs="Arial"/>
          <w:color w:val="000000" w:themeColor="text1"/>
          <w:sz w:val="24"/>
          <w:szCs w:val="24"/>
        </w:rPr>
      </w:pPr>
    </w:p>
    <w:p w14:paraId="32BF95E1" w14:textId="4C66109B" w:rsidR="00EF104F" w:rsidRDefault="00EF104F" w:rsidP="005A281E">
      <w:pPr>
        <w:autoSpaceDE w:val="0"/>
        <w:autoSpaceDN w:val="0"/>
        <w:adjustRightInd w:val="0"/>
        <w:spacing w:after="0" w:line="240" w:lineRule="auto"/>
        <w:jc w:val="both"/>
        <w:rPr>
          <w:rFonts w:ascii="Arial" w:hAnsi="Arial" w:cs="Arial"/>
          <w:color w:val="000000" w:themeColor="text1"/>
          <w:sz w:val="24"/>
          <w:szCs w:val="24"/>
        </w:rPr>
      </w:pPr>
      <w:r w:rsidRPr="00EF104F">
        <w:rPr>
          <w:rFonts w:ascii="Arial" w:hAnsi="Arial" w:cs="Arial"/>
          <w:color w:val="000000" w:themeColor="text1"/>
          <w:sz w:val="24"/>
          <w:szCs w:val="24"/>
        </w:rPr>
        <w:t xml:space="preserve">FOCHI, P. </w:t>
      </w:r>
      <w:r w:rsidRPr="005A281E">
        <w:rPr>
          <w:rFonts w:ascii="Arial" w:hAnsi="Arial" w:cs="Arial"/>
          <w:b/>
          <w:bCs/>
          <w:color w:val="000000" w:themeColor="text1"/>
          <w:sz w:val="24"/>
          <w:szCs w:val="24"/>
        </w:rPr>
        <w:t xml:space="preserve">Afinal, o que os bebês fazem no </w:t>
      </w:r>
      <w:proofErr w:type="gramStart"/>
      <w:r w:rsidR="005A281E" w:rsidRPr="005A281E">
        <w:rPr>
          <w:rFonts w:ascii="Arial" w:hAnsi="Arial" w:cs="Arial"/>
          <w:b/>
          <w:bCs/>
          <w:color w:val="000000" w:themeColor="text1"/>
          <w:sz w:val="24"/>
          <w:szCs w:val="24"/>
        </w:rPr>
        <w:t>berçário</w:t>
      </w:r>
      <w:r w:rsidR="005A281E">
        <w:rPr>
          <w:rFonts w:ascii="Arial" w:hAnsi="Arial" w:cs="Arial"/>
          <w:b/>
          <w:bCs/>
          <w:color w:val="000000" w:themeColor="text1"/>
          <w:sz w:val="24"/>
          <w:szCs w:val="24"/>
        </w:rPr>
        <w:t>?</w:t>
      </w:r>
      <w:r w:rsidR="005A281E">
        <w:rPr>
          <w:rFonts w:ascii="Arial" w:hAnsi="Arial" w:cs="Arial"/>
          <w:color w:val="000000" w:themeColor="text1"/>
          <w:sz w:val="24"/>
          <w:szCs w:val="24"/>
        </w:rPr>
        <w:t>:</w:t>
      </w:r>
      <w:proofErr w:type="gramEnd"/>
      <w:r w:rsidRPr="00EF104F">
        <w:rPr>
          <w:rFonts w:ascii="Arial" w:hAnsi="Arial" w:cs="Arial"/>
          <w:color w:val="000000" w:themeColor="text1"/>
          <w:sz w:val="24"/>
          <w:szCs w:val="24"/>
        </w:rPr>
        <w:t xml:space="preserve"> comunicação, autonomia e saber-fazer de bebês em um contexto de vida coletiva. Porto Alegre: Penso, 2015.</w:t>
      </w:r>
    </w:p>
    <w:p w14:paraId="0297ED4B" w14:textId="77777777" w:rsidR="005A281E" w:rsidRPr="00EF104F" w:rsidRDefault="005A281E" w:rsidP="005A281E">
      <w:pPr>
        <w:autoSpaceDE w:val="0"/>
        <w:autoSpaceDN w:val="0"/>
        <w:adjustRightInd w:val="0"/>
        <w:spacing w:after="0" w:line="240" w:lineRule="auto"/>
        <w:jc w:val="both"/>
        <w:rPr>
          <w:rStyle w:val="textline"/>
          <w:rFonts w:ascii="Arial" w:hAnsi="Arial" w:cs="Arial"/>
          <w:color w:val="000000" w:themeColor="text1"/>
          <w:sz w:val="24"/>
          <w:szCs w:val="24"/>
        </w:rPr>
      </w:pPr>
    </w:p>
    <w:p w14:paraId="7AE5A157" w14:textId="105B3FEC" w:rsidR="00EF104F" w:rsidRDefault="00EF104F" w:rsidP="005A281E">
      <w:pPr>
        <w:spacing w:after="0"/>
        <w:jc w:val="both"/>
        <w:rPr>
          <w:rFonts w:ascii="Arial" w:hAnsi="Arial" w:cs="Arial"/>
          <w:color w:val="000000" w:themeColor="text1"/>
          <w:sz w:val="24"/>
          <w:szCs w:val="24"/>
          <w:shd w:val="clear" w:color="auto" w:fill="FFFFFF"/>
        </w:rPr>
      </w:pPr>
      <w:r w:rsidRPr="00EF104F">
        <w:rPr>
          <w:rFonts w:ascii="Arial" w:hAnsi="Arial" w:cs="Arial"/>
          <w:color w:val="000000" w:themeColor="text1"/>
          <w:sz w:val="24"/>
          <w:szCs w:val="24"/>
          <w:shd w:val="clear" w:color="auto" w:fill="FFFFFF"/>
        </w:rPr>
        <w:t xml:space="preserve">FREIRE, P. </w:t>
      </w:r>
      <w:r w:rsidRPr="005A281E">
        <w:rPr>
          <w:rStyle w:val="nfase"/>
          <w:rFonts w:ascii="Arial" w:hAnsi="Arial" w:cs="Arial"/>
          <w:b/>
          <w:bCs/>
          <w:i w:val="0"/>
          <w:iCs w:val="0"/>
          <w:color w:val="000000" w:themeColor="text1"/>
          <w:sz w:val="24"/>
          <w:szCs w:val="24"/>
          <w:shd w:val="clear" w:color="auto" w:fill="FFFFFF"/>
        </w:rPr>
        <w:t>Educação como prática da liberdade</w:t>
      </w:r>
      <w:r w:rsidR="005A281E">
        <w:rPr>
          <w:rFonts w:ascii="Arial" w:hAnsi="Arial" w:cs="Arial"/>
          <w:color w:val="000000" w:themeColor="text1"/>
          <w:sz w:val="24"/>
          <w:szCs w:val="24"/>
          <w:shd w:val="clear" w:color="auto" w:fill="FFFFFF"/>
        </w:rPr>
        <w:t xml:space="preserve">. </w:t>
      </w:r>
      <w:r w:rsidRPr="00EF104F">
        <w:rPr>
          <w:rFonts w:ascii="Arial" w:hAnsi="Arial" w:cs="Arial"/>
          <w:color w:val="000000" w:themeColor="text1"/>
          <w:sz w:val="24"/>
          <w:szCs w:val="24"/>
          <w:shd w:val="clear" w:color="auto" w:fill="FFFFFF"/>
        </w:rPr>
        <w:t>22</w:t>
      </w:r>
      <w:r w:rsidR="005A281E">
        <w:rPr>
          <w:rFonts w:ascii="Arial" w:hAnsi="Arial" w:cs="Arial"/>
          <w:color w:val="000000" w:themeColor="text1"/>
          <w:sz w:val="24"/>
          <w:szCs w:val="24"/>
          <w:shd w:val="clear" w:color="auto" w:fill="FFFFFF"/>
        </w:rPr>
        <w:t>.</w:t>
      </w:r>
      <w:r w:rsidRPr="00EF104F">
        <w:rPr>
          <w:rFonts w:ascii="Arial" w:hAnsi="Arial" w:cs="Arial"/>
          <w:color w:val="000000" w:themeColor="text1"/>
          <w:sz w:val="24"/>
          <w:szCs w:val="24"/>
          <w:shd w:val="clear" w:color="auto" w:fill="FFFFFF"/>
        </w:rPr>
        <w:t xml:space="preserve"> ed. Rio de Janeiro: Paz e Terra</w:t>
      </w:r>
      <w:r w:rsidR="005A281E">
        <w:rPr>
          <w:rFonts w:ascii="Arial" w:hAnsi="Arial" w:cs="Arial"/>
          <w:color w:val="000000" w:themeColor="text1"/>
          <w:sz w:val="24"/>
          <w:szCs w:val="24"/>
          <w:shd w:val="clear" w:color="auto" w:fill="FFFFFF"/>
        </w:rPr>
        <w:t>, 1996.</w:t>
      </w:r>
    </w:p>
    <w:p w14:paraId="17B009B8" w14:textId="4ADF7148" w:rsidR="005A281E" w:rsidRDefault="005A281E" w:rsidP="005A281E">
      <w:pPr>
        <w:spacing w:after="0"/>
        <w:jc w:val="both"/>
        <w:rPr>
          <w:rFonts w:ascii="Arial" w:hAnsi="Arial" w:cs="Arial"/>
          <w:color w:val="000000" w:themeColor="text1"/>
          <w:sz w:val="24"/>
          <w:szCs w:val="24"/>
          <w:shd w:val="clear" w:color="auto" w:fill="FFFFFF"/>
        </w:rPr>
      </w:pPr>
    </w:p>
    <w:p w14:paraId="7909C719" w14:textId="7C294395" w:rsidR="005A281E" w:rsidRDefault="005A281E" w:rsidP="005A281E">
      <w:pPr>
        <w:spacing w:after="0"/>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GADOTTI, M. A carta da terra na educação. São Paulo: Editora e livraria Paulo Freire, 2010.</w:t>
      </w:r>
    </w:p>
    <w:p w14:paraId="56129A2C" w14:textId="77777777" w:rsidR="005A281E" w:rsidRPr="00EF104F" w:rsidRDefault="005A281E" w:rsidP="005A281E">
      <w:pPr>
        <w:spacing w:after="0"/>
        <w:jc w:val="both"/>
        <w:rPr>
          <w:rFonts w:ascii="Arial" w:hAnsi="Arial" w:cs="Arial"/>
          <w:color w:val="000000" w:themeColor="text1"/>
          <w:sz w:val="24"/>
          <w:szCs w:val="24"/>
          <w:shd w:val="clear" w:color="auto" w:fill="FFFFFF"/>
        </w:rPr>
      </w:pPr>
    </w:p>
    <w:p w14:paraId="762DE439" w14:textId="69959D14" w:rsidR="00EF104F" w:rsidRPr="00EF104F" w:rsidRDefault="00EF104F" w:rsidP="005A281E">
      <w:pPr>
        <w:pStyle w:val="western"/>
        <w:shd w:val="clear" w:color="auto" w:fill="FFFFFF" w:themeFill="background1"/>
        <w:spacing w:before="0" w:beforeAutospacing="0" w:after="0" w:afterAutospacing="0"/>
        <w:jc w:val="both"/>
        <w:rPr>
          <w:rFonts w:ascii="Arial" w:hAnsi="Arial" w:cs="Arial"/>
          <w:color w:val="000000" w:themeColor="text1"/>
        </w:rPr>
      </w:pPr>
      <w:r w:rsidRPr="00EF104F">
        <w:rPr>
          <w:rFonts w:ascii="Arial" w:hAnsi="Arial" w:cs="Arial"/>
          <w:color w:val="000000" w:themeColor="text1"/>
        </w:rPr>
        <w:t>KISHIMOTO, T. M. </w:t>
      </w:r>
      <w:r w:rsidRPr="005A281E">
        <w:rPr>
          <w:rFonts w:ascii="Arial" w:hAnsi="Arial" w:cs="Arial"/>
          <w:b/>
          <w:bCs/>
          <w:color w:val="000000" w:themeColor="text1"/>
          <w:bdr w:val="none" w:sz="0" w:space="0" w:color="auto" w:frame="1"/>
        </w:rPr>
        <w:t>Jogos tradicionais infantis</w:t>
      </w:r>
      <w:r w:rsidR="005A281E">
        <w:rPr>
          <w:rFonts w:ascii="Arial" w:hAnsi="Arial" w:cs="Arial"/>
          <w:b/>
          <w:bCs/>
          <w:color w:val="000000" w:themeColor="text1"/>
          <w:bdr w:val="none" w:sz="0" w:space="0" w:color="auto" w:frame="1"/>
        </w:rPr>
        <w:t>:</w:t>
      </w:r>
      <w:r w:rsidRPr="00EF104F">
        <w:rPr>
          <w:rFonts w:ascii="Arial" w:hAnsi="Arial" w:cs="Arial"/>
          <w:color w:val="000000" w:themeColor="text1"/>
        </w:rPr>
        <w:t xml:space="preserve"> o jogo a criança e a educação. Petrópolis.</w:t>
      </w:r>
      <w:r w:rsidR="005A281E">
        <w:rPr>
          <w:rFonts w:ascii="Arial" w:hAnsi="Arial" w:cs="Arial"/>
          <w:color w:val="000000" w:themeColor="text1"/>
        </w:rPr>
        <w:t xml:space="preserve"> Rio de Janeiro: Vozes, 1993.</w:t>
      </w:r>
    </w:p>
    <w:p w14:paraId="44FB474C" w14:textId="77777777" w:rsidR="005A281E" w:rsidRDefault="005A281E" w:rsidP="005A281E">
      <w:pPr>
        <w:pStyle w:val="western"/>
        <w:shd w:val="clear" w:color="auto" w:fill="FFFFFF" w:themeFill="background1"/>
        <w:spacing w:before="0" w:beforeAutospacing="0" w:after="0" w:afterAutospacing="0"/>
        <w:jc w:val="both"/>
        <w:rPr>
          <w:rFonts w:ascii="Arial" w:hAnsi="Arial" w:cs="Arial"/>
          <w:color w:val="000000" w:themeColor="text1"/>
        </w:rPr>
      </w:pPr>
    </w:p>
    <w:p w14:paraId="599949DA" w14:textId="20274E94" w:rsidR="00EF104F" w:rsidRPr="00EF104F" w:rsidRDefault="00EF104F" w:rsidP="005A281E">
      <w:pPr>
        <w:pStyle w:val="western"/>
        <w:shd w:val="clear" w:color="auto" w:fill="FFFFFF" w:themeFill="background1"/>
        <w:spacing w:before="0" w:beforeAutospacing="0" w:after="0" w:afterAutospacing="0"/>
        <w:jc w:val="both"/>
        <w:rPr>
          <w:rFonts w:ascii="Arial" w:hAnsi="Arial" w:cs="Arial"/>
          <w:color w:val="000000" w:themeColor="text1"/>
        </w:rPr>
      </w:pPr>
      <w:r w:rsidRPr="00EF104F">
        <w:rPr>
          <w:rFonts w:ascii="Arial" w:hAnsi="Arial" w:cs="Arial"/>
          <w:color w:val="000000" w:themeColor="text1"/>
        </w:rPr>
        <w:t xml:space="preserve">KISHIMOTO, T. M.; OLIVEIRA-FORMOSINHO, J.(org.). </w:t>
      </w:r>
      <w:r w:rsidRPr="005A281E">
        <w:rPr>
          <w:rFonts w:ascii="Arial" w:hAnsi="Arial" w:cs="Arial"/>
          <w:b/>
          <w:bCs/>
          <w:color w:val="000000" w:themeColor="text1"/>
        </w:rPr>
        <w:t>Em busca da pedagogia da infância</w:t>
      </w:r>
      <w:r w:rsidRPr="00EF104F">
        <w:rPr>
          <w:rFonts w:ascii="Arial" w:hAnsi="Arial" w:cs="Arial"/>
          <w:color w:val="000000" w:themeColor="text1"/>
        </w:rPr>
        <w:t xml:space="preserve">: pertencer e participar. Porto Alegre: Penso, 2013. </w:t>
      </w:r>
    </w:p>
    <w:p w14:paraId="4D356042" w14:textId="77777777" w:rsidR="005A281E" w:rsidRDefault="005A281E" w:rsidP="005A281E">
      <w:pPr>
        <w:spacing w:after="0"/>
        <w:jc w:val="both"/>
        <w:rPr>
          <w:rStyle w:val="textline"/>
          <w:rFonts w:ascii="Arial" w:hAnsi="Arial" w:cs="Arial"/>
          <w:color w:val="000000" w:themeColor="text1"/>
          <w:sz w:val="24"/>
          <w:szCs w:val="24"/>
          <w:shd w:val="clear" w:color="auto" w:fill="FFFFFF"/>
        </w:rPr>
      </w:pPr>
    </w:p>
    <w:p w14:paraId="68B326CE" w14:textId="63EEBD7F" w:rsidR="00EF104F" w:rsidRPr="00EF104F" w:rsidRDefault="00EF104F" w:rsidP="005A281E">
      <w:pPr>
        <w:spacing w:after="0"/>
        <w:jc w:val="both"/>
        <w:rPr>
          <w:rStyle w:val="textline"/>
          <w:rFonts w:ascii="Arial" w:hAnsi="Arial" w:cs="Arial"/>
          <w:color w:val="000000" w:themeColor="text1"/>
          <w:sz w:val="24"/>
          <w:szCs w:val="24"/>
          <w:shd w:val="clear" w:color="auto" w:fill="FFFFFF"/>
        </w:rPr>
      </w:pPr>
      <w:r w:rsidRPr="00EF104F">
        <w:rPr>
          <w:rStyle w:val="textline"/>
          <w:rFonts w:ascii="Arial" w:hAnsi="Arial" w:cs="Arial"/>
          <w:color w:val="000000" w:themeColor="text1"/>
          <w:sz w:val="24"/>
          <w:szCs w:val="24"/>
          <w:shd w:val="clear" w:color="auto" w:fill="FFFFFF"/>
        </w:rPr>
        <w:t xml:space="preserve">LEGAN, L. </w:t>
      </w:r>
      <w:r w:rsidRPr="005A281E">
        <w:rPr>
          <w:rStyle w:val="textline"/>
          <w:rFonts w:ascii="Arial" w:hAnsi="Arial" w:cs="Arial"/>
          <w:b/>
          <w:bCs/>
          <w:color w:val="000000" w:themeColor="text1"/>
          <w:sz w:val="24"/>
          <w:szCs w:val="24"/>
          <w:shd w:val="clear" w:color="auto" w:fill="FFFFFF"/>
        </w:rPr>
        <w:t>A escola sustentável</w:t>
      </w:r>
      <w:r w:rsidR="005A281E">
        <w:rPr>
          <w:rStyle w:val="textline"/>
          <w:rFonts w:ascii="Arial" w:hAnsi="Arial" w:cs="Arial"/>
          <w:color w:val="000000" w:themeColor="text1"/>
          <w:sz w:val="24"/>
          <w:szCs w:val="24"/>
          <w:shd w:val="clear" w:color="auto" w:fill="FFFFFF"/>
        </w:rPr>
        <w:t xml:space="preserve">: </w:t>
      </w:r>
      <w:proofErr w:type="spellStart"/>
      <w:r w:rsidR="005A281E">
        <w:rPr>
          <w:rStyle w:val="textline"/>
          <w:rFonts w:ascii="Arial" w:hAnsi="Arial" w:cs="Arial"/>
          <w:color w:val="000000" w:themeColor="text1"/>
          <w:sz w:val="24"/>
          <w:szCs w:val="24"/>
          <w:shd w:val="clear" w:color="auto" w:fill="FFFFFF"/>
        </w:rPr>
        <w:t>e</w:t>
      </w:r>
      <w:r w:rsidRPr="00EF104F">
        <w:rPr>
          <w:rStyle w:val="textline"/>
          <w:rFonts w:ascii="Arial" w:hAnsi="Arial" w:cs="Arial"/>
          <w:color w:val="000000" w:themeColor="text1"/>
          <w:sz w:val="24"/>
          <w:szCs w:val="24"/>
          <w:shd w:val="clear" w:color="auto" w:fill="FFFFFF"/>
        </w:rPr>
        <w:t>co-alfabetizando</w:t>
      </w:r>
      <w:proofErr w:type="spellEnd"/>
      <w:r w:rsidRPr="00EF104F">
        <w:rPr>
          <w:rStyle w:val="textline"/>
          <w:rFonts w:ascii="Arial" w:hAnsi="Arial" w:cs="Arial"/>
          <w:color w:val="000000" w:themeColor="text1"/>
          <w:sz w:val="24"/>
          <w:szCs w:val="24"/>
          <w:shd w:val="clear" w:color="auto" w:fill="FFFFFF"/>
        </w:rPr>
        <w:t xml:space="preserve"> pelo ambiente. </w:t>
      </w:r>
      <w:r w:rsidR="005A281E">
        <w:rPr>
          <w:rStyle w:val="textline"/>
          <w:rFonts w:ascii="Arial" w:hAnsi="Arial" w:cs="Arial"/>
          <w:color w:val="000000" w:themeColor="text1"/>
          <w:sz w:val="24"/>
          <w:szCs w:val="24"/>
          <w:shd w:val="clear" w:color="auto" w:fill="FFFFFF"/>
        </w:rPr>
        <w:t>[</w:t>
      </w:r>
      <w:proofErr w:type="spellStart"/>
      <w:r w:rsidR="005A281E">
        <w:rPr>
          <w:rStyle w:val="textline"/>
          <w:rFonts w:ascii="Arial" w:hAnsi="Arial" w:cs="Arial"/>
          <w:color w:val="000000" w:themeColor="text1"/>
          <w:sz w:val="24"/>
          <w:szCs w:val="24"/>
          <w:shd w:val="clear" w:color="auto" w:fill="FFFFFF"/>
        </w:rPr>
        <w:t>S.l</w:t>
      </w:r>
      <w:proofErr w:type="spellEnd"/>
      <w:r w:rsidR="005A281E">
        <w:rPr>
          <w:rStyle w:val="textline"/>
          <w:rFonts w:ascii="Arial" w:hAnsi="Arial" w:cs="Arial"/>
          <w:color w:val="000000" w:themeColor="text1"/>
          <w:sz w:val="24"/>
          <w:szCs w:val="24"/>
          <w:shd w:val="clear" w:color="auto" w:fill="FFFFFF"/>
        </w:rPr>
        <w:t>.]:</w:t>
      </w:r>
      <w:r w:rsidRPr="00EF104F">
        <w:rPr>
          <w:rStyle w:val="textline"/>
          <w:rFonts w:ascii="Arial" w:hAnsi="Arial" w:cs="Arial"/>
          <w:color w:val="000000" w:themeColor="text1"/>
          <w:sz w:val="24"/>
          <w:szCs w:val="24"/>
          <w:shd w:val="clear" w:color="auto" w:fill="FFFFFF"/>
        </w:rPr>
        <w:t>Editora Imprensa Oficial, 2009.</w:t>
      </w:r>
    </w:p>
    <w:p w14:paraId="3BE49B48" w14:textId="1A907C72" w:rsidR="00EF104F" w:rsidRPr="00EF104F" w:rsidRDefault="00EF104F" w:rsidP="005A281E">
      <w:pPr>
        <w:spacing w:after="0"/>
        <w:jc w:val="both"/>
        <w:rPr>
          <w:rStyle w:val="textline"/>
          <w:rFonts w:ascii="Arial" w:hAnsi="Arial" w:cs="Arial"/>
          <w:color w:val="000000" w:themeColor="text1"/>
          <w:sz w:val="24"/>
          <w:szCs w:val="24"/>
          <w:shd w:val="clear" w:color="auto" w:fill="FFFFFF"/>
        </w:rPr>
      </w:pPr>
      <w:r w:rsidRPr="00EF104F">
        <w:rPr>
          <w:rStyle w:val="textline"/>
          <w:rFonts w:ascii="Arial" w:hAnsi="Arial" w:cs="Arial"/>
          <w:color w:val="000000" w:themeColor="text1"/>
          <w:sz w:val="24"/>
          <w:szCs w:val="24"/>
          <w:shd w:val="clear" w:color="auto" w:fill="FFFFFF"/>
        </w:rPr>
        <w:lastRenderedPageBreak/>
        <w:t xml:space="preserve">MENEGOLLA.M.; MARTINS. I. </w:t>
      </w:r>
      <w:r w:rsidRPr="005A281E">
        <w:rPr>
          <w:rStyle w:val="textline"/>
          <w:rFonts w:ascii="Arial" w:hAnsi="Arial" w:cs="Arial"/>
          <w:b/>
          <w:bCs/>
          <w:color w:val="000000" w:themeColor="text1"/>
          <w:sz w:val="24"/>
          <w:szCs w:val="24"/>
          <w:shd w:val="clear" w:color="auto" w:fill="FFFFFF"/>
        </w:rPr>
        <w:t xml:space="preserve">Por que planejar? Como </w:t>
      </w:r>
      <w:proofErr w:type="gramStart"/>
      <w:r w:rsidRPr="005A281E">
        <w:rPr>
          <w:rStyle w:val="textline"/>
          <w:rFonts w:ascii="Arial" w:hAnsi="Arial" w:cs="Arial"/>
          <w:b/>
          <w:bCs/>
          <w:color w:val="000000" w:themeColor="text1"/>
          <w:sz w:val="24"/>
          <w:szCs w:val="24"/>
          <w:shd w:val="clear" w:color="auto" w:fill="FFFFFF"/>
        </w:rPr>
        <w:t>planejar?</w:t>
      </w:r>
      <w:r w:rsidR="005A281E" w:rsidRPr="005A281E">
        <w:rPr>
          <w:rStyle w:val="textline"/>
          <w:rFonts w:ascii="Arial" w:hAnsi="Arial" w:cs="Arial"/>
          <w:b/>
          <w:bCs/>
          <w:color w:val="000000" w:themeColor="text1"/>
          <w:sz w:val="24"/>
          <w:szCs w:val="24"/>
          <w:shd w:val="clear" w:color="auto" w:fill="FFFFFF"/>
        </w:rPr>
        <w:t>.</w:t>
      </w:r>
      <w:proofErr w:type="gramEnd"/>
      <w:r w:rsidR="005A281E">
        <w:rPr>
          <w:rStyle w:val="textline"/>
          <w:rFonts w:ascii="Arial" w:hAnsi="Arial" w:cs="Arial"/>
          <w:color w:val="000000" w:themeColor="text1"/>
          <w:sz w:val="24"/>
          <w:szCs w:val="24"/>
          <w:shd w:val="clear" w:color="auto" w:fill="FFFFFF"/>
        </w:rPr>
        <w:t xml:space="preserve"> [</w:t>
      </w:r>
      <w:proofErr w:type="spellStart"/>
      <w:r w:rsidR="005A281E">
        <w:rPr>
          <w:rStyle w:val="textline"/>
          <w:rFonts w:ascii="Arial" w:hAnsi="Arial" w:cs="Arial"/>
          <w:color w:val="000000" w:themeColor="text1"/>
          <w:sz w:val="24"/>
          <w:szCs w:val="24"/>
          <w:shd w:val="clear" w:color="auto" w:fill="FFFFFF"/>
        </w:rPr>
        <w:t>S.l</w:t>
      </w:r>
      <w:proofErr w:type="spellEnd"/>
      <w:r w:rsidR="005A281E">
        <w:rPr>
          <w:rStyle w:val="textline"/>
          <w:rFonts w:ascii="Arial" w:hAnsi="Arial" w:cs="Arial"/>
          <w:color w:val="000000" w:themeColor="text1"/>
          <w:sz w:val="24"/>
          <w:szCs w:val="24"/>
          <w:shd w:val="clear" w:color="auto" w:fill="FFFFFF"/>
        </w:rPr>
        <w:t xml:space="preserve">.]: </w:t>
      </w:r>
      <w:r w:rsidRPr="00EF104F">
        <w:rPr>
          <w:rStyle w:val="textline"/>
          <w:rFonts w:ascii="Arial" w:hAnsi="Arial" w:cs="Arial"/>
          <w:color w:val="000000" w:themeColor="text1"/>
          <w:sz w:val="24"/>
          <w:szCs w:val="24"/>
          <w:shd w:val="clear" w:color="auto" w:fill="FFFFFF"/>
        </w:rPr>
        <w:t>Editora Vozes, São Paulo,2012.</w:t>
      </w:r>
    </w:p>
    <w:p w14:paraId="6C64C7C6" w14:textId="77777777" w:rsidR="005A281E" w:rsidRDefault="005A281E" w:rsidP="005A281E">
      <w:pPr>
        <w:autoSpaceDE w:val="0"/>
        <w:autoSpaceDN w:val="0"/>
        <w:adjustRightInd w:val="0"/>
        <w:spacing w:after="0" w:line="240" w:lineRule="auto"/>
        <w:jc w:val="both"/>
        <w:rPr>
          <w:rFonts w:ascii="Arial" w:hAnsi="Arial" w:cs="Arial"/>
          <w:color w:val="000000" w:themeColor="text1"/>
          <w:sz w:val="24"/>
          <w:szCs w:val="24"/>
        </w:rPr>
      </w:pPr>
    </w:p>
    <w:p w14:paraId="4C25E8F4" w14:textId="58E88C8C" w:rsidR="00EF104F" w:rsidRPr="00EF104F" w:rsidRDefault="00EF104F" w:rsidP="005A281E">
      <w:pPr>
        <w:autoSpaceDE w:val="0"/>
        <w:autoSpaceDN w:val="0"/>
        <w:adjustRightInd w:val="0"/>
        <w:spacing w:after="0" w:line="240" w:lineRule="auto"/>
        <w:jc w:val="both"/>
        <w:rPr>
          <w:rFonts w:ascii="Arial" w:hAnsi="Arial" w:cs="Arial"/>
          <w:color w:val="000000" w:themeColor="text1"/>
          <w:sz w:val="24"/>
          <w:szCs w:val="24"/>
        </w:rPr>
      </w:pPr>
      <w:r w:rsidRPr="00EF104F">
        <w:rPr>
          <w:rFonts w:ascii="Arial" w:hAnsi="Arial" w:cs="Arial"/>
          <w:color w:val="000000" w:themeColor="text1"/>
          <w:sz w:val="24"/>
          <w:szCs w:val="24"/>
        </w:rPr>
        <w:t xml:space="preserve">MOYLES, J. </w:t>
      </w:r>
      <w:r w:rsidRPr="005A281E">
        <w:rPr>
          <w:rFonts w:ascii="Arial" w:hAnsi="Arial" w:cs="Arial"/>
          <w:i/>
          <w:iCs/>
          <w:color w:val="000000" w:themeColor="text1"/>
          <w:sz w:val="24"/>
          <w:szCs w:val="24"/>
        </w:rPr>
        <w:t>et al.</w:t>
      </w:r>
      <w:r w:rsidRPr="00EF104F">
        <w:rPr>
          <w:rFonts w:ascii="Arial" w:hAnsi="Arial" w:cs="Arial"/>
          <w:color w:val="000000" w:themeColor="text1"/>
          <w:sz w:val="24"/>
          <w:szCs w:val="24"/>
        </w:rPr>
        <w:t xml:space="preserve"> </w:t>
      </w:r>
      <w:r w:rsidRPr="005A281E">
        <w:rPr>
          <w:rFonts w:ascii="Arial" w:hAnsi="Arial" w:cs="Arial"/>
          <w:b/>
          <w:bCs/>
          <w:color w:val="000000" w:themeColor="text1"/>
          <w:sz w:val="24"/>
          <w:szCs w:val="24"/>
        </w:rPr>
        <w:t>A excelência do brincar</w:t>
      </w:r>
      <w:r w:rsidRPr="00EF104F">
        <w:rPr>
          <w:rFonts w:ascii="Arial" w:hAnsi="Arial" w:cs="Arial"/>
          <w:color w:val="000000" w:themeColor="text1"/>
          <w:sz w:val="24"/>
          <w:szCs w:val="24"/>
        </w:rPr>
        <w:t>. Porto Alegre: Artmed. 2006.</w:t>
      </w:r>
    </w:p>
    <w:p w14:paraId="703FEBDD" w14:textId="77777777" w:rsidR="005A281E" w:rsidRDefault="005A281E" w:rsidP="005A281E">
      <w:pPr>
        <w:autoSpaceDE w:val="0"/>
        <w:autoSpaceDN w:val="0"/>
        <w:adjustRightInd w:val="0"/>
        <w:spacing w:after="0" w:line="240" w:lineRule="auto"/>
        <w:jc w:val="both"/>
        <w:rPr>
          <w:rFonts w:ascii="Arial" w:hAnsi="Arial" w:cs="Arial"/>
          <w:color w:val="000000" w:themeColor="text1"/>
          <w:sz w:val="24"/>
          <w:szCs w:val="24"/>
        </w:rPr>
      </w:pPr>
    </w:p>
    <w:p w14:paraId="6566C3A3" w14:textId="3402F363" w:rsidR="00EF104F" w:rsidRPr="00EF104F" w:rsidRDefault="00EF104F" w:rsidP="005A281E">
      <w:pPr>
        <w:autoSpaceDE w:val="0"/>
        <w:autoSpaceDN w:val="0"/>
        <w:adjustRightInd w:val="0"/>
        <w:spacing w:after="0" w:line="240" w:lineRule="auto"/>
        <w:jc w:val="both"/>
        <w:rPr>
          <w:rFonts w:ascii="Arial" w:hAnsi="Arial" w:cs="Arial"/>
          <w:sz w:val="15"/>
          <w:szCs w:val="15"/>
        </w:rPr>
      </w:pPr>
      <w:r w:rsidRPr="00EF104F">
        <w:rPr>
          <w:rFonts w:ascii="Arial" w:hAnsi="Arial" w:cs="Arial"/>
          <w:color w:val="000000" w:themeColor="text1"/>
          <w:sz w:val="24"/>
          <w:szCs w:val="24"/>
        </w:rPr>
        <w:t xml:space="preserve">OLIVEIRA-FORMOSINHO, J.; KISHIMOTO, T. M.; PINAZZA, M. A. (org.). </w:t>
      </w:r>
      <w:r w:rsidRPr="005A281E">
        <w:rPr>
          <w:rFonts w:ascii="Arial" w:hAnsi="Arial" w:cs="Arial"/>
          <w:b/>
          <w:bCs/>
          <w:color w:val="000000" w:themeColor="text1"/>
          <w:sz w:val="24"/>
          <w:szCs w:val="24"/>
        </w:rPr>
        <w:t>Pedagogia(s) da infância</w:t>
      </w:r>
      <w:r w:rsidRPr="00EF104F">
        <w:rPr>
          <w:rFonts w:ascii="Arial" w:hAnsi="Arial" w:cs="Arial"/>
          <w:color w:val="000000" w:themeColor="text1"/>
          <w:sz w:val="24"/>
          <w:szCs w:val="24"/>
        </w:rPr>
        <w:t>: dialogando com o passado, construindo o futuro. Porto Alegre: Artmed, 2007.</w:t>
      </w:r>
    </w:p>
    <w:p w14:paraId="76CD0694" w14:textId="77777777" w:rsidR="005A281E" w:rsidRDefault="005A281E" w:rsidP="005A281E">
      <w:pPr>
        <w:autoSpaceDE w:val="0"/>
        <w:autoSpaceDN w:val="0"/>
        <w:adjustRightInd w:val="0"/>
        <w:spacing w:after="0" w:line="240" w:lineRule="auto"/>
        <w:jc w:val="both"/>
        <w:rPr>
          <w:rFonts w:ascii="Arial" w:hAnsi="Arial" w:cs="Arial"/>
          <w:color w:val="000000" w:themeColor="text1"/>
          <w:sz w:val="24"/>
          <w:szCs w:val="24"/>
        </w:rPr>
      </w:pPr>
    </w:p>
    <w:p w14:paraId="326C2CBE" w14:textId="2656BF98" w:rsidR="00EF104F" w:rsidRPr="00EF104F" w:rsidRDefault="00EF104F" w:rsidP="005A281E">
      <w:pPr>
        <w:autoSpaceDE w:val="0"/>
        <w:autoSpaceDN w:val="0"/>
        <w:adjustRightInd w:val="0"/>
        <w:spacing w:after="0" w:line="240" w:lineRule="auto"/>
        <w:jc w:val="both"/>
        <w:rPr>
          <w:rFonts w:ascii="Arial" w:hAnsi="Arial" w:cs="Arial"/>
          <w:color w:val="000000" w:themeColor="text1"/>
          <w:sz w:val="24"/>
          <w:szCs w:val="24"/>
        </w:rPr>
      </w:pPr>
      <w:r w:rsidRPr="00EF104F">
        <w:rPr>
          <w:rFonts w:ascii="Arial" w:hAnsi="Arial" w:cs="Arial"/>
          <w:color w:val="000000" w:themeColor="text1"/>
          <w:sz w:val="24"/>
          <w:szCs w:val="24"/>
        </w:rPr>
        <w:t xml:space="preserve">ORTIZ, C., CARVALHO, M. T. V. </w:t>
      </w:r>
      <w:r w:rsidRPr="005A281E">
        <w:rPr>
          <w:rFonts w:ascii="Arial" w:hAnsi="Arial" w:cs="Arial"/>
          <w:i/>
          <w:iCs/>
          <w:color w:val="000000" w:themeColor="text1"/>
          <w:sz w:val="24"/>
          <w:szCs w:val="24"/>
        </w:rPr>
        <w:t>et al</w:t>
      </w:r>
      <w:r w:rsidRPr="00EF104F">
        <w:rPr>
          <w:rFonts w:ascii="Arial" w:hAnsi="Arial" w:cs="Arial"/>
          <w:color w:val="000000" w:themeColor="text1"/>
          <w:sz w:val="24"/>
          <w:szCs w:val="24"/>
        </w:rPr>
        <w:t xml:space="preserve">. </w:t>
      </w:r>
      <w:r w:rsidRPr="005A281E">
        <w:rPr>
          <w:rFonts w:ascii="Arial" w:hAnsi="Arial" w:cs="Arial"/>
          <w:b/>
          <w:bCs/>
          <w:color w:val="000000" w:themeColor="text1"/>
          <w:sz w:val="24"/>
          <w:szCs w:val="24"/>
        </w:rPr>
        <w:t>Interações</w:t>
      </w:r>
      <w:r w:rsidRPr="00EF104F">
        <w:rPr>
          <w:rFonts w:ascii="Arial" w:hAnsi="Arial" w:cs="Arial"/>
          <w:color w:val="000000" w:themeColor="text1"/>
          <w:sz w:val="24"/>
          <w:szCs w:val="24"/>
        </w:rPr>
        <w:t xml:space="preserve">: ser professor de bebês - cuidar, educar e brincar, uma única ação. Coleção </w:t>
      </w:r>
      <w:proofErr w:type="spellStart"/>
      <w:r w:rsidRPr="00EF104F">
        <w:rPr>
          <w:rFonts w:ascii="Arial" w:hAnsi="Arial" w:cs="Arial"/>
          <w:color w:val="000000" w:themeColor="text1"/>
          <w:sz w:val="24"/>
          <w:szCs w:val="24"/>
        </w:rPr>
        <w:t>InterAções</w:t>
      </w:r>
      <w:proofErr w:type="spellEnd"/>
      <w:r w:rsidRPr="00EF104F">
        <w:rPr>
          <w:rFonts w:ascii="Arial" w:hAnsi="Arial" w:cs="Arial"/>
          <w:color w:val="000000" w:themeColor="text1"/>
          <w:sz w:val="24"/>
          <w:szCs w:val="24"/>
        </w:rPr>
        <w:t>. São Paulo</w:t>
      </w:r>
      <w:r w:rsidR="005A281E">
        <w:rPr>
          <w:rFonts w:ascii="Arial" w:hAnsi="Arial" w:cs="Arial"/>
          <w:color w:val="000000" w:themeColor="text1"/>
          <w:sz w:val="24"/>
          <w:szCs w:val="24"/>
        </w:rPr>
        <w:t>:</w:t>
      </w:r>
      <w:r w:rsidRPr="00EF104F">
        <w:rPr>
          <w:rFonts w:ascii="Arial" w:hAnsi="Arial" w:cs="Arial"/>
          <w:color w:val="000000" w:themeColor="text1"/>
          <w:sz w:val="24"/>
          <w:szCs w:val="24"/>
        </w:rPr>
        <w:t xml:space="preserve"> </w:t>
      </w:r>
      <w:proofErr w:type="spellStart"/>
      <w:r w:rsidRPr="00EF104F">
        <w:rPr>
          <w:rFonts w:ascii="Arial" w:hAnsi="Arial" w:cs="Arial"/>
          <w:color w:val="000000" w:themeColor="text1"/>
          <w:sz w:val="24"/>
          <w:szCs w:val="24"/>
        </w:rPr>
        <w:t>Blucher</w:t>
      </w:r>
      <w:proofErr w:type="spellEnd"/>
      <w:r w:rsidRPr="00EF104F">
        <w:rPr>
          <w:rFonts w:ascii="Arial" w:hAnsi="Arial" w:cs="Arial"/>
          <w:color w:val="000000" w:themeColor="text1"/>
          <w:sz w:val="24"/>
          <w:szCs w:val="24"/>
        </w:rPr>
        <w:t>, 2012</w:t>
      </w:r>
    </w:p>
    <w:p w14:paraId="66676C3B" w14:textId="77777777" w:rsidR="005A281E" w:rsidRDefault="005A281E" w:rsidP="005A281E">
      <w:pPr>
        <w:spacing w:after="0"/>
        <w:jc w:val="both"/>
        <w:rPr>
          <w:rFonts w:ascii="Arial" w:hAnsi="Arial" w:cs="Arial"/>
          <w:color w:val="000000" w:themeColor="text1"/>
          <w:sz w:val="24"/>
          <w:szCs w:val="24"/>
        </w:rPr>
      </w:pPr>
    </w:p>
    <w:p w14:paraId="7AFD3768" w14:textId="5E8E5537" w:rsidR="00EF104F" w:rsidRDefault="00EF104F" w:rsidP="005A281E">
      <w:pPr>
        <w:spacing w:after="0"/>
        <w:jc w:val="both"/>
        <w:rPr>
          <w:rFonts w:ascii="Arial" w:hAnsi="Arial" w:cs="Arial"/>
          <w:color w:val="000000" w:themeColor="text1"/>
          <w:sz w:val="24"/>
          <w:szCs w:val="24"/>
        </w:rPr>
      </w:pPr>
      <w:r w:rsidRPr="00EF104F">
        <w:rPr>
          <w:rFonts w:ascii="Arial" w:hAnsi="Arial" w:cs="Arial"/>
          <w:color w:val="000000" w:themeColor="text1"/>
          <w:sz w:val="24"/>
          <w:szCs w:val="24"/>
        </w:rPr>
        <w:t xml:space="preserve">OSTETTO, L. E.; LEITE, M. I. </w:t>
      </w:r>
      <w:r w:rsidRPr="005A281E">
        <w:rPr>
          <w:rFonts w:ascii="Arial" w:hAnsi="Arial" w:cs="Arial"/>
          <w:b/>
          <w:bCs/>
          <w:color w:val="000000" w:themeColor="text1"/>
          <w:sz w:val="24"/>
          <w:szCs w:val="24"/>
        </w:rPr>
        <w:t>Arte, infância e formação de professores</w:t>
      </w:r>
      <w:r w:rsidRPr="00EF104F">
        <w:rPr>
          <w:rFonts w:ascii="Arial" w:hAnsi="Arial" w:cs="Arial"/>
          <w:color w:val="000000" w:themeColor="text1"/>
          <w:sz w:val="24"/>
          <w:szCs w:val="24"/>
        </w:rPr>
        <w:t>. Campinas: Papirus, 2015</w:t>
      </w:r>
      <w:r w:rsidR="005A281E">
        <w:rPr>
          <w:rFonts w:ascii="Arial" w:hAnsi="Arial" w:cs="Arial"/>
          <w:color w:val="000000" w:themeColor="text1"/>
          <w:sz w:val="24"/>
          <w:szCs w:val="24"/>
        </w:rPr>
        <w:t>.</w:t>
      </w:r>
    </w:p>
    <w:p w14:paraId="1567FCDE" w14:textId="77777777" w:rsidR="005A281E" w:rsidRPr="00EF104F" w:rsidRDefault="005A281E" w:rsidP="005A281E">
      <w:pPr>
        <w:spacing w:after="0"/>
        <w:jc w:val="both"/>
        <w:rPr>
          <w:rFonts w:ascii="Arial" w:hAnsi="Arial" w:cs="Arial"/>
          <w:color w:val="000000" w:themeColor="text1"/>
          <w:sz w:val="24"/>
          <w:szCs w:val="24"/>
        </w:rPr>
      </w:pPr>
    </w:p>
    <w:p w14:paraId="5F438E6F" w14:textId="515C9AFA" w:rsidR="00EF104F" w:rsidRDefault="00EF104F" w:rsidP="005A281E">
      <w:pPr>
        <w:autoSpaceDE w:val="0"/>
        <w:autoSpaceDN w:val="0"/>
        <w:adjustRightInd w:val="0"/>
        <w:spacing w:after="0" w:line="240" w:lineRule="auto"/>
        <w:jc w:val="both"/>
        <w:rPr>
          <w:rFonts w:ascii="Arial" w:hAnsi="Arial" w:cs="Arial"/>
          <w:color w:val="000000" w:themeColor="text1"/>
          <w:sz w:val="24"/>
          <w:szCs w:val="24"/>
        </w:rPr>
      </w:pPr>
      <w:r w:rsidRPr="00EF104F">
        <w:rPr>
          <w:rFonts w:ascii="Arial" w:hAnsi="Arial" w:cs="Arial"/>
          <w:color w:val="000000" w:themeColor="text1"/>
          <w:sz w:val="24"/>
          <w:szCs w:val="24"/>
        </w:rPr>
        <w:t xml:space="preserve">RINALDI, C. </w:t>
      </w:r>
      <w:r w:rsidRPr="005A281E">
        <w:rPr>
          <w:rFonts w:ascii="Arial" w:hAnsi="Arial" w:cs="Arial"/>
          <w:b/>
          <w:bCs/>
          <w:color w:val="000000" w:themeColor="text1"/>
          <w:sz w:val="24"/>
          <w:szCs w:val="24"/>
        </w:rPr>
        <w:t xml:space="preserve">Diálogos com </w:t>
      </w:r>
      <w:proofErr w:type="spellStart"/>
      <w:r w:rsidRPr="005A281E">
        <w:rPr>
          <w:rFonts w:ascii="Arial" w:hAnsi="Arial" w:cs="Arial"/>
          <w:b/>
          <w:bCs/>
          <w:color w:val="000000" w:themeColor="text1"/>
          <w:sz w:val="24"/>
          <w:szCs w:val="24"/>
        </w:rPr>
        <w:t>Reggio</w:t>
      </w:r>
      <w:proofErr w:type="spellEnd"/>
      <w:r w:rsidRPr="005A281E">
        <w:rPr>
          <w:rFonts w:ascii="Arial" w:hAnsi="Arial" w:cs="Arial"/>
          <w:b/>
          <w:bCs/>
          <w:color w:val="000000" w:themeColor="text1"/>
          <w:sz w:val="24"/>
          <w:szCs w:val="24"/>
        </w:rPr>
        <w:t xml:space="preserve"> </w:t>
      </w:r>
      <w:proofErr w:type="spellStart"/>
      <w:r w:rsidRPr="005A281E">
        <w:rPr>
          <w:rFonts w:ascii="Arial" w:hAnsi="Arial" w:cs="Arial"/>
          <w:b/>
          <w:bCs/>
          <w:color w:val="000000" w:themeColor="text1"/>
          <w:sz w:val="24"/>
          <w:szCs w:val="24"/>
        </w:rPr>
        <w:t>Emilia</w:t>
      </w:r>
      <w:proofErr w:type="spellEnd"/>
      <w:r w:rsidRPr="00EF104F">
        <w:rPr>
          <w:rFonts w:ascii="Arial" w:hAnsi="Arial" w:cs="Arial"/>
          <w:color w:val="000000" w:themeColor="text1"/>
          <w:sz w:val="24"/>
          <w:szCs w:val="24"/>
        </w:rPr>
        <w:t>: escutar, investigar e aprender. São Paulo: Paz e Terra, 2012.</w:t>
      </w:r>
    </w:p>
    <w:p w14:paraId="68B249DA" w14:textId="77777777" w:rsidR="005A281E" w:rsidRPr="00EF104F" w:rsidRDefault="005A281E" w:rsidP="005A281E">
      <w:pPr>
        <w:autoSpaceDE w:val="0"/>
        <w:autoSpaceDN w:val="0"/>
        <w:adjustRightInd w:val="0"/>
        <w:spacing w:after="0" w:line="240" w:lineRule="auto"/>
        <w:jc w:val="both"/>
        <w:rPr>
          <w:rFonts w:ascii="Arial" w:hAnsi="Arial" w:cs="Arial"/>
          <w:color w:val="000000" w:themeColor="text1"/>
          <w:sz w:val="24"/>
          <w:szCs w:val="24"/>
        </w:rPr>
      </w:pPr>
    </w:p>
    <w:p w14:paraId="3DBC29B1" w14:textId="4506CC78" w:rsidR="00EF104F" w:rsidRPr="00EF104F" w:rsidRDefault="00EF104F" w:rsidP="005A281E">
      <w:pPr>
        <w:spacing w:after="0" w:line="240" w:lineRule="auto"/>
        <w:jc w:val="both"/>
        <w:rPr>
          <w:rStyle w:val="textline"/>
          <w:rFonts w:ascii="Arial" w:eastAsia="Bagatela-Regular" w:hAnsi="Arial" w:cs="Arial"/>
          <w:color w:val="000000" w:themeColor="text1"/>
          <w:sz w:val="24"/>
          <w:szCs w:val="24"/>
        </w:rPr>
      </w:pPr>
      <w:r w:rsidRPr="00EF104F">
        <w:rPr>
          <w:rFonts w:ascii="Arial" w:eastAsia="Bagatela-Regular" w:hAnsi="Arial" w:cs="Arial"/>
          <w:color w:val="000000" w:themeColor="text1"/>
          <w:sz w:val="24"/>
          <w:szCs w:val="24"/>
        </w:rPr>
        <w:t xml:space="preserve">SERVIÇO SOCIAL DA INDÚSTRIA. Departamento Nacional. </w:t>
      </w:r>
      <w:r w:rsidRPr="005A281E">
        <w:rPr>
          <w:rFonts w:ascii="Arial" w:eastAsia="Bagatela-Regular" w:hAnsi="Arial" w:cs="Arial"/>
          <w:b/>
          <w:bCs/>
          <w:color w:val="000000" w:themeColor="text1"/>
          <w:sz w:val="24"/>
          <w:szCs w:val="24"/>
        </w:rPr>
        <w:t>Políticas e</w:t>
      </w:r>
      <w:r w:rsidRPr="005A281E">
        <w:rPr>
          <w:rFonts w:ascii="Arial" w:eastAsia="Bagatela-Regular" w:hAnsi="Arial" w:cs="Arial"/>
          <w:b/>
          <w:bCs/>
          <w:color w:val="000000" w:themeColor="text1"/>
          <w:sz w:val="24"/>
          <w:szCs w:val="24"/>
        </w:rPr>
        <w:br/>
        <w:t>diretrizes da rede SESI de Educação</w:t>
      </w:r>
      <w:r w:rsidR="005A281E">
        <w:rPr>
          <w:rFonts w:ascii="Arial" w:eastAsia="Bagatela-Regular" w:hAnsi="Arial" w:cs="Arial"/>
          <w:color w:val="000000" w:themeColor="text1"/>
          <w:sz w:val="24"/>
          <w:szCs w:val="24"/>
        </w:rPr>
        <w:t xml:space="preserve">. </w:t>
      </w:r>
      <w:r w:rsidRPr="00EF104F">
        <w:rPr>
          <w:rFonts w:ascii="Arial" w:eastAsia="Bagatela-Regular" w:hAnsi="Arial" w:cs="Arial"/>
          <w:color w:val="000000" w:themeColor="text1"/>
          <w:sz w:val="24"/>
          <w:szCs w:val="24"/>
        </w:rPr>
        <w:t>Brasília: SESI</w:t>
      </w:r>
      <w:r w:rsidR="005A281E">
        <w:rPr>
          <w:rFonts w:ascii="Arial" w:eastAsia="Bagatela-Regular" w:hAnsi="Arial" w:cs="Arial"/>
          <w:color w:val="000000" w:themeColor="text1"/>
          <w:sz w:val="24"/>
          <w:szCs w:val="24"/>
        </w:rPr>
        <w:t>/</w:t>
      </w:r>
      <w:r w:rsidRPr="00EF104F">
        <w:rPr>
          <w:rFonts w:ascii="Arial" w:eastAsia="Bagatela-Regular" w:hAnsi="Arial" w:cs="Arial"/>
          <w:color w:val="000000" w:themeColor="text1"/>
          <w:sz w:val="24"/>
          <w:szCs w:val="24"/>
        </w:rPr>
        <w:t>DN, 2007.</w:t>
      </w:r>
    </w:p>
    <w:p w14:paraId="08805E13" w14:textId="77777777" w:rsidR="005A281E" w:rsidRDefault="005A281E" w:rsidP="005A281E">
      <w:pPr>
        <w:autoSpaceDE w:val="0"/>
        <w:autoSpaceDN w:val="0"/>
        <w:adjustRightInd w:val="0"/>
        <w:spacing w:after="0" w:line="240" w:lineRule="auto"/>
        <w:jc w:val="both"/>
        <w:rPr>
          <w:rFonts w:ascii="Arial" w:hAnsi="Arial" w:cs="Arial"/>
          <w:color w:val="000000" w:themeColor="text1"/>
          <w:sz w:val="24"/>
          <w:szCs w:val="24"/>
        </w:rPr>
      </w:pPr>
    </w:p>
    <w:p w14:paraId="76983E51" w14:textId="753FB137" w:rsidR="00EF104F" w:rsidRDefault="00EF104F" w:rsidP="005A281E">
      <w:pPr>
        <w:autoSpaceDE w:val="0"/>
        <w:autoSpaceDN w:val="0"/>
        <w:adjustRightInd w:val="0"/>
        <w:spacing w:after="0" w:line="240" w:lineRule="auto"/>
        <w:jc w:val="both"/>
        <w:rPr>
          <w:rFonts w:ascii="Arial" w:hAnsi="Arial" w:cs="Arial"/>
          <w:color w:val="000000" w:themeColor="text1"/>
          <w:sz w:val="24"/>
          <w:szCs w:val="24"/>
        </w:rPr>
      </w:pPr>
      <w:r w:rsidRPr="00EF104F">
        <w:rPr>
          <w:rFonts w:ascii="Arial" w:hAnsi="Arial" w:cs="Arial"/>
          <w:color w:val="000000" w:themeColor="text1"/>
          <w:sz w:val="24"/>
          <w:szCs w:val="24"/>
        </w:rPr>
        <w:t>SILVA, J. R.; SOUZA, R. A. M. de; LIMA, V. G. de; MELLO, S. A. (</w:t>
      </w:r>
      <w:proofErr w:type="spellStart"/>
      <w:r w:rsidRPr="00EF104F">
        <w:rPr>
          <w:rFonts w:ascii="Arial" w:hAnsi="Arial" w:cs="Arial"/>
          <w:color w:val="000000" w:themeColor="text1"/>
          <w:sz w:val="24"/>
          <w:szCs w:val="24"/>
        </w:rPr>
        <w:t>orgs</w:t>
      </w:r>
      <w:proofErr w:type="spellEnd"/>
      <w:r w:rsidRPr="00EF104F">
        <w:rPr>
          <w:rFonts w:ascii="Arial" w:hAnsi="Arial" w:cs="Arial"/>
          <w:color w:val="000000" w:themeColor="text1"/>
          <w:sz w:val="24"/>
          <w:szCs w:val="24"/>
        </w:rPr>
        <w:t xml:space="preserve">). </w:t>
      </w:r>
      <w:r w:rsidRPr="005A281E">
        <w:rPr>
          <w:rFonts w:ascii="Arial" w:hAnsi="Arial" w:cs="Arial"/>
          <w:b/>
          <w:bCs/>
          <w:color w:val="000000" w:themeColor="text1"/>
          <w:sz w:val="24"/>
          <w:szCs w:val="24"/>
        </w:rPr>
        <w:t>Educação de bebês</w:t>
      </w:r>
      <w:r w:rsidRPr="00EF104F">
        <w:rPr>
          <w:rFonts w:ascii="Arial" w:hAnsi="Arial" w:cs="Arial"/>
          <w:color w:val="000000" w:themeColor="text1"/>
          <w:sz w:val="24"/>
          <w:szCs w:val="24"/>
        </w:rPr>
        <w:t>: cuidar e educar para o desenvolvimento humano. São Carlos: Pedro e João Editores, 2018</w:t>
      </w:r>
      <w:r w:rsidR="005A281E">
        <w:rPr>
          <w:rFonts w:ascii="Arial" w:hAnsi="Arial" w:cs="Arial"/>
          <w:color w:val="000000" w:themeColor="text1"/>
          <w:sz w:val="24"/>
          <w:szCs w:val="24"/>
        </w:rPr>
        <w:t>.</w:t>
      </w:r>
    </w:p>
    <w:p w14:paraId="277E86B0" w14:textId="77777777" w:rsidR="005A281E" w:rsidRPr="00EF104F" w:rsidRDefault="005A281E" w:rsidP="005A281E">
      <w:pPr>
        <w:autoSpaceDE w:val="0"/>
        <w:autoSpaceDN w:val="0"/>
        <w:adjustRightInd w:val="0"/>
        <w:spacing w:after="0" w:line="240" w:lineRule="auto"/>
        <w:jc w:val="both"/>
        <w:rPr>
          <w:rFonts w:ascii="Arial" w:hAnsi="Arial" w:cs="Arial"/>
          <w:color w:val="000000" w:themeColor="text1"/>
          <w:sz w:val="24"/>
          <w:szCs w:val="24"/>
        </w:rPr>
      </w:pPr>
    </w:p>
    <w:p w14:paraId="499BB385" w14:textId="33B685C7" w:rsidR="00EF104F" w:rsidRDefault="00EF104F" w:rsidP="005A281E">
      <w:pPr>
        <w:autoSpaceDE w:val="0"/>
        <w:autoSpaceDN w:val="0"/>
        <w:adjustRightInd w:val="0"/>
        <w:spacing w:after="0" w:line="240" w:lineRule="auto"/>
        <w:jc w:val="both"/>
        <w:rPr>
          <w:rFonts w:ascii="Arial" w:hAnsi="Arial" w:cs="Arial"/>
          <w:color w:val="000000" w:themeColor="text1"/>
          <w:sz w:val="24"/>
          <w:szCs w:val="24"/>
        </w:rPr>
      </w:pPr>
      <w:r w:rsidRPr="00EF104F">
        <w:rPr>
          <w:rFonts w:ascii="Arial" w:hAnsi="Arial" w:cs="Arial"/>
          <w:color w:val="000000" w:themeColor="text1"/>
          <w:sz w:val="24"/>
          <w:szCs w:val="24"/>
        </w:rPr>
        <w:t xml:space="preserve">STACCIOLI, G. </w:t>
      </w:r>
      <w:r w:rsidRPr="005A281E">
        <w:rPr>
          <w:rFonts w:ascii="Arial" w:hAnsi="Arial" w:cs="Arial"/>
          <w:b/>
          <w:bCs/>
          <w:color w:val="000000" w:themeColor="text1"/>
          <w:sz w:val="24"/>
          <w:szCs w:val="24"/>
        </w:rPr>
        <w:t xml:space="preserve">Diário do </w:t>
      </w:r>
      <w:r w:rsidR="005A281E">
        <w:rPr>
          <w:rFonts w:ascii="Arial" w:hAnsi="Arial" w:cs="Arial"/>
          <w:b/>
          <w:bCs/>
          <w:color w:val="000000" w:themeColor="text1"/>
          <w:sz w:val="24"/>
          <w:szCs w:val="24"/>
        </w:rPr>
        <w:t>a</w:t>
      </w:r>
      <w:r w:rsidRPr="005A281E">
        <w:rPr>
          <w:rFonts w:ascii="Arial" w:hAnsi="Arial" w:cs="Arial"/>
          <w:b/>
          <w:bCs/>
          <w:color w:val="000000" w:themeColor="text1"/>
          <w:sz w:val="24"/>
          <w:szCs w:val="24"/>
        </w:rPr>
        <w:t xml:space="preserve">colhimento na </w:t>
      </w:r>
      <w:r w:rsidR="005A281E">
        <w:rPr>
          <w:rFonts w:ascii="Arial" w:hAnsi="Arial" w:cs="Arial"/>
          <w:b/>
          <w:bCs/>
          <w:color w:val="000000" w:themeColor="text1"/>
          <w:sz w:val="24"/>
          <w:szCs w:val="24"/>
        </w:rPr>
        <w:t>e</w:t>
      </w:r>
      <w:r w:rsidRPr="005A281E">
        <w:rPr>
          <w:rFonts w:ascii="Arial" w:hAnsi="Arial" w:cs="Arial"/>
          <w:b/>
          <w:bCs/>
          <w:color w:val="000000" w:themeColor="text1"/>
          <w:sz w:val="24"/>
          <w:szCs w:val="24"/>
        </w:rPr>
        <w:t xml:space="preserve">scola da </w:t>
      </w:r>
      <w:r w:rsidR="005A281E">
        <w:rPr>
          <w:rFonts w:ascii="Arial" w:hAnsi="Arial" w:cs="Arial"/>
          <w:b/>
          <w:bCs/>
          <w:color w:val="000000" w:themeColor="text1"/>
          <w:sz w:val="24"/>
          <w:szCs w:val="24"/>
        </w:rPr>
        <w:t>i</w:t>
      </w:r>
      <w:r w:rsidRPr="005A281E">
        <w:rPr>
          <w:rFonts w:ascii="Arial" w:hAnsi="Arial" w:cs="Arial"/>
          <w:b/>
          <w:bCs/>
          <w:color w:val="000000" w:themeColor="text1"/>
          <w:sz w:val="24"/>
          <w:szCs w:val="24"/>
        </w:rPr>
        <w:t>nfância</w:t>
      </w:r>
      <w:r w:rsidRPr="00EF104F">
        <w:rPr>
          <w:rFonts w:ascii="Arial" w:hAnsi="Arial" w:cs="Arial"/>
          <w:color w:val="000000" w:themeColor="text1"/>
          <w:sz w:val="24"/>
          <w:szCs w:val="24"/>
        </w:rPr>
        <w:t>. Campinas: Autores Associados, 2013.</w:t>
      </w:r>
    </w:p>
    <w:p w14:paraId="2F849635" w14:textId="77777777" w:rsidR="005A281E" w:rsidRPr="00EF104F" w:rsidRDefault="005A281E" w:rsidP="005A281E">
      <w:pPr>
        <w:autoSpaceDE w:val="0"/>
        <w:autoSpaceDN w:val="0"/>
        <w:adjustRightInd w:val="0"/>
        <w:spacing w:after="0" w:line="240" w:lineRule="auto"/>
        <w:jc w:val="both"/>
        <w:rPr>
          <w:rFonts w:ascii="Arial" w:hAnsi="Arial" w:cs="Arial"/>
          <w:sz w:val="15"/>
          <w:szCs w:val="15"/>
        </w:rPr>
      </w:pPr>
    </w:p>
    <w:p w14:paraId="7542C629" w14:textId="77777777" w:rsidR="00EF104F" w:rsidRPr="00EF104F" w:rsidRDefault="00EF104F" w:rsidP="005A281E">
      <w:pPr>
        <w:autoSpaceDE w:val="0"/>
        <w:autoSpaceDN w:val="0"/>
        <w:adjustRightInd w:val="0"/>
        <w:spacing w:after="0" w:line="240" w:lineRule="auto"/>
        <w:jc w:val="both"/>
        <w:rPr>
          <w:rFonts w:ascii="Arial" w:hAnsi="Arial" w:cs="Arial"/>
          <w:color w:val="000000" w:themeColor="text1"/>
          <w:sz w:val="24"/>
          <w:szCs w:val="24"/>
        </w:rPr>
      </w:pPr>
      <w:r w:rsidRPr="00EF104F">
        <w:rPr>
          <w:rFonts w:ascii="Arial" w:hAnsi="Arial" w:cs="Arial"/>
          <w:color w:val="000000" w:themeColor="text1"/>
          <w:sz w:val="24"/>
          <w:szCs w:val="24"/>
        </w:rPr>
        <w:t xml:space="preserve">TONUCCI, F. </w:t>
      </w:r>
      <w:r w:rsidRPr="005A281E">
        <w:rPr>
          <w:rFonts w:ascii="Arial" w:hAnsi="Arial" w:cs="Arial"/>
          <w:b/>
          <w:bCs/>
          <w:color w:val="000000" w:themeColor="text1"/>
          <w:sz w:val="24"/>
          <w:szCs w:val="24"/>
        </w:rPr>
        <w:t>Quando as crianças dizem</w:t>
      </w:r>
      <w:r w:rsidRPr="00EF104F">
        <w:rPr>
          <w:rFonts w:ascii="Arial" w:hAnsi="Arial" w:cs="Arial"/>
          <w:color w:val="000000" w:themeColor="text1"/>
          <w:sz w:val="24"/>
          <w:szCs w:val="24"/>
        </w:rPr>
        <w:t>: agora chega. Porto Alegre: Artmed, 2003.</w:t>
      </w:r>
    </w:p>
    <w:p w14:paraId="19999143" w14:textId="77777777" w:rsidR="00020257" w:rsidRPr="00EF104F" w:rsidRDefault="00020257" w:rsidP="005A281E">
      <w:pPr>
        <w:autoSpaceDE w:val="0"/>
        <w:autoSpaceDN w:val="0"/>
        <w:adjustRightInd w:val="0"/>
        <w:spacing w:after="0" w:line="240" w:lineRule="auto"/>
        <w:jc w:val="both"/>
        <w:rPr>
          <w:rFonts w:ascii="Arial" w:hAnsi="Arial" w:cs="Arial"/>
          <w:color w:val="000000" w:themeColor="text1"/>
          <w:sz w:val="24"/>
          <w:szCs w:val="24"/>
        </w:rPr>
      </w:pPr>
    </w:p>
    <w:p w14:paraId="5F611D98" w14:textId="77777777" w:rsidR="00393A86" w:rsidRPr="00EF104F" w:rsidRDefault="00393A86" w:rsidP="0088123D">
      <w:pPr>
        <w:autoSpaceDE w:val="0"/>
        <w:autoSpaceDN w:val="0"/>
        <w:adjustRightInd w:val="0"/>
        <w:spacing w:after="0" w:line="240" w:lineRule="auto"/>
        <w:rPr>
          <w:rStyle w:val="textline"/>
          <w:rFonts w:ascii="Arial" w:hAnsi="Arial" w:cs="Arial"/>
          <w:color w:val="000000" w:themeColor="text1"/>
          <w:sz w:val="15"/>
          <w:szCs w:val="15"/>
        </w:rPr>
      </w:pPr>
    </w:p>
    <w:p w14:paraId="40350C6D" w14:textId="05D9A152" w:rsidR="00A4388F" w:rsidRPr="00EF104F" w:rsidRDefault="005A281E" w:rsidP="34C52967">
      <w:pPr>
        <w:spacing w:after="0"/>
        <w:rPr>
          <w:rStyle w:val="textline"/>
          <w:rFonts w:ascii="Arial" w:hAnsi="Arial" w:cs="Arial"/>
          <w:b/>
          <w:bCs/>
          <w:color w:val="000000" w:themeColor="text1"/>
          <w:sz w:val="24"/>
          <w:szCs w:val="24"/>
          <w:shd w:val="clear" w:color="auto" w:fill="FFFFFF"/>
        </w:rPr>
      </w:pPr>
      <w:r>
        <w:rPr>
          <w:rStyle w:val="textline"/>
          <w:rFonts w:ascii="Arial" w:hAnsi="Arial" w:cs="Arial"/>
          <w:b/>
          <w:bCs/>
          <w:color w:val="000000" w:themeColor="text1"/>
          <w:sz w:val="24"/>
          <w:szCs w:val="24"/>
          <w:shd w:val="clear" w:color="auto" w:fill="FFFFFF"/>
        </w:rPr>
        <w:t>Indicações de d</w:t>
      </w:r>
      <w:r w:rsidR="00EF104F" w:rsidRPr="00EF104F">
        <w:rPr>
          <w:rStyle w:val="textline"/>
          <w:rFonts w:ascii="Arial" w:hAnsi="Arial" w:cs="Arial"/>
          <w:b/>
          <w:bCs/>
          <w:color w:val="000000" w:themeColor="text1"/>
          <w:sz w:val="24"/>
          <w:szCs w:val="24"/>
          <w:shd w:val="clear" w:color="auto" w:fill="FFFFFF"/>
        </w:rPr>
        <w:t>ocumentários</w:t>
      </w:r>
      <w:r>
        <w:rPr>
          <w:rStyle w:val="textline"/>
          <w:rFonts w:ascii="Arial" w:hAnsi="Arial" w:cs="Arial"/>
          <w:b/>
          <w:bCs/>
          <w:color w:val="000000" w:themeColor="text1"/>
          <w:sz w:val="24"/>
          <w:szCs w:val="24"/>
          <w:shd w:val="clear" w:color="auto" w:fill="FFFFFF"/>
        </w:rPr>
        <w:t>:</w:t>
      </w:r>
    </w:p>
    <w:p w14:paraId="2213DDB0" w14:textId="77777777" w:rsidR="00EF104F" w:rsidRPr="00EF104F" w:rsidRDefault="00EF104F" w:rsidP="34C52967">
      <w:pPr>
        <w:spacing w:after="0"/>
        <w:rPr>
          <w:rStyle w:val="textline"/>
          <w:rFonts w:ascii="Arial" w:hAnsi="Arial" w:cs="Arial"/>
          <w:b/>
          <w:bCs/>
          <w:color w:val="000000" w:themeColor="text1"/>
          <w:sz w:val="24"/>
          <w:szCs w:val="24"/>
          <w:shd w:val="clear" w:color="auto" w:fill="FFFFFF"/>
        </w:rPr>
      </w:pPr>
    </w:p>
    <w:p w14:paraId="4E2A7F4C" w14:textId="6E49725D" w:rsidR="00A4388F" w:rsidRPr="005A281E" w:rsidRDefault="00A4388F" w:rsidP="34C52967">
      <w:pPr>
        <w:spacing w:after="0"/>
        <w:rPr>
          <w:rStyle w:val="textline"/>
          <w:rFonts w:ascii="Arial" w:hAnsi="Arial" w:cs="Arial"/>
          <w:color w:val="000000" w:themeColor="text1"/>
          <w:sz w:val="24"/>
          <w:szCs w:val="24"/>
          <w:shd w:val="clear" w:color="auto" w:fill="FFFFFF"/>
        </w:rPr>
      </w:pPr>
      <w:r w:rsidRPr="005A281E">
        <w:rPr>
          <w:rStyle w:val="textline"/>
          <w:rFonts w:ascii="Arial" w:hAnsi="Arial" w:cs="Arial"/>
          <w:color w:val="000000" w:themeColor="text1"/>
          <w:sz w:val="24"/>
          <w:szCs w:val="24"/>
          <w:shd w:val="clear" w:color="auto" w:fill="FFFFFF"/>
        </w:rPr>
        <w:t>A história das coisas</w:t>
      </w:r>
      <w:r w:rsidR="00EF104F" w:rsidRPr="005A281E">
        <w:rPr>
          <w:rStyle w:val="textline"/>
          <w:rFonts w:ascii="Arial" w:hAnsi="Arial" w:cs="Arial"/>
          <w:color w:val="000000" w:themeColor="text1"/>
          <w:sz w:val="24"/>
          <w:szCs w:val="24"/>
          <w:shd w:val="clear" w:color="auto" w:fill="FFFFFF"/>
        </w:rPr>
        <w:t>.</w:t>
      </w:r>
      <w:r w:rsidRPr="005A281E">
        <w:rPr>
          <w:rStyle w:val="textline"/>
          <w:rFonts w:ascii="Arial" w:hAnsi="Arial" w:cs="Arial"/>
          <w:color w:val="000000" w:themeColor="text1"/>
          <w:sz w:val="24"/>
          <w:szCs w:val="24"/>
          <w:shd w:val="clear" w:color="auto" w:fill="FFFFFF"/>
        </w:rPr>
        <w:t> Direção: Louis Fox Cor, 20’, censura livre, 2007</w:t>
      </w:r>
    </w:p>
    <w:p w14:paraId="50F97755" w14:textId="77777777" w:rsidR="005A281E" w:rsidRPr="005A281E" w:rsidRDefault="005A281E" w:rsidP="34C52967">
      <w:pPr>
        <w:spacing w:after="0"/>
        <w:rPr>
          <w:rStyle w:val="textline"/>
          <w:rFonts w:ascii="Arial" w:hAnsi="Arial" w:cs="Arial"/>
          <w:color w:val="000000" w:themeColor="text1"/>
          <w:sz w:val="24"/>
          <w:szCs w:val="24"/>
          <w:shd w:val="clear" w:color="auto" w:fill="FFFFFF"/>
        </w:rPr>
      </w:pPr>
    </w:p>
    <w:p w14:paraId="4F626E4F" w14:textId="1C610495" w:rsidR="00A4388F" w:rsidRPr="00EF104F" w:rsidRDefault="00A4388F" w:rsidP="34C52967">
      <w:pPr>
        <w:spacing w:after="0"/>
        <w:rPr>
          <w:rStyle w:val="textline"/>
          <w:rFonts w:ascii="Arial" w:hAnsi="Arial" w:cs="Arial"/>
          <w:color w:val="000000" w:themeColor="text1"/>
          <w:sz w:val="24"/>
          <w:szCs w:val="24"/>
          <w:shd w:val="clear" w:color="auto" w:fill="FFFFFF"/>
        </w:rPr>
      </w:pPr>
      <w:r w:rsidRPr="005A281E">
        <w:rPr>
          <w:rStyle w:val="textline"/>
          <w:rFonts w:ascii="Arial" w:hAnsi="Arial" w:cs="Arial"/>
          <w:color w:val="000000" w:themeColor="text1"/>
          <w:sz w:val="24"/>
          <w:szCs w:val="24"/>
          <w:shd w:val="clear" w:color="auto" w:fill="FFFFFF"/>
        </w:rPr>
        <w:t>Muito além do peso</w:t>
      </w:r>
      <w:r w:rsidR="00EF104F" w:rsidRPr="00EF104F">
        <w:rPr>
          <w:rStyle w:val="textline"/>
          <w:rFonts w:ascii="Arial" w:hAnsi="Arial" w:cs="Arial"/>
          <w:color w:val="000000" w:themeColor="text1"/>
          <w:sz w:val="24"/>
          <w:szCs w:val="24"/>
          <w:shd w:val="clear" w:color="auto" w:fill="FFFFFF"/>
        </w:rPr>
        <w:t>.</w:t>
      </w:r>
      <w:r w:rsidRPr="00EF104F">
        <w:rPr>
          <w:rStyle w:val="textline"/>
          <w:rFonts w:ascii="Arial" w:hAnsi="Arial" w:cs="Arial"/>
          <w:b/>
          <w:bCs/>
          <w:color w:val="000000" w:themeColor="text1"/>
          <w:sz w:val="24"/>
          <w:szCs w:val="24"/>
          <w:shd w:val="clear" w:color="auto" w:fill="FFFFFF"/>
        </w:rPr>
        <w:t> </w:t>
      </w:r>
      <w:r w:rsidRPr="00EF104F">
        <w:rPr>
          <w:rStyle w:val="textline"/>
          <w:rFonts w:ascii="Arial" w:hAnsi="Arial" w:cs="Arial"/>
          <w:color w:val="000000" w:themeColor="text1"/>
          <w:sz w:val="24"/>
          <w:szCs w:val="24"/>
          <w:shd w:val="clear" w:color="auto" w:fill="FFFFFF"/>
        </w:rPr>
        <w:t>Direção: Estela Renner Cor, 84’, censura livre, 2012</w:t>
      </w:r>
    </w:p>
    <w:p w14:paraId="0E2EB587" w14:textId="77777777" w:rsidR="00A4388F" w:rsidRPr="00EF104F" w:rsidRDefault="00A4388F" w:rsidP="34C52967">
      <w:pPr>
        <w:spacing w:after="0"/>
        <w:rPr>
          <w:rStyle w:val="textline"/>
          <w:rFonts w:ascii="Arial" w:hAnsi="Arial" w:cs="Arial"/>
          <w:color w:val="000000" w:themeColor="text1"/>
          <w:sz w:val="24"/>
          <w:szCs w:val="24"/>
          <w:shd w:val="clear" w:color="auto" w:fill="FFFFFF"/>
        </w:rPr>
      </w:pPr>
    </w:p>
    <w:p w14:paraId="30F6B3F1" w14:textId="3EC811D6" w:rsidR="00A4388F" w:rsidRPr="00EF104F" w:rsidRDefault="005A281E" w:rsidP="34C52967">
      <w:pPr>
        <w:spacing w:after="0"/>
        <w:rPr>
          <w:rStyle w:val="textline"/>
          <w:rFonts w:ascii="Arial" w:hAnsi="Arial" w:cs="Arial"/>
          <w:b/>
          <w:bCs/>
          <w:color w:val="1C263D"/>
          <w:sz w:val="24"/>
          <w:szCs w:val="24"/>
          <w:shd w:val="clear" w:color="auto" w:fill="FFFFFF"/>
        </w:rPr>
      </w:pPr>
      <w:r>
        <w:rPr>
          <w:rStyle w:val="textline"/>
          <w:rFonts w:ascii="Arial" w:hAnsi="Arial" w:cs="Arial"/>
          <w:b/>
          <w:bCs/>
          <w:color w:val="1C263D"/>
          <w:sz w:val="24"/>
          <w:szCs w:val="24"/>
          <w:shd w:val="clear" w:color="auto" w:fill="FFFFFF"/>
        </w:rPr>
        <w:t>Indicações de s</w:t>
      </w:r>
      <w:r w:rsidR="00EF104F" w:rsidRPr="00EF104F">
        <w:rPr>
          <w:rStyle w:val="textline"/>
          <w:rFonts w:ascii="Arial" w:hAnsi="Arial" w:cs="Arial"/>
          <w:b/>
          <w:bCs/>
          <w:color w:val="1C263D"/>
          <w:sz w:val="24"/>
          <w:szCs w:val="24"/>
          <w:shd w:val="clear" w:color="auto" w:fill="FFFFFF"/>
        </w:rPr>
        <w:t>ites</w:t>
      </w:r>
      <w:r>
        <w:rPr>
          <w:rStyle w:val="textline"/>
          <w:rFonts w:ascii="Arial" w:hAnsi="Arial" w:cs="Arial"/>
          <w:b/>
          <w:bCs/>
          <w:color w:val="1C263D"/>
          <w:sz w:val="24"/>
          <w:szCs w:val="24"/>
          <w:shd w:val="clear" w:color="auto" w:fill="FFFFFF"/>
        </w:rPr>
        <w:t>:</w:t>
      </w:r>
    </w:p>
    <w:p w14:paraId="2E818510" w14:textId="77777777" w:rsidR="00EF104F" w:rsidRPr="00EF104F" w:rsidRDefault="00EF104F" w:rsidP="34C52967">
      <w:pPr>
        <w:spacing w:after="0"/>
        <w:rPr>
          <w:rStyle w:val="textline"/>
          <w:rFonts w:ascii="Arial" w:hAnsi="Arial" w:cs="Arial"/>
          <w:b/>
          <w:bCs/>
          <w:color w:val="1C263D"/>
          <w:sz w:val="24"/>
          <w:szCs w:val="24"/>
          <w:shd w:val="clear" w:color="auto" w:fill="FFFFFF"/>
        </w:rPr>
      </w:pPr>
    </w:p>
    <w:p w14:paraId="6E76B03E" w14:textId="226999C6" w:rsidR="003D2448" w:rsidRPr="00EF104F" w:rsidRDefault="003D2448" w:rsidP="00EF104F">
      <w:pPr>
        <w:spacing w:after="0"/>
        <w:jc w:val="both"/>
        <w:rPr>
          <w:rStyle w:val="textline"/>
          <w:rFonts w:ascii="Arial" w:hAnsi="Arial" w:cs="Arial"/>
          <w:color w:val="1C263D"/>
          <w:sz w:val="24"/>
          <w:szCs w:val="24"/>
          <w:shd w:val="clear" w:color="auto" w:fill="FFFFFF"/>
        </w:rPr>
      </w:pPr>
      <w:r w:rsidRPr="00EF104F">
        <w:rPr>
          <w:rStyle w:val="textline"/>
          <w:rFonts w:ascii="Arial" w:hAnsi="Arial" w:cs="Arial"/>
          <w:color w:val="1C263D"/>
          <w:sz w:val="24"/>
          <w:szCs w:val="24"/>
          <w:shd w:val="clear" w:color="auto" w:fill="FFFFFF"/>
        </w:rPr>
        <w:t>Território do brincar</w:t>
      </w:r>
      <w:r w:rsidRPr="00EF104F">
        <w:rPr>
          <w:rFonts w:ascii="Arial" w:hAnsi="Arial" w:cs="Arial"/>
          <w:sz w:val="24"/>
          <w:szCs w:val="24"/>
        </w:rPr>
        <w:t xml:space="preserve"> </w:t>
      </w:r>
      <w:hyperlink r:id="rId38" w:history="1">
        <w:r w:rsidRPr="00EF104F">
          <w:rPr>
            <w:rStyle w:val="Hyperlink"/>
            <w:rFonts w:ascii="Arial" w:hAnsi="Arial" w:cs="Arial"/>
            <w:sz w:val="24"/>
            <w:szCs w:val="24"/>
          </w:rPr>
          <w:t>https://territoriodobrincar.com.br/</w:t>
        </w:r>
      </w:hyperlink>
    </w:p>
    <w:p w14:paraId="04F2967F" w14:textId="77777777" w:rsidR="00EF104F" w:rsidRPr="00EF104F" w:rsidRDefault="00EF104F" w:rsidP="00EF104F">
      <w:pPr>
        <w:spacing w:after="0"/>
        <w:jc w:val="both"/>
        <w:rPr>
          <w:rStyle w:val="textline"/>
          <w:rFonts w:ascii="Arial" w:hAnsi="Arial" w:cs="Arial"/>
          <w:color w:val="1C263D"/>
          <w:sz w:val="24"/>
          <w:szCs w:val="24"/>
          <w:shd w:val="clear" w:color="auto" w:fill="FFFFFF"/>
        </w:rPr>
      </w:pPr>
    </w:p>
    <w:p w14:paraId="0361EB5D" w14:textId="407FE149" w:rsidR="00A4388F" w:rsidRPr="00EF104F" w:rsidRDefault="00A4388F" w:rsidP="00EF104F">
      <w:pPr>
        <w:spacing w:after="0"/>
        <w:jc w:val="both"/>
        <w:rPr>
          <w:rStyle w:val="textline"/>
          <w:rFonts w:ascii="Arial" w:hAnsi="Arial" w:cs="Arial"/>
          <w:color w:val="1C263D"/>
          <w:sz w:val="24"/>
          <w:szCs w:val="24"/>
          <w:shd w:val="clear" w:color="auto" w:fill="FFFFFF"/>
        </w:rPr>
      </w:pPr>
      <w:r w:rsidRPr="00EF104F">
        <w:rPr>
          <w:rStyle w:val="textline"/>
          <w:rFonts w:ascii="Arial" w:hAnsi="Arial" w:cs="Arial"/>
          <w:color w:val="1C263D"/>
          <w:sz w:val="24"/>
          <w:szCs w:val="24"/>
          <w:shd w:val="clear" w:color="auto" w:fill="FFFFFF"/>
        </w:rPr>
        <w:t xml:space="preserve">Instituto </w:t>
      </w:r>
      <w:proofErr w:type="spellStart"/>
      <w:r w:rsidRPr="00EF104F">
        <w:rPr>
          <w:rStyle w:val="textline"/>
          <w:rFonts w:ascii="Arial" w:hAnsi="Arial" w:cs="Arial"/>
          <w:color w:val="1C263D"/>
          <w:sz w:val="24"/>
          <w:szCs w:val="24"/>
          <w:shd w:val="clear" w:color="auto" w:fill="FFFFFF"/>
        </w:rPr>
        <w:t>Akatu</w:t>
      </w:r>
      <w:proofErr w:type="spellEnd"/>
      <w:r w:rsidRPr="00EF104F">
        <w:rPr>
          <w:rStyle w:val="textline"/>
          <w:rFonts w:ascii="Arial" w:hAnsi="Arial" w:cs="Arial"/>
          <w:color w:val="1C263D"/>
          <w:sz w:val="24"/>
          <w:szCs w:val="24"/>
          <w:shd w:val="clear" w:color="auto" w:fill="FFFFFF"/>
        </w:rPr>
        <w:t> </w:t>
      </w:r>
      <w:hyperlink r:id="rId39" w:history="1">
        <w:r w:rsidRPr="00EF104F">
          <w:rPr>
            <w:rStyle w:val="Hyperlink"/>
            <w:rFonts w:ascii="Arial" w:hAnsi="Arial" w:cs="Arial"/>
            <w:sz w:val="24"/>
            <w:szCs w:val="24"/>
            <w:shd w:val="clear" w:color="auto" w:fill="FFFFFF"/>
          </w:rPr>
          <w:t>www.akatu.org.br</w:t>
        </w:r>
      </w:hyperlink>
    </w:p>
    <w:p w14:paraId="13634E06" w14:textId="77777777" w:rsidR="00EF104F" w:rsidRPr="00EF104F" w:rsidRDefault="00EF104F" w:rsidP="00EF104F">
      <w:pPr>
        <w:spacing w:after="0"/>
        <w:jc w:val="both"/>
        <w:rPr>
          <w:rStyle w:val="textline"/>
          <w:rFonts w:ascii="Arial" w:hAnsi="Arial" w:cs="Arial"/>
          <w:color w:val="1C263D"/>
          <w:sz w:val="24"/>
          <w:szCs w:val="24"/>
          <w:shd w:val="clear" w:color="auto" w:fill="FFFFFF"/>
        </w:rPr>
      </w:pPr>
    </w:p>
    <w:p w14:paraId="5E8EF4D9" w14:textId="69844BF8" w:rsidR="00A4388F" w:rsidRPr="00EF104F" w:rsidRDefault="00A4388F" w:rsidP="00EF104F">
      <w:pPr>
        <w:spacing w:after="0"/>
        <w:jc w:val="both"/>
        <w:rPr>
          <w:rStyle w:val="textline"/>
          <w:rFonts w:ascii="Arial" w:hAnsi="Arial" w:cs="Arial"/>
          <w:color w:val="1C263D"/>
          <w:sz w:val="24"/>
          <w:szCs w:val="24"/>
          <w:shd w:val="clear" w:color="auto" w:fill="FFFFFF"/>
        </w:rPr>
      </w:pPr>
      <w:r w:rsidRPr="00EF104F">
        <w:rPr>
          <w:rStyle w:val="textline"/>
          <w:rFonts w:ascii="Arial" w:hAnsi="Arial" w:cs="Arial"/>
          <w:color w:val="1C263D"/>
          <w:sz w:val="24"/>
          <w:szCs w:val="24"/>
          <w:shd w:val="clear" w:color="auto" w:fill="FFFFFF"/>
        </w:rPr>
        <w:t>Instituto 5 elementos </w:t>
      </w:r>
      <w:hyperlink r:id="rId40" w:history="1">
        <w:r w:rsidRPr="00EF104F">
          <w:rPr>
            <w:rStyle w:val="Hyperlink"/>
            <w:rFonts w:ascii="Arial" w:hAnsi="Arial" w:cs="Arial"/>
            <w:sz w:val="24"/>
            <w:szCs w:val="24"/>
            <w:shd w:val="clear" w:color="auto" w:fill="FFFFFF"/>
          </w:rPr>
          <w:t>www.5elementos.org.br</w:t>
        </w:r>
      </w:hyperlink>
    </w:p>
    <w:p w14:paraId="3334C558" w14:textId="77777777" w:rsidR="00EF104F" w:rsidRPr="00EF104F" w:rsidRDefault="00EF104F" w:rsidP="00EF104F">
      <w:pPr>
        <w:spacing w:after="0"/>
        <w:jc w:val="both"/>
        <w:rPr>
          <w:rStyle w:val="textline"/>
          <w:rFonts w:ascii="Arial" w:hAnsi="Arial" w:cs="Arial"/>
          <w:color w:val="1C263D"/>
          <w:sz w:val="24"/>
          <w:szCs w:val="24"/>
          <w:shd w:val="clear" w:color="auto" w:fill="FFFFFF"/>
        </w:rPr>
      </w:pPr>
    </w:p>
    <w:p w14:paraId="2D540D2A" w14:textId="63B5095B" w:rsidR="00A4388F" w:rsidRPr="00EF104F" w:rsidRDefault="00A4388F" w:rsidP="00EF104F">
      <w:pPr>
        <w:spacing w:after="0"/>
        <w:jc w:val="both"/>
        <w:rPr>
          <w:rStyle w:val="textline"/>
          <w:rFonts w:ascii="Arial" w:hAnsi="Arial" w:cs="Arial"/>
          <w:color w:val="1C263D"/>
          <w:sz w:val="24"/>
          <w:szCs w:val="24"/>
          <w:shd w:val="clear" w:color="auto" w:fill="FFFFFF"/>
        </w:rPr>
      </w:pPr>
      <w:r w:rsidRPr="00EF104F">
        <w:rPr>
          <w:rStyle w:val="textline"/>
          <w:rFonts w:ascii="Arial" w:hAnsi="Arial" w:cs="Arial"/>
          <w:color w:val="1C263D"/>
          <w:sz w:val="24"/>
          <w:szCs w:val="24"/>
          <w:shd w:val="clear" w:color="auto" w:fill="FFFFFF"/>
        </w:rPr>
        <w:t>Lixo.com.br </w:t>
      </w:r>
      <w:hyperlink r:id="rId41" w:history="1">
        <w:r w:rsidRPr="00EF104F">
          <w:rPr>
            <w:rStyle w:val="Hyperlink"/>
            <w:rFonts w:ascii="Arial" w:hAnsi="Arial" w:cs="Arial"/>
            <w:sz w:val="24"/>
            <w:szCs w:val="24"/>
            <w:shd w:val="clear" w:color="auto" w:fill="FFFFFF"/>
          </w:rPr>
          <w:t>www.lixo.com.br</w:t>
        </w:r>
      </w:hyperlink>
    </w:p>
    <w:p w14:paraId="56BBBF83" w14:textId="77777777" w:rsidR="00EF104F" w:rsidRPr="00EF104F" w:rsidRDefault="00EF104F" w:rsidP="00EF104F">
      <w:pPr>
        <w:spacing w:after="0"/>
        <w:jc w:val="both"/>
        <w:rPr>
          <w:rStyle w:val="textline"/>
          <w:rFonts w:ascii="Arial" w:hAnsi="Arial" w:cs="Arial"/>
          <w:color w:val="1C263D"/>
          <w:sz w:val="24"/>
          <w:szCs w:val="24"/>
          <w:shd w:val="clear" w:color="auto" w:fill="FFFFFF"/>
        </w:rPr>
      </w:pPr>
    </w:p>
    <w:p w14:paraId="1B998A9E" w14:textId="2183C225" w:rsidR="00A4388F" w:rsidRPr="00EF104F" w:rsidRDefault="00A4388F" w:rsidP="00EF104F">
      <w:pPr>
        <w:spacing w:after="0"/>
        <w:jc w:val="both"/>
        <w:rPr>
          <w:rStyle w:val="textline"/>
          <w:rFonts w:ascii="Arial" w:hAnsi="Arial" w:cs="Arial"/>
          <w:color w:val="1C263D"/>
          <w:sz w:val="24"/>
          <w:szCs w:val="24"/>
          <w:shd w:val="clear" w:color="auto" w:fill="FFFFFF"/>
        </w:rPr>
      </w:pPr>
      <w:r w:rsidRPr="00EF104F">
        <w:rPr>
          <w:rStyle w:val="textline"/>
          <w:rFonts w:ascii="Arial" w:hAnsi="Arial" w:cs="Arial"/>
          <w:color w:val="1C263D"/>
          <w:sz w:val="24"/>
          <w:szCs w:val="24"/>
          <w:shd w:val="clear" w:color="auto" w:fill="FFFFFF"/>
        </w:rPr>
        <w:t>Cidades Sustentáveis </w:t>
      </w:r>
      <w:hyperlink r:id="rId42" w:history="1">
        <w:r w:rsidRPr="00EF104F">
          <w:rPr>
            <w:rStyle w:val="Hyperlink"/>
            <w:rFonts w:ascii="Arial" w:hAnsi="Arial" w:cs="Arial"/>
            <w:sz w:val="24"/>
            <w:szCs w:val="24"/>
            <w:shd w:val="clear" w:color="auto" w:fill="FFFFFF"/>
          </w:rPr>
          <w:t>www.cidadessustentaveis.org.br</w:t>
        </w:r>
      </w:hyperlink>
    </w:p>
    <w:p w14:paraId="084A3299" w14:textId="77777777" w:rsidR="00EF104F" w:rsidRPr="00EF104F" w:rsidRDefault="00EF104F" w:rsidP="00EF104F">
      <w:pPr>
        <w:spacing w:after="0"/>
        <w:jc w:val="both"/>
        <w:rPr>
          <w:rStyle w:val="textline"/>
          <w:rFonts w:ascii="Arial" w:hAnsi="Arial" w:cs="Arial"/>
          <w:color w:val="1C263D"/>
          <w:sz w:val="24"/>
          <w:szCs w:val="24"/>
          <w:shd w:val="clear" w:color="auto" w:fill="FFFFFF"/>
        </w:rPr>
      </w:pPr>
    </w:p>
    <w:p w14:paraId="6C678558" w14:textId="3652245F" w:rsidR="00A4388F" w:rsidRPr="00EF104F" w:rsidRDefault="00A4388F" w:rsidP="00EF104F">
      <w:pPr>
        <w:spacing w:after="0"/>
        <w:jc w:val="both"/>
        <w:rPr>
          <w:rStyle w:val="textline"/>
          <w:rFonts w:ascii="Arial" w:hAnsi="Arial" w:cs="Arial"/>
          <w:color w:val="1C263D"/>
          <w:sz w:val="24"/>
          <w:szCs w:val="24"/>
          <w:shd w:val="clear" w:color="auto" w:fill="FFFFFF"/>
        </w:rPr>
      </w:pPr>
      <w:proofErr w:type="spellStart"/>
      <w:r w:rsidRPr="00EF104F">
        <w:rPr>
          <w:rStyle w:val="textline"/>
          <w:rFonts w:ascii="Arial" w:hAnsi="Arial" w:cs="Arial"/>
          <w:color w:val="1C263D"/>
          <w:sz w:val="24"/>
          <w:szCs w:val="24"/>
          <w:shd w:val="clear" w:color="auto" w:fill="FFFFFF"/>
        </w:rPr>
        <w:t>Recicloteca</w:t>
      </w:r>
      <w:proofErr w:type="spellEnd"/>
      <w:r w:rsidRPr="00EF104F">
        <w:rPr>
          <w:rStyle w:val="textline"/>
          <w:rFonts w:ascii="Arial" w:hAnsi="Arial" w:cs="Arial"/>
          <w:color w:val="1C263D"/>
          <w:sz w:val="24"/>
          <w:szCs w:val="24"/>
          <w:shd w:val="clear" w:color="auto" w:fill="FFFFFF"/>
        </w:rPr>
        <w:t> </w:t>
      </w:r>
      <w:hyperlink r:id="rId43" w:history="1">
        <w:r w:rsidRPr="00EF104F">
          <w:rPr>
            <w:rStyle w:val="Hyperlink"/>
            <w:rFonts w:ascii="Arial" w:hAnsi="Arial" w:cs="Arial"/>
            <w:sz w:val="24"/>
            <w:szCs w:val="24"/>
            <w:shd w:val="clear" w:color="auto" w:fill="FFFFFF"/>
          </w:rPr>
          <w:t>www.recicloteca.org.br</w:t>
        </w:r>
      </w:hyperlink>
    </w:p>
    <w:p w14:paraId="1910D899" w14:textId="77777777" w:rsidR="00EF104F" w:rsidRPr="00EF104F" w:rsidRDefault="00EF104F" w:rsidP="00EF104F">
      <w:pPr>
        <w:spacing w:after="0"/>
        <w:jc w:val="both"/>
        <w:rPr>
          <w:rStyle w:val="textline"/>
          <w:rFonts w:ascii="Arial" w:hAnsi="Arial" w:cs="Arial"/>
          <w:color w:val="1C263D"/>
          <w:sz w:val="24"/>
          <w:szCs w:val="24"/>
          <w:shd w:val="clear" w:color="auto" w:fill="FFFFFF"/>
        </w:rPr>
      </w:pPr>
    </w:p>
    <w:p w14:paraId="5A7378C7" w14:textId="3DF91E6C" w:rsidR="00A4388F" w:rsidRPr="00EF104F" w:rsidRDefault="00A4388F" w:rsidP="00EF104F">
      <w:pPr>
        <w:spacing w:after="0"/>
        <w:jc w:val="both"/>
        <w:rPr>
          <w:rStyle w:val="textline"/>
          <w:rFonts w:ascii="Arial" w:hAnsi="Arial" w:cs="Arial"/>
          <w:color w:val="1C263D"/>
          <w:sz w:val="24"/>
          <w:szCs w:val="24"/>
          <w:shd w:val="clear" w:color="auto" w:fill="FFFFFF"/>
        </w:rPr>
      </w:pPr>
      <w:r w:rsidRPr="00EF104F">
        <w:rPr>
          <w:rStyle w:val="textline"/>
          <w:rFonts w:ascii="Arial" w:hAnsi="Arial" w:cs="Arial"/>
          <w:color w:val="1C263D"/>
          <w:sz w:val="24"/>
          <w:szCs w:val="24"/>
          <w:shd w:val="clear" w:color="auto" w:fill="FFFFFF"/>
        </w:rPr>
        <w:t>Rede Brasileira de Educação Ambiental </w:t>
      </w:r>
      <w:hyperlink r:id="rId44" w:history="1">
        <w:r w:rsidRPr="00EF104F">
          <w:rPr>
            <w:rStyle w:val="Hyperlink"/>
            <w:rFonts w:ascii="Arial" w:hAnsi="Arial" w:cs="Arial"/>
            <w:sz w:val="24"/>
            <w:szCs w:val="24"/>
            <w:shd w:val="clear" w:color="auto" w:fill="FFFFFF"/>
          </w:rPr>
          <w:t>www.rebea.org.br</w:t>
        </w:r>
      </w:hyperlink>
    </w:p>
    <w:p w14:paraId="7D47A2C3" w14:textId="77777777" w:rsidR="00EF104F" w:rsidRPr="00EF104F" w:rsidRDefault="00EF104F" w:rsidP="00EF104F">
      <w:pPr>
        <w:spacing w:after="0"/>
        <w:jc w:val="both"/>
        <w:rPr>
          <w:rStyle w:val="textline"/>
          <w:rFonts w:ascii="Arial" w:hAnsi="Arial" w:cs="Arial"/>
          <w:color w:val="1C263D"/>
          <w:sz w:val="24"/>
          <w:szCs w:val="24"/>
          <w:shd w:val="clear" w:color="auto" w:fill="FFFFFF"/>
          <w:lang w:val="en-US"/>
        </w:rPr>
      </w:pPr>
    </w:p>
    <w:p w14:paraId="1AED5538" w14:textId="7BAED5A9" w:rsidR="00A4388F" w:rsidRPr="00EF104F" w:rsidRDefault="00A4388F" w:rsidP="00EF104F">
      <w:pPr>
        <w:spacing w:after="0"/>
        <w:jc w:val="both"/>
        <w:rPr>
          <w:rStyle w:val="textline"/>
          <w:rFonts w:ascii="Arial" w:hAnsi="Arial" w:cs="Arial"/>
          <w:color w:val="1C263D"/>
          <w:sz w:val="24"/>
          <w:szCs w:val="24"/>
          <w:shd w:val="clear" w:color="auto" w:fill="FFFFFF"/>
          <w:lang w:val="en-US"/>
        </w:rPr>
      </w:pPr>
      <w:r w:rsidRPr="00EF104F">
        <w:rPr>
          <w:rStyle w:val="textline"/>
          <w:rFonts w:ascii="Arial" w:hAnsi="Arial" w:cs="Arial"/>
          <w:color w:val="1C263D"/>
          <w:sz w:val="24"/>
          <w:szCs w:val="24"/>
          <w:shd w:val="clear" w:color="auto" w:fill="FFFFFF"/>
          <w:lang w:val="en-US"/>
        </w:rPr>
        <w:t>Education Foundation (</w:t>
      </w:r>
      <w:proofErr w:type="spellStart"/>
      <w:r w:rsidRPr="00EF104F">
        <w:rPr>
          <w:rStyle w:val="textline"/>
          <w:rFonts w:ascii="Arial" w:hAnsi="Arial" w:cs="Arial"/>
          <w:color w:val="1C263D"/>
          <w:sz w:val="24"/>
          <w:szCs w:val="24"/>
          <w:shd w:val="clear" w:color="auto" w:fill="FFFFFF"/>
          <w:lang w:val="en-US"/>
        </w:rPr>
        <w:t>Fundação</w:t>
      </w:r>
      <w:proofErr w:type="spellEnd"/>
      <w:r w:rsidRPr="00EF104F">
        <w:rPr>
          <w:rStyle w:val="textline"/>
          <w:rFonts w:ascii="Arial" w:hAnsi="Arial" w:cs="Arial"/>
          <w:color w:val="1C263D"/>
          <w:sz w:val="24"/>
          <w:szCs w:val="24"/>
          <w:shd w:val="clear" w:color="auto" w:fill="FFFFFF"/>
          <w:lang w:val="en-US"/>
        </w:rPr>
        <w:t xml:space="preserve"> </w:t>
      </w:r>
      <w:proofErr w:type="spellStart"/>
      <w:r w:rsidRPr="00EF104F">
        <w:rPr>
          <w:rStyle w:val="textline"/>
          <w:rFonts w:ascii="Arial" w:hAnsi="Arial" w:cs="Arial"/>
          <w:color w:val="1C263D"/>
          <w:sz w:val="24"/>
          <w:szCs w:val="24"/>
          <w:shd w:val="clear" w:color="auto" w:fill="FFFFFF"/>
          <w:lang w:val="en-US"/>
        </w:rPr>
        <w:t>Educação</w:t>
      </w:r>
      <w:proofErr w:type="spellEnd"/>
      <w:r w:rsidRPr="00EF104F">
        <w:rPr>
          <w:rStyle w:val="textline"/>
          <w:rFonts w:ascii="Arial" w:hAnsi="Arial" w:cs="Arial"/>
          <w:color w:val="1C263D"/>
          <w:sz w:val="24"/>
          <w:szCs w:val="24"/>
          <w:shd w:val="clear" w:color="auto" w:fill="FFFFFF"/>
          <w:lang w:val="en-US"/>
        </w:rPr>
        <w:t xml:space="preserve"> Verde) </w:t>
      </w:r>
      <w:hyperlink r:id="rId45" w:history="1">
        <w:r w:rsidRPr="00EF104F">
          <w:rPr>
            <w:rStyle w:val="Hyperlink"/>
            <w:rFonts w:ascii="Arial" w:hAnsi="Arial" w:cs="Arial"/>
            <w:sz w:val="24"/>
            <w:szCs w:val="24"/>
            <w:shd w:val="clear" w:color="auto" w:fill="FFFFFF"/>
            <w:lang w:val="en-US"/>
          </w:rPr>
          <w:t>www.greeneducationfoundation.org</w:t>
        </w:r>
      </w:hyperlink>
    </w:p>
    <w:p w14:paraId="5929BBF8" w14:textId="77777777" w:rsidR="00EF104F" w:rsidRPr="00EF104F" w:rsidRDefault="00EF104F" w:rsidP="00EF104F">
      <w:pPr>
        <w:spacing w:after="0"/>
        <w:jc w:val="both"/>
        <w:rPr>
          <w:rStyle w:val="textline"/>
          <w:rFonts w:ascii="Arial" w:hAnsi="Arial" w:cs="Arial"/>
          <w:color w:val="1C263D"/>
          <w:sz w:val="24"/>
          <w:szCs w:val="24"/>
          <w:shd w:val="clear" w:color="auto" w:fill="FFFFFF"/>
        </w:rPr>
      </w:pPr>
    </w:p>
    <w:p w14:paraId="1DEB008A" w14:textId="403C021C" w:rsidR="00A4388F" w:rsidRPr="00EF104F" w:rsidRDefault="00A4388F" w:rsidP="00EF104F">
      <w:pPr>
        <w:spacing w:after="0"/>
        <w:jc w:val="both"/>
        <w:rPr>
          <w:rStyle w:val="textline"/>
          <w:rFonts w:ascii="Arial" w:hAnsi="Arial" w:cs="Arial"/>
          <w:color w:val="1C263D"/>
          <w:sz w:val="24"/>
          <w:szCs w:val="24"/>
          <w:shd w:val="clear" w:color="auto" w:fill="FFFFFF"/>
        </w:rPr>
      </w:pPr>
      <w:r w:rsidRPr="00EF104F">
        <w:rPr>
          <w:rStyle w:val="textline"/>
          <w:rFonts w:ascii="Arial" w:hAnsi="Arial" w:cs="Arial"/>
          <w:color w:val="1C263D"/>
          <w:sz w:val="24"/>
          <w:szCs w:val="24"/>
          <w:shd w:val="clear" w:color="auto" w:fill="FFFFFF"/>
        </w:rPr>
        <w:t>Relógio do mundo Brasil </w:t>
      </w:r>
      <w:hyperlink r:id="rId46" w:history="1">
        <w:r w:rsidRPr="00EF104F">
          <w:rPr>
            <w:rStyle w:val="Hyperlink"/>
            <w:rFonts w:ascii="Arial" w:hAnsi="Arial" w:cs="Arial"/>
            <w:sz w:val="24"/>
            <w:szCs w:val="24"/>
            <w:shd w:val="clear" w:color="auto" w:fill="FFFFFF"/>
          </w:rPr>
          <w:t>www.worldwatch.org.br</w:t>
        </w:r>
      </w:hyperlink>
    </w:p>
    <w:p w14:paraId="5B8074A4" w14:textId="311D0418" w:rsidR="00A4388F" w:rsidRPr="00EF104F" w:rsidRDefault="00136433" w:rsidP="00EF104F">
      <w:pPr>
        <w:spacing w:after="0"/>
        <w:jc w:val="both"/>
        <w:rPr>
          <w:rStyle w:val="Hyperlink"/>
          <w:rFonts w:ascii="Arial" w:hAnsi="Arial" w:cs="Arial"/>
          <w:sz w:val="24"/>
          <w:szCs w:val="24"/>
        </w:rPr>
      </w:pPr>
      <w:hyperlink r:id="rId47">
        <w:r w:rsidR="00A4388F" w:rsidRPr="00EF104F">
          <w:rPr>
            <w:rStyle w:val="Hyperlink"/>
            <w:rFonts w:ascii="Arial" w:hAnsi="Arial" w:cs="Arial"/>
            <w:sz w:val="24"/>
            <w:szCs w:val="24"/>
          </w:rPr>
          <w:t>https://novaescola.org.br/conteudo/12396/como-trazer-a-educacao-40-para-dentro-da-sala-de-aula</w:t>
        </w:r>
      </w:hyperlink>
    </w:p>
    <w:p w14:paraId="4132CEE1" w14:textId="77777777" w:rsidR="00EF104F" w:rsidRPr="00EF104F" w:rsidRDefault="00EF104F" w:rsidP="00EF104F">
      <w:pPr>
        <w:spacing w:after="0"/>
        <w:jc w:val="both"/>
        <w:rPr>
          <w:rFonts w:ascii="Arial" w:hAnsi="Arial" w:cs="Arial"/>
          <w:sz w:val="24"/>
          <w:szCs w:val="24"/>
        </w:rPr>
      </w:pPr>
    </w:p>
    <w:p w14:paraId="6A078E7E" w14:textId="5537767D" w:rsidR="00A4388F" w:rsidRPr="00EF104F" w:rsidRDefault="00136433" w:rsidP="00EF104F">
      <w:pPr>
        <w:spacing w:after="0"/>
        <w:jc w:val="both"/>
        <w:rPr>
          <w:rStyle w:val="Hyperlink"/>
          <w:rFonts w:ascii="Arial" w:hAnsi="Arial" w:cs="Arial"/>
          <w:sz w:val="24"/>
          <w:szCs w:val="24"/>
        </w:rPr>
      </w:pPr>
      <w:hyperlink r:id="rId48">
        <w:r w:rsidR="00A4388F" w:rsidRPr="00EF104F">
          <w:rPr>
            <w:rStyle w:val="Hyperlink"/>
            <w:rFonts w:ascii="Arial" w:hAnsi="Arial" w:cs="Arial"/>
            <w:sz w:val="24"/>
            <w:szCs w:val="24"/>
          </w:rPr>
          <w:t>https://novaescola.org.br/conteudo/16856/7-ideias-para-usar-a-tecnologia-na-educacao-infantil</w:t>
        </w:r>
      </w:hyperlink>
    </w:p>
    <w:p w14:paraId="4BC970B4" w14:textId="77777777" w:rsidR="00EF104F" w:rsidRPr="00EF104F" w:rsidRDefault="00EF104F" w:rsidP="00EF104F">
      <w:pPr>
        <w:spacing w:after="0"/>
        <w:jc w:val="both"/>
        <w:rPr>
          <w:rFonts w:ascii="Arial" w:hAnsi="Arial" w:cs="Arial"/>
          <w:sz w:val="24"/>
          <w:szCs w:val="24"/>
        </w:rPr>
      </w:pPr>
    </w:p>
    <w:p w14:paraId="3EF26C96" w14:textId="5561ED06" w:rsidR="00A4388F" w:rsidRPr="00EF104F" w:rsidRDefault="00136433" w:rsidP="00EF104F">
      <w:pPr>
        <w:spacing w:after="0"/>
        <w:jc w:val="both"/>
        <w:rPr>
          <w:rStyle w:val="Hyperlink"/>
          <w:rFonts w:ascii="Arial" w:hAnsi="Arial" w:cs="Arial"/>
          <w:sz w:val="24"/>
          <w:szCs w:val="24"/>
        </w:rPr>
      </w:pPr>
      <w:hyperlink r:id="rId49">
        <w:r w:rsidR="00A4388F" w:rsidRPr="00EF104F">
          <w:rPr>
            <w:rStyle w:val="Hyperlink"/>
            <w:rFonts w:ascii="Arial" w:hAnsi="Arial" w:cs="Arial"/>
            <w:sz w:val="24"/>
            <w:szCs w:val="24"/>
          </w:rPr>
          <w:t>https://bncc.novaescola.org.br/</w:t>
        </w:r>
      </w:hyperlink>
    </w:p>
    <w:p w14:paraId="28CEE529" w14:textId="243A118A" w:rsidR="009717AF" w:rsidRPr="00EF104F" w:rsidRDefault="009717AF" w:rsidP="00EF104F">
      <w:pPr>
        <w:spacing w:after="0"/>
        <w:jc w:val="both"/>
        <w:rPr>
          <w:rStyle w:val="Hyperlink"/>
          <w:rFonts w:ascii="Arial" w:hAnsi="Arial" w:cs="Arial"/>
          <w:sz w:val="24"/>
          <w:szCs w:val="24"/>
        </w:rPr>
      </w:pPr>
    </w:p>
    <w:p w14:paraId="62BFA516" w14:textId="65727F38" w:rsidR="009717AF" w:rsidRPr="00EF104F" w:rsidRDefault="00136433" w:rsidP="00EF104F">
      <w:pPr>
        <w:spacing w:after="0"/>
        <w:jc w:val="both"/>
        <w:rPr>
          <w:rStyle w:val="textline"/>
          <w:rFonts w:ascii="Arial" w:hAnsi="Arial" w:cs="Arial"/>
          <w:color w:val="1C263D"/>
          <w:sz w:val="24"/>
          <w:szCs w:val="24"/>
          <w:shd w:val="clear" w:color="auto" w:fill="FFFFFF"/>
        </w:rPr>
      </w:pPr>
      <w:hyperlink r:id="rId50" w:history="1">
        <w:r w:rsidR="00E74557" w:rsidRPr="00EF104F">
          <w:rPr>
            <w:rStyle w:val="Hyperlink"/>
            <w:rFonts w:ascii="Arial" w:hAnsi="Arial" w:cs="Arial"/>
            <w:sz w:val="24"/>
            <w:szCs w:val="24"/>
            <w:shd w:val="clear" w:color="auto" w:fill="FFFFFF"/>
          </w:rPr>
          <w:t>http://primeirainfancia.org.br/</w:t>
        </w:r>
      </w:hyperlink>
    </w:p>
    <w:p w14:paraId="287C39D8" w14:textId="77777777" w:rsidR="00EF104F" w:rsidRPr="00EF104F" w:rsidRDefault="00EF104F" w:rsidP="00EF104F">
      <w:pPr>
        <w:spacing w:after="0"/>
        <w:jc w:val="both"/>
        <w:rPr>
          <w:rFonts w:ascii="Arial" w:hAnsi="Arial" w:cs="Arial"/>
          <w:sz w:val="24"/>
          <w:szCs w:val="24"/>
        </w:rPr>
      </w:pPr>
    </w:p>
    <w:p w14:paraId="748774D0" w14:textId="04B96430" w:rsidR="00293614" w:rsidRPr="00EF104F" w:rsidRDefault="00EF104F" w:rsidP="00EF104F">
      <w:pPr>
        <w:spacing w:after="0"/>
        <w:jc w:val="both"/>
        <w:rPr>
          <w:rStyle w:val="textline"/>
          <w:rFonts w:ascii="Arial" w:hAnsi="Arial" w:cs="Arial"/>
          <w:color w:val="1C263D"/>
          <w:sz w:val="24"/>
          <w:szCs w:val="24"/>
          <w:shd w:val="clear" w:color="auto" w:fill="FFFFFF"/>
        </w:rPr>
      </w:pPr>
      <w:hyperlink r:id="rId51" w:history="1">
        <w:r w:rsidRPr="00EF104F">
          <w:rPr>
            <w:rStyle w:val="Hyperlink"/>
            <w:rFonts w:ascii="Arial" w:hAnsi="Arial" w:cs="Arial"/>
            <w:sz w:val="24"/>
            <w:szCs w:val="24"/>
            <w:shd w:val="clear" w:color="auto" w:fill="FFFFFF"/>
          </w:rPr>
          <w:t>https://www.fmcsv.org.br/pt-BR/</w:t>
        </w:r>
      </w:hyperlink>
    </w:p>
    <w:p w14:paraId="16ECEBF0" w14:textId="77777777" w:rsidR="00EF104F" w:rsidRPr="00EF104F" w:rsidRDefault="00EF104F" w:rsidP="00EF104F">
      <w:pPr>
        <w:spacing w:after="0"/>
        <w:jc w:val="both"/>
        <w:rPr>
          <w:rFonts w:ascii="Arial" w:hAnsi="Arial" w:cs="Arial"/>
          <w:sz w:val="24"/>
          <w:szCs w:val="24"/>
        </w:rPr>
      </w:pPr>
    </w:p>
    <w:p w14:paraId="3FA9EB01" w14:textId="230F408B" w:rsidR="00293614" w:rsidRPr="00EF104F" w:rsidRDefault="00EF104F" w:rsidP="00EF104F">
      <w:pPr>
        <w:spacing w:after="0"/>
        <w:jc w:val="both"/>
        <w:rPr>
          <w:rStyle w:val="textline"/>
          <w:rFonts w:ascii="Arial" w:hAnsi="Arial" w:cs="Arial"/>
          <w:color w:val="1C263D"/>
          <w:sz w:val="24"/>
          <w:szCs w:val="24"/>
          <w:shd w:val="clear" w:color="auto" w:fill="FFFFFF"/>
        </w:rPr>
      </w:pPr>
      <w:hyperlink r:id="rId52" w:history="1">
        <w:r w:rsidRPr="00EF104F">
          <w:rPr>
            <w:rStyle w:val="Hyperlink"/>
            <w:rFonts w:ascii="Arial" w:hAnsi="Arial" w:cs="Arial"/>
            <w:sz w:val="24"/>
            <w:szCs w:val="24"/>
            <w:shd w:val="clear" w:color="auto" w:fill="FFFFFF"/>
          </w:rPr>
          <w:t>http://movimentopelabase.org.br/</w:t>
        </w:r>
      </w:hyperlink>
    </w:p>
    <w:p w14:paraId="10068746" w14:textId="77777777" w:rsidR="00183C8B" w:rsidRPr="00EF104F" w:rsidRDefault="00183C8B" w:rsidP="00EF104F">
      <w:pPr>
        <w:spacing w:after="0"/>
        <w:jc w:val="both"/>
        <w:rPr>
          <w:rStyle w:val="textline"/>
          <w:rFonts w:ascii="Arial" w:hAnsi="Arial" w:cs="Arial"/>
          <w:color w:val="1C263D"/>
          <w:sz w:val="24"/>
          <w:szCs w:val="24"/>
          <w:shd w:val="clear" w:color="auto" w:fill="FFFFFF"/>
        </w:rPr>
      </w:pPr>
    </w:p>
    <w:p w14:paraId="307F72C9" w14:textId="474EBCCF" w:rsidR="00A4388F" w:rsidRPr="00EF104F" w:rsidRDefault="00EF104F" w:rsidP="34C52967">
      <w:pPr>
        <w:spacing w:after="0"/>
        <w:rPr>
          <w:rStyle w:val="textline"/>
          <w:rFonts w:ascii="Arial" w:hAnsi="Arial" w:cs="Arial"/>
          <w:b/>
          <w:bCs/>
          <w:color w:val="1C263D"/>
          <w:sz w:val="24"/>
          <w:szCs w:val="24"/>
          <w:shd w:val="clear" w:color="auto" w:fill="FFFFFF"/>
        </w:rPr>
      </w:pPr>
      <w:r w:rsidRPr="00EF104F">
        <w:rPr>
          <w:rStyle w:val="textline"/>
          <w:rFonts w:ascii="Arial" w:hAnsi="Arial" w:cs="Arial"/>
          <w:b/>
          <w:bCs/>
          <w:color w:val="1C263D"/>
          <w:sz w:val="24"/>
          <w:szCs w:val="24"/>
          <w:shd w:val="clear" w:color="auto" w:fill="FFFFFF"/>
        </w:rPr>
        <w:t>Documentos</w:t>
      </w:r>
    </w:p>
    <w:p w14:paraId="32AE1F93" w14:textId="77777777" w:rsidR="00EF104F" w:rsidRPr="00EF104F" w:rsidRDefault="00EF104F" w:rsidP="34C52967">
      <w:pPr>
        <w:spacing w:after="0"/>
        <w:rPr>
          <w:rStyle w:val="textline"/>
          <w:rFonts w:ascii="Arial" w:hAnsi="Arial" w:cs="Arial"/>
          <w:color w:val="1C263D"/>
          <w:sz w:val="24"/>
          <w:szCs w:val="24"/>
          <w:shd w:val="clear" w:color="auto" w:fill="FFFFFF"/>
        </w:rPr>
      </w:pPr>
    </w:p>
    <w:p w14:paraId="246344BD" w14:textId="7CD9D127" w:rsidR="00A4388F" w:rsidRPr="00EF104F" w:rsidRDefault="00A4388F" w:rsidP="34C52967">
      <w:pPr>
        <w:spacing w:after="0"/>
        <w:jc w:val="both"/>
        <w:rPr>
          <w:rStyle w:val="textline"/>
          <w:rFonts w:ascii="Arial" w:hAnsi="Arial" w:cs="Arial"/>
          <w:color w:val="1C263D"/>
          <w:sz w:val="24"/>
          <w:szCs w:val="24"/>
          <w:shd w:val="clear" w:color="auto" w:fill="FFFFFF"/>
        </w:rPr>
      </w:pPr>
      <w:r w:rsidRPr="00EF104F">
        <w:rPr>
          <w:rStyle w:val="textline"/>
          <w:rFonts w:ascii="Arial" w:hAnsi="Arial" w:cs="Arial"/>
          <w:color w:val="1C263D"/>
          <w:sz w:val="24"/>
          <w:szCs w:val="24"/>
          <w:shd w:val="clear" w:color="auto" w:fill="FFFFFF"/>
        </w:rPr>
        <w:t>Tratado de educação ambiental para sociedades sustentáveis e responsabilidade global</w:t>
      </w:r>
      <w:r w:rsidR="00EF104F" w:rsidRPr="00EF104F">
        <w:rPr>
          <w:rStyle w:val="textline"/>
          <w:rFonts w:ascii="Arial" w:hAnsi="Arial" w:cs="Arial"/>
          <w:color w:val="1C263D"/>
          <w:sz w:val="24"/>
          <w:szCs w:val="24"/>
          <w:shd w:val="clear" w:color="auto" w:fill="FFFFFF"/>
        </w:rPr>
        <w:t>. Disponível em:</w:t>
      </w:r>
      <w:r w:rsidR="00EF104F" w:rsidRPr="00EF104F">
        <w:rPr>
          <w:rStyle w:val="textline"/>
          <w:rFonts w:ascii="Arial" w:hAnsi="Arial" w:cs="Arial"/>
          <w:b/>
          <w:bCs/>
          <w:color w:val="1C263D"/>
          <w:sz w:val="24"/>
          <w:szCs w:val="24"/>
          <w:shd w:val="clear" w:color="auto" w:fill="FFFFFF"/>
        </w:rPr>
        <w:t xml:space="preserve"> </w:t>
      </w:r>
      <w:r w:rsidRPr="00EF104F">
        <w:rPr>
          <w:rStyle w:val="textline"/>
          <w:rFonts w:ascii="Arial" w:hAnsi="Arial" w:cs="Arial"/>
          <w:color w:val="1C263D"/>
          <w:sz w:val="24"/>
          <w:szCs w:val="24"/>
          <w:shd w:val="clear" w:color="auto" w:fill="FFFFFF"/>
        </w:rPr>
        <w:t>portal.mec.gov.br/secad/arquivos/pdf/educacaoambiental/tratado.pdf</w:t>
      </w:r>
    </w:p>
    <w:p w14:paraId="1CBB7075" w14:textId="5DD5F3C5" w:rsidR="00EF104F" w:rsidRDefault="00EF104F" w:rsidP="34C52967">
      <w:pPr>
        <w:spacing w:after="0"/>
        <w:jc w:val="both"/>
        <w:rPr>
          <w:rStyle w:val="textline"/>
          <w:rFonts w:ascii="Arial" w:hAnsi="Arial" w:cs="Arial"/>
          <w:color w:val="1C263D"/>
          <w:sz w:val="24"/>
          <w:szCs w:val="24"/>
          <w:shd w:val="clear" w:color="auto" w:fill="FFFFFF"/>
        </w:rPr>
      </w:pPr>
    </w:p>
    <w:p w14:paraId="73F5C067" w14:textId="35E32894" w:rsidR="00EF104F" w:rsidRDefault="00EF104F" w:rsidP="34C52967">
      <w:pPr>
        <w:spacing w:after="0"/>
        <w:jc w:val="both"/>
        <w:rPr>
          <w:rStyle w:val="textline"/>
          <w:rFonts w:ascii="Arial" w:hAnsi="Arial" w:cs="Arial"/>
          <w:color w:val="1C263D"/>
          <w:sz w:val="24"/>
          <w:szCs w:val="24"/>
          <w:shd w:val="clear" w:color="auto" w:fill="FFFFFF"/>
        </w:rPr>
      </w:pPr>
    </w:p>
    <w:p w14:paraId="669884AA" w14:textId="042651DE" w:rsidR="00EF104F" w:rsidRDefault="00EF104F" w:rsidP="34C52967">
      <w:pPr>
        <w:spacing w:after="0"/>
        <w:jc w:val="both"/>
        <w:rPr>
          <w:rStyle w:val="textline"/>
          <w:rFonts w:ascii="Arial" w:hAnsi="Arial" w:cs="Arial"/>
          <w:color w:val="1C263D"/>
          <w:sz w:val="24"/>
          <w:szCs w:val="24"/>
          <w:shd w:val="clear" w:color="auto" w:fill="FFFFFF"/>
        </w:rPr>
      </w:pPr>
    </w:p>
    <w:p w14:paraId="4D1F5889" w14:textId="46946406" w:rsidR="00EF104F" w:rsidRDefault="00EF104F" w:rsidP="34C52967">
      <w:pPr>
        <w:spacing w:after="0"/>
        <w:jc w:val="both"/>
        <w:rPr>
          <w:rStyle w:val="textline"/>
          <w:rFonts w:ascii="Arial" w:hAnsi="Arial" w:cs="Arial"/>
          <w:color w:val="1C263D"/>
          <w:sz w:val="24"/>
          <w:szCs w:val="24"/>
          <w:shd w:val="clear" w:color="auto" w:fill="FFFFFF"/>
        </w:rPr>
      </w:pPr>
    </w:p>
    <w:p w14:paraId="45CE155E" w14:textId="0E16932A" w:rsidR="00EF104F" w:rsidRDefault="00EF104F" w:rsidP="34C52967">
      <w:pPr>
        <w:spacing w:after="0"/>
        <w:jc w:val="both"/>
        <w:rPr>
          <w:rStyle w:val="textline"/>
          <w:rFonts w:ascii="Arial" w:hAnsi="Arial" w:cs="Arial"/>
          <w:color w:val="1C263D"/>
          <w:sz w:val="24"/>
          <w:szCs w:val="24"/>
          <w:shd w:val="clear" w:color="auto" w:fill="FFFFFF"/>
        </w:rPr>
      </w:pPr>
    </w:p>
    <w:p w14:paraId="131867D6" w14:textId="2A542B59" w:rsidR="00EF104F" w:rsidRDefault="00EF104F" w:rsidP="34C52967">
      <w:pPr>
        <w:spacing w:after="0"/>
        <w:jc w:val="both"/>
        <w:rPr>
          <w:rStyle w:val="textline"/>
          <w:rFonts w:ascii="Arial" w:hAnsi="Arial" w:cs="Arial"/>
          <w:color w:val="1C263D"/>
          <w:sz w:val="24"/>
          <w:szCs w:val="24"/>
          <w:shd w:val="clear" w:color="auto" w:fill="FFFFFF"/>
        </w:rPr>
      </w:pPr>
    </w:p>
    <w:p w14:paraId="7A0FCE6B" w14:textId="4B6EDDF3" w:rsidR="00EF104F" w:rsidRDefault="00EF104F" w:rsidP="34C52967">
      <w:pPr>
        <w:spacing w:after="0"/>
        <w:jc w:val="both"/>
        <w:rPr>
          <w:rStyle w:val="textline"/>
          <w:rFonts w:ascii="Arial" w:hAnsi="Arial" w:cs="Arial"/>
          <w:color w:val="1C263D"/>
          <w:sz w:val="24"/>
          <w:szCs w:val="24"/>
          <w:shd w:val="clear" w:color="auto" w:fill="FFFFFF"/>
        </w:rPr>
      </w:pPr>
    </w:p>
    <w:p w14:paraId="77458F83" w14:textId="429F856F" w:rsidR="00EF104F" w:rsidRDefault="00EF104F" w:rsidP="34C52967">
      <w:pPr>
        <w:spacing w:after="0"/>
        <w:jc w:val="both"/>
        <w:rPr>
          <w:rStyle w:val="textline"/>
          <w:rFonts w:ascii="Arial" w:hAnsi="Arial" w:cs="Arial"/>
          <w:color w:val="1C263D"/>
          <w:sz w:val="24"/>
          <w:szCs w:val="24"/>
          <w:shd w:val="clear" w:color="auto" w:fill="FFFFFF"/>
        </w:rPr>
      </w:pPr>
    </w:p>
    <w:p w14:paraId="7CCEBC14" w14:textId="2212336B" w:rsidR="00EF104F" w:rsidRDefault="00EF104F" w:rsidP="34C52967">
      <w:pPr>
        <w:spacing w:after="0"/>
        <w:jc w:val="both"/>
        <w:rPr>
          <w:rStyle w:val="textline"/>
          <w:rFonts w:ascii="Arial" w:hAnsi="Arial" w:cs="Arial"/>
          <w:color w:val="1C263D"/>
          <w:sz w:val="24"/>
          <w:szCs w:val="24"/>
          <w:shd w:val="clear" w:color="auto" w:fill="FFFFFF"/>
        </w:rPr>
      </w:pPr>
    </w:p>
    <w:p w14:paraId="2F4B55EE" w14:textId="782C5EEE" w:rsidR="00EF104F" w:rsidRDefault="00EF104F" w:rsidP="34C52967">
      <w:pPr>
        <w:spacing w:after="0"/>
        <w:jc w:val="both"/>
        <w:rPr>
          <w:rStyle w:val="textline"/>
          <w:rFonts w:ascii="Arial" w:hAnsi="Arial" w:cs="Arial"/>
          <w:color w:val="1C263D"/>
          <w:sz w:val="24"/>
          <w:szCs w:val="24"/>
          <w:shd w:val="clear" w:color="auto" w:fill="FFFFFF"/>
        </w:rPr>
      </w:pPr>
    </w:p>
    <w:p w14:paraId="5942B7A3" w14:textId="6F8BC6B2" w:rsidR="00EF104F" w:rsidRDefault="00EF104F" w:rsidP="34C52967">
      <w:pPr>
        <w:spacing w:after="0"/>
        <w:jc w:val="both"/>
        <w:rPr>
          <w:rStyle w:val="textline"/>
          <w:rFonts w:ascii="Arial" w:hAnsi="Arial" w:cs="Arial"/>
          <w:color w:val="1C263D"/>
          <w:sz w:val="24"/>
          <w:szCs w:val="24"/>
          <w:shd w:val="clear" w:color="auto" w:fill="FFFFFF"/>
        </w:rPr>
      </w:pPr>
    </w:p>
    <w:p w14:paraId="60529CBD" w14:textId="5C53E516" w:rsidR="00EF104F" w:rsidRDefault="00EF104F" w:rsidP="34C52967">
      <w:pPr>
        <w:spacing w:after="0"/>
        <w:jc w:val="both"/>
        <w:rPr>
          <w:rStyle w:val="textline"/>
          <w:rFonts w:ascii="Arial" w:hAnsi="Arial" w:cs="Arial"/>
          <w:color w:val="1C263D"/>
          <w:sz w:val="24"/>
          <w:szCs w:val="24"/>
          <w:shd w:val="clear" w:color="auto" w:fill="FFFFFF"/>
        </w:rPr>
      </w:pPr>
    </w:p>
    <w:p w14:paraId="19886273" w14:textId="20358702" w:rsidR="00EF104F" w:rsidRDefault="00EF104F" w:rsidP="34C52967">
      <w:pPr>
        <w:spacing w:after="0"/>
        <w:jc w:val="both"/>
        <w:rPr>
          <w:rStyle w:val="textline"/>
          <w:rFonts w:ascii="Arial" w:hAnsi="Arial" w:cs="Arial"/>
          <w:color w:val="1C263D"/>
          <w:sz w:val="24"/>
          <w:szCs w:val="24"/>
          <w:shd w:val="clear" w:color="auto" w:fill="FFFFFF"/>
        </w:rPr>
      </w:pPr>
    </w:p>
    <w:p w14:paraId="4089182A" w14:textId="77777777" w:rsidR="00EF104F" w:rsidRPr="009817F3" w:rsidRDefault="00EF104F" w:rsidP="34C52967">
      <w:pPr>
        <w:spacing w:after="0"/>
        <w:jc w:val="both"/>
        <w:rPr>
          <w:rStyle w:val="textline"/>
          <w:rFonts w:ascii="Arial" w:hAnsi="Arial" w:cs="Arial"/>
          <w:color w:val="1C263D"/>
          <w:sz w:val="24"/>
          <w:szCs w:val="24"/>
          <w:shd w:val="clear" w:color="auto" w:fill="FFFFFF"/>
        </w:rPr>
      </w:pPr>
    </w:p>
    <w:p w14:paraId="0F50D796" w14:textId="77777777" w:rsidR="00A4388F" w:rsidRDefault="00A4388F" w:rsidP="34C52967">
      <w:pPr>
        <w:spacing w:after="0"/>
      </w:pPr>
    </w:p>
    <w:p w14:paraId="566B96BD" w14:textId="295DE4E5" w:rsidR="003F09D4" w:rsidRDefault="003F09D4" w:rsidP="00D91840">
      <w:pPr>
        <w:pStyle w:val="paragraph"/>
        <w:spacing w:before="0" w:beforeAutospacing="0" w:after="0" w:afterAutospacing="0"/>
        <w:jc w:val="both"/>
        <w:textAlignment w:val="baseline"/>
        <w:rPr>
          <w:rStyle w:val="eop"/>
          <w:rFonts w:ascii="Arial" w:hAnsi="Arial" w:cs="Arial"/>
        </w:rPr>
      </w:pPr>
    </w:p>
    <w:p w14:paraId="1222DB38" w14:textId="5E40A565" w:rsidR="00A96C5D" w:rsidRDefault="00A96C5D" w:rsidP="00D91840">
      <w:pPr>
        <w:pStyle w:val="paragraph"/>
        <w:spacing w:before="0" w:beforeAutospacing="0" w:after="0" w:afterAutospacing="0"/>
        <w:jc w:val="both"/>
        <w:textAlignment w:val="baseline"/>
        <w:rPr>
          <w:rStyle w:val="eop"/>
          <w:rFonts w:ascii="Arial" w:hAnsi="Arial" w:cs="Arial"/>
        </w:rPr>
      </w:pPr>
    </w:p>
    <w:p w14:paraId="7A691CE6" w14:textId="77777777" w:rsidR="00A96C5D" w:rsidRPr="005A281E" w:rsidRDefault="00A96C5D" w:rsidP="00A96C5D">
      <w:pPr>
        <w:autoSpaceDE w:val="0"/>
        <w:autoSpaceDN w:val="0"/>
        <w:adjustRightInd w:val="0"/>
        <w:spacing w:after="0" w:line="240" w:lineRule="auto"/>
        <w:rPr>
          <w:rFonts w:ascii="Arial" w:eastAsia="Times New Roman" w:hAnsi="Arial" w:cs="Arial"/>
          <w:b/>
          <w:bCs/>
          <w:color w:val="000000"/>
          <w:sz w:val="20"/>
          <w:szCs w:val="20"/>
        </w:rPr>
      </w:pPr>
      <w:r w:rsidRPr="005A281E">
        <w:rPr>
          <w:rFonts w:ascii="Arial" w:eastAsia="Times New Roman" w:hAnsi="Arial" w:cs="Arial"/>
          <w:b/>
          <w:bCs/>
          <w:color w:val="000000"/>
          <w:sz w:val="20"/>
          <w:szCs w:val="20"/>
        </w:rPr>
        <w:t>DIRETORIA DE EDUCAÇÃO E TECNOLOGIA – DIRET</w:t>
      </w:r>
    </w:p>
    <w:p w14:paraId="2D86A3C3" w14:textId="77777777" w:rsidR="00A96C5D" w:rsidRPr="005A281E" w:rsidRDefault="00A96C5D" w:rsidP="00A96C5D">
      <w:pPr>
        <w:spacing w:after="0" w:line="240" w:lineRule="auto"/>
        <w:rPr>
          <w:rFonts w:ascii="Arial" w:eastAsia="Times New Roman" w:hAnsi="Arial" w:cs="Arial"/>
          <w:i/>
          <w:sz w:val="20"/>
          <w:szCs w:val="20"/>
        </w:rPr>
      </w:pPr>
      <w:r w:rsidRPr="005A281E">
        <w:rPr>
          <w:rFonts w:ascii="Arial" w:eastAsia="Times New Roman" w:hAnsi="Arial" w:cs="Arial"/>
          <w:i/>
          <w:sz w:val="20"/>
          <w:szCs w:val="20"/>
        </w:rPr>
        <w:t xml:space="preserve">Rafael Esmeraldo Lucchesi </w:t>
      </w:r>
      <w:proofErr w:type="spellStart"/>
      <w:r w:rsidRPr="005A281E">
        <w:rPr>
          <w:rFonts w:ascii="Arial" w:eastAsia="Times New Roman" w:hAnsi="Arial" w:cs="Arial"/>
          <w:i/>
          <w:sz w:val="20"/>
          <w:szCs w:val="20"/>
        </w:rPr>
        <w:t>Ramacciotti</w:t>
      </w:r>
      <w:proofErr w:type="spellEnd"/>
    </w:p>
    <w:p w14:paraId="21453227" w14:textId="77777777" w:rsidR="00A96C5D" w:rsidRPr="005A281E" w:rsidRDefault="00A96C5D" w:rsidP="00A96C5D">
      <w:pPr>
        <w:autoSpaceDE w:val="0"/>
        <w:autoSpaceDN w:val="0"/>
        <w:adjustRightInd w:val="0"/>
        <w:spacing w:after="0" w:line="240" w:lineRule="auto"/>
        <w:rPr>
          <w:rFonts w:ascii="Arial" w:eastAsia="Times New Roman" w:hAnsi="Arial" w:cs="Arial"/>
          <w:bCs/>
          <w:color w:val="000000"/>
          <w:sz w:val="20"/>
          <w:szCs w:val="20"/>
        </w:rPr>
      </w:pPr>
      <w:r w:rsidRPr="005A281E">
        <w:rPr>
          <w:rFonts w:ascii="Arial" w:eastAsia="Times New Roman" w:hAnsi="Arial" w:cs="Arial"/>
          <w:bCs/>
          <w:color w:val="000000"/>
          <w:sz w:val="20"/>
          <w:szCs w:val="20"/>
        </w:rPr>
        <w:t>Diretor de Educação e Tecnologia</w:t>
      </w:r>
    </w:p>
    <w:p w14:paraId="76A1D27D" w14:textId="77777777" w:rsidR="00A96C5D" w:rsidRPr="005A281E" w:rsidRDefault="00A96C5D" w:rsidP="00A96C5D">
      <w:pPr>
        <w:spacing w:after="0" w:line="240" w:lineRule="auto"/>
        <w:rPr>
          <w:rFonts w:ascii="Arial" w:eastAsia="Times New Roman" w:hAnsi="Arial" w:cs="Arial"/>
          <w:b/>
          <w:sz w:val="20"/>
          <w:szCs w:val="20"/>
        </w:rPr>
      </w:pPr>
    </w:p>
    <w:p w14:paraId="3914FAD3" w14:textId="77777777" w:rsidR="00A96C5D" w:rsidRPr="005A281E" w:rsidRDefault="00A96C5D" w:rsidP="00A96C5D">
      <w:pPr>
        <w:spacing w:after="0" w:line="240" w:lineRule="auto"/>
        <w:rPr>
          <w:rFonts w:ascii="Arial" w:eastAsia="Times New Roman" w:hAnsi="Arial" w:cs="Arial"/>
          <w:b/>
          <w:sz w:val="20"/>
          <w:szCs w:val="20"/>
        </w:rPr>
      </w:pPr>
      <w:r w:rsidRPr="005A281E">
        <w:rPr>
          <w:rFonts w:ascii="Arial" w:eastAsia="Times New Roman" w:hAnsi="Arial" w:cs="Arial"/>
          <w:b/>
          <w:sz w:val="20"/>
          <w:szCs w:val="20"/>
        </w:rPr>
        <w:t>SESI/DN</w:t>
      </w:r>
    </w:p>
    <w:p w14:paraId="74E73C67" w14:textId="77777777" w:rsidR="00A96C5D" w:rsidRPr="005A281E" w:rsidRDefault="00A96C5D" w:rsidP="00A96C5D">
      <w:pPr>
        <w:autoSpaceDE w:val="0"/>
        <w:autoSpaceDN w:val="0"/>
        <w:adjustRightInd w:val="0"/>
        <w:spacing w:after="0" w:line="240" w:lineRule="auto"/>
        <w:rPr>
          <w:rFonts w:ascii="Arial" w:eastAsia="Times New Roman" w:hAnsi="Arial" w:cs="Arial"/>
          <w:i/>
          <w:iCs/>
          <w:color w:val="000000"/>
          <w:sz w:val="20"/>
          <w:szCs w:val="20"/>
        </w:rPr>
      </w:pPr>
      <w:r w:rsidRPr="005A281E">
        <w:rPr>
          <w:rFonts w:ascii="Arial" w:eastAsia="Times New Roman" w:hAnsi="Arial" w:cs="Arial"/>
          <w:i/>
          <w:iCs/>
          <w:color w:val="000000"/>
          <w:sz w:val="20"/>
          <w:szCs w:val="20"/>
        </w:rPr>
        <w:t>Robson Braga de Andrade</w:t>
      </w:r>
    </w:p>
    <w:p w14:paraId="66052DC2" w14:textId="77777777" w:rsidR="00A96C5D" w:rsidRPr="005A281E" w:rsidRDefault="00A96C5D" w:rsidP="00A96C5D">
      <w:pPr>
        <w:autoSpaceDE w:val="0"/>
        <w:autoSpaceDN w:val="0"/>
        <w:adjustRightInd w:val="0"/>
        <w:spacing w:after="0" w:line="240" w:lineRule="auto"/>
        <w:rPr>
          <w:rFonts w:ascii="Arial" w:eastAsia="Times New Roman" w:hAnsi="Arial" w:cs="Arial"/>
          <w:bCs/>
          <w:color w:val="000000"/>
          <w:sz w:val="20"/>
          <w:szCs w:val="20"/>
        </w:rPr>
      </w:pPr>
      <w:r w:rsidRPr="005A281E">
        <w:rPr>
          <w:rFonts w:ascii="Arial" w:eastAsia="Times New Roman" w:hAnsi="Arial" w:cs="Arial"/>
          <w:bCs/>
          <w:color w:val="000000"/>
          <w:sz w:val="20"/>
          <w:szCs w:val="20"/>
        </w:rPr>
        <w:t>Diretor</w:t>
      </w:r>
    </w:p>
    <w:p w14:paraId="6FB94C82" w14:textId="77777777" w:rsidR="00A96C5D" w:rsidRPr="005A281E" w:rsidRDefault="00A96C5D" w:rsidP="00A96C5D">
      <w:pPr>
        <w:spacing w:after="0" w:line="240" w:lineRule="auto"/>
        <w:rPr>
          <w:rFonts w:ascii="Arial" w:eastAsia="Times New Roman" w:hAnsi="Arial" w:cs="Arial"/>
          <w:i/>
          <w:sz w:val="20"/>
          <w:szCs w:val="20"/>
        </w:rPr>
      </w:pPr>
    </w:p>
    <w:p w14:paraId="32B8F9AF" w14:textId="77777777" w:rsidR="00A96C5D" w:rsidRPr="005A281E" w:rsidRDefault="00A96C5D" w:rsidP="00A96C5D">
      <w:pPr>
        <w:spacing w:after="0" w:line="240" w:lineRule="auto"/>
        <w:rPr>
          <w:rFonts w:ascii="Arial" w:eastAsia="Times New Roman" w:hAnsi="Arial" w:cs="Arial"/>
          <w:i/>
          <w:sz w:val="20"/>
          <w:szCs w:val="20"/>
        </w:rPr>
      </w:pPr>
      <w:r w:rsidRPr="005A281E">
        <w:rPr>
          <w:rFonts w:ascii="Arial" w:eastAsia="Times New Roman" w:hAnsi="Arial" w:cs="Arial"/>
          <w:i/>
          <w:sz w:val="20"/>
          <w:szCs w:val="20"/>
        </w:rPr>
        <w:t xml:space="preserve">Rafael Esmeraldo Lucchesi </w:t>
      </w:r>
      <w:proofErr w:type="spellStart"/>
      <w:r w:rsidRPr="005A281E">
        <w:rPr>
          <w:rFonts w:ascii="Arial" w:eastAsia="Times New Roman" w:hAnsi="Arial" w:cs="Arial"/>
          <w:i/>
          <w:sz w:val="20"/>
          <w:szCs w:val="20"/>
        </w:rPr>
        <w:t>Ramacciotti</w:t>
      </w:r>
      <w:proofErr w:type="spellEnd"/>
    </w:p>
    <w:p w14:paraId="7D4F7C1F" w14:textId="77777777" w:rsidR="00A96C5D" w:rsidRPr="005A281E" w:rsidRDefault="00A96C5D" w:rsidP="00A96C5D">
      <w:pPr>
        <w:autoSpaceDE w:val="0"/>
        <w:autoSpaceDN w:val="0"/>
        <w:adjustRightInd w:val="0"/>
        <w:spacing w:after="0" w:line="240" w:lineRule="auto"/>
        <w:rPr>
          <w:rFonts w:ascii="Arial" w:eastAsia="Times New Roman" w:hAnsi="Arial" w:cs="Arial"/>
          <w:bCs/>
          <w:color w:val="000000"/>
          <w:sz w:val="20"/>
          <w:szCs w:val="20"/>
        </w:rPr>
      </w:pPr>
      <w:r w:rsidRPr="005A281E">
        <w:rPr>
          <w:rFonts w:ascii="Arial" w:eastAsia="Times New Roman" w:hAnsi="Arial" w:cs="Arial"/>
          <w:bCs/>
          <w:color w:val="000000"/>
          <w:sz w:val="20"/>
          <w:szCs w:val="20"/>
        </w:rPr>
        <w:t xml:space="preserve">Diretor-Superintendente </w:t>
      </w:r>
    </w:p>
    <w:p w14:paraId="6D59B163" w14:textId="77777777" w:rsidR="00A96C5D" w:rsidRPr="005A281E" w:rsidRDefault="00A96C5D" w:rsidP="00A96C5D">
      <w:pPr>
        <w:spacing w:after="0" w:line="240" w:lineRule="auto"/>
        <w:rPr>
          <w:rFonts w:ascii="Arial" w:eastAsia="Times New Roman" w:hAnsi="Arial" w:cs="Arial"/>
          <w:sz w:val="20"/>
          <w:szCs w:val="20"/>
        </w:rPr>
      </w:pPr>
    </w:p>
    <w:p w14:paraId="24F7142F" w14:textId="77777777" w:rsidR="00A96C5D" w:rsidRPr="005A281E" w:rsidRDefault="00A96C5D" w:rsidP="00A96C5D">
      <w:pPr>
        <w:spacing w:after="0" w:line="240" w:lineRule="auto"/>
        <w:rPr>
          <w:rFonts w:ascii="Arial" w:eastAsia="Times New Roman" w:hAnsi="Arial" w:cs="Arial"/>
          <w:b/>
          <w:sz w:val="20"/>
          <w:szCs w:val="20"/>
        </w:rPr>
      </w:pPr>
      <w:r w:rsidRPr="005A281E">
        <w:rPr>
          <w:rFonts w:ascii="Arial" w:eastAsia="Times New Roman" w:hAnsi="Arial" w:cs="Arial"/>
          <w:b/>
          <w:sz w:val="20"/>
          <w:szCs w:val="20"/>
        </w:rPr>
        <w:t>DIRETORIA DE OPERAÇÕES</w:t>
      </w:r>
    </w:p>
    <w:p w14:paraId="35CE143C" w14:textId="77777777" w:rsidR="00A96C5D" w:rsidRPr="005A281E" w:rsidRDefault="00A96C5D" w:rsidP="00A96C5D">
      <w:pPr>
        <w:spacing w:after="0" w:line="240" w:lineRule="auto"/>
        <w:rPr>
          <w:rFonts w:ascii="Arial" w:eastAsia="Times New Roman" w:hAnsi="Arial" w:cs="Arial"/>
          <w:i/>
          <w:sz w:val="20"/>
          <w:szCs w:val="20"/>
        </w:rPr>
      </w:pPr>
      <w:r w:rsidRPr="005A281E">
        <w:rPr>
          <w:rFonts w:ascii="Arial" w:eastAsia="Times New Roman" w:hAnsi="Arial" w:cs="Arial"/>
          <w:i/>
          <w:sz w:val="20"/>
          <w:szCs w:val="20"/>
        </w:rPr>
        <w:t xml:space="preserve">Paulo </w:t>
      </w:r>
      <w:proofErr w:type="spellStart"/>
      <w:r w:rsidRPr="005A281E">
        <w:rPr>
          <w:rFonts w:ascii="Arial" w:eastAsia="Times New Roman" w:hAnsi="Arial" w:cs="Arial"/>
          <w:i/>
          <w:sz w:val="20"/>
          <w:szCs w:val="20"/>
        </w:rPr>
        <w:t>Mól</w:t>
      </w:r>
      <w:proofErr w:type="spellEnd"/>
      <w:r w:rsidRPr="005A281E">
        <w:rPr>
          <w:rFonts w:ascii="Arial" w:eastAsia="Times New Roman" w:hAnsi="Arial" w:cs="Arial"/>
          <w:i/>
          <w:sz w:val="20"/>
          <w:szCs w:val="20"/>
        </w:rPr>
        <w:t xml:space="preserve"> Junior</w:t>
      </w:r>
    </w:p>
    <w:p w14:paraId="3DEB0E60" w14:textId="77777777" w:rsidR="00A96C5D" w:rsidRPr="005A281E" w:rsidRDefault="00A96C5D" w:rsidP="00A96C5D">
      <w:pPr>
        <w:spacing w:after="0" w:line="240" w:lineRule="auto"/>
        <w:rPr>
          <w:rFonts w:ascii="Arial" w:eastAsia="Times New Roman" w:hAnsi="Arial" w:cs="Arial"/>
          <w:sz w:val="20"/>
          <w:szCs w:val="20"/>
        </w:rPr>
      </w:pPr>
      <w:r w:rsidRPr="005A281E">
        <w:rPr>
          <w:rFonts w:ascii="Arial" w:eastAsia="Times New Roman" w:hAnsi="Arial" w:cs="Arial"/>
          <w:sz w:val="20"/>
          <w:szCs w:val="20"/>
        </w:rPr>
        <w:t>Diretor de Operações</w:t>
      </w:r>
    </w:p>
    <w:p w14:paraId="7D9344C6" w14:textId="77777777" w:rsidR="00A96C5D" w:rsidRPr="005A281E" w:rsidRDefault="00A96C5D" w:rsidP="00A96C5D">
      <w:pPr>
        <w:spacing w:after="0" w:line="240" w:lineRule="auto"/>
        <w:rPr>
          <w:rFonts w:ascii="Arial" w:eastAsia="Times New Roman" w:hAnsi="Arial" w:cs="Arial"/>
          <w:sz w:val="20"/>
          <w:szCs w:val="20"/>
        </w:rPr>
      </w:pPr>
    </w:p>
    <w:p w14:paraId="15C26036" w14:textId="4B9DBC28" w:rsidR="00A96C5D" w:rsidRPr="005A281E" w:rsidRDefault="00A96C5D" w:rsidP="00A96C5D">
      <w:pPr>
        <w:spacing w:after="0" w:line="240" w:lineRule="auto"/>
        <w:rPr>
          <w:rFonts w:ascii="Arial" w:eastAsia="Times New Roman" w:hAnsi="Arial" w:cs="Arial"/>
          <w:b/>
          <w:sz w:val="20"/>
          <w:szCs w:val="20"/>
        </w:rPr>
      </w:pPr>
      <w:r w:rsidRPr="005A281E">
        <w:rPr>
          <w:rFonts w:ascii="Arial" w:eastAsia="Times New Roman" w:hAnsi="Arial" w:cs="Arial"/>
          <w:b/>
          <w:sz w:val="20"/>
          <w:szCs w:val="20"/>
        </w:rPr>
        <w:t>Gerência de Educação Básica</w:t>
      </w:r>
    </w:p>
    <w:p w14:paraId="5CF1A9E5" w14:textId="6B369D13" w:rsidR="00A96C5D" w:rsidRPr="005A281E" w:rsidRDefault="00A96C5D" w:rsidP="00A96C5D">
      <w:pPr>
        <w:spacing w:after="0" w:line="240" w:lineRule="auto"/>
        <w:rPr>
          <w:rFonts w:ascii="Arial" w:eastAsia="Times New Roman" w:hAnsi="Arial" w:cs="Arial"/>
          <w:i/>
          <w:sz w:val="20"/>
          <w:szCs w:val="20"/>
        </w:rPr>
      </w:pPr>
      <w:r w:rsidRPr="005A281E">
        <w:rPr>
          <w:rFonts w:ascii="Arial" w:eastAsia="Times New Roman" w:hAnsi="Arial" w:cs="Arial"/>
          <w:i/>
          <w:sz w:val="20"/>
          <w:szCs w:val="20"/>
        </w:rPr>
        <w:t xml:space="preserve">Sergio Jamal </w:t>
      </w:r>
      <w:proofErr w:type="spellStart"/>
      <w:r w:rsidRPr="005A281E">
        <w:rPr>
          <w:rFonts w:ascii="Arial" w:eastAsia="Times New Roman" w:hAnsi="Arial" w:cs="Arial"/>
          <w:i/>
          <w:sz w:val="20"/>
          <w:szCs w:val="20"/>
        </w:rPr>
        <w:t>Gotti</w:t>
      </w:r>
      <w:proofErr w:type="spellEnd"/>
    </w:p>
    <w:p w14:paraId="3E0F8B76" w14:textId="1CCF0DAC" w:rsidR="00A96C5D" w:rsidRPr="005A281E" w:rsidRDefault="00A96C5D" w:rsidP="00A96C5D">
      <w:pPr>
        <w:spacing w:after="0" w:line="240" w:lineRule="auto"/>
        <w:rPr>
          <w:rFonts w:ascii="Arial" w:eastAsia="Times New Roman" w:hAnsi="Arial" w:cs="Arial"/>
          <w:sz w:val="20"/>
          <w:szCs w:val="20"/>
        </w:rPr>
      </w:pPr>
      <w:r w:rsidRPr="005A281E">
        <w:rPr>
          <w:rFonts w:ascii="Arial" w:eastAsia="Times New Roman" w:hAnsi="Arial" w:cs="Arial"/>
          <w:sz w:val="20"/>
          <w:szCs w:val="20"/>
        </w:rPr>
        <w:t>Gerente-Executivo de Educação</w:t>
      </w:r>
    </w:p>
    <w:p w14:paraId="7565FC77" w14:textId="77777777" w:rsidR="00A96C5D" w:rsidRPr="005A281E" w:rsidRDefault="00A96C5D" w:rsidP="00A96C5D">
      <w:pPr>
        <w:spacing w:after="0" w:line="240" w:lineRule="auto"/>
        <w:rPr>
          <w:rFonts w:ascii="Arial" w:eastAsia="Times New Roman" w:hAnsi="Arial" w:cs="Arial"/>
          <w:sz w:val="20"/>
          <w:szCs w:val="20"/>
        </w:rPr>
      </w:pPr>
    </w:p>
    <w:p w14:paraId="64934FD3" w14:textId="3A353B29" w:rsidR="00A96C5D" w:rsidRPr="005A281E" w:rsidRDefault="00A96C5D" w:rsidP="00A96C5D">
      <w:pPr>
        <w:spacing w:after="0" w:line="240" w:lineRule="auto"/>
        <w:ind w:right="-142"/>
        <w:rPr>
          <w:rFonts w:ascii="Arial" w:eastAsia="Times New Roman" w:hAnsi="Arial" w:cs="Arial"/>
          <w:b/>
          <w:snapToGrid w:val="0"/>
          <w:color w:val="000000"/>
          <w:sz w:val="20"/>
          <w:szCs w:val="20"/>
        </w:rPr>
      </w:pPr>
      <w:r w:rsidRPr="005A281E">
        <w:rPr>
          <w:rFonts w:ascii="Arial" w:eastAsia="Times New Roman" w:hAnsi="Arial" w:cs="Arial"/>
          <w:b/>
          <w:snapToGrid w:val="0"/>
          <w:color w:val="000000"/>
          <w:sz w:val="20"/>
          <w:szCs w:val="20"/>
        </w:rPr>
        <w:t>Gerência de Projetos Educacionais</w:t>
      </w:r>
    </w:p>
    <w:p w14:paraId="026A2F64" w14:textId="07883DBE" w:rsidR="00A96C5D" w:rsidRPr="005A281E" w:rsidRDefault="00A96C5D" w:rsidP="00A96C5D">
      <w:pPr>
        <w:spacing w:after="0" w:line="240" w:lineRule="auto"/>
        <w:jc w:val="both"/>
        <w:rPr>
          <w:rFonts w:ascii="Arial" w:eastAsia="Times New Roman" w:hAnsi="Arial" w:cs="Arial"/>
          <w:i/>
          <w:sz w:val="20"/>
          <w:szCs w:val="20"/>
        </w:rPr>
      </w:pPr>
      <w:r w:rsidRPr="005A281E">
        <w:rPr>
          <w:rFonts w:ascii="Arial" w:eastAsia="Times New Roman" w:hAnsi="Arial" w:cs="Arial"/>
          <w:i/>
          <w:sz w:val="20"/>
          <w:szCs w:val="20"/>
        </w:rPr>
        <w:t xml:space="preserve">Kátia Aparecida </w:t>
      </w:r>
      <w:proofErr w:type="spellStart"/>
      <w:r w:rsidRPr="005A281E">
        <w:rPr>
          <w:rFonts w:ascii="Arial" w:eastAsia="Times New Roman" w:hAnsi="Arial" w:cs="Arial"/>
          <w:i/>
          <w:sz w:val="20"/>
          <w:szCs w:val="20"/>
        </w:rPr>
        <w:t>Marangon</w:t>
      </w:r>
      <w:proofErr w:type="spellEnd"/>
      <w:r w:rsidRPr="005A281E">
        <w:rPr>
          <w:rFonts w:ascii="Arial" w:eastAsia="Times New Roman" w:hAnsi="Arial" w:cs="Arial"/>
          <w:i/>
          <w:sz w:val="20"/>
          <w:szCs w:val="20"/>
        </w:rPr>
        <w:t xml:space="preserve"> Barbosa</w:t>
      </w:r>
    </w:p>
    <w:p w14:paraId="3EA8CBB9" w14:textId="322B7BF9" w:rsidR="00A96C5D" w:rsidRPr="005A281E" w:rsidRDefault="00A96C5D" w:rsidP="00A96C5D">
      <w:pPr>
        <w:spacing w:after="0" w:line="240" w:lineRule="auto"/>
        <w:outlineLvl w:val="8"/>
        <w:rPr>
          <w:rFonts w:ascii="Arial" w:eastAsia="Times New Roman" w:hAnsi="Arial" w:cs="Arial"/>
          <w:sz w:val="20"/>
          <w:szCs w:val="20"/>
        </w:rPr>
      </w:pPr>
      <w:r w:rsidRPr="005A281E">
        <w:rPr>
          <w:rFonts w:ascii="Arial" w:eastAsia="Times New Roman" w:hAnsi="Arial" w:cs="Arial"/>
          <w:sz w:val="20"/>
          <w:szCs w:val="20"/>
        </w:rPr>
        <w:t>Gerente de Projetos Educacionais</w:t>
      </w:r>
    </w:p>
    <w:p w14:paraId="6C9C3B1E" w14:textId="77777777" w:rsidR="00A96C5D" w:rsidRPr="005A281E" w:rsidRDefault="00A96C5D" w:rsidP="00A96C5D">
      <w:pPr>
        <w:spacing w:after="0" w:line="240" w:lineRule="auto"/>
        <w:rPr>
          <w:rFonts w:ascii="Arial" w:eastAsia="Times New Roman" w:hAnsi="Arial" w:cs="Arial"/>
          <w:sz w:val="20"/>
          <w:szCs w:val="20"/>
        </w:rPr>
      </w:pPr>
    </w:p>
    <w:p w14:paraId="4D4BF0A7" w14:textId="77777777" w:rsidR="00A96C5D" w:rsidRPr="005A281E" w:rsidRDefault="00A96C5D" w:rsidP="00A96C5D">
      <w:pPr>
        <w:spacing w:after="0" w:line="240" w:lineRule="auto"/>
        <w:rPr>
          <w:rFonts w:ascii="Arial" w:eastAsia="Times New Roman" w:hAnsi="Arial" w:cs="Arial"/>
          <w:i/>
          <w:sz w:val="20"/>
          <w:szCs w:val="20"/>
        </w:rPr>
      </w:pPr>
      <w:r w:rsidRPr="005A281E">
        <w:rPr>
          <w:rFonts w:ascii="Arial" w:eastAsia="Times New Roman" w:hAnsi="Arial" w:cs="Arial"/>
          <w:i/>
          <w:sz w:val="20"/>
          <w:szCs w:val="20"/>
        </w:rPr>
        <w:t>Ana Cecília Dias Machado</w:t>
      </w:r>
    </w:p>
    <w:p w14:paraId="755C0F88" w14:textId="77777777" w:rsidR="00A96C5D" w:rsidRPr="005A281E" w:rsidRDefault="00A96C5D" w:rsidP="00A96C5D">
      <w:pPr>
        <w:spacing w:after="0" w:line="240" w:lineRule="auto"/>
        <w:rPr>
          <w:rFonts w:ascii="Arial" w:eastAsia="Times New Roman" w:hAnsi="Arial" w:cs="Arial"/>
          <w:i/>
          <w:sz w:val="20"/>
          <w:szCs w:val="20"/>
        </w:rPr>
      </w:pPr>
      <w:r w:rsidRPr="005A281E">
        <w:rPr>
          <w:rFonts w:ascii="Arial" w:eastAsia="Times New Roman" w:hAnsi="Arial" w:cs="Arial"/>
          <w:i/>
          <w:sz w:val="20"/>
          <w:szCs w:val="20"/>
        </w:rPr>
        <w:t xml:space="preserve">Andressa Maria Rodrigues </w:t>
      </w:r>
      <w:proofErr w:type="spellStart"/>
      <w:r w:rsidRPr="005A281E">
        <w:rPr>
          <w:rFonts w:ascii="Arial" w:eastAsia="Times New Roman" w:hAnsi="Arial" w:cs="Arial"/>
          <w:i/>
          <w:sz w:val="20"/>
          <w:szCs w:val="20"/>
        </w:rPr>
        <w:t>Klosovski</w:t>
      </w:r>
      <w:proofErr w:type="spellEnd"/>
    </w:p>
    <w:p w14:paraId="67CCBE94" w14:textId="77777777" w:rsidR="00A96C5D" w:rsidRPr="005A281E" w:rsidRDefault="00A96C5D" w:rsidP="00A96C5D">
      <w:pPr>
        <w:spacing w:after="0" w:line="240" w:lineRule="auto"/>
        <w:rPr>
          <w:rFonts w:ascii="Arial" w:eastAsia="Times New Roman" w:hAnsi="Arial" w:cs="Arial"/>
          <w:i/>
          <w:sz w:val="20"/>
          <w:szCs w:val="20"/>
        </w:rPr>
      </w:pPr>
      <w:r w:rsidRPr="005A281E">
        <w:rPr>
          <w:rFonts w:ascii="Arial" w:eastAsia="Times New Roman" w:hAnsi="Arial" w:cs="Arial"/>
          <w:i/>
          <w:sz w:val="20"/>
          <w:szCs w:val="20"/>
        </w:rPr>
        <w:t>Edilene Rodrigues Vieira Aguiar</w:t>
      </w:r>
    </w:p>
    <w:p w14:paraId="34B81C71" w14:textId="77777777" w:rsidR="00A96C5D" w:rsidRPr="005A281E" w:rsidRDefault="00A96C5D" w:rsidP="00A96C5D">
      <w:pPr>
        <w:spacing w:after="0" w:line="240" w:lineRule="auto"/>
        <w:rPr>
          <w:rFonts w:ascii="Arial" w:eastAsia="Times New Roman" w:hAnsi="Arial" w:cs="Arial"/>
          <w:i/>
          <w:sz w:val="20"/>
          <w:szCs w:val="20"/>
        </w:rPr>
      </w:pPr>
      <w:proofErr w:type="spellStart"/>
      <w:r w:rsidRPr="005A281E">
        <w:rPr>
          <w:rFonts w:ascii="Arial" w:eastAsia="Times New Roman" w:hAnsi="Arial" w:cs="Arial"/>
          <w:i/>
          <w:sz w:val="20"/>
          <w:szCs w:val="20"/>
        </w:rPr>
        <w:t>Lyene</w:t>
      </w:r>
      <w:proofErr w:type="spellEnd"/>
      <w:r w:rsidRPr="005A281E">
        <w:rPr>
          <w:rFonts w:ascii="Arial" w:eastAsia="Times New Roman" w:hAnsi="Arial" w:cs="Arial"/>
          <w:i/>
          <w:sz w:val="20"/>
          <w:szCs w:val="20"/>
        </w:rPr>
        <w:t xml:space="preserve"> de </w:t>
      </w:r>
      <w:proofErr w:type="spellStart"/>
      <w:r w:rsidRPr="005A281E">
        <w:rPr>
          <w:rFonts w:ascii="Arial" w:eastAsia="Times New Roman" w:hAnsi="Arial" w:cs="Arial"/>
          <w:i/>
          <w:sz w:val="20"/>
          <w:szCs w:val="20"/>
        </w:rPr>
        <w:t>Pâmella</w:t>
      </w:r>
      <w:proofErr w:type="spellEnd"/>
      <w:r w:rsidRPr="005A281E">
        <w:rPr>
          <w:rFonts w:ascii="Arial" w:eastAsia="Times New Roman" w:hAnsi="Arial" w:cs="Arial"/>
          <w:i/>
          <w:sz w:val="20"/>
          <w:szCs w:val="20"/>
        </w:rPr>
        <w:t xml:space="preserve"> </w:t>
      </w:r>
      <w:proofErr w:type="spellStart"/>
      <w:r w:rsidRPr="005A281E">
        <w:rPr>
          <w:rFonts w:ascii="Arial" w:eastAsia="Times New Roman" w:hAnsi="Arial" w:cs="Arial"/>
          <w:i/>
          <w:sz w:val="20"/>
          <w:szCs w:val="20"/>
        </w:rPr>
        <w:t>Bequiman</w:t>
      </w:r>
      <w:proofErr w:type="spellEnd"/>
      <w:r w:rsidRPr="005A281E">
        <w:rPr>
          <w:rFonts w:ascii="Arial" w:eastAsia="Times New Roman" w:hAnsi="Arial" w:cs="Arial"/>
          <w:i/>
          <w:sz w:val="20"/>
          <w:szCs w:val="20"/>
        </w:rPr>
        <w:t xml:space="preserve"> Pedrosa</w:t>
      </w:r>
    </w:p>
    <w:p w14:paraId="1627EB60" w14:textId="77777777" w:rsidR="00A96C5D" w:rsidRPr="005A281E" w:rsidRDefault="00A96C5D" w:rsidP="00A96C5D">
      <w:pPr>
        <w:spacing w:after="0" w:line="240" w:lineRule="auto"/>
        <w:rPr>
          <w:rFonts w:ascii="Arial" w:eastAsia="Times New Roman" w:hAnsi="Arial" w:cs="Arial"/>
          <w:i/>
          <w:sz w:val="20"/>
          <w:szCs w:val="20"/>
        </w:rPr>
      </w:pPr>
      <w:r w:rsidRPr="005A281E">
        <w:rPr>
          <w:rFonts w:ascii="Arial" w:eastAsia="Times New Roman" w:hAnsi="Arial" w:cs="Arial"/>
          <w:i/>
          <w:sz w:val="20"/>
          <w:szCs w:val="20"/>
        </w:rPr>
        <w:t>Paulo Alves da Silva</w:t>
      </w:r>
    </w:p>
    <w:p w14:paraId="61575A4D" w14:textId="77777777" w:rsidR="00A96C5D" w:rsidRPr="005A281E" w:rsidRDefault="00A96C5D" w:rsidP="00A96C5D">
      <w:pPr>
        <w:spacing w:after="0" w:line="240" w:lineRule="auto"/>
        <w:rPr>
          <w:rFonts w:ascii="Arial" w:eastAsia="Times New Roman" w:hAnsi="Arial" w:cs="Arial"/>
          <w:i/>
          <w:sz w:val="20"/>
          <w:szCs w:val="20"/>
        </w:rPr>
      </w:pPr>
      <w:r w:rsidRPr="005A281E">
        <w:rPr>
          <w:rFonts w:ascii="Arial" w:eastAsia="Times New Roman" w:hAnsi="Arial" w:cs="Arial"/>
          <w:i/>
          <w:sz w:val="20"/>
          <w:szCs w:val="20"/>
        </w:rPr>
        <w:t>Viviane de Brito Almeida</w:t>
      </w:r>
    </w:p>
    <w:p w14:paraId="0EFF47BA" w14:textId="3119C7FF" w:rsidR="00A96C5D" w:rsidRPr="005A281E" w:rsidRDefault="00A96C5D" w:rsidP="00557F6C">
      <w:pPr>
        <w:spacing w:after="0" w:line="240" w:lineRule="auto"/>
        <w:outlineLvl w:val="8"/>
        <w:rPr>
          <w:rFonts w:ascii="Arial" w:eastAsia="Times New Roman" w:hAnsi="Arial" w:cs="Arial"/>
          <w:sz w:val="20"/>
          <w:szCs w:val="20"/>
        </w:rPr>
      </w:pPr>
      <w:r w:rsidRPr="005A281E">
        <w:rPr>
          <w:rFonts w:ascii="Arial" w:eastAsia="Times New Roman" w:hAnsi="Arial" w:cs="Arial"/>
          <w:sz w:val="20"/>
          <w:szCs w:val="20"/>
        </w:rPr>
        <w:t>Equipe Técnica</w:t>
      </w:r>
    </w:p>
    <w:p w14:paraId="726F573A" w14:textId="77777777" w:rsidR="00A96C5D" w:rsidRPr="005A281E" w:rsidRDefault="00A96C5D" w:rsidP="00A96C5D">
      <w:pPr>
        <w:tabs>
          <w:tab w:val="right" w:pos="7371"/>
        </w:tabs>
        <w:spacing w:after="0" w:line="240" w:lineRule="auto"/>
        <w:rPr>
          <w:rFonts w:ascii="Arial" w:eastAsia="Times New Roman" w:hAnsi="Arial" w:cs="Arial"/>
          <w:sz w:val="20"/>
          <w:szCs w:val="20"/>
        </w:rPr>
      </w:pPr>
    </w:p>
    <w:p w14:paraId="34722FCD" w14:textId="77777777" w:rsidR="00A96C5D" w:rsidRPr="005A281E" w:rsidRDefault="00A96C5D" w:rsidP="00A96C5D">
      <w:pPr>
        <w:spacing w:after="0" w:line="240" w:lineRule="auto"/>
        <w:jc w:val="both"/>
        <w:rPr>
          <w:rFonts w:ascii="Arial" w:eastAsia="Times New Roman" w:hAnsi="Arial" w:cs="Arial"/>
          <w:b/>
          <w:sz w:val="20"/>
          <w:szCs w:val="20"/>
        </w:rPr>
      </w:pPr>
      <w:r w:rsidRPr="005A281E">
        <w:rPr>
          <w:rFonts w:ascii="Arial" w:eastAsia="Times New Roman" w:hAnsi="Arial" w:cs="Arial"/>
          <w:b/>
          <w:sz w:val="20"/>
          <w:szCs w:val="20"/>
        </w:rPr>
        <w:t>DIRETORIA DE COMUNICAÇÃO – DIRCOM</w:t>
      </w:r>
    </w:p>
    <w:p w14:paraId="1BA09C53" w14:textId="77777777" w:rsidR="00A96C5D" w:rsidRPr="005A281E" w:rsidRDefault="00A96C5D" w:rsidP="00A96C5D">
      <w:pPr>
        <w:spacing w:after="0" w:line="240" w:lineRule="auto"/>
        <w:jc w:val="both"/>
        <w:rPr>
          <w:rFonts w:ascii="Arial" w:eastAsia="Times New Roman" w:hAnsi="Arial" w:cs="Arial"/>
          <w:i/>
          <w:sz w:val="20"/>
          <w:szCs w:val="20"/>
        </w:rPr>
      </w:pPr>
      <w:r w:rsidRPr="005A281E">
        <w:rPr>
          <w:rFonts w:ascii="Arial" w:eastAsia="Times New Roman" w:hAnsi="Arial" w:cs="Arial"/>
          <w:i/>
          <w:sz w:val="20"/>
          <w:szCs w:val="20"/>
        </w:rPr>
        <w:t>Ana Maria Curado Matta</w:t>
      </w:r>
    </w:p>
    <w:p w14:paraId="7B99CF40" w14:textId="77777777" w:rsidR="00A96C5D" w:rsidRPr="005A281E" w:rsidRDefault="00A96C5D" w:rsidP="00A96C5D">
      <w:pPr>
        <w:spacing w:after="0" w:line="240" w:lineRule="auto"/>
        <w:jc w:val="both"/>
        <w:rPr>
          <w:rFonts w:ascii="Arial" w:eastAsia="Times New Roman" w:hAnsi="Arial" w:cs="Arial"/>
          <w:sz w:val="20"/>
          <w:szCs w:val="20"/>
        </w:rPr>
      </w:pPr>
      <w:r w:rsidRPr="005A281E">
        <w:rPr>
          <w:rFonts w:ascii="Arial" w:eastAsia="Times New Roman" w:hAnsi="Arial" w:cs="Arial"/>
          <w:sz w:val="20"/>
          <w:szCs w:val="20"/>
        </w:rPr>
        <w:t>Diretora de Comunicação</w:t>
      </w:r>
    </w:p>
    <w:p w14:paraId="56B0C5CE" w14:textId="77777777" w:rsidR="00A96C5D" w:rsidRPr="005A281E" w:rsidRDefault="00A96C5D" w:rsidP="00A96C5D">
      <w:pPr>
        <w:spacing w:after="0" w:line="240" w:lineRule="auto"/>
        <w:rPr>
          <w:rFonts w:ascii="Arial" w:eastAsia="Times New Roman" w:hAnsi="Arial" w:cs="Arial"/>
          <w:b/>
          <w:snapToGrid w:val="0"/>
          <w:sz w:val="20"/>
          <w:szCs w:val="20"/>
        </w:rPr>
      </w:pPr>
    </w:p>
    <w:p w14:paraId="56A15DE8" w14:textId="77777777" w:rsidR="00A96C5D" w:rsidRPr="005A281E" w:rsidRDefault="00A96C5D" w:rsidP="00A96C5D">
      <w:pPr>
        <w:spacing w:after="0" w:line="240" w:lineRule="auto"/>
        <w:rPr>
          <w:rFonts w:ascii="Arial" w:eastAsia="Times New Roman" w:hAnsi="Arial" w:cs="Arial"/>
          <w:b/>
          <w:snapToGrid w:val="0"/>
          <w:sz w:val="20"/>
          <w:szCs w:val="20"/>
        </w:rPr>
      </w:pPr>
      <w:r w:rsidRPr="005A281E">
        <w:rPr>
          <w:rFonts w:ascii="Arial" w:eastAsia="Times New Roman" w:hAnsi="Arial" w:cs="Arial"/>
          <w:b/>
          <w:snapToGrid w:val="0"/>
          <w:sz w:val="20"/>
          <w:szCs w:val="20"/>
        </w:rPr>
        <w:t>Gerência de Publicidade e Propaganda</w:t>
      </w:r>
    </w:p>
    <w:p w14:paraId="079C609B" w14:textId="77777777" w:rsidR="00A96C5D" w:rsidRPr="005A281E" w:rsidRDefault="00A96C5D" w:rsidP="00A96C5D">
      <w:pPr>
        <w:spacing w:after="0" w:line="240" w:lineRule="auto"/>
        <w:rPr>
          <w:rFonts w:ascii="Arial" w:eastAsia="Times New Roman" w:hAnsi="Arial" w:cs="Arial"/>
          <w:i/>
          <w:snapToGrid w:val="0"/>
          <w:sz w:val="20"/>
          <w:szCs w:val="20"/>
        </w:rPr>
      </w:pPr>
      <w:r w:rsidRPr="005A281E">
        <w:rPr>
          <w:rFonts w:ascii="Arial" w:eastAsia="Times New Roman" w:hAnsi="Arial" w:cs="Arial"/>
          <w:i/>
          <w:snapToGrid w:val="0"/>
          <w:sz w:val="20"/>
          <w:szCs w:val="20"/>
        </w:rPr>
        <w:t xml:space="preserve">Armando </w:t>
      </w:r>
      <w:proofErr w:type="spellStart"/>
      <w:r w:rsidRPr="005A281E">
        <w:rPr>
          <w:rFonts w:ascii="Arial" w:eastAsia="Times New Roman" w:hAnsi="Arial" w:cs="Arial"/>
          <w:i/>
          <w:snapToGrid w:val="0"/>
          <w:sz w:val="20"/>
          <w:szCs w:val="20"/>
        </w:rPr>
        <w:t>Uema</w:t>
      </w:r>
      <w:proofErr w:type="spellEnd"/>
    </w:p>
    <w:p w14:paraId="1532CD30" w14:textId="77777777" w:rsidR="00A96C5D" w:rsidRPr="005A281E" w:rsidRDefault="00A96C5D" w:rsidP="00A96C5D">
      <w:pPr>
        <w:spacing w:after="0" w:line="240" w:lineRule="auto"/>
        <w:rPr>
          <w:rFonts w:ascii="Arial" w:eastAsia="Times New Roman" w:hAnsi="Arial" w:cs="Arial"/>
          <w:snapToGrid w:val="0"/>
          <w:sz w:val="20"/>
          <w:szCs w:val="20"/>
        </w:rPr>
      </w:pPr>
      <w:r w:rsidRPr="005A281E">
        <w:rPr>
          <w:rFonts w:ascii="Arial" w:eastAsia="Times New Roman" w:hAnsi="Arial" w:cs="Arial"/>
          <w:snapToGrid w:val="0"/>
          <w:sz w:val="20"/>
          <w:szCs w:val="20"/>
        </w:rPr>
        <w:t>Gerente de Publicidade e Propaganda</w:t>
      </w:r>
    </w:p>
    <w:p w14:paraId="58F66ABA" w14:textId="77777777" w:rsidR="00A96C5D" w:rsidRPr="005A281E" w:rsidRDefault="00A96C5D" w:rsidP="00A96C5D">
      <w:pPr>
        <w:spacing w:after="0" w:line="240" w:lineRule="auto"/>
        <w:jc w:val="both"/>
        <w:rPr>
          <w:rFonts w:ascii="Arial" w:eastAsia="Times New Roman" w:hAnsi="Arial" w:cs="Arial"/>
          <w:sz w:val="20"/>
          <w:szCs w:val="20"/>
        </w:rPr>
      </w:pPr>
    </w:p>
    <w:p w14:paraId="00693592" w14:textId="77777777" w:rsidR="00A96C5D" w:rsidRPr="005A281E" w:rsidRDefault="00A96C5D" w:rsidP="00A96C5D">
      <w:pPr>
        <w:spacing w:after="0" w:line="240" w:lineRule="auto"/>
        <w:jc w:val="both"/>
        <w:rPr>
          <w:rFonts w:ascii="Arial" w:eastAsia="Times New Roman" w:hAnsi="Arial" w:cs="Arial"/>
          <w:i/>
          <w:sz w:val="20"/>
          <w:szCs w:val="20"/>
        </w:rPr>
      </w:pPr>
      <w:proofErr w:type="spellStart"/>
      <w:r w:rsidRPr="005A281E">
        <w:rPr>
          <w:rFonts w:ascii="Arial" w:eastAsia="Times New Roman" w:hAnsi="Arial" w:cs="Arial"/>
          <w:i/>
          <w:sz w:val="20"/>
          <w:szCs w:val="20"/>
        </w:rPr>
        <w:t>Xxxxxxx</w:t>
      </w:r>
      <w:proofErr w:type="spellEnd"/>
      <w:r w:rsidRPr="005A281E">
        <w:rPr>
          <w:rFonts w:ascii="Arial" w:eastAsia="Times New Roman" w:hAnsi="Arial" w:cs="Arial"/>
          <w:i/>
          <w:sz w:val="20"/>
          <w:szCs w:val="20"/>
        </w:rPr>
        <w:t xml:space="preserve"> </w:t>
      </w:r>
      <w:proofErr w:type="spellStart"/>
      <w:r w:rsidRPr="005A281E">
        <w:rPr>
          <w:rFonts w:ascii="Arial" w:eastAsia="Times New Roman" w:hAnsi="Arial" w:cs="Arial"/>
          <w:i/>
          <w:sz w:val="20"/>
          <w:szCs w:val="20"/>
        </w:rPr>
        <w:t>Xxxxxxxxx</w:t>
      </w:r>
      <w:proofErr w:type="spellEnd"/>
    </w:p>
    <w:p w14:paraId="5F38C6E7" w14:textId="77777777" w:rsidR="00A96C5D" w:rsidRPr="005A281E" w:rsidRDefault="00A96C5D" w:rsidP="00A96C5D">
      <w:pPr>
        <w:spacing w:after="0" w:line="240" w:lineRule="auto"/>
        <w:jc w:val="both"/>
        <w:rPr>
          <w:rFonts w:ascii="Arial" w:eastAsia="Times New Roman" w:hAnsi="Arial" w:cs="Arial"/>
          <w:sz w:val="20"/>
          <w:szCs w:val="20"/>
        </w:rPr>
      </w:pPr>
      <w:r w:rsidRPr="005A281E">
        <w:rPr>
          <w:rFonts w:ascii="Arial" w:eastAsia="Times New Roman" w:hAnsi="Arial" w:cs="Arial"/>
          <w:sz w:val="20"/>
          <w:szCs w:val="20"/>
        </w:rPr>
        <w:t>Produção Editorial</w:t>
      </w:r>
    </w:p>
    <w:p w14:paraId="203373D9" w14:textId="77777777" w:rsidR="00A96C5D" w:rsidRPr="005A281E" w:rsidRDefault="00A96C5D" w:rsidP="00A96C5D">
      <w:pPr>
        <w:spacing w:after="0" w:line="240" w:lineRule="auto"/>
        <w:jc w:val="both"/>
        <w:rPr>
          <w:rFonts w:ascii="Arial" w:eastAsia="Times New Roman" w:hAnsi="Arial" w:cs="Arial"/>
          <w:sz w:val="20"/>
          <w:szCs w:val="20"/>
        </w:rPr>
      </w:pPr>
    </w:p>
    <w:p w14:paraId="70F00B38" w14:textId="77777777" w:rsidR="00A96C5D" w:rsidRPr="005A281E" w:rsidRDefault="00A96C5D" w:rsidP="00A96C5D">
      <w:pPr>
        <w:spacing w:after="0" w:line="240" w:lineRule="auto"/>
        <w:rPr>
          <w:rFonts w:ascii="Arial" w:eastAsia="Times New Roman" w:hAnsi="Arial" w:cs="Arial"/>
          <w:b/>
          <w:snapToGrid w:val="0"/>
          <w:sz w:val="20"/>
          <w:szCs w:val="20"/>
        </w:rPr>
      </w:pPr>
      <w:r w:rsidRPr="005A281E">
        <w:rPr>
          <w:rFonts w:ascii="Arial" w:eastAsia="Times New Roman" w:hAnsi="Arial" w:cs="Arial"/>
          <w:b/>
          <w:snapToGrid w:val="0"/>
          <w:sz w:val="20"/>
          <w:szCs w:val="20"/>
        </w:rPr>
        <w:t>DIRETORIA DE SERVIÇOS CORPORATIVOS – DSC</w:t>
      </w:r>
    </w:p>
    <w:p w14:paraId="43EB56CF" w14:textId="77777777" w:rsidR="00A96C5D" w:rsidRPr="005A281E" w:rsidRDefault="00A96C5D" w:rsidP="00A96C5D">
      <w:pPr>
        <w:autoSpaceDE w:val="0"/>
        <w:autoSpaceDN w:val="0"/>
        <w:adjustRightInd w:val="0"/>
        <w:spacing w:after="0" w:line="240" w:lineRule="auto"/>
        <w:rPr>
          <w:rFonts w:ascii="Arial" w:eastAsia="Times New Roman" w:hAnsi="Arial" w:cs="Arial"/>
          <w:i/>
          <w:iCs/>
          <w:color w:val="000000"/>
          <w:sz w:val="20"/>
          <w:szCs w:val="20"/>
        </w:rPr>
      </w:pPr>
      <w:r w:rsidRPr="005A281E">
        <w:rPr>
          <w:rFonts w:ascii="Arial" w:eastAsia="Times New Roman" w:hAnsi="Arial" w:cs="Arial"/>
          <w:i/>
          <w:iCs/>
          <w:color w:val="000000"/>
          <w:sz w:val="20"/>
          <w:szCs w:val="20"/>
        </w:rPr>
        <w:t xml:space="preserve">Fernando Augusto </w:t>
      </w:r>
      <w:proofErr w:type="spellStart"/>
      <w:r w:rsidRPr="005A281E">
        <w:rPr>
          <w:rFonts w:ascii="Arial" w:eastAsia="Times New Roman" w:hAnsi="Arial" w:cs="Arial"/>
          <w:i/>
          <w:iCs/>
          <w:color w:val="000000"/>
          <w:sz w:val="20"/>
          <w:szCs w:val="20"/>
        </w:rPr>
        <w:t>Trivellato</w:t>
      </w:r>
      <w:proofErr w:type="spellEnd"/>
    </w:p>
    <w:p w14:paraId="366E1998" w14:textId="77777777" w:rsidR="00A96C5D" w:rsidRPr="005A281E" w:rsidRDefault="00A96C5D" w:rsidP="00A96C5D">
      <w:pPr>
        <w:spacing w:after="0" w:line="240" w:lineRule="auto"/>
        <w:rPr>
          <w:rFonts w:ascii="Arial" w:eastAsia="Times New Roman" w:hAnsi="Arial" w:cs="Arial"/>
          <w:snapToGrid w:val="0"/>
          <w:sz w:val="20"/>
          <w:szCs w:val="20"/>
        </w:rPr>
      </w:pPr>
      <w:r w:rsidRPr="005A281E">
        <w:rPr>
          <w:rFonts w:ascii="Arial" w:eastAsia="Times New Roman" w:hAnsi="Arial" w:cs="Arial"/>
          <w:snapToGrid w:val="0"/>
          <w:sz w:val="20"/>
          <w:szCs w:val="20"/>
        </w:rPr>
        <w:t>Diretor de Serviços Corporativos</w:t>
      </w:r>
    </w:p>
    <w:p w14:paraId="38D8A041" w14:textId="77777777" w:rsidR="00A96C5D" w:rsidRPr="005A281E" w:rsidRDefault="00A96C5D" w:rsidP="00A96C5D">
      <w:pPr>
        <w:spacing w:after="0" w:line="240" w:lineRule="auto"/>
        <w:rPr>
          <w:rFonts w:ascii="Arial" w:eastAsia="Times New Roman" w:hAnsi="Arial" w:cs="Arial"/>
          <w:b/>
          <w:snapToGrid w:val="0"/>
          <w:sz w:val="20"/>
          <w:szCs w:val="20"/>
        </w:rPr>
      </w:pPr>
    </w:p>
    <w:p w14:paraId="6988B4C1" w14:textId="77777777" w:rsidR="00A96C5D" w:rsidRPr="005A281E" w:rsidRDefault="00A96C5D" w:rsidP="00A96C5D">
      <w:pPr>
        <w:spacing w:after="0" w:line="240" w:lineRule="auto"/>
        <w:ind w:right="-142"/>
        <w:rPr>
          <w:rFonts w:ascii="Arial" w:eastAsia="Times New Roman" w:hAnsi="Arial" w:cs="Arial"/>
          <w:b/>
          <w:snapToGrid w:val="0"/>
          <w:color w:val="000000"/>
          <w:sz w:val="20"/>
          <w:szCs w:val="20"/>
        </w:rPr>
      </w:pPr>
      <w:r w:rsidRPr="005A281E">
        <w:rPr>
          <w:rFonts w:ascii="Arial" w:eastAsia="Times New Roman" w:hAnsi="Arial" w:cs="Arial"/>
          <w:b/>
          <w:snapToGrid w:val="0"/>
          <w:color w:val="000000"/>
          <w:sz w:val="20"/>
          <w:szCs w:val="20"/>
        </w:rPr>
        <w:t>Superintendência de Administração – SUPAD</w:t>
      </w:r>
    </w:p>
    <w:p w14:paraId="3C8B3378" w14:textId="77777777" w:rsidR="00A96C5D" w:rsidRPr="005A281E" w:rsidRDefault="00A96C5D" w:rsidP="00A96C5D">
      <w:pPr>
        <w:spacing w:after="0" w:line="240" w:lineRule="auto"/>
        <w:jc w:val="both"/>
        <w:rPr>
          <w:rFonts w:ascii="Arial" w:eastAsia="Times New Roman" w:hAnsi="Arial" w:cs="Arial"/>
          <w:i/>
          <w:sz w:val="20"/>
          <w:szCs w:val="20"/>
        </w:rPr>
      </w:pPr>
      <w:r w:rsidRPr="005A281E">
        <w:rPr>
          <w:rFonts w:ascii="Arial" w:eastAsia="Times New Roman" w:hAnsi="Arial" w:cs="Arial"/>
          <w:i/>
          <w:sz w:val="20"/>
          <w:szCs w:val="20"/>
        </w:rPr>
        <w:t xml:space="preserve">Maurício Vasconcelos de Carvalho </w:t>
      </w:r>
    </w:p>
    <w:p w14:paraId="434256E3" w14:textId="77777777" w:rsidR="00A96C5D" w:rsidRPr="005A281E" w:rsidRDefault="00A96C5D" w:rsidP="00A96C5D">
      <w:pPr>
        <w:spacing w:after="60" w:line="240" w:lineRule="auto"/>
        <w:outlineLvl w:val="8"/>
        <w:rPr>
          <w:rFonts w:ascii="Arial" w:eastAsia="Times New Roman" w:hAnsi="Arial" w:cs="Arial"/>
          <w:b/>
          <w:sz w:val="20"/>
          <w:szCs w:val="20"/>
        </w:rPr>
      </w:pPr>
      <w:r w:rsidRPr="005A281E">
        <w:rPr>
          <w:rFonts w:ascii="Arial" w:eastAsia="Times New Roman" w:hAnsi="Arial" w:cs="Arial"/>
          <w:sz w:val="20"/>
          <w:szCs w:val="20"/>
        </w:rPr>
        <w:t>Superintendente Administrativo</w:t>
      </w:r>
    </w:p>
    <w:p w14:paraId="630C2990" w14:textId="77777777" w:rsidR="00A96C5D" w:rsidRPr="005A281E" w:rsidRDefault="00A96C5D" w:rsidP="00A96C5D">
      <w:pPr>
        <w:spacing w:after="0" w:line="240" w:lineRule="auto"/>
        <w:rPr>
          <w:rFonts w:ascii="Arial" w:eastAsia="Times New Roman" w:hAnsi="Arial" w:cs="Arial"/>
          <w:sz w:val="20"/>
          <w:szCs w:val="20"/>
        </w:rPr>
      </w:pPr>
    </w:p>
    <w:p w14:paraId="64A3771D" w14:textId="72576D96" w:rsidR="00A96C5D" w:rsidRPr="005A281E" w:rsidRDefault="00A96C5D" w:rsidP="00A96C5D">
      <w:pPr>
        <w:spacing w:after="0" w:line="240" w:lineRule="auto"/>
        <w:ind w:right="-142"/>
        <w:rPr>
          <w:rFonts w:ascii="Arial" w:eastAsia="Times New Roman" w:hAnsi="Arial" w:cs="Arial"/>
          <w:i/>
          <w:snapToGrid w:val="0"/>
          <w:color w:val="000000"/>
          <w:sz w:val="20"/>
          <w:szCs w:val="20"/>
        </w:rPr>
      </w:pPr>
      <w:r w:rsidRPr="005A281E">
        <w:rPr>
          <w:rFonts w:ascii="Arial" w:eastAsia="Times New Roman" w:hAnsi="Arial" w:cs="Arial"/>
          <w:i/>
          <w:snapToGrid w:val="0"/>
          <w:color w:val="000000"/>
          <w:sz w:val="20"/>
          <w:szCs w:val="20"/>
        </w:rPr>
        <w:t>Jakeline Mendonça</w:t>
      </w:r>
    </w:p>
    <w:p w14:paraId="6E1D92C3" w14:textId="54C73F3A" w:rsidR="00A96C5D" w:rsidRPr="005A281E" w:rsidRDefault="00A96C5D" w:rsidP="00A96C5D">
      <w:pPr>
        <w:spacing w:after="0" w:line="240" w:lineRule="auto"/>
        <w:ind w:right="-142"/>
        <w:rPr>
          <w:rFonts w:ascii="Arial" w:eastAsia="Times New Roman" w:hAnsi="Arial" w:cs="Arial"/>
          <w:snapToGrid w:val="0"/>
          <w:color w:val="000000"/>
          <w:sz w:val="20"/>
          <w:szCs w:val="20"/>
        </w:rPr>
      </w:pPr>
      <w:r w:rsidRPr="005A281E">
        <w:rPr>
          <w:rFonts w:ascii="Arial" w:eastAsia="Times New Roman" w:hAnsi="Arial" w:cs="Arial"/>
          <w:snapToGrid w:val="0"/>
          <w:color w:val="000000"/>
          <w:sz w:val="20"/>
          <w:szCs w:val="20"/>
        </w:rPr>
        <w:t xml:space="preserve">Normalização </w:t>
      </w:r>
      <w:proofErr w:type="spellStart"/>
      <w:r w:rsidRPr="005A281E">
        <w:rPr>
          <w:rFonts w:ascii="Arial" w:eastAsia="Times New Roman" w:hAnsi="Arial" w:cs="Arial"/>
          <w:snapToGrid w:val="0"/>
          <w:color w:val="000000"/>
          <w:sz w:val="20"/>
          <w:szCs w:val="20"/>
        </w:rPr>
        <w:t>pré</w:t>
      </w:r>
      <w:proofErr w:type="spellEnd"/>
      <w:r w:rsidRPr="005A281E">
        <w:rPr>
          <w:rFonts w:ascii="Arial" w:eastAsia="Times New Roman" w:hAnsi="Arial" w:cs="Arial"/>
          <w:snapToGrid w:val="0"/>
          <w:color w:val="000000"/>
          <w:sz w:val="20"/>
          <w:szCs w:val="20"/>
        </w:rPr>
        <w:t xml:space="preserve"> e pós textual</w:t>
      </w:r>
    </w:p>
    <w:p w14:paraId="7F942D02" w14:textId="77777777" w:rsidR="00A96C5D" w:rsidRPr="005A281E" w:rsidRDefault="00A96C5D" w:rsidP="00A96C5D">
      <w:pPr>
        <w:spacing w:after="0" w:line="240" w:lineRule="auto"/>
        <w:ind w:right="-142"/>
        <w:rPr>
          <w:rFonts w:ascii="Arial" w:eastAsia="Times New Roman" w:hAnsi="Arial" w:cs="Arial"/>
          <w:snapToGrid w:val="0"/>
          <w:color w:val="000000"/>
          <w:sz w:val="20"/>
          <w:szCs w:val="20"/>
        </w:rPr>
      </w:pPr>
      <w:r w:rsidRPr="005A281E">
        <w:rPr>
          <w:rFonts w:ascii="Arial" w:eastAsia="Times New Roman" w:hAnsi="Arial" w:cs="Arial"/>
          <w:snapToGrid w:val="0"/>
          <w:color w:val="000000"/>
          <w:sz w:val="20"/>
          <w:szCs w:val="20"/>
        </w:rPr>
        <w:t>________________________________________________________________</w:t>
      </w:r>
    </w:p>
    <w:p w14:paraId="728FB4C3" w14:textId="77777777" w:rsidR="00A96C5D" w:rsidRPr="005A281E" w:rsidRDefault="00A96C5D" w:rsidP="00A96C5D">
      <w:pPr>
        <w:spacing w:after="0" w:line="240" w:lineRule="auto"/>
        <w:ind w:right="-142"/>
        <w:rPr>
          <w:rFonts w:ascii="Arial" w:eastAsia="Times New Roman" w:hAnsi="Arial" w:cs="Arial"/>
          <w:i/>
          <w:snapToGrid w:val="0"/>
          <w:color w:val="000000"/>
          <w:sz w:val="20"/>
          <w:szCs w:val="20"/>
        </w:rPr>
      </w:pPr>
    </w:p>
    <w:p w14:paraId="0A16D529" w14:textId="1691F836" w:rsidR="00A96C5D" w:rsidRPr="005A281E" w:rsidRDefault="00557F6C" w:rsidP="00A96C5D">
      <w:pPr>
        <w:spacing w:after="0" w:line="240" w:lineRule="auto"/>
        <w:ind w:right="-142"/>
        <w:rPr>
          <w:rFonts w:ascii="Arial" w:eastAsia="Times New Roman" w:hAnsi="Arial" w:cs="Arial"/>
          <w:i/>
          <w:snapToGrid w:val="0"/>
          <w:color w:val="000000"/>
          <w:sz w:val="20"/>
          <w:szCs w:val="20"/>
        </w:rPr>
      </w:pPr>
      <w:proofErr w:type="spellStart"/>
      <w:r w:rsidRPr="005A281E">
        <w:rPr>
          <w:rFonts w:ascii="Arial" w:eastAsia="Times New Roman" w:hAnsi="Arial" w:cs="Arial"/>
          <w:i/>
          <w:snapToGrid w:val="0"/>
          <w:color w:val="000000"/>
          <w:sz w:val="20"/>
          <w:szCs w:val="20"/>
        </w:rPr>
        <w:t>Xxxxxxxxxxxxxxxxxx</w:t>
      </w:r>
      <w:proofErr w:type="spellEnd"/>
    </w:p>
    <w:p w14:paraId="28FC4164" w14:textId="77777777" w:rsidR="00A96C5D" w:rsidRPr="005A281E" w:rsidRDefault="00A96C5D" w:rsidP="00A96C5D">
      <w:pPr>
        <w:spacing w:after="0" w:line="240" w:lineRule="auto"/>
        <w:ind w:right="-142"/>
        <w:rPr>
          <w:rFonts w:ascii="Arial" w:eastAsia="Times New Roman" w:hAnsi="Arial" w:cs="Arial"/>
          <w:snapToGrid w:val="0"/>
          <w:color w:val="000000"/>
          <w:sz w:val="20"/>
          <w:szCs w:val="20"/>
        </w:rPr>
      </w:pPr>
      <w:r w:rsidRPr="005A281E">
        <w:rPr>
          <w:rFonts w:ascii="Arial" w:eastAsia="Times New Roman" w:hAnsi="Arial" w:cs="Arial"/>
          <w:snapToGrid w:val="0"/>
          <w:color w:val="000000"/>
          <w:sz w:val="20"/>
          <w:szCs w:val="20"/>
        </w:rPr>
        <w:t>Revisão Gramatical</w:t>
      </w:r>
    </w:p>
    <w:p w14:paraId="2228D4F0" w14:textId="77777777" w:rsidR="00A96C5D" w:rsidRPr="00D91840" w:rsidRDefault="00A96C5D" w:rsidP="00D91840">
      <w:pPr>
        <w:pStyle w:val="paragraph"/>
        <w:spacing w:before="0" w:beforeAutospacing="0" w:after="0" w:afterAutospacing="0"/>
        <w:jc w:val="both"/>
        <w:textAlignment w:val="baseline"/>
        <w:rPr>
          <w:rStyle w:val="eop"/>
          <w:rFonts w:ascii="Arial" w:hAnsi="Arial" w:cs="Arial"/>
        </w:rPr>
      </w:pPr>
    </w:p>
    <w:sectPr w:rsidR="00A96C5D" w:rsidRPr="00D91840">
      <w:pgSz w:w="11906" w:h="16838"/>
      <w:pgMar w:top="779" w:right="1701" w:bottom="1417" w:left="1701" w:header="708" w:footer="708" w:gutter="0"/>
      <w:pgNumType w:start="1"/>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71D39" w16cex:dateUtc="2020-09-12T13:11:00Z"/>
  <w16cex:commentExtensible w16cex:durableId="230721FA" w16cex:dateUtc="2020-09-12T13:31:00Z"/>
  <w16cex:commentExtensible w16cex:durableId="230734F1" w16cex:dateUtc="2020-09-12T14:52:00Z"/>
  <w16cex:commentExtensible w16cex:durableId="23073552" w16cex:dateUtc="2020-09-12T14:53:00Z"/>
  <w16cex:commentExtensible w16cex:durableId="23073632" w16cex:dateUtc="2020-09-12T14:57:00Z"/>
  <w16cex:commentExtensible w16cex:durableId="230736B4" w16cex:dateUtc="2020-09-12T14:59:00Z"/>
  <w16cex:commentExtensible w16cex:durableId="23073A6F" w16cex:dateUtc="2020-09-12T15:15:00Z"/>
  <w16cex:commentExtensible w16cex:durableId="23073AA3" w16cex:dateUtc="2020-09-12T15:16:00Z"/>
  <w16cex:commentExtensible w16cex:durableId="23073C35" w16cex:dateUtc="2020-09-12T15:23:00Z"/>
  <w16cex:commentExtensible w16cex:durableId="2307405D" w16cex:dateUtc="2020-09-12T15:41:00Z"/>
  <w16cex:commentExtensible w16cex:durableId="2307418B" w16cex:dateUtc="2020-09-12T15:46:00Z"/>
  <w16cex:commentExtensible w16cex:durableId="230742E1" w16cex:dateUtc="2020-09-12T15:51:00Z"/>
  <w16cex:commentExtensible w16cex:durableId="230742BB" w16cex:dateUtc="2020-09-12T15:51:00Z"/>
  <w16cex:commentExtensible w16cex:durableId="23086DBE" w16cex:dateUtc="2020-09-13T13:06:00Z"/>
  <w16cex:commentExtensible w16cex:durableId="23087205" w16cex:dateUtc="2020-09-13T13:25:00Z"/>
  <w16cex:commentExtensible w16cex:durableId="23087A1E" w16cex:dateUtc="2020-09-13T13:59:00Z"/>
  <w16cex:commentExtensible w16cex:durableId="230718DB" w16cex:dateUtc="2020-09-12T12:52:00Z"/>
  <w16cex:commentExtensible w16cex:durableId="230718FE" w16cex:dateUtc="2020-09-12T12:53:00Z"/>
  <w16cex:commentExtensible w16cex:durableId="23087EB7" w16cex:dateUtc="2020-09-13T14:19:00Z"/>
  <w16cex:commentExtensible w16cex:durableId="23088396" w16cex:dateUtc="2020-09-13T14:40:00Z"/>
  <w16cex:commentExtensible w16cex:durableId="230886B9" w16cex:dateUtc="2020-09-13T14:5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57EB9" w14:textId="77777777" w:rsidR="00025936" w:rsidRDefault="00025936" w:rsidP="00CA3965">
      <w:pPr>
        <w:spacing w:after="0" w:line="240" w:lineRule="auto"/>
      </w:pPr>
      <w:r>
        <w:separator/>
      </w:r>
    </w:p>
  </w:endnote>
  <w:endnote w:type="continuationSeparator" w:id="0">
    <w:p w14:paraId="21365AED" w14:textId="77777777" w:rsidR="00025936" w:rsidRDefault="00025936" w:rsidP="00CA3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Regular">
    <w:altName w:val="Segoe UI"/>
    <w:panose1 w:val="00000000000000000000"/>
    <w:charset w:val="00"/>
    <w:family w:val="roman"/>
    <w:notTrueType/>
    <w:pitch w:val="default"/>
  </w:font>
  <w:font w:name="Lato-Black">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Gotham-Medium">
    <w:altName w:val="Calibri"/>
    <w:panose1 w:val="00000000000000000000"/>
    <w:charset w:val="00"/>
    <w:family w:val="auto"/>
    <w:notTrueType/>
    <w:pitch w:val="default"/>
    <w:sig w:usb0="00000003" w:usb1="00000000" w:usb2="00000000" w:usb3="00000000" w:csb0="00000001" w:csb1="00000000"/>
  </w:font>
  <w:font w:name="Gotham-Book">
    <w:altName w:val="Calibri"/>
    <w:panose1 w:val="00000000000000000000"/>
    <w:charset w:val="00"/>
    <w:family w:val="auto"/>
    <w:notTrueType/>
    <w:pitch w:val="default"/>
    <w:sig w:usb0="00000003" w:usb1="00000000" w:usb2="00000000" w:usb3="00000000" w:csb0="00000001" w:csb1="00000000"/>
  </w:font>
  <w:font w:name="Bagatela-Regular">
    <w:altName w:val="Yu Gothic"/>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0025936" w14:paraId="59C3CD4A" w14:textId="77777777" w:rsidTr="7656527E">
      <w:tc>
        <w:tcPr>
          <w:tcW w:w="2835" w:type="dxa"/>
        </w:tcPr>
        <w:p w14:paraId="41890C72" w14:textId="486745A0" w:rsidR="00025936" w:rsidRDefault="00025936" w:rsidP="3AF9F85C">
          <w:pPr>
            <w:pStyle w:val="Cabealho"/>
            <w:ind w:left="-115"/>
          </w:pPr>
        </w:p>
      </w:tc>
      <w:tc>
        <w:tcPr>
          <w:tcW w:w="2835" w:type="dxa"/>
        </w:tcPr>
        <w:p w14:paraId="10A4CA54" w14:textId="49E53D50" w:rsidR="00025936" w:rsidRDefault="00025936" w:rsidP="3AF9F85C">
          <w:pPr>
            <w:pStyle w:val="Cabealho"/>
            <w:jc w:val="center"/>
          </w:pPr>
        </w:p>
      </w:tc>
      <w:tc>
        <w:tcPr>
          <w:tcW w:w="2835" w:type="dxa"/>
        </w:tcPr>
        <w:p w14:paraId="5BBF5C60" w14:textId="22F75EB6" w:rsidR="00025936" w:rsidRDefault="00025936" w:rsidP="3AF9F85C">
          <w:pPr>
            <w:pStyle w:val="Cabealho"/>
            <w:ind w:right="-115"/>
            <w:jc w:val="right"/>
          </w:pPr>
        </w:p>
      </w:tc>
    </w:tr>
  </w:tbl>
  <w:p w14:paraId="26393B24" w14:textId="009D9968" w:rsidR="00025936" w:rsidRDefault="00025936" w:rsidP="3AF9F85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81B77" w14:textId="77777777" w:rsidR="00025936" w:rsidRDefault="00025936" w:rsidP="00CA3965">
      <w:pPr>
        <w:spacing w:after="0" w:line="240" w:lineRule="auto"/>
      </w:pPr>
      <w:r>
        <w:separator/>
      </w:r>
    </w:p>
  </w:footnote>
  <w:footnote w:type="continuationSeparator" w:id="0">
    <w:p w14:paraId="2FF06211" w14:textId="77777777" w:rsidR="00025936" w:rsidRDefault="00025936" w:rsidP="00CA3965">
      <w:pPr>
        <w:spacing w:after="0" w:line="240" w:lineRule="auto"/>
      </w:pPr>
      <w:r>
        <w:continuationSeparator/>
      </w:r>
    </w:p>
  </w:footnote>
  <w:footnote w:id="1">
    <w:p w14:paraId="48D389B2" w14:textId="18B76AC5" w:rsidR="00025936" w:rsidRPr="001C21BA" w:rsidRDefault="00025936">
      <w:pPr>
        <w:pStyle w:val="Textodenotaderodap"/>
        <w:rPr>
          <w:rFonts w:ascii="Arial" w:hAnsi="Arial" w:cs="Arial"/>
        </w:rPr>
      </w:pPr>
      <w:r w:rsidRPr="001C21BA">
        <w:rPr>
          <w:rStyle w:val="Refdenotaderodap"/>
          <w:rFonts w:ascii="Arial" w:hAnsi="Arial" w:cs="Arial"/>
        </w:rPr>
        <w:footnoteRef/>
      </w:r>
      <w:r w:rsidRPr="001C21BA">
        <w:rPr>
          <w:rFonts w:ascii="Arial" w:hAnsi="Arial" w:cs="Arial"/>
        </w:rPr>
        <w:t xml:space="preserve"> Johann Amos </w:t>
      </w:r>
      <w:r w:rsidRPr="001C21BA">
        <w:rPr>
          <w:rFonts w:ascii="Arial" w:hAnsi="Arial" w:cs="Arial"/>
          <w:i/>
          <w:iCs/>
        </w:rPr>
        <w:t>Comenius</w:t>
      </w:r>
      <w:r w:rsidRPr="001C21BA">
        <w:rPr>
          <w:rFonts w:ascii="Arial" w:hAnsi="Arial" w:cs="Arial"/>
        </w:rPr>
        <w:t xml:space="preserve"> (nome original: Jan Amos </w:t>
      </w:r>
      <w:proofErr w:type="spellStart"/>
      <w:r w:rsidRPr="001C21BA">
        <w:rPr>
          <w:rFonts w:ascii="Arial" w:hAnsi="Arial" w:cs="Arial"/>
        </w:rPr>
        <w:t>Komenský</w:t>
      </w:r>
      <w:proofErr w:type="spellEnd"/>
      <w:r w:rsidRPr="001C21BA">
        <w:rPr>
          <w:rFonts w:ascii="Arial" w:hAnsi="Arial" w:cs="Arial"/>
        </w:rPr>
        <w:t xml:space="preserve"> – 1592 </w:t>
      </w:r>
      <w:proofErr w:type="spellStart"/>
      <w:r w:rsidRPr="001C21BA">
        <w:rPr>
          <w:rFonts w:ascii="Arial" w:hAnsi="Arial" w:cs="Arial"/>
        </w:rPr>
        <w:t>Margraviato</w:t>
      </w:r>
      <w:proofErr w:type="spellEnd"/>
      <w:r w:rsidRPr="001C21BA">
        <w:rPr>
          <w:rFonts w:ascii="Arial" w:hAnsi="Arial" w:cs="Arial"/>
        </w:rPr>
        <w:t xml:space="preserve">, </w:t>
      </w:r>
      <w:proofErr w:type="gramStart"/>
      <w:r w:rsidRPr="001C21BA">
        <w:rPr>
          <w:rFonts w:ascii="Arial" w:hAnsi="Arial" w:cs="Arial"/>
        </w:rPr>
        <w:t>Morávia</w:t>
      </w:r>
      <w:proofErr w:type="gramEnd"/>
      <w:r w:rsidRPr="001C21BA">
        <w:rPr>
          <w:rFonts w:ascii="Arial" w:hAnsi="Arial" w:cs="Arial"/>
        </w:rPr>
        <w:t>, hoje Tchecoslováquia – 1670, Amsterdã, Países Baixos) foi educador e bispo protestante.</w:t>
      </w:r>
    </w:p>
  </w:footnote>
  <w:footnote w:id="2">
    <w:p w14:paraId="62694DC1" w14:textId="5D304E4C" w:rsidR="00025936" w:rsidRPr="00910899" w:rsidRDefault="00025936" w:rsidP="00910899">
      <w:pPr>
        <w:pStyle w:val="Textodenotaderodap"/>
      </w:pPr>
      <w:r>
        <w:rPr>
          <w:rStyle w:val="Refdenotaderodap"/>
        </w:rPr>
        <w:footnoteRef/>
      </w:r>
      <w:r>
        <w:t xml:space="preserve"> </w:t>
      </w:r>
      <w:r w:rsidRPr="00641C8C">
        <w:rPr>
          <w:rFonts w:ascii="Arial" w:hAnsi="Arial" w:cs="Arial"/>
        </w:rPr>
        <w:t xml:space="preserve">Jean Jacques </w:t>
      </w:r>
      <w:proofErr w:type="spellStart"/>
      <w:r w:rsidRPr="001C21BA">
        <w:rPr>
          <w:rFonts w:ascii="Arial" w:hAnsi="Arial" w:cs="Arial"/>
          <w:i/>
          <w:iCs/>
        </w:rPr>
        <w:t>Rosseau</w:t>
      </w:r>
      <w:proofErr w:type="spellEnd"/>
      <w:r>
        <w:rPr>
          <w:rFonts w:ascii="Arial" w:hAnsi="Arial" w:cs="Arial"/>
        </w:rPr>
        <w:t xml:space="preserve"> (</w:t>
      </w:r>
      <w:r w:rsidRPr="00641C8C">
        <w:rPr>
          <w:rFonts w:ascii="Arial" w:hAnsi="Arial" w:cs="Arial"/>
        </w:rPr>
        <w:t>Genebra</w:t>
      </w:r>
      <w:r>
        <w:rPr>
          <w:rFonts w:ascii="Arial" w:hAnsi="Arial" w:cs="Arial"/>
        </w:rPr>
        <w:t xml:space="preserve">, </w:t>
      </w:r>
      <w:r w:rsidRPr="00910899">
        <w:rPr>
          <w:rFonts w:ascii="Arial" w:hAnsi="Arial" w:cs="Arial"/>
        </w:rPr>
        <w:t xml:space="preserve">Suíça, 1712, </w:t>
      </w:r>
      <w:proofErr w:type="spellStart"/>
      <w:r w:rsidRPr="00910899">
        <w:rPr>
          <w:rFonts w:ascii="Arial" w:hAnsi="Arial" w:cs="Arial"/>
        </w:rPr>
        <w:t>Ermonoville</w:t>
      </w:r>
      <w:proofErr w:type="spellEnd"/>
      <w:r w:rsidRPr="00910899">
        <w:rPr>
          <w:rFonts w:ascii="Arial" w:hAnsi="Arial" w:cs="Arial"/>
        </w:rPr>
        <w:t>, França, 1778).</w:t>
      </w:r>
    </w:p>
  </w:footnote>
  <w:footnote w:id="3">
    <w:p w14:paraId="68E2CCB1" w14:textId="15C1EED1" w:rsidR="00025936" w:rsidRPr="00910899" w:rsidRDefault="00025936" w:rsidP="00910899">
      <w:pPr>
        <w:pStyle w:val="Textodenotaderodap"/>
      </w:pPr>
      <w:r w:rsidRPr="00763886">
        <w:rPr>
          <w:rStyle w:val="Refdenotaderodap"/>
        </w:rPr>
        <w:footnoteRef/>
      </w:r>
      <w:r w:rsidRPr="00763886">
        <w:t xml:space="preserve"> </w:t>
      </w:r>
      <w:r w:rsidRPr="00910899">
        <w:rPr>
          <w:rFonts w:ascii="Arial" w:hAnsi="Arial" w:cs="Arial"/>
          <w:shd w:val="clear" w:color="auto" w:fill="FFFFFF"/>
        </w:rPr>
        <w:t>Johann Heinrich </w:t>
      </w:r>
      <w:r w:rsidRPr="00910899">
        <w:rPr>
          <w:rStyle w:val="nfase"/>
          <w:rFonts w:ascii="Arial" w:hAnsi="Arial" w:cs="Arial"/>
          <w:shd w:val="clear" w:color="auto" w:fill="FFFFFF"/>
        </w:rPr>
        <w:t>Pestalozzi</w:t>
      </w:r>
      <w:r w:rsidRPr="00910899">
        <w:rPr>
          <w:rFonts w:ascii="Arial" w:hAnsi="Arial" w:cs="Arial"/>
          <w:shd w:val="clear" w:color="auto" w:fill="FFFFFF"/>
        </w:rPr>
        <w:t xml:space="preserve"> (Zurique, 12 de janeiro de 1746 – </w:t>
      </w:r>
      <w:proofErr w:type="spellStart"/>
      <w:r w:rsidRPr="00910899">
        <w:rPr>
          <w:rFonts w:ascii="Arial" w:hAnsi="Arial" w:cs="Arial"/>
          <w:shd w:val="clear" w:color="auto" w:fill="FFFFFF"/>
        </w:rPr>
        <w:t>Brugg</w:t>
      </w:r>
      <w:proofErr w:type="spellEnd"/>
      <w:r w:rsidRPr="00910899">
        <w:rPr>
          <w:rFonts w:ascii="Arial" w:hAnsi="Arial" w:cs="Arial"/>
          <w:shd w:val="clear" w:color="auto" w:fill="FFFFFF"/>
        </w:rPr>
        <w:t>, 17 de fevereiro de 1827).</w:t>
      </w:r>
    </w:p>
  </w:footnote>
  <w:footnote w:id="4">
    <w:p w14:paraId="25F4D15C" w14:textId="7B8CC4F5" w:rsidR="00025936" w:rsidRPr="00910899" w:rsidRDefault="00025936" w:rsidP="001C21BA">
      <w:pPr>
        <w:shd w:val="clear" w:color="auto" w:fill="FFFFFF"/>
        <w:spacing w:after="0" w:line="240" w:lineRule="auto"/>
      </w:pPr>
      <w:r w:rsidRPr="00763886">
        <w:rPr>
          <w:rStyle w:val="Refdenotaderodap"/>
        </w:rPr>
        <w:footnoteRef/>
      </w:r>
      <w:r w:rsidRPr="00763886">
        <w:t xml:space="preserve"> </w:t>
      </w:r>
      <w:r w:rsidRPr="00910899">
        <w:rPr>
          <w:rFonts w:ascii="Arial" w:eastAsia="Times New Roman" w:hAnsi="Arial" w:cs="Arial"/>
          <w:sz w:val="20"/>
          <w:szCs w:val="20"/>
        </w:rPr>
        <w:t xml:space="preserve">Maria Tecla </w:t>
      </w:r>
      <w:proofErr w:type="spellStart"/>
      <w:r w:rsidRPr="00910899">
        <w:rPr>
          <w:rFonts w:ascii="Arial" w:eastAsia="Times New Roman" w:hAnsi="Arial" w:cs="Arial"/>
          <w:sz w:val="20"/>
          <w:szCs w:val="20"/>
        </w:rPr>
        <w:t>Artemisia</w:t>
      </w:r>
      <w:proofErr w:type="spellEnd"/>
      <w:r w:rsidRPr="00910899">
        <w:rPr>
          <w:rFonts w:ascii="Arial" w:eastAsia="Times New Roman" w:hAnsi="Arial" w:cs="Arial"/>
          <w:sz w:val="20"/>
          <w:szCs w:val="20"/>
        </w:rPr>
        <w:t xml:space="preserve"> </w:t>
      </w:r>
      <w:r w:rsidRPr="001C21BA">
        <w:rPr>
          <w:rFonts w:ascii="Arial" w:eastAsia="Times New Roman" w:hAnsi="Arial" w:cs="Arial"/>
          <w:i/>
          <w:iCs/>
          <w:sz w:val="20"/>
          <w:szCs w:val="20"/>
        </w:rPr>
        <w:t xml:space="preserve">Montessori </w:t>
      </w:r>
      <w:r w:rsidRPr="00763886">
        <w:rPr>
          <w:rFonts w:ascii="Arial" w:eastAsia="Times New Roman" w:hAnsi="Arial" w:cs="Arial"/>
          <w:sz w:val="20"/>
          <w:szCs w:val="20"/>
        </w:rPr>
        <w:t>(1</w:t>
      </w:r>
      <w:r w:rsidRPr="00910899">
        <w:rPr>
          <w:rFonts w:ascii="Arial" w:eastAsia="Times New Roman" w:hAnsi="Arial" w:cs="Arial"/>
          <w:sz w:val="20"/>
          <w:szCs w:val="20"/>
        </w:rPr>
        <w:t>870, </w:t>
      </w:r>
      <w:proofErr w:type="spellStart"/>
      <w:r>
        <w:fldChar w:fldCharType="begin"/>
      </w:r>
      <w:r>
        <w:instrText xml:space="preserve"> HYPERLINK "https://www.google.com/search?sa=X&amp;biw=1366&amp;bih=657&amp;sxsrf=ALeKk009pOYBEoyZ3zPFIGgpUY36U6yMig:1595427509967&amp;q=Chiaravalle&amp;stick=H4sIAAAAAAAAAOPgE-LUz9U3SC8wz7BUgjBzTPPStcSyk630C1LzC3JSgVRRcX6eVVJ-Ud4iVm7njMzEosSyxJyc1B2sjADC8UsNQQAAAA&amp;ved=2ahUKEwi1jvzPhuHqAhWDGbkGHWBzBhgQmxMoATAdegQIDBAD" </w:instrText>
      </w:r>
      <w:r>
        <w:fldChar w:fldCharType="separate"/>
      </w:r>
      <w:r w:rsidRPr="001C21BA">
        <w:rPr>
          <w:rFonts w:ascii="Arial" w:eastAsia="Times New Roman" w:hAnsi="Arial" w:cs="Arial"/>
          <w:sz w:val="20"/>
          <w:szCs w:val="20"/>
        </w:rPr>
        <w:t>Chiaravalle</w:t>
      </w:r>
      <w:proofErr w:type="spellEnd"/>
      <w:r w:rsidRPr="001C21BA">
        <w:rPr>
          <w:rFonts w:ascii="Arial" w:eastAsia="Times New Roman" w:hAnsi="Arial" w:cs="Arial"/>
          <w:sz w:val="20"/>
          <w:szCs w:val="20"/>
        </w:rPr>
        <w:t>, Itália</w:t>
      </w:r>
      <w:r>
        <w:rPr>
          <w:rFonts w:ascii="Arial" w:eastAsia="Times New Roman" w:hAnsi="Arial" w:cs="Arial"/>
          <w:sz w:val="20"/>
          <w:szCs w:val="20"/>
        </w:rPr>
        <w:fldChar w:fldCharType="end"/>
      </w:r>
      <w:r w:rsidRPr="00763886">
        <w:rPr>
          <w:rFonts w:ascii="Arial" w:eastAsia="Times New Roman" w:hAnsi="Arial" w:cs="Arial"/>
          <w:sz w:val="20"/>
          <w:szCs w:val="20"/>
        </w:rPr>
        <w:t xml:space="preserve"> </w:t>
      </w:r>
      <w:r w:rsidRPr="00910899">
        <w:rPr>
          <w:rFonts w:ascii="Arial" w:eastAsia="Times New Roman" w:hAnsi="Arial" w:cs="Arial"/>
          <w:sz w:val="20"/>
          <w:szCs w:val="20"/>
        </w:rPr>
        <w:t>– 1952, </w:t>
      </w:r>
      <w:proofErr w:type="spellStart"/>
      <w:r>
        <w:fldChar w:fldCharType="begin"/>
      </w:r>
      <w:r>
        <w:instrText xml:space="preserve"> HYPERLINK "https://www.google.com/search?sa=X&amp;biw=1366&amp;bih=657&amp;sxsrf=ALeKk009pOYBEoyZ3zPFIGgpUY36U6yMig:1595427509967&amp;q=Noordwijk&amp;stick=H4sIAAAAAAAAAOPgE-LUz9U3SC8wz7BU4gAxy5MK4rXks5Ot9AtS8wtyUvVTUpNTE4tTU-ILUouK8_OsUjJTUxaxcvrl5xellGdmZe9gZQQAm0vRzkcAAAA&amp;ved=2ahUKEwi1jvzPhuHqAhWDGbkGHWBzBhgQmxMoATAeegQIDRAD" </w:instrText>
      </w:r>
      <w:r>
        <w:fldChar w:fldCharType="separate"/>
      </w:r>
      <w:r w:rsidRPr="001C21BA">
        <w:rPr>
          <w:rFonts w:ascii="Arial" w:eastAsia="Times New Roman" w:hAnsi="Arial" w:cs="Arial"/>
          <w:sz w:val="20"/>
          <w:szCs w:val="20"/>
        </w:rPr>
        <w:t>Noordwijk</w:t>
      </w:r>
      <w:proofErr w:type="spellEnd"/>
      <w:r w:rsidRPr="001C21BA">
        <w:rPr>
          <w:rFonts w:ascii="Arial" w:eastAsia="Times New Roman" w:hAnsi="Arial" w:cs="Arial"/>
          <w:sz w:val="20"/>
          <w:szCs w:val="20"/>
        </w:rPr>
        <w:t>, Países Baixos</w:t>
      </w:r>
      <w:r>
        <w:rPr>
          <w:rFonts w:ascii="Arial" w:eastAsia="Times New Roman" w:hAnsi="Arial" w:cs="Arial"/>
          <w:sz w:val="20"/>
          <w:szCs w:val="20"/>
        </w:rPr>
        <w:fldChar w:fldCharType="end"/>
      </w:r>
      <w:r w:rsidRPr="00763886">
        <w:rPr>
          <w:rFonts w:ascii="Arial" w:eastAsia="Times New Roman" w:hAnsi="Arial" w:cs="Arial"/>
          <w:sz w:val="20"/>
          <w:szCs w:val="20"/>
        </w:rPr>
        <w:t>).</w:t>
      </w:r>
    </w:p>
  </w:footnote>
  <w:footnote w:id="5">
    <w:p w14:paraId="7917003E" w14:textId="626CF83E" w:rsidR="00025936" w:rsidRPr="001C21BA" w:rsidRDefault="00025936" w:rsidP="00763886">
      <w:pPr>
        <w:pStyle w:val="Textodenotaderodap"/>
        <w:rPr>
          <w:lang w:val="en-US"/>
        </w:rPr>
      </w:pPr>
      <w:r w:rsidRPr="00763886">
        <w:rPr>
          <w:rStyle w:val="Refdenotaderodap"/>
        </w:rPr>
        <w:footnoteRef/>
      </w:r>
      <w:r w:rsidRPr="001C21BA">
        <w:rPr>
          <w:lang w:val="en-US"/>
        </w:rPr>
        <w:t xml:space="preserve"> </w:t>
      </w:r>
      <w:r w:rsidRPr="001C21BA">
        <w:rPr>
          <w:rFonts w:ascii="Arial" w:hAnsi="Arial" w:cs="Arial"/>
          <w:shd w:val="clear" w:color="auto" w:fill="FFFFFF"/>
          <w:lang w:val="en-US"/>
        </w:rPr>
        <w:t>Jean William Fritz </w:t>
      </w:r>
      <w:r w:rsidRPr="001C21BA">
        <w:rPr>
          <w:rStyle w:val="nfase"/>
          <w:rFonts w:ascii="Arial" w:hAnsi="Arial" w:cs="Arial"/>
          <w:shd w:val="clear" w:color="auto" w:fill="FFFFFF"/>
          <w:lang w:val="en-US"/>
        </w:rPr>
        <w:t>Piaget</w:t>
      </w:r>
      <w:r w:rsidRPr="001C21BA">
        <w:rPr>
          <w:rFonts w:ascii="Arial" w:hAnsi="Arial" w:cs="Arial"/>
          <w:shd w:val="clear" w:color="auto" w:fill="FFFFFF"/>
          <w:lang w:val="en-US"/>
        </w:rPr>
        <w:t xml:space="preserve"> (Neuchâtel, 1896 – </w:t>
      </w:r>
      <w:proofErr w:type="spellStart"/>
      <w:r w:rsidRPr="001C21BA">
        <w:rPr>
          <w:rFonts w:ascii="Arial" w:hAnsi="Arial" w:cs="Arial"/>
          <w:shd w:val="clear" w:color="auto" w:fill="FFFFFF"/>
          <w:lang w:val="en-US"/>
        </w:rPr>
        <w:t>Genebra</w:t>
      </w:r>
      <w:proofErr w:type="spellEnd"/>
      <w:r w:rsidRPr="001C21BA">
        <w:rPr>
          <w:rFonts w:ascii="Arial" w:hAnsi="Arial" w:cs="Arial"/>
          <w:shd w:val="clear" w:color="auto" w:fill="FFFFFF"/>
          <w:lang w:val="en-US"/>
        </w:rPr>
        <w:t>, 1980).</w:t>
      </w:r>
    </w:p>
    <w:p w14:paraId="1F61DDCE" w14:textId="027134ED" w:rsidR="00025936" w:rsidRPr="001C21BA" w:rsidRDefault="00025936">
      <w:pPr>
        <w:pStyle w:val="Textodenotaderodap"/>
        <w:rPr>
          <w:lang w:val="en-US"/>
        </w:rPr>
      </w:pPr>
    </w:p>
  </w:footnote>
  <w:footnote w:id="6">
    <w:p w14:paraId="6B004F00" w14:textId="23D709F7" w:rsidR="00025936" w:rsidRDefault="00025936">
      <w:pPr>
        <w:pStyle w:val="Textodenotaderodap"/>
      </w:pPr>
      <w:r>
        <w:rPr>
          <w:rStyle w:val="Refdenotaderodap"/>
        </w:rPr>
        <w:footnoteRef/>
      </w:r>
      <w:r>
        <w:t xml:space="preserve"> </w:t>
      </w:r>
      <w:hyperlink r:id="rId1" w:anchor="art1" w:history="1">
        <w:r w:rsidRPr="00E51DC7">
          <w:rPr>
            <w:rStyle w:val="Hyperlink"/>
            <w:rFonts w:ascii="Arial" w:hAnsi="Arial" w:cs="Arial"/>
            <w:shd w:val="clear" w:color="auto" w:fill="FFFFFF"/>
          </w:rPr>
          <w:t>Redação dada pela Emenda Constitucional nº 53, de 2006</w:t>
        </w:r>
      </w:hyperlink>
      <w:r>
        <w:t xml:space="preserve"> – Ensino fundamental de 9 anos.</w:t>
      </w:r>
    </w:p>
  </w:footnote>
  <w:footnote w:id="7">
    <w:p w14:paraId="5CA5397B" w14:textId="0BA60101" w:rsidR="00025936" w:rsidRDefault="00025936">
      <w:pPr>
        <w:pStyle w:val="Textodenotaderodap"/>
      </w:pPr>
      <w:r>
        <w:rPr>
          <w:rStyle w:val="Refdenotaderodap"/>
        </w:rPr>
        <w:footnoteRef/>
      </w:r>
      <w:r>
        <w:t xml:space="preserve"> </w:t>
      </w:r>
      <w:hyperlink r:id="rId2" w:anchor="art1" w:history="1">
        <w:r w:rsidRPr="00CF1EEF">
          <w:rPr>
            <w:rStyle w:val="Hyperlink"/>
            <w:rFonts w:ascii="Arial" w:hAnsi="Arial" w:cs="Arial"/>
            <w:shd w:val="clear" w:color="auto" w:fill="FFFFFF"/>
          </w:rPr>
          <w:t>Redação dada pela Lei nº 13.306, de 2016</w:t>
        </w:r>
      </w:hyperlink>
      <w:r>
        <w:rPr>
          <w:rStyle w:val="Hyperlink"/>
          <w:rFonts w:ascii="Arial" w:hAnsi="Arial" w:cs="Arial"/>
          <w:shd w:val="clear" w:color="auto" w:fill="FFFFFF"/>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37FA4" w14:textId="3E7F8C28" w:rsidR="00025936" w:rsidRPr="002900D4" w:rsidRDefault="00025936" w:rsidP="00425DF7">
    <w:pPr>
      <w:spacing w:after="0" w:line="240" w:lineRule="auto"/>
      <w:ind w:right="374"/>
      <w:jc w:val="right"/>
      <w:rPr>
        <w:rFonts w:eastAsia="Arial" w:cstheme="minorHAnsi"/>
        <w:b/>
        <w:bCs/>
        <w:sz w:val="18"/>
        <w:szCs w:val="18"/>
      </w:rPr>
    </w:pPr>
    <w:r w:rsidRPr="002900D4">
      <w:rPr>
        <w:rFonts w:eastAsia="Arial" w:cstheme="minorHAnsi"/>
        <w:b/>
        <w:bCs/>
        <w:sz w:val="18"/>
        <w:szCs w:val="18"/>
      </w:rPr>
      <w:t xml:space="preserve"> </w:t>
    </w:r>
  </w:p>
  <w:p w14:paraId="033499F0" w14:textId="295F0CEC" w:rsidR="00025936" w:rsidRPr="00144AD5" w:rsidRDefault="00025936" w:rsidP="0037462F">
    <w:pPr>
      <w:spacing w:after="0" w:line="240" w:lineRule="auto"/>
      <w:ind w:right="374"/>
      <w:jc w:val="right"/>
      <w:rPr>
        <w:rFonts w:ascii="Arial" w:eastAsia="Arial" w:hAnsi="Arial" w:cs="Arial"/>
        <w:b/>
        <w:bCs/>
        <w:sz w:val="18"/>
        <w:szCs w:val="18"/>
      </w:rPr>
    </w:pPr>
    <w:r>
      <w:rPr>
        <w:rFonts w:eastAsia="Arial" w:cstheme="minorHAnsi"/>
        <w:b/>
        <w:bCs/>
        <w:sz w:val="18"/>
        <w:szCs w:val="18"/>
      </w:rPr>
      <w:t xml:space="preserve">                      </w:t>
    </w:r>
  </w:p>
  <w:p w14:paraId="07C90C24" w14:textId="544D6B53" w:rsidR="00025936" w:rsidRDefault="00025936">
    <w:pPr>
      <w:pStyle w:val="Cabealho"/>
    </w:pPr>
  </w:p>
  <w:p w14:paraId="4B502E2D" w14:textId="5C64C428" w:rsidR="00025936" w:rsidRDefault="00025936" w:rsidP="3AF9F85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4364B"/>
    <w:multiLevelType w:val="hybridMultilevel"/>
    <w:tmpl w:val="2416E2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1E75B9"/>
    <w:multiLevelType w:val="hybridMultilevel"/>
    <w:tmpl w:val="19B21010"/>
    <w:lvl w:ilvl="0" w:tplc="3E1AE9F2">
      <w:start w:val="1"/>
      <w:numFmt w:val="bullet"/>
      <w:lvlText w:val="●"/>
      <w:lvlJc w:val="left"/>
      <w:pPr>
        <w:ind w:left="720" w:hanging="360"/>
      </w:pPr>
      <w:rPr>
        <w:rFonts w:ascii="Noto Sans Symbols" w:eastAsia="Noto Sans Symbols" w:hAnsi="Noto Sans Symbols" w:cs="Noto Sans Symbols"/>
      </w:rPr>
    </w:lvl>
    <w:lvl w:ilvl="1" w:tplc="A4E0D29C">
      <w:start w:val="1"/>
      <w:numFmt w:val="bullet"/>
      <w:lvlText w:val="o"/>
      <w:lvlJc w:val="left"/>
      <w:pPr>
        <w:ind w:left="1440" w:hanging="360"/>
      </w:pPr>
      <w:rPr>
        <w:rFonts w:ascii="Courier New" w:eastAsia="Courier New" w:hAnsi="Courier New" w:cs="Courier New"/>
      </w:rPr>
    </w:lvl>
    <w:lvl w:ilvl="2" w:tplc="357AE624">
      <w:start w:val="1"/>
      <w:numFmt w:val="bullet"/>
      <w:lvlText w:val="▪"/>
      <w:lvlJc w:val="left"/>
      <w:pPr>
        <w:ind w:left="2160" w:hanging="360"/>
      </w:pPr>
      <w:rPr>
        <w:rFonts w:ascii="Noto Sans Symbols" w:eastAsia="Noto Sans Symbols" w:hAnsi="Noto Sans Symbols" w:cs="Noto Sans Symbols"/>
      </w:rPr>
    </w:lvl>
    <w:lvl w:ilvl="3" w:tplc="A5E253D2">
      <w:start w:val="1"/>
      <w:numFmt w:val="bullet"/>
      <w:lvlText w:val="●"/>
      <w:lvlJc w:val="left"/>
      <w:pPr>
        <w:ind w:left="2880" w:hanging="360"/>
      </w:pPr>
      <w:rPr>
        <w:rFonts w:ascii="Noto Sans Symbols" w:eastAsia="Noto Sans Symbols" w:hAnsi="Noto Sans Symbols" w:cs="Noto Sans Symbols"/>
      </w:rPr>
    </w:lvl>
    <w:lvl w:ilvl="4" w:tplc="F2B22DA2">
      <w:start w:val="1"/>
      <w:numFmt w:val="bullet"/>
      <w:lvlText w:val="o"/>
      <w:lvlJc w:val="left"/>
      <w:pPr>
        <w:ind w:left="3600" w:hanging="360"/>
      </w:pPr>
      <w:rPr>
        <w:rFonts w:ascii="Courier New" w:eastAsia="Courier New" w:hAnsi="Courier New" w:cs="Courier New"/>
      </w:rPr>
    </w:lvl>
    <w:lvl w:ilvl="5" w:tplc="1730D7FE">
      <w:start w:val="1"/>
      <w:numFmt w:val="bullet"/>
      <w:lvlText w:val="▪"/>
      <w:lvlJc w:val="left"/>
      <w:pPr>
        <w:ind w:left="4320" w:hanging="360"/>
      </w:pPr>
      <w:rPr>
        <w:rFonts w:ascii="Noto Sans Symbols" w:eastAsia="Noto Sans Symbols" w:hAnsi="Noto Sans Symbols" w:cs="Noto Sans Symbols"/>
      </w:rPr>
    </w:lvl>
    <w:lvl w:ilvl="6" w:tplc="C694CEC2">
      <w:start w:val="1"/>
      <w:numFmt w:val="bullet"/>
      <w:lvlText w:val="●"/>
      <w:lvlJc w:val="left"/>
      <w:pPr>
        <w:ind w:left="5040" w:hanging="360"/>
      </w:pPr>
      <w:rPr>
        <w:rFonts w:ascii="Noto Sans Symbols" w:eastAsia="Noto Sans Symbols" w:hAnsi="Noto Sans Symbols" w:cs="Noto Sans Symbols"/>
      </w:rPr>
    </w:lvl>
    <w:lvl w:ilvl="7" w:tplc="7F42975A">
      <w:start w:val="1"/>
      <w:numFmt w:val="bullet"/>
      <w:lvlText w:val="o"/>
      <w:lvlJc w:val="left"/>
      <w:pPr>
        <w:ind w:left="5760" w:hanging="360"/>
      </w:pPr>
      <w:rPr>
        <w:rFonts w:ascii="Courier New" w:eastAsia="Courier New" w:hAnsi="Courier New" w:cs="Courier New"/>
      </w:rPr>
    </w:lvl>
    <w:lvl w:ilvl="8" w:tplc="0206F2D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4B2723"/>
    <w:multiLevelType w:val="hybridMultilevel"/>
    <w:tmpl w:val="3F0C3250"/>
    <w:lvl w:ilvl="0" w:tplc="04160005">
      <w:start w:val="1"/>
      <w:numFmt w:val="bullet"/>
      <w:lvlText w:val=""/>
      <w:lvlJc w:val="left"/>
      <w:pPr>
        <w:ind w:left="360" w:hanging="360"/>
      </w:pPr>
      <w:rPr>
        <w:rFonts w:ascii="Wingdings" w:hAnsi="Wingdings" w:cs="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cs="Wingdings" w:hint="default"/>
      </w:rPr>
    </w:lvl>
    <w:lvl w:ilvl="3" w:tplc="04160001" w:tentative="1">
      <w:start w:val="1"/>
      <w:numFmt w:val="bullet"/>
      <w:lvlText w:val=""/>
      <w:lvlJc w:val="left"/>
      <w:pPr>
        <w:ind w:left="2520" w:hanging="360"/>
      </w:pPr>
      <w:rPr>
        <w:rFonts w:ascii="Symbol" w:hAnsi="Symbol" w:cs="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cs="Wingdings" w:hint="default"/>
      </w:rPr>
    </w:lvl>
    <w:lvl w:ilvl="6" w:tplc="04160001" w:tentative="1">
      <w:start w:val="1"/>
      <w:numFmt w:val="bullet"/>
      <w:lvlText w:val=""/>
      <w:lvlJc w:val="left"/>
      <w:pPr>
        <w:ind w:left="4680" w:hanging="360"/>
      </w:pPr>
      <w:rPr>
        <w:rFonts w:ascii="Symbol" w:hAnsi="Symbol" w:cs="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0AD12DA2"/>
    <w:multiLevelType w:val="hybridMultilevel"/>
    <w:tmpl w:val="B5DEA046"/>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0B306518"/>
    <w:multiLevelType w:val="hybridMultilevel"/>
    <w:tmpl w:val="5254C76E"/>
    <w:lvl w:ilvl="0" w:tplc="362813CC">
      <w:start w:val="1"/>
      <w:numFmt w:val="bullet"/>
      <w:lvlText w:val=""/>
      <w:lvlJc w:val="left"/>
      <w:pPr>
        <w:tabs>
          <w:tab w:val="num" w:pos="720"/>
        </w:tabs>
        <w:ind w:left="720" w:hanging="360"/>
      </w:pPr>
      <w:rPr>
        <w:rFonts w:ascii="Symbol" w:hAnsi="Symbol" w:hint="default"/>
        <w:sz w:val="20"/>
      </w:rPr>
    </w:lvl>
    <w:lvl w:ilvl="1" w:tplc="B76C556A" w:tentative="1">
      <w:start w:val="1"/>
      <w:numFmt w:val="bullet"/>
      <w:lvlText w:val="o"/>
      <w:lvlJc w:val="left"/>
      <w:pPr>
        <w:tabs>
          <w:tab w:val="num" w:pos="1440"/>
        </w:tabs>
        <w:ind w:left="1440" w:hanging="360"/>
      </w:pPr>
      <w:rPr>
        <w:rFonts w:ascii="Courier New" w:hAnsi="Courier New" w:hint="default"/>
        <w:sz w:val="20"/>
      </w:rPr>
    </w:lvl>
    <w:lvl w:ilvl="2" w:tplc="2FECF390" w:tentative="1">
      <w:start w:val="1"/>
      <w:numFmt w:val="bullet"/>
      <w:lvlText w:val=""/>
      <w:lvlJc w:val="left"/>
      <w:pPr>
        <w:tabs>
          <w:tab w:val="num" w:pos="2160"/>
        </w:tabs>
        <w:ind w:left="2160" w:hanging="360"/>
      </w:pPr>
      <w:rPr>
        <w:rFonts w:ascii="Wingdings" w:hAnsi="Wingdings" w:hint="default"/>
        <w:sz w:val="20"/>
      </w:rPr>
    </w:lvl>
    <w:lvl w:ilvl="3" w:tplc="72A45DEC" w:tentative="1">
      <w:start w:val="1"/>
      <w:numFmt w:val="bullet"/>
      <w:lvlText w:val=""/>
      <w:lvlJc w:val="left"/>
      <w:pPr>
        <w:tabs>
          <w:tab w:val="num" w:pos="2880"/>
        </w:tabs>
        <w:ind w:left="2880" w:hanging="360"/>
      </w:pPr>
      <w:rPr>
        <w:rFonts w:ascii="Wingdings" w:hAnsi="Wingdings" w:hint="default"/>
        <w:sz w:val="20"/>
      </w:rPr>
    </w:lvl>
    <w:lvl w:ilvl="4" w:tplc="A1F6F81E" w:tentative="1">
      <w:start w:val="1"/>
      <w:numFmt w:val="bullet"/>
      <w:lvlText w:val=""/>
      <w:lvlJc w:val="left"/>
      <w:pPr>
        <w:tabs>
          <w:tab w:val="num" w:pos="3600"/>
        </w:tabs>
        <w:ind w:left="3600" w:hanging="360"/>
      </w:pPr>
      <w:rPr>
        <w:rFonts w:ascii="Wingdings" w:hAnsi="Wingdings" w:hint="default"/>
        <w:sz w:val="20"/>
      </w:rPr>
    </w:lvl>
    <w:lvl w:ilvl="5" w:tplc="1D86FBCA" w:tentative="1">
      <w:start w:val="1"/>
      <w:numFmt w:val="bullet"/>
      <w:lvlText w:val=""/>
      <w:lvlJc w:val="left"/>
      <w:pPr>
        <w:tabs>
          <w:tab w:val="num" w:pos="4320"/>
        </w:tabs>
        <w:ind w:left="4320" w:hanging="360"/>
      </w:pPr>
      <w:rPr>
        <w:rFonts w:ascii="Wingdings" w:hAnsi="Wingdings" w:hint="default"/>
        <w:sz w:val="20"/>
      </w:rPr>
    </w:lvl>
    <w:lvl w:ilvl="6" w:tplc="F78E89C6" w:tentative="1">
      <w:start w:val="1"/>
      <w:numFmt w:val="bullet"/>
      <w:lvlText w:val=""/>
      <w:lvlJc w:val="left"/>
      <w:pPr>
        <w:tabs>
          <w:tab w:val="num" w:pos="5040"/>
        </w:tabs>
        <w:ind w:left="5040" w:hanging="360"/>
      </w:pPr>
      <w:rPr>
        <w:rFonts w:ascii="Wingdings" w:hAnsi="Wingdings" w:hint="default"/>
        <w:sz w:val="20"/>
      </w:rPr>
    </w:lvl>
    <w:lvl w:ilvl="7" w:tplc="17D813A0" w:tentative="1">
      <w:start w:val="1"/>
      <w:numFmt w:val="bullet"/>
      <w:lvlText w:val=""/>
      <w:lvlJc w:val="left"/>
      <w:pPr>
        <w:tabs>
          <w:tab w:val="num" w:pos="5760"/>
        </w:tabs>
        <w:ind w:left="5760" w:hanging="360"/>
      </w:pPr>
      <w:rPr>
        <w:rFonts w:ascii="Wingdings" w:hAnsi="Wingdings" w:hint="default"/>
        <w:sz w:val="20"/>
      </w:rPr>
    </w:lvl>
    <w:lvl w:ilvl="8" w:tplc="382A2842"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16530"/>
    <w:multiLevelType w:val="multilevel"/>
    <w:tmpl w:val="8B746D9E"/>
    <w:lvl w:ilvl="0">
      <w:start w:val="3"/>
      <w:numFmt w:val="decimal"/>
      <w:lvlText w:val="%1."/>
      <w:lvlJc w:val="left"/>
      <w:pPr>
        <w:ind w:left="1360" w:hanging="360"/>
      </w:pPr>
      <w:rPr>
        <w:rFonts w:hint="default"/>
      </w:rPr>
    </w:lvl>
    <w:lvl w:ilvl="1">
      <w:start w:val="1"/>
      <w:numFmt w:val="decimal"/>
      <w:lvlText w:val="%1.%2"/>
      <w:lvlJc w:val="left"/>
      <w:pPr>
        <w:ind w:left="1450" w:hanging="450"/>
      </w:pPr>
    </w:lvl>
    <w:lvl w:ilvl="2">
      <w:start w:val="1"/>
      <w:numFmt w:val="decimal"/>
      <w:lvlText w:val="%1.%2.%3"/>
      <w:lvlJc w:val="left"/>
      <w:pPr>
        <w:ind w:left="1720" w:hanging="720"/>
      </w:pPr>
    </w:lvl>
    <w:lvl w:ilvl="3">
      <w:start w:val="1"/>
      <w:numFmt w:val="decimal"/>
      <w:lvlText w:val="%1.%2.%3.%4"/>
      <w:lvlJc w:val="left"/>
      <w:pPr>
        <w:ind w:left="2080" w:hanging="1080"/>
      </w:pPr>
    </w:lvl>
    <w:lvl w:ilvl="4">
      <w:start w:val="1"/>
      <w:numFmt w:val="decimal"/>
      <w:lvlText w:val="%1.%2.%3.%4.%5"/>
      <w:lvlJc w:val="left"/>
      <w:pPr>
        <w:ind w:left="2080" w:hanging="1080"/>
      </w:pPr>
    </w:lvl>
    <w:lvl w:ilvl="5">
      <w:start w:val="1"/>
      <w:numFmt w:val="decimal"/>
      <w:lvlText w:val="%1.%2.%3.%4.%5.%6"/>
      <w:lvlJc w:val="left"/>
      <w:pPr>
        <w:ind w:left="2440" w:hanging="1440"/>
      </w:pPr>
    </w:lvl>
    <w:lvl w:ilvl="6">
      <w:start w:val="1"/>
      <w:numFmt w:val="decimal"/>
      <w:lvlText w:val="%1.%2.%3.%4.%5.%6.%7"/>
      <w:lvlJc w:val="left"/>
      <w:pPr>
        <w:ind w:left="2440" w:hanging="1440"/>
      </w:pPr>
    </w:lvl>
    <w:lvl w:ilvl="7">
      <w:start w:val="1"/>
      <w:numFmt w:val="decimal"/>
      <w:lvlText w:val="%1.%2.%3.%4.%5.%6.%7.%8"/>
      <w:lvlJc w:val="left"/>
      <w:pPr>
        <w:ind w:left="2800" w:hanging="1800"/>
      </w:pPr>
    </w:lvl>
    <w:lvl w:ilvl="8">
      <w:start w:val="1"/>
      <w:numFmt w:val="decimal"/>
      <w:lvlText w:val="%1.%2.%3.%4.%5.%6.%7.%8.%9"/>
      <w:lvlJc w:val="left"/>
      <w:pPr>
        <w:ind w:left="2800" w:hanging="1800"/>
      </w:pPr>
    </w:lvl>
  </w:abstractNum>
  <w:abstractNum w:abstractNumId="6" w15:restartNumberingAfterBreak="0">
    <w:nsid w:val="113A1972"/>
    <w:multiLevelType w:val="hybridMultilevel"/>
    <w:tmpl w:val="C6CE81DE"/>
    <w:lvl w:ilvl="0" w:tplc="BFA6B536">
      <w:start w:val="1"/>
      <w:numFmt w:val="bullet"/>
      <w:lvlText w:val=""/>
      <w:lvlJc w:val="left"/>
      <w:pPr>
        <w:ind w:left="720" w:hanging="360"/>
      </w:pPr>
      <w:rPr>
        <w:rFonts w:ascii="Symbol" w:hAnsi="Symbol" w:hint="default"/>
      </w:rPr>
    </w:lvl>
    <w:lvl w:ilvl="1" w:tplc="8BD26B1A">
      <w:start w:val="1"/>
      <w:numFmt w:val="bullet"/>
      <w:lvlText w:val="o"/>
      <w:lvlJc w:val="left"/>
      <w:pPr>
        <w:ind w:left="1440" w:hanging="360"/>
      </w:pPr>
      <w:rPr>
        <w:rFonts w:ascii="Courier New" w:hAnsi="Courier New" w:hint="default"/>
      </w:rPr>
    </w:lvl>
    <w:lvl w:ilvl="2" w:tplc="463CCA08">
      <w:start w:val="1"/>
      <w:numFmt w:val="bullet"/>
      <w:lvlText w:val=""/>
      <w:lvlJc w:val="left"/>
      <w:pPr>
        <w:ind w:left="2160" w:hanging="360"/>
      </w:pPr>
      <w:rPr>
        <w:rFonts w:ascii="Wingdings" w:hAnsi="Wingdings" w:hint="default"/>
      </w:rPr>
    </w:lvl>
    <w:lvl w:ilvl="3" w:tplc="22A68002">
      <w:start w:val="1"/>
      <w:numFmt w:val="bullet"/>
      <w:lvlText w:val=""/>
      <w:lvlJc w:val="left"/>
      <w:pPr>
        <w:ind w:left="2880" w:hanging="360"/>
      </w:pPr>
      <w:rPr>
        <w:rFonts w:ascii="Symbol" w:hAnsi="Symbol" w:hint="default"/>
      </w:rPr>
    </w:lvl>
    <w:lvl w:ilvl="4" w:tplc="3656D55E">
      <w:start w:val="1"/>
      <w:numFmt w:val="bullet"/>
      <w:lvlText w:val="o"/>
      <w:lvlJc w:val="left"/>
      <w:pPr>
        <w:ind w:left="3600" w:hanging="360"/>
      </w:pPr>
      <w:rPr>
        <w:rFonts w:ascii="Courier New" w:hAnsi="Courier New" w:hint="default"/>
      </w:rPr>
    </w:lvl>
    <w:lvl w:ilvl="5" w:tplc="3946B266">
      <w:start w:val="1"/>
      <w:numFmt w:val="bullet"/>
      <w:lvlText w:val=""/>
      <w:lvlJc w:val="left"/>
      <w:pPr>
        <w:ind w:left="4320" w:hanging="360"/>
      </w:pPr>
      <w:rPr>
        <w:rFonts w:ascii="Wingdings" w:hAnsi="Wingdings" w:hint="default"/>
      </w:rPr>
    </w:lvl>
    <w:lvl w:ilvl="6" w:tplc="7AA2080C">
      <w:start w:val="1"/>
      <w:numFmt w:val="bullet"/>
      <w:lvlText w:val=""/>
      <w:lvlJc w:val="left"/>
      <w:pPr>
        <w:ind w:left="5040" w:hanging="360"/>
      </w:pPr>
      <w:rPr>
        <w:rFonts w:ascii="Symbol" w:hAnsi="Symbol" w:hint="default"/>
      </w:rPr>
    </w:lvl>
    <w:lvl w:ilvl="7" w:tplc="27B48D3A">
      <w:start w:val="1"/>
      <w:numFmt w:val="bullet"/>
      <w:lvlText w:val="o"/>
      <w:lvlJc w:val="left"/>
      <w:pPr>
        <w:ind w:left="5760" w:hanging="360"/>
      </w:pPr>
      <w:rPr>
        <w:rFonts w:ascii="Courier New" w:hAnsi="Courier New" w:hint="default"/>
      </w:rPr>
    </w:lvl>
    <w:lvl w:ilvl="8" w:tplc="6E5C4180">
      <w:start w:val="1"/>
      <w:numFmt w:val="bullet"/>
      <w:lvlText w:val=""/>
      <w:lvlJc w:val="left"/>
      <w:pPr>
        <w:ind w:left="6480" w:hanging="360"/>
      </w:pPr>
      <w:rPr>
        <w:rFonts w:ascii="Wingdings" w:hAnsi="Wingdings" w:hint="default"/>
      </w:rPr>
    </w:lvl>
  </w:abstractNum>
  <w:abstractNum w:abstractNumId="7" w15:restartNumberingAfterBreak="0">
    <w:nsid w:val="11FB6B9D"/>
    <w:multiLevelType w:val="hybridMultilevel"/>
    <w:tmpl w:val="612A055E"/>
    <w:lvl w:ilvl="0" w:tplc="318084E6">
      <w:start w:val="1"/>
      <w:numFmt w:val="bullet"/>
      <w:lvlText w:val=""/>
      <w:lvlJc w:val="left"/>
      <w:pPr>
        <w:ind w:left="720" w:hanging="360"/>
      </w:pPr>
      <w:rPr>
        <w:rFonts w:ascii="Symbol" w:hAnsi="Symbol" w:hint="default"/>
      </w:rPr>
    </w:lvl>
    <w:lvl w:ilvl="1" w:tplc="F4D2C6FA">
      <w:start w:val="1"/>
      <w:numFmt w:val="bullet"/>
      <w:lvlText w:val="o"/>
      <w:lvlJc w:val="left"/>
      <w:pPr>
        <w:ind w:left="1440" w:hanging="360"/>
      </w:pPr>
      <w:rPr>
        <w:rFonts w:ascii="Courier New" w:hAnsi="Courier New" w:hint="default"/>
      </w:rPr>
    </w:lvl>
    <w:lvl w:ilvl="2" w:tplc="FC586694">
      <w:start w:val="1"/>
      <w:numFmt w:val="bullet"/>
      <w:lvlText w:val=""/>
      <w:lvlJc w:val="left"/>
      <w:pPr>
        <w:ind w:left="2160" w:hanging="360"/>
      </w:pPr>
      <w:rPr>
        <w:rFonts w:ascii="Wingdings" w:hAnsi="Wingdings" w:hint="default"/>
      </w:rPr>
    </w:lvl>
    <w:lvl w:ilvl="3" w:tplc="B19066FE">
      <w:start w:val="1"/>
      <w:numFmt w:val="bullet"/>
      <w:lvlText w:val=""/>
      <w:lvlJc w:val="left"/>
      <w:pPr>
        <w:ind w:left="2880" w:hanging="360"/>
      </w:pPr>
      <w:rPr>
        <w:rFonts w:ascii="Symbol" w:hAnsi="Symbol" w:hint="default"/>
      </w:rPr>
    </w:lvl>
    <w:lvl w:ilvl="4" w:tplc="B6C8C292">
      <w:start w:val="1"/>
      <w:numFmt w:val="bullet"/>
      <w:lvlText w:val="o"/>
      <w:lvlJc w:val="left"/>
      <w:pPr>
        <w:ind w:left="3600" w:hanging="360"/>
      </w:pPr>
      <w:rPr>
        <w:rFonts w:ascii="Courier New" w:hAnsi="Courier New" w:hint="default"/>
      </w:rPr>
    </w:lvl>
    <w:lvl w:ilvl="5" w:tplc="0A025F18">
      <w:start w:val="1"/>
      <w:numFmt w:val="bullet"/>
      <w:lvlText w:val=""/>
      <w:lvlJc w:val="left"/>
      <w:pPr>
        <w:ind w:left="4320" w:hanging="360"/>
      </w:pPr>
      <w:rPr>
        <w:rFonts w:ascii="Wingdings" w:hAnsi="Wingdings" w:hint="default"/>
      </w:rPr>
    </w:lvl>
    <w:lvl w:ilvl="6" w:tplc="72B29B68">
      <w:start w:val="1"/>
      <w:numFmt w:val="bullet"/>
      <w:lvlText w:val=""/>
      <w:lvlJc w:val="left"/>
      <w:pPr>
        <w:ind w:left="5040" w:hanging="360"/>
      </w:pPr>
      <w:rPr>
        <w:rFonts w:ascii="Symbol" w:hAnsi="Symbol" w:hint="default"/>
      </w:rPr>
    </w:lvl>
    <w:lvl w:ilvl="7" w:tplc="960A9B2E">
      <w:start w:val="1"/>
      <w:numFmt w:val="bullet"/>
      <w:lvlText w:val="o"/>
      <w:lvlJc w:val="left"/>
      <w:pPr>
        <w:ind w:left="5760" w:hanging="360"/>
      </w:pPr>
      <w:rPr>
        <w:rFonts w:ascii="Courier New" w:hAnsi="Courier New" w:hint="default"/>
      </w:rPr>
    </w:lvl>
    <w:lvl w:ilvl="8" w:tplc="C586639E">
      <w:start w:val="1"/>
      <w:numFmt w:val="bullet"/>
      <w:lvlText w:val=""/>
      <w:lvlJc w:val="left"/>
      <w:pPr>
        <w:ind w:left="6480" w:hanging="360"/>
      </w:pPr>
      <w:rPr>
        <w:rFonts w:ascii="Wingdings" w:hAnsi="Wingdings" w:hint="default"/>
      </w:rPr>
    </w:lvl>
  </w:abstractNum>
  <w:abstractNum w:abstractNumId="8" w15:restartNumberingAfterBreak="0">
    <w:nsid w:val="149F531A"/>
    <w:multiLevelType w:val="hybridMultilevel"/>
    <w:tmpl w:val="C7E05AAE"/>
    <w:lvl w:ilvl="0" w:tplc="415CB0BA">
      <w:start w:val="1"/>
      <w:numFmt w:val="decimal"/>
      <w:lvlText w:val="%1."/>
      <w:lvlJc w:val="left"/>
      <w:pPr>
        <w:ind w:left="720" w:hanging="360"/>
      </w:pPr>
    </w:lvl>
    <w:lvl w:ilvl="1" w:tplc="49849920">
      <w:start w:val="1"/>
      <w:numFmt w:val="lowerLetter"/>
      <w:lvlText w:val="%2."/>
      <w:lvlJc w:val="left"/>
      <w:pPr>
        <w:ind w:left="1440" w:hanging="360"/>
      </w:pPr>
    </w:lvl>
    <w:lvl w:ilvl="2" w:tplc="FC36615C">
      <w:start w:val="1"/>
      <w:numFmt w:val="lowerRoman"/>
      <w:lvlText w:val="%3."/>
      <w:lvlJc w:val="right"/>
      <w:pPr>
        <w:ind w:left="2160" w:hanging="180"/>
      </w:pPr>
    </w:lvl>
    <w:lvl w:ilvl="3" w:tplc="59DA9DB4">
      <w:start w:val="1"/>
      <w:numFmt w:val="decimal"/>
      <w:lvlText w:val="%4."/>
      <w:lvlJc w:val="left"/>
      <w:pPr>
        <w:ind w:left="2880" w:hanging="360"/>
      </w:pPr>
    </w:lvl>
    <w:lvl w:ilvl="4" w:tplc="7D8C0628">
      <w:start w:val="1"/>
      <w:numFmt w:val="lowerLetter"/>
      <w:lvlText w:val="%5."/>
      <w:lvlJc w:val="left"/>
      <w:pPr>
        <w:ind w:left="3600" w:hanging="360"/>
      </w:pPr>
    </w:lvl>
    <w:lvl w:ilvl="5" w:tplc="A4527006">
      <w:start w:val="1"/>
      <w:numFmt w:val="lowerRoman"/>
      <w:lvlText w:val="%6."/>
      <w:lvlJc w:val="right"/>
      <w:pPr>
        <w:ind w:left="4320" w:hanging="180"/>
      </w:pPr>
    </w:lvl>
    <w:lvl w:ilvl="6" w:tplc="0F268D98">
      <w:start w:val="1"/>
      <w:numFmt w:val="decimal"/>
      <w:lvlText w:val="%7."/>
      <w:lvlJc w:val="left"/>
      <w:pPr>
        <w:ind w:left="5040" w:hanging="360"/>
      </w:pPr>
    </w:lvl>
    <w:lvl w:ilvl="7" w:tplc="60CCC6DE">
      <w:start w:val="1"/>
      <w:numFmt w:val="lowerLetter"/>
      <w:lvlText w:val="%8."/>
      <w:lvlJc w:val="left"/>
      <w:pPr>
        <w:ind w:left="5760" w:hanging="360"/>
      </w:pPr>
    </w:lvl>
    <w:lvl w:ilvl="8" w:tplc="CD5E2880">
      <w:start w:val="1"/>
      <w:numFmt w:val="lowerRoman"/>
      <w:lvlText w:val="%9."/>
      <w:lvlJc w:val="right"/>
      <w:pPr>
        <w:ind w:left="6480" w:hanging="180"/>
      </w:pPr>
    </w:lvl>
  </w:abstractNum>
  <w:abstractNum w:abstractNumId="9" w15:restartNumberingAfterBreak="0">
    <w:nsid w:val="14A708D3"/>
    <w:multiLevelType w:val="hybridMultilevel"/>
    <w:tmpl w:val="7548DEEA"/>
    <w:lvl w:ilvl="0" w:tplc="69EA9818">
      <w:start w:val="1"/>
      <w:numFmt w:val="bullet"/>
      <w:lvlText w:val=""/>
      <w:lvlJc w:val="left"/>
      <w:pPr>
        <w:ind w:left="720" w:hanging="360"/>
      </w:pPr>
      <w:rPr>
        <w:rFonts w:ascii="Symbol" w:hAnsi="Symbol" w:hint="default"/>
      </w:rPr>
    </w:lvl>
    <w:lvl w:ilvl="1" w:tplc="77E05FC2">
      <w:start w:val="1"/>
      <w:numFmt w:val="bullet"/>
      <w:lvlText w:val="o"/>
      <w:lvlJc w:val="left"/>
      <w:pPr>
        <w:ind w:left="1440" w:hanging="360"/>
      </w:pPr>
      <w:rPr>
        <w:rFonts w:ascii="Courier New" w:hAnsi="Courier New" w:hint="default"/>
      </w:rPr>
    </w:lvl>
    <w:lvl w:ilvl="2" w:tplc="05FA8A94">
      <w:start w:val="1"/>
      <w:numFmt w:val="bullet"/>
      <w:lvlText w:val=""/>
      <w:lvlJc w:val="left"/>
      <w:pPr>
        <w:ind w:left="2160" w:hanging="360"/>
      </w:pPr>
      <w:rPr>
        <w:rFonts w:ascii="Wingdings" w:hAnsi="Wingdings" w:hint="default"/>
      </w:rPr>
    </w:lvl>
    <w:lvl w:ilvl="3" w:tplc="F05A3790">
      <w:start w:val="1"/>
      <w:numFmt w:val="bullet"/>
      <w:lvlText w:val=""/>
      <w:lvlJc w:val="left"/>
      <w:pPr>
        <w:ind w:left="2880" w:hanging="360"/>
      </w:pPr>
      <w:rPr>
        <w:rFonts w:ascii="Symbol" w:hAnsi="Symbol" w:hint="default"/>
      </w:rPr>
    </w:lvl>
    <w:lvl w:ilvl="4" w:tplc="1A28F5D2">
      <w:start w:val="1"/>
      <w:numFmt w:val="bullet"/>
      <w:lvlText w:val="o"/>
      <w:lvlJc w:val="left"/>
      <w:pPr>
        <w:ind w:left="3600" w:hanging="360"/>
      </w:pPr>
      <w:rPr>
        <w:rFonts w:ascii="Courier New" w:hAnsi="Courier New" w:hint="default"/>
      </w:rPr>
    </w:lvl>
    <w:lvl w:ilvl="5" w:tplc="1F6A8436">
      <w:start w:val="1"/>
      <w:numFmt w:val="bullet"/>
      <w:lvlText w:val=""/>
      <w:lvlJc w:val="left"/>
      <w:pPr>
        <w:ind w:left="4320" w:hanging="360"/>
      </w:pPr>
      <w:rPr>
        <w:rFonts w:ascii="Wingdings" w:hAnsi="Wingdings" w:hint="default"/>
      </w:rPr>
    </w:lvl>
    <w:lvl w:ilvl="6" w:tplc="86FCE58E">
      <w:start w:val="1"/>
      <w:numFmt w:val="bullet"/>
      <w:lvlText w:val=""/>
      <w:lvlJc w:val="left"/>
      <w:pPr>
        <w:ind w:left="5040" w:hanging="360"/>
      </w:pPr>
      <w:rPr>
        <w:rFonts w:ascii="Symbol" w:hAnsi="Symbol" w:hint="default"/>
      </w:rPr>
    </w:lvl>
    <w:lvl w:ilvl="7" w:tplc="F550B96E">
      <w:start w:val="1"/>
      <w:numFmt w:val="bullet"/>
      <w:lvlText w:val="o"/>
      <w:lvlJc w:val="left"/>
      <w:pPr>
        <w:ind w:left="5760" w:hanging="360"/>
      </w:pPr>
      <w:rPr>
        <w:rFonts w:ascii="Courier New" w:hAnsi="Courier New" w:hint="default"/>
      </w:rPr>
    </w:lvl>
    <w:lvl w:ilvl="8" w:tplc="200E066E">
      <w:start w:val="1"/>
      <w:numFmt w:val="bullet"/>
      <w:lvlText w:val=""/>
      <w:lvlJc w:val="left"/>
      <w:pPr>
        <w:ind w:left="6480" w:hanging="360"/>
      </w:pPr>
      <w:rPr>
        <w:rFonts w:ascii="Wingdings" w:hAnsi="Wingdings" w:hint="default"/>
      </w:rPr>
    </w:lvl>
  </w:abstractNum>
  <w:abstractNum w:abstractNumId="10" w15:restartNumberingAfterBreak="0">
    <w:nsid w:val="19CF4510"/>
    <w:multiLevelType w:val="hybridMultilevel"/>
    <w:tmpl w:val="91A27B60"/>
    <w:lvl w:ilvl="0" w:tplc="897E41D2">
      <w:start w:val="1"/>
      <w:numFmt w:val="bullet"/>
      <w:lvlText w:val=""/>
      <w:lvlJc w:val="left"/>
      <w:pPr>
        <w:ind w:left="720" w:hanging="360"/>
      </w:pPr>
      <w:rPr>
        <w:rFonts w:ascii="Symbol" w:hAnsi="Symbol" w:hint="default"/>
      </w:rPr>
    </w:lvl>
    <w:lvl w:ilvl="1" w:tplc="60201FF0">
      <w:start w:val="1"/>
      <w:numFmt w:val="bullet"/>
      <w:lvlText w:val="o"/>
      <w:lvlJc w:val="left"/>
      <w:pPr>
        <w:ind w:left="1440" w:hanging="360"/>
      </w:pPr>
      <w:rPr>
        <w:rFonts w:ascii="Courier New" w:hAnsi="Courier New" w:hint="default"/>
      </w:rPr>
    </w:lvl>
    <w:lvl w:ilvl="2" w:tplc="870EA6E6">
      <w:start w:val="1"/>
      <w:numFmt w:val="bullet"/>
      <w:lvlText w:val=""/>
      <w:lvlJc w:val="left"/>
      <w:pPr>
        <w:ind w:left="2160" w:hanging="360"/>
      </w:pPr>
      <w:rPr>
        <w:rFonts w:ascii="Wingdings" w:hAnsi="Wingdings" w:hint="default"/>
      </w:rPr>
    </w:lvl>
    <w:lvl w:ilvl="3" w:tplc="45706866">
      <w:start w:val="1"/>
      <w:numFmt w:val="bullet"/>
      <w:lvlText w:val=""/>
      <w:lvlJc w:val="left"/>
      <w:pPr>
        <w:ind w:left="2880" w:hanging="360"/>
      </w:pPr>
      <w:rPr>
        <w:rFonts w:ascii="Symbol" w:hAnsi="Symbol" w:hint="default"/>
      </w:rPr>
    </w:lvl>
    <w:lvl w:ilvl="4" w:tplc="7C74D804">
      <w:start w:val="1"/>
      <w:numFmt w:val="bullet"/>
      <w:lvlText w:val="o"/>
      <w:lvlJc w:val="left"/>
      <w:pPr>
        <w:ind w:left="3600" w:hanging="360"/>
      </w:pPr>
      <w:rPr>
        <w:rFonts w:ascii="Courier New" w:hAnsi="Courier New" w:hint="default"/>
      </w:rPr>
    </w:lvl>
    <w:lvl w:ilvl="5" w:tplc="D42C475A">
      <w:start w:val="1"/>
      <w:numFmt w:val="bullet"/>
      <w:lvlText w:val=""/>
      <w:lvlJc w:val="left"/>
      <w:pPr>
        <w:ind w:left="4320" w:hanging="360"/>
      </w:pPr>
      <w:rPr>
        <w:rFonts w:ascii="Wingdings" w:hAnsi="Wingdings" w:hint="default"/>
      </w:rPr>
    </w:lvl>
    <w:lvl w:ilvl="6" w:tplc="B0705148">
      <w:start w:val="1"/>
      <w:numFmt w:val="bullet"/>
      <w:lvlText w:val=""/>
      <w:lvlJc w:val="left"/>
      <w:pPr>
        <w:ind w:left="5040" w:hanging="360"/>
      </w:pPr>
      <w:rPr>
        <w:rFonts w:ascii="Symbol" w:hAnsi="Symbol" w:hint="default"/>
      </w:rPr>
    </w:lvl>
    <w:lvl w:ilvl="7" w:tplc="C338AF48">
      <w:start w:val="1"/>
      <w:numFmt w:val="bullet"/>
      <w:lvlText w:val="o"/>
      <w:lvlJc w:val="left"/>
      <w:pPr>
        <w:ind w:left="5760" w:hanging="360"/>
      </w:pPr>
      <w:rPr>
        <w:rFonts w:ascii="Courier New" w:hAnsi="Courier New" w:hint="default"/>
      </w:rPr>
    </w:lvl>
    <w:lvl w:ilvl="8" w:tplc="040EDBEC">
      <w:start w:val="1"/>
      <w:numFmt w:val="bullet"/>
      <w:lvlText w:val=""/>
      <w:lvlJc w:val="left"/>
      <w:pPr>
        <w:ind w:left="6480" w:hanging="360"/>
      </w:pPr>
      <w:rPr>
        <w:rFonts w:ascii="Wingdings" w:hAnsi="Wingdings" w:hint="default"/>
      </w:rPr>
    </w:lvl>
  </w:abstractNum>
  <w:abstractNum w:abstractNumId="11" w15:restartNumberingAfterBreak="0">
    <w:nsid w:val="2C35168D"/>
    <w:multiLevelType w:val="hybridMultilevel"/>
    <w:tmpl w:val="A380F01C"/>
    <w:lvl w:ilvl="0" w:tplc="0038A87E">
      <w:start w:val="1"/>
      <w:numFmt w:val="bullet"/>
      <w:lvlText w:val=""/>
      <w:lvlJc w:val="left"/>
      <w:pPr>
        <w:ind w:left="720" w:hanging="360"/>
      </w:pPr>
      <w:rPr>
        <w:rFonts w:ascii="Symbol" w:hAnsi="Symbol" w:hint="default"/>
      </w:rPr>
    </w:lvl>
    <w:lvl w:ilvl="1" w:tplc="9724C9D2">
      <w:start w:val="1"/>
      <w:numFmt w:val="bullet"/>
      <w:lvlText w:val="o"/>
      <w:lvlJc w:val="left"/>
      <w:pPr>
        <w:ind w:left="1440" w:hanging="360"/>
      </w:pPr>
      <w:rPr>
        <w:rFonts w:ascii="Courier New" w:hAnsi="Courier New" w:hint="default"/>
      </w:rPr>
    </w:lvl>
    <w:lvl w:ilvl="2" w:tplc="F5F8EFD2">
      <w:start w:val="1"/>
      <w:numFmt w:val="bullet"/>
      <w:lvlText w:val=""/>
      <w:lvlJc w:val="left"/>
      <w:pPr>
        <w:ind w:left="2160" w:hanging="360"/>
      </w:pPr>
      <w:rPr>
        <w:rFonts w:ascii="Wingdings" w:hAnsi="Wingdings" w:hint="default"/>
      </w:rPr>
    </w:lvl>
    <w:lvl w:ilvl="3" w:tplc="E8BE6B8C">
      <w:start w:val="1"/>
      <w:numFmt w:val="bullet"/>
      <w:lvlText w:val=""/>
      <w:lvlJc w:val="left"/>
      <w:pPr>
        <w:ind w:left="2880" w:hanging="360"/>
      </w:pPr>
      <w:rPr>
        <w:rFonts w:ascii="Symbol" w:hAnsi="Symbol" w:hint="default"/>
      </w:rPr>
    </w:lvl>
    <w:lvl w:ilvl="4" w:tplc="73DAD514">
      <w:start w:val="1"/>
      <w:numFmt w:val="bullet"/>
      <w:lvlText w:val="o"/>
      <w:lvlJc w:val="left"/>
      <w:pPr>
        <w:ind w:left="3600" w:hanging="360"/>
      </w:pPr>
      <w:rPr>
        <w:rFonts w:ascii="Courier New" w:hAnsi="Courier New" w:hint="default"/>
      </w:rPr>
    </w:lvl>
    <w:lvl w:ilvl="5" w:tplc="0BB0CA3C">
      <w:start w:val="1"/>
      <w:numFmt w:val="bullet"/>
      <w:lvlText w:val=""/>
      <w:lvlJc w:val="left"/>
      <w:pPr>
        <w:ind w:left="4320" w:hanging="360"/>
      </w:pPr>
      <w:rPr>
        <w:rFonts w:ascii="Wingdings" w:hAnsi="Wingdings" w:hint="default"/>
      </w:rPr>
    </w:lvl>
    <w:lvl w:ilvl="6" w:tplc="00E00342">
      <w:start w:val="1"/>
      <w:numFmt w:val="bullet"/>
      <w:lvlText w:val=""/>
      <w:lvlJc w:val="left"/>
      <w:pPr>
        <w:ind w:left="5040" w:hanging="360"/>
      </w:pPr>
      <w:rPr>
        <w:rFonts w:ascii="Symbol" w:hAnsi="Symbol" w:hint="default"/>
      </w:rPr>
    </w:lvl>
    <w:lvl w:ilvl="7" w:tplc="418278AE">
      <w:start w:val="1"/>
      <w:numFmt w:val="bullet"/>
      <w:lvlText w:val="o"/>
      <w:lvlJc w:val="left"/>
      <w:pPr>
        <w:ind w:left="5760" w:hanging="360"/>
      </w:pPr>
      <w:rPr>
        <w:rFonts w:ascii="Courier New" w:hAnsi="Courier New" w:hint="default"/>
      </w:rPr>
    </w:lvl>
    <w:lvl w:ilvl="8" w:tplc="16029FDA">
      <w:start w:val="1"/>
      <w:numFmt w:val="bullet"/>
      <w:lvlText w:val=""/>
      <w:lvlJc w:val="left"/>
      <w:pPr>
        <w:ind w:left="6480" w:hanging="360"/>
      </w:pPr>
      <w:rPr>
        <w:rFonts w:ascii="Wingdings" w:hAnsi="Wingdings" w:hint="default"/>
      </w:rPr>
    </w:lvl>
  </w:abstractNum>
  <w:abstractNum w:abstractNumId="12" w15:restartNumberingAfterBreak="0">
    <w:nsid w:val="331B5F95"/>
    <w:multiLevelType w:val="hybridMultilevel"/>
    <w:tmpl w:val="DC4605A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3311860"/>
    <w:multiLevelType w:val="hybridMultilevel"/>
    <w:tmpl w:val="8320C1E8"/>
    <w:lvl w:ilvl="0" w:tplc="86563BFE">
      <w:start w:val="1"/>
      <w:numFmt w:val="bullet"/>
      <w:lvlText w:val=""/>
      <w:lvlJc w:val="left"/>
      <w:pPr>
        <w:ind w:left="720" w:hanging="360"/>
      </w:pPr>
      <w:rPr>
        <w:rFonts w:ascii="Symbol" w:hAnsi="Symbol" w:hint="default"/>
      </w:rPr>
    </w:lvl>
    <w:lvl w:ilvl="1" w:tplc="E77C2B1A">
      <w:start w:val="1"/>
      <w:numFmt w:val="bullet"/>
      <w:lvlText w:val="o"/>
      <w:lvlJc w:val="left"/>
      <w:pPr>
        <w:ind w:left="1440" w:hanging="360"/>
      </w:pPr>
      <w:rPr>
        <w:rFonts w:ascii="Courier New" w:hAnsi="Courier New" w:hint="default"/>
      </w:rPr>
    </w:lvl>
    <w:lvl w:ilvl="2" w:tplc="DCE84B4E">
      <w:start w:val="1"/>
      <w:numFmt w:val="bullet"/>
      <w:lvlText w:val=""/>
      <w:lvlJc w:val="left"/>
      <w:pPr>
        <w:ind w:left="2160" w:hanging="360"/>
      </w:pPr>
      <w:rPr>
        <w:rFonts w:ascii="Wingdings" w:hAnsi="Wingdings" w:hint="default"/>
      </w:rPr>
    </w:lvl>
    <w:lvl w:ilvl="3" w:tplc="6BA4E256">
      <w:start w:val="1"/>
      <w:numFmt w:val="bullet"/>
      <w:lvlText w:val=""/>
      <w:lvlJc w:val="left"/>
      <w:pPr>
        <w:ind w:left="2880" w:hanging="360"/>
      </w:pPr>
      <w:rPr>
        <w:rFonts w:ascii="Symbol" w:hAnsi="Symbol" w:hint="default"/>
      </w:rPr>
    </w:lvl>
    <w:lvl w:ilvl="4" w:tplc="A8181196">
      <w:start w:val="1"/>
      <w:numFmt w:val="bullet"/>
      <w:lvlText w:val="o"/>
      <w:lvlJc w:val="left"/>
      <w:pPr>
        <w:ind w:left="3600" w:hanging="360"/>
      </w:pPr>
      <w:rPr>
        <w:rFonts w:ascii="Courier New" w:hAnsi="Courier New" w:hint="default"/>
      </w:rPr>
    </w:lvl>
    <w:lvl w:ilvl="5" w:tplc="187231B6">
      <w:start w:val="1"/>
      <w:numFmt w:val="bullet"/>
      <w:lvlText w:val=""/>
      <w:lvlJc w:val="left"/>
      <w:pPr>
        <w:ind w:left="4320" w:hanging="360"/>
      </w:pPr>
      <w:rPr>
        <w:rFonts w:ascii="Wingdings" w:hAnsi="Wingdings" w:hint="default"/>
      </w:rPr>
    </w:lvl>
    <w:lvl w:ilvl="6" w:tplc="71901C12">
      <w:start w:val="1"/>
      <w:numFmt w:val="bullet"/>
      <w:lvlText w:val=""/>
      <w:lvlJc w:val="left"/>
      <w:pPr>
        <w:ind w:left="5040" w:hanging="360"/>
      </w:pPr>
      <w:rPr>
        <w:rFonts w:ascii="Symbol" w:hAnsi="Symbol" w:hint="default"/>
      </w:rPr>
    </w:lvl>
    <w:lvl w:ilvl="7" w:tplc="46C6AB2E">
      <w:start w:val="1"/>
      <w:numFmt w:val="bullet"/>
      <w:lvlText w:val="o"/>
      <w:lvlJc w:val="left"/>
      <w:pPr>
        <w:ind w:left="5760" w:hanging="360"/>
      </w:pPr>
      <w:rPr>
        <w:rFonts w:ascii="Courier New" w:hAnsi="Courier New" w:hint="default"/>
      </w:rPr>
    </w:lvl>
    <w:lvl w:ilvl="8" w:tplc="97D2C794">
      <w:start w:val="1"/>
      <w:numFmt w:val="bullet"/>
      <w:lvlText w:val=""/>
      <w:lvlJc w:val="left"/>
      <w:pPr>
        <w:ind w:left="6480" w:hanging="360"/>
      </w:pPr>
      <w:rPr>
        <w:rFonts w:ascii="Wingdings" w:hAnsi="Wingdings" w:hint="default"/>
      </w:rPr>
    </w:lvl>
  </w:abstractNum>
  <w:abstractNum w:abstractNumId="14" w15:restartNumberingAfterBreak="0">
    <w:nsid w:val="34B66C71"/>
    <w:multiLevelType w:val="hybridMultilevel"/>
    <w:tmpl w:val="5EEA8D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5" w15:restartNumberingAfterBreak="0">
    <w:nsid w:val="36D837E6"/>
    <w:multiLevelType w:val="hybridMultilevel"/>
    <w:tmpl w:val="8176F4C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37160733"/>
    <w:multiLevelType w:val="hybridMultilevel"/>
    <w:tmpl w:val="B754B50E"/>
    <w:lvl w:ilvl="0" w:tplc="84FA004C">
      <w:start w:val="1"/>
      <w:numFmt w:val="bullet"/>
      <w:lvlText w:val=""/>
      <w:lvlJc w:val="left"/>
      <w:pPr>
        <w:ind w:left="720" w:hanging="360"/>
      </w:pPr>
      <w:rPr>
        <w:rFonts w:ascii="Symbol" w:hAnsi="Symbol" w:hint="default"/>
      </w:rPr>
    </w:lvl>
    <w:lvl w:ilvl="1" w:tplc="A8289006">
      <w:start w:val="1"/>
      <w:numFmt w:val="bullet"/>
      <w:lvlText w:val=""/>
      <w:lvlJc w:val="left"/>
      <w:pPr>
        <w:ind w:left="1440" w:hanging="360"/>
      </w:pPr>
      <w:rPr>
        <w:rFonts w:ascii="Symbol" w:hAnsi="Symbol" w:hint="default"/>
      </w:rPr>
    </w:lvl>
    <w:lvl w:ilvl="2" w:tplc="A58C9D38">
      <w:start w:val="1"/>
      <w:numFmt w:val="bullet"/>
      <w:lvlText w:val=""/>
      <w:lvlJc w:val="left"/>
      <w:pPr>
        <w:ind w:left="2160" w:hanging="360"/>
      </w:pPr>
      <w:rPr>
        <w:rFonts w:ascii="Wingdings" w:hAnsi="Wingdings" w:hint="default"/>
      </w:rPr>
    </w:lvl>
    <w:lvl w:ilvl="3" w:tplc="105606E4">
      <w:start w:val="1"/>
      <w:numFmt w:val="bullet"/>
      <w:lvlText w:val=""/>
      <w:lvlJc w:val="left"/>
      <w:pPr>
        <w:ind w:left="2880" w:hanging="360"/>
      </w:pPr>
      <w:rPr>
        <w:rFonts w:ascii="Symbol" w:hAnsi="Symbol" w:hint="default"/>
      </w:rPr>
    </w:lvl>
    <w:lvl w:ilvl="4" w:tplc="D400A142">
      <w:start w:val="1"/>
      <w:numFmt w:val="bullet"/>
      <w:lvlText w:val="o"/>
      <w:lvlJc w:val="left"/>
      <w:pPr>
        <w:ind w:left="3600" w:hanging="360"/>
      </w:pPr>
      <w:rPr>
        <w:rFonts w:ascii="Courier New" w:hAnsi="Courier New" w:hint="default"/>
      </w:rPr>
    </w:lvl>
    <w:lvl w:ilvl="5" w:tplc="01EAEA7A">
      <w:start w:val="1"/>
      <w:numFmt w:val="bullet"/>
      <w:lvlText w:val=""/>
      <w:lvlJc w:val="left"/>
      <w:pPr>
        <w:ind w:left="4320" w:hanging="360"/>
      </w:pPr>
      <w:rPr>
        <w:rFonts w:ascii="Wingdings" w:hAnsi="Wingdings" w:hint="default"/>
      </w:rPr>
    </w:lvl>
    <w:lvl w:ilvl="6" w:tplc="ED44FC6C">
      <w:start w:val="1"/>
      <w:numFmt w:val="bullet"/>
      <w:lvlText w:val=""/>
      <w:lvlJc w:val="left"/>
      <w:pPr>
        <w:ind w:left="5040" w:hanging="360"/>
      </w:pPr>
      <w:rPr>
        <w:rFonts w:ascii="Symbol" w:hAnsi="Symbol" w:hint="default"/>
      </w:rPr>
    </w:lvl>
    <w:lvl w:ilvl="7" w:tplc="5DB8D122">
      <w:start w:val="1"/>
      <w:numFmt w:val="bullet"/>
      <w:lvlText w:val="o"/>
      <w:lvlJc w:val="left"/>
      <w:pPr>
        <w:ind w:left="5760" w:hanging="360"/>
      </w:pPr>
      <w:rPr>
        <w:rFonts w:ascii="Courier New" w:hAnsi="Courier New" w:hint="default"/>
      </w:rPr>
    </w:lvl>
    <w:lvl w:ilvl="8" w:tplc="84FE8F66">
      <w:start w:val="1"/>
      <w:numFmt w:val="bullet"/>
      <w:lvlText w:val=""/>
      <w:lvlJc w:val="left"/>
      <w:pPr>
        <w:ind w:left="6480" w:hanging="360"/>
      </w:pPr>
      <w:rPr>
        <w:rFonts w:ascii="Wingdings" w:hAnsi="Wingdings" w:hint="default"/>
      </w:rPr>
    </w:lvl>
  </w:abstractNum>
  <w:abstractNum w:abstractNumId="17" w15:restartNumberingAfterBreak="0">
    <w:nsid w:val="383C1855"/>
    <w:multiLevelType w:val="hybridMultilevel"/>
    <w:tmpl w:val="5412C8E6"/>
    <w:lvl w:ilvl="0" w:tplc="9F5AECCC">
      <w:start w:val="1"/>
      <w:numFmt w:val="decimal"/>
      <w:lvlText w:val="%1."/>
      <w:lvlJc w:val="left"/>
      <w:pPr>
        <w:ind w:left="720" w:hanging="360"/>
      </w:pPr>
    </w:lvl>
    <w:lvl w:ilvl="1" w:tplc="00A61C62">
      <w:start w:val="1"/>
      <w:numFmt w:val="bullet"/>
      <w:lvlText w:val="o"/>
      <w:lvlJc w:val="left"/>
      <w:pPr>
        <w:ind w:left="1440" w:hanging="360"/>
      </w:pPr>
      <w:rPr>
        <w:rFonts w:ascii="Courier New" w:hAnsi="Courier New" w:hint="default"/>
      </w:rPr>
    </w:lvl>
    <w:lvl w:ilvl="2" w:tplc="3DD695F0">
      <w:start w:val="1"/>
      <w:numFmt w:val="bullet"/>
      <w:lvlText w:val=""/>
      <w:lvlJc w:val="left"/>
      <w:pPr>
        <w:ind w:left="2160" w:hanging="360"/>
      </w:pPr>
      <w:rPr>
        <w:rFonts w:ascii="Wingdings" w:hAnsi="Wingdings" w:hint="default"/>
      </w:rPr>
    </w:lvl>
    <w:lvl w:ilvl="3" w:tplc="C61CB040">
      <w:start w:val="1"/>
      <w:numFmt w:val="bullet"/>
      <w:lvlText w:val=""/>
      <w:lvlJc w:val="left"/>
      <w:pPr>
        <w:ind w:left="2880" w:hanging="360"/>
      </w:pPr>
      <w:rPr>
        <w:rFonts w:ascii="Symbol" w:hAnsi="Symbol" w:hint="default"/>
      </w:rPr>
    </w:lvl>
    <w:lvl w:ilvl="4" w:tplc="3050E56A">
      <w:start w:val="1"/>
      <w:numFmt w:val="bullet"/>
      <w:lvlText w:val="o"/>
      <w:lvlJc w:val="left"/>
      <w:pPr>
        <w:ind w:left="3600" w:hanging="360"/>
      </w:pPr>
      <w:rPr>
        <w:rFonts w:ascii="Courier New" w:hAnsi="Courier New" w:hint="default"/>
      </w:rPr>
    </w:lvl>
    <w:lvl w:ilvl="5" w:tplc="B1488422">
      <w:start w:val="1"/>
      <w:numFmt w:val="bullet"/>
      <w:lvlText w:val=""/>
      <w:lvlJc w:val="left"/>
      <w:pPr>
        <w:ind w:left="4320" w:hanging="360"/>
      </w:pPr>
      <w:rPr>
        <w:rFonts w:ascii="Wingdings" w:hAnsi="Wingdings" w:hint="default"/>
      </w:rPr>
    </w:lvl>
    <w:lvl w:ilvl="6" w:tplc="AF723FEE">
      <w:start w:val="1"/>
      <w:numFmt w:val="bullet"/>
      <w:lvlText w:val=""/>
      <w:lvlJc w:val="left"/>
      <w:pPr>
        <w:ind w:left="5040" w:hanging="360"/>
      </w:pPr>
      <w:rPr>
        <w:rFonts w:ascii="Symbol" w:hAnsi="Symbol" w:hint="default"/>
      </w:rPr>
    </w:lvl>
    <w:lvl w:ilvl="7" w:tplc="1E889AB8">
      <w:start w:val="1"/>
      <w:numFmt w:val="bullet"/>
      <w:lvlText w:val="o"/>
      <w:lvlJc w:val="left"/>
      <w:pPr>
        <w:ind w:left="5760" w:hanging="360"/>
      </w:pPr>
      <w:rPr>
        <w:rFonts w:ascii="Courier New" w:hAnsi="Courier New" w:hint="default"/>
      </w:rPr>
    </w:lvl>
    <w:lvl w:ilvl="8" w:tplc="21D68258">
      <w:start w:val="1"/>
      <w:numFmt w:val="bullet"/>
      <w:lvlText w:val=""/>
      <w:lvlJc w:val="left"/>
      <w:pPr>
        <w:ind w:left="6480" w:hanging="360"/>
      </w:pPr>
      <w:rPr>
        <w:rFonts w:ascii="Wingdings" w:hAnsi="Wingdings" w:hint="default"/>
      </w:rPr>
    </w:lvl>
  </w:abstractNum>
  <w:abstractNum w:abstractNumId="18" w15:restartNumberingAfterBreak="0">
    <w:nsid w:val="3B2659A4"/>
    <w:multiLevelType w:val="hybridMultilevel"/>
    <w:tmpl w:val="5D702E32"/>
    <w:lvl w:ilvl="0" w:tplc="04160005">
      <w:start w:val="1"/>
      <w:numFmt w:val="bullet"/>
      <w:lvlText w:val=""/>
      <w:lvlJc w:val="left"/>
      <w:pPr>
        <w:ind w:left="360" w:hanging="360"/>
      </w:pPr>
      <w:rPr>
        <w:rFonts w:ascii="Wingdings" w:hAnsi="Wingdings" w:cs="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cs="Wingdings" w:hint="default"/>
      </w:rPr>
    </w:lvl>
    <w:lvl w:ilvl="3" w:tplc="04160001" w:tentative="1">
      <w:start w:val="1"/>
      <w:numFmt w:val="bullet"/>
      <w:lvlText w:val=""/>
      <w:lvlJc w:val="left"/>
      <w:pPr>
        <w:ind w:left="2520" w:hanging="360"/>
      </w:pPr>
      <w:rPr>
        <w:rFonts w:ascii="Symbol" w:hAnsi="Symbol" w:cs="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cs="Wingdings" w:hint="default"/>
      </w:rPr>
    </w:lvl>
    <w:lvl w:ilvl="6" w:tplc="04160001" w:tentative="1">
      <w:start w:val="1"/>
      <w:numFmt w:val="bullet"/>
      <w:lvlText w:val=""/>
      <w:lvlJc w:val="left"/>
      <w:pPr>
        <w:ind w:left="4680" w:hanging="360"/>
      </w:pPr>
      <w:rPr>
        <w:rFonts w:ascii="Symbol" w:hAnsi="Symbol" w:cs="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cs="Wingdings" w:hint="default"/>
      </w:rPr>
    </w:lvl>
  </w:abstractNum>
  <w:abstractNum w:abstractNumId="19" w15:restartNumberingAfterBreak="0">
    <w:nsid w:val="41C9048C"/>
    <w:multiLevelType w:val="hybridMultilevel"/>
    <w:tmpl w:val="279CF21C"/>
    <w:lvl w:ilvl="0" w:tplc="D5048BBE">
      <w:start w:val="1"/>
      <w:numFmt w:val="bullet"/>
      <w:lvlText w:val=""/>
      <w:lvlJc w:val="left"/>
      <w:pPr>
        <w:ind w:left="720" w:hanging="360"/>
      </w:pPr>
      <w:rPr>
        <w:rFonts w:ascii="Symbol" w:hAnsi="Symbol" w:hint="default"/>
      </w:rPr>
    </w:lvl>
    <w:lvl w:ilvl="1" w:tplc="738A09E6">
      <w:start w:val="1"/>
      <w:numFmt w:val="bullet"/>
      <w:lvlText w:val="o"/>
      <w:lvlJc w:val="left"/>
      <w:pPr>
        <w:ind w:left="1440" w:hanging="360"/>
      </w:pPr>
      <w:rPr>
        <w:rFonts w:ascii="Courier New" w:hAnsi="Courier New" w:hint="default"/>
      </w:rPr>
    </w:lvl>
    <w:lvl w:ilvl="2" w:tplc="23C0CF7A">
      <w:start w:val="1"/>
      <w:numFmt w:val="bullet"/>
      <w:lvlText w:val=""/>
      <w:lvlJc w:val="left"/>
      <w:pPr>
        <w:ind w:left="2160" w:hanging="360"/>
      </w:pPr>
      <w:rPr>
        <w:rFonts w:ascii="Wingdings" w:hAnsi="Wingdings" w:hint="default"/>
      </w:rPr>
    </w:lvl>
    <w:lvl w:ilvl="3" w:tplc="0CA80CE4">
      <w:start w:val="1"/>
      <w:numFmt w:val="bullet"/>
      <w:lvlText w:val=""/>
      <w:lvlJc w:val="left"/>
      <w:pPr>
        <w:ind w:left="2880" w:hanging="360"/>
      </w:pPr>
      <w:rPr>
        <w:rFonts w:ascii="Symbol" w:hAnsi="Symbol" w:hint="default"/>
      </w:rPr>
    </w:lvl>
    <w:lvl w:ilvl="4" w:tplc="FB78DD52">
      <w:start w:val="1"/>
      <w:numFmt w:val="bullet"/>
      <w:lvlText w:val="o"/>
      <w:lvlJc w:val="left"/>
      <w:pPr>
        <w:ind w:left="3600" w:hanging="360"/>
      </w:pPr>
      <w:rPr>
        <w:rFonts w:ascii="Courier New" w:hAnsi="Courier New" w:hint="default"/>
      </w:rPr>
    </w:lvl>
    <w:lvl w:ilvl="5" w:tplc="1CA67466">
      <w:start w:val="1"/>
      <w:numFmt w:val="bullet"/>
      <w:lvlText w:val=""/>
      <w:lvlJc w:val="left"/>
      <w:pPr>
        <w:ind w:left="4320" w:hanging="360"/>
      </w:pPr>
      <w:rPr>
        <w:rFonts w:ascii="Wingdings" w:hAnsi="Wingdings" w:hint="default"/>
      </w:rPr>
    </w:lvl>
    <w:lvl w:ilvl="6" w:tplc="D0A008CC">
      <w:start w:val="1"/>
      <w:numFmt w:val="bullet"/>
      <w:lvlText w:val=""/>
      <w:lvlJc w:val="left"/>
      <w:pPr>
        <w:ind w:left="5040" w:hanging="360"/>
      </w:pPr>
      <w:rPr>
        <w:rFonts w:ascii="Symbol" w:hAnsi="Symbol" w:hint="default"/>
      </w:rPr>
    </w:lvl>
    <w:lvl w:ilvl="7" w:tplc="C8306050">
      <w:start w:val="1"/>
      <w:numFmt w:val="bullet"/>
      <w:lvlText w:val="o"/>
      <w:lvlJc w:val="left"/>
      <w:pPr>
        <w:ind w:left="5760" w:hanging="360"/>
      </w:pPr>
      <w:rPr>
        <w:rFonts w:ascii="Courier New" w:hAnsi="Courier New" w:hint="default"/>
      </w:rPr>
    </w:lvl>
    <w:lvl w:ilvl="8" w:tplc="66DEE210">
      <w:start w:val="1"/>
      <w:numFmt w:val="bullet"/>
      <w:lvlText w:val=""/>
      <w:lvlJc w:val="left"/>
      <w:pPr>
        <w:ind w:left="6480" w:hanging="360"/>
      </w:pPr>
      <w:rPr>
        <w:rFonts w:ascii="Wingdings" w:hAnsi="Wingdings" w:hint="default"/>
      </w:rPr>
    </w:lvl>
  </w:abstractNum>
  <w:abstractNum w:abstractNumId="20" w15:restartNumberingAfterBreak="0">
    <w:nsid w:val="42557774"/>
    <w:multiLevelType w:val="hybridMultilevel"/>
    <w:tmpl w:val="E126EB1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 w15:restartNumberingAfterBreak="0">
    <w:nsid w:val="448A144A"/>
    <w:multiLevelType w:val="hybridMultilevel"/>
    <w:tmpl w:val="80B04BA6"/>
    <w:lvl w:ilvl="0" w:tplc="D49E5C5A">
      <w:start w:val="6"/>
      <w:numFmt w:val="decimal"/>
      <w:lvlText w:val="%1"/>
      <w:lvlJc w:val="left"/>
      <w:pPr>
        <w:ind w:left="1720" w:hanging="360"/>
      </w:pPr>
      <w:rPr>
        <w:rFonts w:eastAsia="Times New Roman" w:hint="default"/>
        <w:color w:val="000000" w:themeColor="text1"/>
      </w:rPr>
    </w:lvl>
    <w:lvl w:ilvl="1" w:tplc="04160019" w:tentative="1">
      <w:start w:val="1"/>
      <w:numFmt w:val="lowerLetter"/>
      <w:lvlText w:val="%2."/>
      <w:lvlJc w:val="left"/>
      <w:pPr>
        <w:ind w:left="2440" w:hanging="360"/>
      </w:pPr>
    </w:lvl>
    <w:lvl w:ilvl="2" w:tplc="0416001B" w:tentative="1">
      <w:start w:val="1"/>
      <w:numFmt w:val="lowerRoman"/>
      <w:lvlText w:val="%3."/>
      <w:lvlJc w:val="right"/>
      <w:pPr>
        <w:ind w:left="3160" w:hanging="180"/>
      </w:pPr>
    </w:lvl>
    <w:lvl w:ilvl="3" w:tplc="0416000F" w:tentative="1">
      <w:start w:val="1"/>
      <w:numFmt w:val="decimal"/>
      <w:lvlText w:val="%4."/>
      <w:lvlJc w:val="left"/>
      <w:pPr>
        <w:ind w:left="3880" w:hanging="360"/>
      </w:pPr>
    </w:lvl>
    <w:lvl w:ilvl="4" w:tplc="04160019" w:tentative="1">
      <w:start w:val="1"/>
      <w:numFmt w:val="lowerLetter"/>
      <w:lvlText w:val="%5."/>
      <w:lvlJc w:val="left"/>
      <w:pPr>
        <w:ind w:left="4600" w:hanging="360"/>
      </w:pPr>
    </w:lvl>
    <w:lvl w:ilvl="5" w:tplc="0416001B" w:tentative="1">
      <w:start w:val="1"/>
      <w:numFmt w:val="lowerRoman"/>
      <w:lvlText w:val="%6."/>
      <w:lvlJc w:val="right"/>
      <w:pPr>
        <w:ind w:left="5320" w:hanging="180"/>
      </w:pPr>
    </w:lvl>
    <w:lvl w:ilvl="6" w:tplc="0416000F" w:tentative="1">
      <w:start w:val="1"/>
      <w:numFmt w:val="decimal"/>
      <w:lvlText w:val="%7."/>
      <w:lvlJc w:val="left"/>
      <w:pPr>
        <w:ind w:left="6040" w:hanging="360"/>
      </w:pPr>
    </w:lvl>
    <w:lvl w:ilvl="7" w:tplc="04160019" w:tentative="1">
      <w:start w:val="1"/>
      <w:numFmt w:val="lowerLetter"/>
      <w:lvlText w:val="%8."/>
      <w:lvlJc w:val="left"/>
      <w:pPr>
        <w:ind w:left="6760" w:hanging="360"/>
      </w:pPr>
    </w:lvl>
    <w:lvl w:ilvl="8" w:tplc="0416001B" w:tentative="1">
      <w:start w:val="1"/>
      <w:numFmt w:val="lowerRoman"/>
      <w:lvlText w:val="%9."/>
      <w:lvlJc w:val="right"/>
      <w:pPr>
        <w:ind w:left="7480" w:hanging="180"/>
      </w:pPr>
    </w:lvl>
  </w:abstractNum>
  <w:abstractNum w:abstractNumId="22" w15:restartNumberingAfterBreak="0">
    <w:nsid w:val="463E7633"/>
    <w:multiLevelType w:val="hybridMultilevel"/>
    <w:tmpl w:val="B48E310A"/>
    <w:lvl w:ilvl="0" w:tplc="D61A63DC">
      <w:start w:val="1"/>
      <w:numFmt w:val="bullet"/>
      <w:lvlText w:val=""/>
      <w:lvlJc w:val="left"/>
      <w:pPr>
        <w:ind w:left="720" w:hanging="360"/>
      </w:pPr>
      <w:rPr>
        <w:rFonts w:ascii="Symbol" w:hAnsi="Symbol" w:hint="default"/>
      </w:rPr>
    </w:lvl>
    <w:lvl w:ilvl="1" w:tplc="741237E6">
      <w:start w:val="1"/>
      <w:numFmt w:val="bullet"/>
      <w:lvlText w:val="o"/>
      <w:lvlJc w:val="left"/>
      <w:pPr>
        <w:ind w:left="1440" w:hanging="360"/>
      </w:pPr>
      <w:rPr>
        <w:rFonts w:ascii="Courier New" w:hAnsi="Courier New" w:hint="default"/>
      </w:rPr>
    </w:lvl>
    <w:lvl w:ilvl="2" w:tplc="BD4C9DCC">
      <w:start w:val="1"/>
      <w:numFmt w:val="bullet"/>
      <w:lvlText w:val=""/>
      <w:lvlJc w:val="left"/>
      <w:pPr>
        <w:ind w:left="2160" w:hanging="360"/>
      </w:pPr>
      <w:rPr>
        <w:rFonts w:ascii="Wingdings" w:hAnsi="Wingdings" w:hint="default"/>
      </w:rPr>
    </w:lvl>
    <w:lvl w:ilvl="3" w:tplc="4312566E">
      <w:start w:val="1"/>
      <w:numFmt w:val="bullet"/>
      <w:lvlText w:val=""/>
      <w:lvlJc w:val="left"/>
      <w:pPr>
        <w:ind w:left="2880" w:hanging="360"/>
      </w:pPr>
      <w:rPr>
        <w:rFonts w:ascii="Symbol" w:hAnsi="Symbol" w:hint="default"/>
      </w:rPr>
    </w:lvl>
    <w:lvl w:ilvl="4" w:tplc="4BB030F8">
      <w:start w:val="1"/>
      <w:numFmt w:val="bullet"/>
      <w:lvlText w:val="o"/>
      <w:lvlJc w:val="left"/>
      <w:pPr>
        <w:ind w:left="3600" w:hanging="360"/>
      </w:pPr>
      <w:rPr>
        <w:rFonts w:ascii="Courier New" w:hAnsi="Courier New" w:hint="default"/>
      </w:rPr>
    </w:lvl>
    <w:lvl w:ilvl="5" w:tplc="FC0C252A">
      <w:start w:val="1"/>
      <w:numFmt w:val="bullet"/>
      <w:lvlText w:val=""/>
      <w:lvlJc w:val="left"/>
      <w:pPr>
        <w:ind w:left="4320" w:hanging="360"/>
      </w:pPr>
      <w:rPr>
        <w:rFonts w:ascii="Wingdings" w:hAnsi="Wingdings" w:hint="default"/>
      </w:rPr>
    </w:lvl>
    <w:lvl w:ilvl="6" w:tplc="15BAC946">
      <w:start w:val="1"/>
      <w:numFmt w:val="bullet"/>
      <w:lvlText w:val=""/>
      <w:lvlJc w:val="left"/>
      <w:pPr>
        <w:ind w:left="5040" w:hanging="360"/>
      </w:pPr>
      <w:rPr>
        <w:rFonts w:ascii="Symbol" w:hAnsi="Symbol" w:hint="default"/>
      </w:rPr>
    </w:lvl>
    <w:lvl w:ilvl="7" w:tplc="34505904">
      <w:start w:val="1"/>
      <w:numFmt w:val="bullet"/>
      <w:lvlText w:val="o"/>
      <w:lvlJc w:val="left"/>
      <w:pPr>
        <w:ind w:left="5760" w:hanging="360"/>
      </w:pPr>
      <w:rPr>
        <w:rFonts w:ascii="Courier New" w:hAnsi="Courier New" w:hint="default"/>
      </w:rPr>
    </w:lvl>
    <w:lvl w:ilvl="8" w:tplc="8180B352">
      <w:start w:val="1"/>
      <w:numFmt w:val="bullet"/>
      <w:lvlText w:val=""/>
      <w:lvlJc w:val="left"/>
      <w:pPr>
        <w:ind w:left="6480" w:hanging="360"/>
      </w:pPr>
      <w:rPr>
        <w:rFonts w:ascii="Wingdings" w:hAnsi="Wingdings" w:hint="default"/>
      </w:rPr>
    </w:lvl>
  </w:abstractNum>
  <w:abstractNum w:abstractNumId="23" w15:restartNumberingAfterBreak="0">
    <w:nsid w:val="468A4DBE"/>
    <w:multiLevelType w:val="hybridMultilevel"/>
    <w:tmpl w:val="8114461A"/>
    <w:lvl w:ilvl="0" w:tplc="0416000F">
      <w:start w:val="1"/>
      <w:numFmt w:val="decimal"/>
      <w:lvlText w:val="%1."/>
      <w:lvlJc w:val="left"/>
      <w:pPr>
        <w:ind w:left="360" w:hanging="360"/>
      </w:pPr>
      <w:rPr>
        <w:rFont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cs="Wingdings" w:hint="default"/>
      </w:rPr>
    </w:lvl>
    <w:lvl w:ilvl="3" w:tplc="04160001" w:tentative="1">
      <w:start w:val="1"/>
      <w:numFmt w:val="bullet"/>
      <w:lvlText w:val=""/>
      <w:lvlJc w:val="left"/>
      <w:pPr>
        <w:ind w:left="2520" w:hanging="360"/>
      </w:pPr>
      <w:rPr>
        <w:rFonts w:ascii="Symbol" w:hAnsi="Symbol" w:cs="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cs="Wingdings" w:hint="default"/>
      </w:rPr>
    </w:lvl>
    <w:lvl w:ilvl="6" w:tplc="04160001" w:tentative="1">
      <w:start w:val="1"/>
      <w:numFmt w:val="bullet"/>
      <w:lvlText w:val=""/>
      <w:lvlJc w:val="left"/>
      <w:pPr>
        <w:ind w:left="4680" w:hanging="360"/>
      </w:pPr>
      <w:rPr>
        <w:rFonts w:ascii="Symbol" w:hAnsi="Symbol" w:cs="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cs="Wingdings" w:hint="default"/>
      </w:rPr>
    </w:lvl>
  </w:abstractNum>
  <w:abstractNum w:abstractNumId="24" w15:restartNumberingAfterBreak="0">
    <w:nsid w:val="4E096B8B"/>
    <w:multiLevelType w:val="hybridMultilevel"/>
    <w:tmpl w:val="27706FA4"/>
    <w:lvl w:ilvl="0" w:tplc="04160005">
      <w:start w:val="1"/>
      <w:numFmt w:val="bullet"/>
      <w:lvlText w:val=""/>
      <w:lvlJc w:val="left"/>
      <w:pPr>
        <w:ind w:left="360" w:hanging="360"/>
      </w:pPr>
      <w:rPr>
        <w:rFonts w:ascii="Wingdings" w:hAnsi="Wingdings" w:cs="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cs="Wingdings" w:hint="default"/>
      </w:rPr>
    </w:lvl>
    <w:lvl w:ilvl="3" w:tplc="04160001" w:tentative="1">
      <w:start w:val="1"/>
      <w:numFmt w:val="bullet"/>
      <w:lvlText w:val=""/>
      <w:lvlJc w:val="left"/>
      <w:pPr>
        <w:ind w:left="2520" w:hanging="360"/>
      </w:pPr>
      <w:rPr>
        <w:rFonts w:ascii="Symbol" w:hAnsi="Symbol" w:cs="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cs="Wingdings" w:hint="default"/>
      </w:rPr>
    </w:lvl>
    <w:lvl w:ilvl="6" w:tplc="04160001" w:tentative="1">
      <w:start w:val="1"/>
      <w:numFmt w:val="bullet"/>
      <w:lvlText w:val=""/>
      <w:lvlJc w:val="left"/>
      <w:pPr>
        <w:ind w:left="4680" w:hanging="360"/>
      </w:pPr>
      <w:rPr>
        <w:rFonts w:ascii="Symbol" w:hAnsi="Symbol" w:cs="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cs="Wingdings" w:hint="default"/>
      </w:rPr>
    </w:lvl>
  </w:abstractNum>
  <w:abstractNum w:abstractNumId="25" w15:restartNumberingAfterBreak="0">
    <w:nsid w:val="4ED7456B"/>
    <w:multiLevelType w:val="hybridMultilevel"/>
    <w:tmpl w:val="B59A497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6" w15:restartNumberingAfterBreak="0">
    <w:nsid w:val="4F7D3E83"/>
    <w:multiLevelType w:val="hybridMultilevel"/>
    <w:tmpl w:val="9AFE8DCA"/>
    <w:lvl w:ilvl="0" w:tplc="04160005">
      <w:start w:val="1"/>
      <w:numFmt w:val="bullet"/>
      <w:lvlText w:val=""/>
      <w:lvlJc w:val="left"/>
      <w:pPr>
        <w:ind w:left="720" w:hanging="360"/>
      </w:pPr>
      <w:rPr>
        <w:rFonts w:ascii="Wingdings" w:hAnsi="Wingdings" w:cs="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0D376A6"/>
    <w:multiLevelType w:val="hybridMultilevel"/>
    <w:tmpl w:val="23FABB3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8" w15:restartNumberingAfterBreak="0">
    <w:nsid w:val="53F535E7"/>
    <w:multiLevelType w:val="multilevel"/>
    <w:tmpl w:val="340C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B46AAE"/>
    <w:multiLevelType w:val="hybridMultilevel"/>
    <w:tmpl w:val="BDCA6B1E"/>
    <w:lvl w:ilvl="0" w:tplc="04160005">
      <w:start w:val="1"/>
      <w:numFmt w:val="bullet"/>
      <w:lvlText w:val=""/>
      <w:lvlJc w:val="left"/>
      <w:pPr>
        <w:ind w:left="360" w:hanging="360"/>
      </w:pPr>
      <w:rPr>
        <w:rFonts w:ascii="Wingdings" w:hAnsi="Wingdings" w:cs="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cs="Wingdings" w:hint="default"/>
      </w:rPr>
    </w:lvl>
    <w:lvl w:ilvl="3" w:tplc="04160001" w:tentative="1">
      <w:start w:val="1"/>
      <w:numFmt w:val="bullet"/>
      <w:lvlText w:val=""/>
      <w:lvlJc w:val="left"/>
      <w:pPr>
        <w:ind w:left="2520" w:hanging="360"/>
      </w:pPr>
      <w:rPr>
        <w:rFonts w:ascii="Symbol" w:hAnsi="Symbol" w:cs="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cs="Wingdings" w:hint="default"/>
      </w:rPr>
    </w:lvl>
    <w:lvl w:ilvl="6" w:tplc="04160001" w:tentative="1">
      <w:start w:val="1"/>
      <w:numFmt w:val="bullet"/>
      <w:lvlText w:val=""/>
      <w:lvlJc w:val="left"/>
      <w:pPr>
        <w:ind w:left="4680" w:hanging="360"/>
      </w:pPr>
      <w:rPr>
        <w:rFonts w:ascii="Symbol" w:hAnsi="Symbol" w:cs="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cs="Wingdings" w:hint="default"/>
      </w:rPr>
    </w:lvl>
  </w:abstractNum>
  <w:abstractNum w:abstractNumId="30" w15:restartNumberingAfterBreak="0">
    <w:nsid w:val="5FE473EB"/>
    <w:multiLevelType w:val="hybridMultilevel"/>
    <w:tmpl w:val="64A0A972"/>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cs="Wingdings" w:hint="default"/>
      </w:rPr>
    </w:lvl>
    <w:lvl w:ilvl="3" w:tplc="04160001" w:tentative="1">
      <w:start w:val="1"/>
      <w:numFmt w:val="bullet"/>
      <w:lvlText w:val=""/>
      <w:lvlJc w:val="left"/>
      <w:pPr>
        <w:ind w:left="2520" w:hanging="360"/>
      </w:pPr>
      <w:rPr>
        <w:rFonts w:ascii="Symbol" w:hAnsi="Symbol" w:cs="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cs="Wingdings" w:hint="default"/>
      </w:rPr>
    </w:lvl>
    <w:lvl w:ilvl="6" w:tplc="04160001" w:tentative="1">
      <w:start w:val="1"/>
      <w:numFmt w:val="bullet"/>
      <w:lvlText w:val=""/>
      <w:lvlJc w:val="left"/>
      <w:pPr>
        <w:ind w:left="4680" w:hanging="360"/>
      </w:pPr>
      <w:rPr>
        <w:rFonts w:ascii="Symbol" w:hAnsi="Symbol" w:cs="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cs="Wingdings" w:hint="default"/>
      </w:rPr>
    </w:lvl>
  </w:abstractNum>
  <w:abstractNum w:abstractNumId="31" w15:restartNumberingAfterBreak="0">
    <w:nsid w:val="646F46F3"/>
    <w:multiLevelType w:val="hybridMultilevel"/>
    <w:tmpl w:val="47D2AB5A"/>
    <w:lvl w:ilvl="0" w:tplc="29003376">
      <w:start w:val="1"/>
      <w:numFmt w:val="decimal"/>
      <w:lvlText w:val="%1."/>
      <w:lvlJc w:val="left"/>
      <w:pPr>
        <w:tabs>
          <w:tab w:val="num" w:pos="720"/>
        </w:tabs>
        <w:ind w:left="720" w:hanging="360"/>
      </w:pPr>
    </w:lvl>
    <w:lvl w:ilvl="1" w:tplc="B2B8B584" w:tentative="1">
      <w:start w:val="1"/>
      <w:numFmt w:val="decimal"/>
      <w:lvlText w:val="%2."/>
      <w:lvlJc w:val="left"/>
      <w:pPr>
        <w:tabs>
          <w:tab w:val="num" w:pos="1440"/>
        </w:tabs>
        <w:ind w:left="1440" w:hanging="360"/>
      </w:pPr>
    </w:lvl>
    <w:lvl w:ilvl="2" w:tplc="3BD844BE" w:tentative="1">
      <w:start w:val="1"/>
      <w:numFmt w:val="decimal"/>
      <w:lvlText w:val="%3."/>
      <w:lvlJc w:val="left"/>
      <w:pPr>
        <w:tabs>
          <w:tab w:val="num" w:pos="2160"/>
        </w:tabs>
        <w:ind w:left="2160" w:hanging="360"/>
      </w:pPr>
    </w:lvl>
    <w:lvl w:ilvl="3" w:tplc="98B60CC8" w:tentative="1">
      <w:start w:val="1"/>
      <w:numFmt w:val="decimal"/>
      <w:lvlText w:val="%4."/>
      <w:lvlJc w:val="left"/>
      <w:pPr>
        <w:tabs>
          <w:tab w:val="num" w:pos="2880"/>
        </w:tabs>
        <w:ind w:left="2880" w:hanging="360"/>
      </w:pPr>
    </w:lvl>
    <w:lvl w:ilvl="4" w:tplc="BC22037E" w:tentative="1">
      <w:start w:val="1"/>
      <w:numFmt w:val="decimal"/>
      <w:lvlText w:val="%5."/>
      <w:lvlJc w:val="left"/>
      <w:pPr>
        <w:tabs>
          <w:tab w:val="num" w:pos="3600"/>
        </w:tabs>
        <w:ind w:left="3600" w:hanging="360"/>
      </w:pPr>
    </w:lvl>
    <w:lvl w:ilvl="5" w:tplc="488A34C6" w:tentative="1">
      <w:start w:val="1"/>
      <w:numFmt w:val="decimal"/>
      <w:lvlText w:val="%6."/>
      <w:lvlJc w:val="left"/>
      <w:pPr>
        <w:tabs>
          <w:tab w:val="num" w:pos="4320"/>
        </w:tabs>
        <w:ind w:left="4320" w:hanging="360"/>
      </w:pPr>
    </w:lvl>
    <w:lvl w:ilvl="6" w:tplc="0D7A4360" w:tentative="1">
      <w:start w:val="1"/>
      <w:numFmt w:val="decimal"/>
      <w:lvlText w:val="%7."/>
      <w:lvlJc w:val="left"/>
      <w:pPr>
        <w:tabs>
          <w:tab w:val="num" w:pos="5040"/>
        </w:tabs>
        <w:ind w:left="5040" w:hanging="360"/>
      </w:pPr>
    </w:lvl>
    <w:lvl w:ilvl="7" w:tplc="1F4AD512" w:tentative="1">
      <w:start w:val="1"/>
      <w:numFmt w:val="decimal"/>
      <w:lvlText w:val="%8."/>
      <w:lvlJc w:val="left"/>
      <w:pPr>
        <w:tabs>
          <w:tab w:val="num" w:pos="5760"/>
        </w:tabs>
        <w:ind w:left="5760" w:hanging="360"/>
      </w:pPr>
    </w:lvl>
    <w:lvl w:ilvl="8" w:tplc="CA98DADA" w:tentative="1">
      <w:start w:val="1"/>
      <w:numFmt w:val="decimal"/>
      <w:lvlText w:val="%9."/>
      <w:lvlJc w:val="left"/>
      <w:pPr>
        <w:tabs>
          <w:tab w:val="num" w:pos="6480"/>
        </w:tabs>
        <w:ind w:left="6480" w:hanging="360"/>
      </w:pPr>
    </w:lvl>
  </w:abstractNum>
  <w:abstractNum w:abstractNumId="32" w15:restartNumberingAfterBreak="0">
    <w:nsid w:val="65FD665A"/>
    <w:multiLevelType w:val="hybridMultilevel"/>
    <w:tmpl w:val="A08227A2"/>
    <w:lvl w:ilvl="0" w:tplc="04160005">
      <w:start w:val="1"/>
      <w:numFmt w:val="bullet"/>
      <w:lvlText w:val=""/>
      <w:lvlJc w:val="left"/>
      <w:pPr>
        <w:ind w:left="360" w:hanging="360"/>
      </w:pPr>
      <w:rPr>
        <w:rFonts w:ascii="Wingdings" w:hAnsi="Wingdings" w:cs="Wingdings"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cs="Wingdings" w:hint="default"/>
      </w:rPr>
    </w:lvl>
    <w:lvl w:ilvl="3" w:tplc="04160001" w:tentative="1">
      <w:start w:val="1"/>
      <w:numFmt w:val="bullet"/>
      <w:lvlText w:val=""/>
      <w:lvlJc w:val="left"/>
      <w:pPr>
        <w:ind w:left="2520" w:hanging="360"/>
      </w:pPr>
      <w:rPr>
        <w:rFonts w:ascii="Symbol" w:hAnsi="Symbol" w:cs="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cs="Wingdings" w:hint="default"/>
      </w:rPr>
    </w:lvl>
    <w:lvl w:ilvl="6" w:tplc="04160001" w:tentative="1">
      <w:start w:val="1"/>
      <w:numFmt w:val="bullet"/>
      <w:lvlText w:val=""/>
      <w:lvlJc w:val="left"/>
      <w:pPr>
        <w:ind w:left="4680" w:hanging="360"/>
      </w:pPr>
      <w:rPr>
        <w:rFonts w:ascii="Symbol" w:hAnsi="Symbol" w:cs="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cs="Wingdings" w:hint="default"/>
      </w:rPr>
    </w:lvl>
  </w:abstractNum>
  <w:abstractNum w:abstractNumId="33" w15:restartNumberingAfterBreak="0">
    <w:nsid w:val="6FAA1D1C"/>
    <w:multiLevelType w:val="hybridMultilevel"/>
    <w:tmpl w:val="CAE2F0B6"/>
    <w:lvl w:ilvl="0" w:tplc="04160001">
      <w:start w:val="1"/>
      <w:numFmt w:val="bullet"/>
      <w:lvlText w:val=""/>
      <w:lvlJc w:val="left"/>
      <w:pPr>
        <w:ind w:left="720" w:hanging="360"/>
      </w:pPr>
      <w:rPr>
        <w:rFonts w:ascii="Symbol" w:hAnsi="Symbol" w:hint="default"/>
      </w:rPr>
    </w:lvl>
    <w:lvl w:ilvl="1" w:tplc="D38ACD6E">
      <w:start w:val="1"/>
      <w:numFmt w:val="lowerLetter"/>
      <w:lvlText w:val="%2."/>
      <w:lvlJc w:val="left"/>
      <w:pPr>
        <w:ind w:left="1440" w:hanging="360"/>
      </w:pPr>
    </w:lvl>
    <w:lvl w:ilvl="2" w:tplc="A62EE450">
      <w:start w:val="1"/>
      <w:numFmt w:val="lowerRoman"/>
      <w:lvlText w:val="%3."/>
      <w:lvlJc w:val="right"/>
      <w:pPr>
        <w:ind w:left="2160" w:hanging="180"/>
      </w:pPr>
    </w:lvl>
    <w:lvl w:ilvl="3" w:tplc="5D6C7C14">
      <w:start w:val="1"/>
      <w:numFmt w:val="decimal"/>
      <w:lvlText w:val="%4."/>
      <w:lvlJc w:val="left"/>
      <w:pPr>
        <w:ind w:left="2880" w:hanging="360"/>
      </w:pPr>
    </w:lvl>
    <w:lvl w:ilvl="4" w:tplc="99967F0C">
      <w:start w:val="1"/>
      <w:numFmt w:val="lowerLetter"/>
      <w:lvlText w:val="%5."/>
      <w:lvlJc w:val="left"/>
      <w:pPr>
        <w:ind w:left="3600" w:hanging="360"/>
      </w:pPr>
    </w:lvl>
    <w:lvl w:ilvl="5" w:tplc="4C4C83EE">
      <w:start w:val="1"/>
      <w:numFmt w:val="lowerRoman"/>
      <w:lvlText w:val="%6."/>
      <w:lvlJc w:val="right"/>
      <w:pPr>
        <w:ind w:left="4320" w:hanging="180"/>
      </w:pPr>
    </w:lvl>
    <w:lvl w:ilvl="6" w:tplc="B55AEB4A">
      <w:start w:val="1"/>
      <w:numFmt w:val="decimal"/>
      <w:lvlText w:val="%7."/>
      <w:lvlJc w:val="left"/>
      <w:pPr>
        <w:ind w:left="5040" w:hanging="360"/>
      </w:pPr>
    </w:lvl>
    <w:lvl w:ilvl="7" w:tplc="2AC8905E">
      <w:start w:val="1"/>
      <w:numFmt w:val="lowerLetter"/>
      <w:lvlText w:val="%8."/>
      <w:lvlJc w:val="left"/>
      <w:pPr>
        <w:ind w:left="5760" w:hanging="360"/>
      </w:pPr>
    </w:lvl>
    <w:lvl w:ilvl="8" w:tplc="0590B78A">
      <w:start w:val="1"/>
      <w:numFmt w:val="lowerRoman"/>
      <w:lvlText w:val="%9."/>
      <w:lvlJc w:val="right"/>
      <w:pPr>
        <w:ind w:left="6480" w:hanging="180"/>
      </w:pPr>
    </w:lvl>
  </w:abstractNum>
  <w:abstractNum w:abstractNumId="34" w15:restartNumberingAfterBreak="0">
    <w:nsid w:val="705F3BF8"/>
    <w:multiLevelType w:val="hybridMultilevel"/>
    <w:tmpl w:val="D3585058"/>
    <w:lvl w:ilvl="0" w:tplc="D8B2A572">
      <w:start w:val="1"/>
      <w:numFmt w:val="bullet"/>
      <w:lvlText w:val=""/>
      <w:lvlJc w:val="left"/>
      <w:pPr>
        <w:ind w:left="720" w:hanging="360"/>
      </w:pPr>
      <w:rPr>
        <w:rFonts w:ascii="Symbol" w:hAnsi="Symbol" w:hint="default"/>
      </w:rPr>
    </w:lvl>
    <w:lvl w:ilvl="1" w:tplc="99F28984">
      <w:start w:val="1"/>
      <w:numFmt w:val="bullet"/>
      <w:lvlText w:val="o"/>
      <w:lvlJc w:val="left"/>
      <w:pPr>
        <w:ind w:left="1440" w:hanging="360"/>
      </w:pPr>
      <w:rPr>
        <w:rFonts w:ascii="Courier New" w:hAnsi="Courier New" w:hint="default"/>
      </w:rPr>
    </w:lvl>
    <w:lvl w:ilvl="2" w:tplc="F72612DC">
      <w:start w:val="1"/>
      <w:numFmt w:val="bullet"/>
      <w:lvlText w:val=""/>
      <w:lvlJc w:val="left"/>
      <w:pPr>
        <w:ind w:left="2160" w:hanging="360"/>
      </w:pPr>
      <w:rPr>
        <w:rFonts w:ascii="Wingdings" w:hAnsi="Wingdings" w:hint="default"/>
      </w:rPr>
    </w:lvl>
    <w:lvl w:ilvl="3" w:tplc="FDA4451E">
      <w:start w:val="1"/>
      <w:numFmt w:val="bullet"/>
      <w:lvlText w:val=""/>
      <w:lvlJc w:val="left"/>
      <w:pPr>
        <w:ind w:left="2880" w:hanging="360"/>
      </w:pPr>
      <w:rPr>
        <w:rFonts w:ascii="Symbol" w:hAnsi="Symbol" w:hint="default"/>
      </w:rPr>
    </w:lvl>
    <w:lvl w:ilvl="4" w:tplc="EA6276AC">
      <w:start w:val="1"/>
      <w:numFmt w:val="bullet"/>
      <w:lvlText w:val="o"/>
      <w:lvlJc w:val="left"/>
      <w:pPr>
        <w:ind w:left="3600" w:hanging="360"/>
      </w:pPr>
      <w:rPr>
        <w:rFonts w:ascii="Courier New" w:hAnsi="Courier New" w:hint="default"/>
      </w:rPr>
    </w:lvl>
    <w:lvl w:ilvl="5" w:tplc="48C8A6F0">
      <w:start w:val="1"/>
      <w:numFmt w:val="bullet"/>
      <w:lvlText w:val=""/>
      <w:lvlJc w:val="left"/>
      <w:pPr>
        <w:ind w:left="4320" w:hanging="360"/>
      </w:pPr>
      <w:rPr>
        <w:rFonts w:ascii="Wingdings" w:hAnsi="Wingdings" w:hint="default"/>
      </w:rPr>
    </w:lvl>
    <w:lvl w:ilvl="6" w:tplc="D324850C">
      <w:start w:val="1"/>
      <w:numFmt w:val="bullet"/>
      <w:lvlText w:val=""/>
      <w:lvlJc w:val="left"/>
      <w:pPr>
        <w:ind w:left="5040" w:hanging="360"/>
      </w:pPr>
      <w:rPr>
        <w:rFonts w:ascii="Symbol" w:hAnsi="Symbol" w:hint="default"/>
      </w:rPr>
    </w:lvl>
    <w:lvl w:ilvl="7" w:tplc="7CFC3FF0">
      <w:start w:val="1"/>
      <w:numFmt w:val="bullet"/>
      <w:lvlText w:val="o"/>
      <w:lvlJc w:val="left"/>
      <w:pPr>
        <w:ind w:left="5760" w:hanging="360"/>
      </w:pPr>
      <w:rPr>
        <w:rFonts w:ascii="Courier New" w:hAnsi="Courier New" w:hint="default"/>
      </w:rPr>
    </w:lvl>
    <w:lvl w:ilvl="8" w:tplc="411E7776">
      <w:start w:val="1"/>
      <w:numFmt w:val="bullet"/>
      <w:lvlText w:val=""/>
      <w:lvlJc w:val="left"/>
      <w:pPr>
        <w:ind w:left="6480" w:hanging="360"/>
      </w:pPr>
      <w:rPr>
        <w:rFonts w:ascii="Wingdings" w:hAnsi="Wingdings" w:hint="default"/>
      </w:rPr>
    </w:lvl>
  </w:abstractNum>
  <w:abstractNum w:abstractNumId="35" w15:restartNumberingAfterBreak="0">
    <w:nsid w:val="722B1AD3"/>
    <w:multiLevelType w:val="multilevel"/>
    <w:tmpl w:val="B4EC4630"/>
    <w:lvl w:ilvl="0">
      <w:start w:val="1"/>
      <w:numFmt w:val="decimal"/>
      <w:lvlText w:val="%1."/>
      <w:lvlJc w:val="left"/>
      <w:pPr>
        <w:ind w:left="360" w:hanging="360"/>
      </w:pPr>
      <w:rPr>
        <w:rFonts w:hint="default"/>
        <w:b/>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3CF28F9"/>
    <w:multiLevelType w:val="hybridMultilevel"/>
    <w:tmpl w:val="1C0C7EEE"/>
    <w:lvl w:ilvl="0" w:tplc="DFD20D4C">
      <w:start w:val="1"/>
      <w:numFmt w:val="bullet"/>
      <w:lvlText w:val=""/>
      <w:lvlJc w:val="left"/>
      <w:pPr>
        <w:ind w:left="720" w:hanging="360"/>
      </w:pPr>
      <w:rPr>
        <w:rFonts w:ascii="Symbol" w:hAnsi="Symbol" w:hint="default"/>
      </w:rPr>
    </w:lvl>
    <w:lvl w:ilvl="1" w:tplc="773466CC">
      <w:start w:val="1"/>
      <w:numFmt w:val="bullet"/>
      <w:lvlText w:val=""/>
      <w:lvlJc w:val="left"/>
      <w:pPr>
        <w:ind w:left="1440" w:hanging="360"/>
      </w:pPr>
      <w:rPr>
        <w:rFonts w:ascii="Symbol" w:hAnsi="Symbol" w:hint="default"/>
      </w:rPr>
    </w:lvl>
    <w:lvl w:ilvl="2" w:tplc="24E820BC">
      <w:start w:val="1"/>
      <w:numFmt w:val="bullet"/>
      <w:lvlText w:val=""/>
      <w:lvlJc w:val="left"/>
      <w:pPr>
        <w:ind w:left="2160" w:hanging="360"/>
      </w:pPr>
      <w:rPr>
        <w:rFonts w:ascii="Wingdings" w:hAnsi="Wingdings" w:hint="default"/>
      </w:rPr>
    </w:lvl>
    <w:lvl w:ilvl="3" w:tplc="28B27EF6">
      <w:start w:val="1"/>
      <w:numFmt w:val="bullet"/>
      <w:lvlText w:val=""/>
      <w:lvlJc w:val="left"/>
      <w:pPr>
        <w:ind w:left="2880" w:hanging="360"/>
      </w:pPr>
      <w:rPr>
        <w:rFonts w:ascii="Symbol" w:hAnsi="Symbol" w:hint="default"/>
      </w:rPr>
    </w:lvl>
    <w:lvl w:ilvl="4" w:tplc="3F74DACE">
      <w:start w:val="1"/>
      <w:numFmt w:val="bullet"/>
      <w:lvlText w:val="o"/>
      <w:lvlJc w:val="left"/>
      <w:pPr>
        <w:ind w:left="3600" w:hanging="360"/>
      </w:pPr>
      <w:rPr>
        <w:rFonts w:ascii="Courier New" w:hAnsi="Courier New" w:hint="default"/>
      </w:rPr>
    </w:lvl>
    <w:lvl w:ilvl="5" w:tplc="990A8582">
      <w:start w:val="1"/>
      <w:numFmt w:val="bullet"/>
      <w:lvlText w:val=""/>
      <w:lvlJc w:val="left"/>
      <w:pPr>
        <w:ind w:left="4320" w:hanging="360"/>
      </w:pPr>
      <w:rPr>
        <w:rFonts w:ascii="Wingdings" w:hAnsi="Wingdings" w:hint="default"/>
      </w:rPr>
    </w:lvl>
    <w:lvl w:ilvl="6" w:tplc="6688DAE4">
      <w:start w:val="1"/>
      <w:numFmt w:val="bullet"/>
      <w:lvlText w:val=""/>
      <w:lvlJc w:val="left"/>
      <w:pPr>
        <w:ind w:left="5040" w:hanging="360"/>
      </w:pPr>
      <w:rPr>
        <w:rFonts w:ascii="Symbol" w:hAnsi="Symbol" w:hint="default"/>
      </w:rPr>
    </w:lvl>
    <w:lvl w:ilvl="7" w:tplc="FFF02B2A">
      <w:start w:val="1"/>
      <w:numFmt w:val="bullet"/>
      <w:lvlText w:val="o"/>
      <w:lvlJc w:val="left"/>
      <w:pPr>
        <w:ind w:left="5760" w:hanging="360"/>
      </w:pPr>
      <w:rPr>
        <w:rFonts w:ascii="Courier New" w:hAnsi="Courier New" w:hint="default"/>
      </w:rPr>
    </w:lvl>
    <w:lvl w:ilvl="8" w:tplc="771C0D74">
      <w:start w:val="1"/>
      <w:numFmt w:val="bullet"/>
      <w:lvlText w:val=""/>
      <w:lvlJc w:val="left"/>
      <w:pPr>
        <w:ind w:left="6480" w:hanging="360"/>
      </w:pPr>
      <w:rPr>
        <w:rFonts w:ascii="Wingdings" w:hAnsi="Wingdings" w:hint="default"/>
      </w:rPr>
    </w:lvl>
  </w:abstractNum>
  <w:abstractNum w:abstractNumId="37" w15:restartNumberingAfterBreak="0">
    <w:nsid w:val="755163D3"/>
    <w:multiLevelType w:val="hybridMultilevel"/>
    <w:tmpl w:val="C270F3F6"/>
    <w:lvl w:ilvl="0" w:tplc="E108A602">
      <w:start w:val="1"/>
      <w:numFmt w:val="decimal"/>
      <w:lvlText w:val="%1."/>
      <w:lvlJc w:val="left"/>
      <w:pPr>
        <w:ind w:left="720" w:hanging="360"/>
      </w:pPr>
      <w:rPr>
        <w:rFonts w:ascii="Arial" w:eastAsia="Arial" w:hAnsi="Arial" w:cs="Arial"/>
      </w:rPr>
    </w:lvl>
    <w:lvl w:ilvl="1" w:tplc="0262A3D8">
      <w:start w:val="1"/>
      <w:numFmt w:val="lowerLetter"/>
      <w:lvlText w:val="%2."/>
      <w:lvlJc w:val="left"/>
      <w:pPr>
        <w:ind w:left="1440" w:hanging="360"/>
      </w:pPr>
    </w:lvl>
    <w:lvl w:ilvl="2" w:tplc="12CA20F6">
      <w:start w:val="1"/>
      <w:numFmt w:val="lowerRoman"/>
      <w:lvlText w:val="%3."/>
      <w:lvlJc w:val="right"/>
      <w:pPr>
        <w:ind w:left="2160" w:hanging="180"/>
      </w:pPr>
    </w:lvl>
    <w:lvl w:ilvl="3" w:tplc="091A690E">
      <w:start w:val="1"/>
      <w:numFmt w:val="decimal"/>
      <w:lvlText w:val="%4."/>
      <w:lvlJc w:val="left"/>
      <w:pPr>
        <w:ind w:left="2880" w:hanging="360"/>
      </w:pPr>
    </w:lvl>
    <w:lvl w:ilvl="4" w:tplc="CD4ED270">
      <w:start w:val="1"/>
      <w:numFmt w:val="lowerLetter"/>
      <w:lvlText w:val="%5."/>
      <w:lvlJc w:val="left"/>
      <w:pPr>
        <w:ind w:left="3600" w:hanging="360"/>
      </w:pPr>
    </w:lvl>
    <w:lvl w:ilvl="5" w:tplc="CCE8757C">
      <w:start w:val="1"/>
      <w:numFmt w:val="lowerRoman"/>
      <w:lvlText w:val="%6."/>
      <w:lvlJc w:val="right"/>
      <w:pPr>
        <w:ind w:left="4320" w:hanging="180"/>
      </w:pPr>
    </w:lvl>
    <w:lvl w:ilvl="6" w:tplc="9C0E5CF2">
      <w:start w:val="1"/>
      <w:numFmt w:val="decimal"/>
      <w:lvlText w:val="%7."/>
      <w:lvlJc w:val="left"/>
      <w:pPr>
        <w:ind w:left="5040" w:hanging="360"/>
      </w:pPr>
    </w:lvl>
    <w:lvl w:ilvl="7" w:tplc="10DE98F4">
      <w:start w:val="1"/>
      <w:numFmt w:val="lowerLetter"/>
      <w:lvlText w:val="%8."/>
      <w:lvlJc w:val="left"/>
      <w:pPr>
        <w:ind w:left="5760" w:hanging="360"/>
      </w:pPr>
    </w:lvl>
    <w:lvl w:ilvl="8" w:tplc="5686CFBE">
      <w:start w:val="1"/>
      <w:numFmt w:val="lowerRoman"/>
      <w:lvlText w:val="%9."/>
      <w:lvlJc w:val="right"/>
      <w:pPr>
        <w:ind w:left="6480" w:hanging="180"/>
      </w:pPr>
    </w:lvl>
  </w:abstractNum>
  <w:abstractNum w:abstractNumId="38" w15:restartNumberingAfterBreak="0">
    <w:nsid w:val="78B22300"/>
    <w:multiLevelType w:val="hybridMultilevel"/>
    <w:tmpl w:val="F5FC643E"/>
    <w:lvl w:ilvl="0" w:tplc="2784680A">
      <w:start w:val="1"/>
      <w:numFmt w:val="bullet"/>
      <w:lvlText w:val=""/>
      <w:lvlJc w:val="left"/>
      <w:pPr>
        <w:ind w:left="720" w:hanging="360"/>
      </w:pPr>
      <w:rPr>
        <w:rFonts w:ascii="Symbol" w:hAnsi="Symbol" w:hint="default"/>
      </w:rPr>
    </w:lvl>
    <w:lvl w:ilvl="1" w:tplc="C1AC785A">
      <w:start w:val="1"/>
      <w:numFmt w:val="bullet"/>
      <w:lvlText w:val="o"/>
      <w:lvlJc w:val="left"/>
      <w:pPr>
        <w:ind w:left="1440" w:hanging="360"/>
      </w:pPr>
      <w:rPr>
        <w:rFonts w:ascii="Courier New" w:hAnsi="Courier New" w:hint="default"/>
      </w:rPr>
    </w:lvl>
    <w:lvl w:ilvl="2" w:tplc="6F4A0712">
      <w:start w:val="1"/>
      <w:numFmt w:val="bullet"/>
      <w:lvlText w:val=""/>
      <w:lvlJc w:val="left"/>
      <w:pPr>
        <w:ind w:left="2160" w:hanging="360"/>
      </w:pPr>
      <w:rPr>
        <w:rFonts w:ascii="Wingdings" w:hAnsi="Wingdings" w:hint="default"/>
      </w:rPr>
    </w:lvl>
    <w:lvl w:ilvl="3" w:tplc="80A8515C">
      <w:start w:val="1"/>
      <w:numFmt w:val="bullet"/>
      <w:lvlText w:val=""/>
      <w:lvlJc w:val="left"/>
      <w:pPr>
        <w:ind w:left="2880" w:hanging="360"/>
      </w:pPr>
      <w:rPr>
        <w:rFonts w:ascii="Symbol" w:hAnsi="Symbol" w:hint="default"/>
      </w:rPr>
    </w:lvl>
    <w:lvl w:ilvl="4" w:tplc="894A73A0">
      <w:start w:val="1"/>
      <w:numFmt w:val="bullet"/>
      <w:lvlText w:val="o"/>
      <w:lvlJc w:val="left"/>
      <w:pPr>
        <w:ind w:left="3600" w:hanging="360"/>
      </w:pPr>
      <w:rPr>
        <w:rFonts w:ascii="Courier New" w:hAnsi="Courier New" w:hint="default"/>
      </w:rPr>
    </w:lvl>
    <w:lvl w:ilvl="5" w:tplc="34B8EF4E">
      <w:start w:val="1"/>
      <w:numFmt w:val="bullet"/>
      <w:lvlText w:val=""/>
      <w:lvlJc w:val="left"/>
      <w:pPr>
        <w:ind w:left="4320" w:hanging="360"/>
      </w:pPr>
      <w:rPr>
        <w:rFonts w:ascii="Wingdings" w:hAnsi="Wingdings" w:hint="default"/>
      </w:rPr>
    </w:lvl>
    <w:lvl w:ilvl="6" w:tplc="0AD4A128">
      <w:start w:val="1"/>
      <w:numFmt w:val="bullet"/>
      <w:lvlText w:val=""/>
      <w:lvlJc w:val="left"/>
      <w:pPr>
        <w:ind w:left="5040" w:hanging="360"/>
      </w:pPr>
      <w:rPr>
        <w:rFonts w:ascii="Symbol" w:hAnsi="Symbol" w:hint="default"/>
      </w:rPr>
    </w:lvl>
    <w:lvl w:ilvl="7" w:tplc="06403E12">
      <w:start w:val="1"/>
      <w:numFmt w:val="bullet"/>
      <w:lvlText w:val="o"/>
      <w:lvlJc w:val="left"/>
      <w:pPr>
        <w:ind w:left="5760" w:hanging="360"/>
      </w:pPr>
      <w:rPr>
        <w:rFonts w:ascii="Courier New" w:hAnsi="Courier New" w:hint="default"/>
      </w:rPr>
    </w:lvl>
    <w:lvl w:ilvl="8" w:tplc="B9F208AE">
      <w:start w:val="1"/>
      <w:numFmt w:val="bullet"/>
      <w:lvlText w:val=""/>
      <w:lvlJc w:val="left"/>
      <w:pPr>
        <w:ind w:left="6480" w:hanging="360"/>
      </w:pPr>
      <w:rPr>
        <w:rFonts w:ascii="Wingdings" w:hAnsi="Wingdings" w:hint="default"/>
      </w:rPr>
    </w:lvl>
  </w:abstractNum>
  <w:abstractNum w:abstractNumId="39" w15:restartNumberingAfterBreak="0">
    <w:nsid w:val="7B8C0D32"/>
    <w:multiLevelType w:val="hybridMultilevel"/>
    <w:tmpl w:val="B5BEB77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40" w15:restartNumberingAfterBreak="0">
    <w:nsid w:val="7DA85C62"/>
    <w:multiLevelType w:val="hybridMultilevel"/>
    <w:tmpl w:val="A9FE0898"/>
    <w:lvl w:ilvl="0" w:tplc="04160005">
      <w:start w:val="1"/>
      <w:numFmt w:val="bullet"/>
      <w:lvlText w:val=""/>
      <w:lvlJc w:val="left"/>
      <w:pPr>
        <w:ind w:left="360" w:hanging="360"/>
      </w:pPr>
      <w:rPr>
        <w:rFonts w:ascii="Wingdings" w:hAnsi="Wingdings" w:cs="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cs="Wingdings" w:hint="default"/>
      </w:rPr>
    </w:lvl>
    <w:lvl w:ilvl="3" w:tplc="04160001" w:tentative="1">
      <w:start w:val="1"/>
      <w:numFmt w:val="bullet"/>
      <w:lvlText w:val=""/>
      <w:lvlJc w:val="left"/>
      <w:pPr>
        <w:ind w:left="2520" w:hanging="360"/>
      </w:pPr>
      <w:rPr>
        <w:rFonts w:ascii="Symbol" w:hAnsi="Symbol" w:cs="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cs="Wingdings" w:hint="default"/>
      </w:rPr>
    </w:lvl>
    <w:lvl w:ilvl="6" w:tplc="04160001" w:tentative="1">
      <w:start w:val="1"/>
      <w:numFmt w:val="bullet"/>
      <w:lvlText w:val=""/>
      <w:lvlJc w:val="left"/>
      <w:pPr>
        <w:ind w:left="4680" w:hanging="360"/>
      </w:pPr>
      <w:rPr>
        <w:rFonts w:ascii="Symbol" w:hAnsi="Symbol" w:cs="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cs="Wingdings" w:hint="default"/>
      </w:rPr>
    </w:lvl>
  </w:abstractNum>
  <w:abstractNum w:abstractNumId="41" w15:restartNumberingAfterBreak="0">
    <w:nsid w:val="7FCD3C92"/>
    <w:multiLevelType w:val="hybridMultilevel"/>
    <w:tmpl w:val="8F0AF8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8"/>
  </w:num>
  <w:num w:numId="2">
    <w:abstractNumId w:val="16"/>
  </w:num>
  <w:num w:numId="3">
    <w:abstractNumId w:val="36"/>
  </w:num>
  <w:num w:numId="4">
    <w:abstractNumId w:val="22"/>
  </w:num>
  <w:num w:numId="5">
    <w:abstractNumId w:val="38"/>
  </w:num>
  <w:num w:numId="6">
    <w:abstractNumId w:val="13"/>
  </w:num>
  <w:num w:numId="7">
    <w:abstractNumId w:val="11"/>
  </w:num>
  <w:num w:numId="8">
    <w:abstractNumId w:val="10"/>
  </w:num>
  <w:num w:numId="9">
    <w:abstractNumId w:val="19"/>
  </w:num>
  <w:num w:numId="10">
    <w:abstractNumId w:val="6"/>
  </w:num>
  <w:num w:numId="11">
    <w:abstractNumId w:val="9"/>
  </w:num>
  <w:num w:numId="12">
    <w:abstractNumId w:val="34"/>
  </w:num>
  <w:num w:numId="13">
    <w:abstractNumId w:val="17"/>
  </w:num>
  <w:num w:numId="14">
    <w:abstractNumId w:val="37"/>
  </w:num>
  <w:num w:numId="15">
    <w:abstractNumId w:val="7"/>
  </w:num>
  <w:num w:numId="16">
    <w:abstractNumId w:val="5"/>
  </w:num>
  <w:num w:numId="17">
    <w:abstractNumId w:val="14"/>
  </w:num>
  <w:num w:numId="18">
    <w:abstractNumId w:val="39"/>
  </w:num>
  <w:num w:numId="19">
    <w:abstractNumId w:val="1"/>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28"/>
  </w:num>
  <w:num w:numId="23">
    <w:abstractNumId w:val="4"/>
  </w:num>
  <w:num w:numId="24">
    <w:abstractNumId w:val="35"/>
  </w:num>
  <w:num w:numId="25">
    <w:abstractNumId w:val="26"/>
  </w:num>
  <w:num w:numId="26">
    <w:abstractNumId w:val="30"/>
  </w:num>
  <w:num w:numId="27">
    <w:abstractNumId w:val="20"/>
  </w:num>
  <w:num w:numId="28">
    <w:abstractNumId w:val="12"/>
  </w:num>
  <w:num w:numId="29">
    <w:abstractNumId w:val="33"/>
  </w:num>
  <w:num w:numId="30">
    <w:abstractNumId w:val="32"/>
  </w:num>
  <w:num w:numId="31">
    <w:abstractNumId w:val="23"/>
  </w:num>
  <w:num w:numId="32">
    <w:abstractNumId w:val="15"/>
  </w:num>
  <w:num w:numId="33">
    <w:abstractNumId w:val="3"/>
  </w:num>
  <w:num w:numId="34">
    <w:abstractNumId w:val="27"/>
  </w:num>
  <w:num w:numId="35">
    <w:abstractNumId w:val="24"/>
  </w:num>
  <w:num w:numId="36">
    <w:abstractNumId w:val="2"/>
  </w:num>
  <w:num w:numId="37">
    <w:abstractNumId w:val="41"/>
  </w:num>
  <w:num w:numId="38">
    <w:abstractNumId w:val="18"/>
  </w:num>
  <w:num w:numId="39">
    <w:abstractNumId w:val="29"/>
  </w:num>
  <w:num w:numId="40">
    <w:abstractNumId w:val="40"/>
  </w:num>
  <w:num w:numId="41">
    <w:abstractNumId w:val="0"/>
  </w:num>
  <w:num w:numId="42">
    <w:abstractNumId w:val="21"/>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Nemoto Yamaguti">
    <w15:presenceInfo w15:providerId="AD" w15:userId="S-1-5-21-2000478354-682003330-1417001333-9807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D8"/>
    <w:rsid w:val="00000584"/>
    <w:rsid w:val="000075D1"/>
    <w:rsid w:val="000077A3"/>
    <w:rsid w:val="000112EB"/>
    <w:rsid w:val="00015EA5"/>
    <w:rsid w:val="00020257"/>
    <w:rsid w:val="00022014"/>
    <w:rsid w:val="00023417"/>
    <w:rsid w:val="00025936"/>
    <w:rsid w:val="00026234"/>
    <w:rsid w:val="0002B7A2"/>
    <w:rsid w:val="000316DF"/>
    <w:rsid w:val="00031B17"/>
    <w:rsid w:val="0003614F"/>
    <w:rsid w:val="00040BE6"/>
    <w:rsid w:val="00046B22"/>
    <w:rsid w:val="000553C4"/>
    <w:rsid w:val="00056116"/>
    <w:rsid w:val="00056B0B"/>
    <w:rsid w:val="00061740"/>
    <w:rsid w:val="000725A9"/>
    <w:rsid w:val="00075E6E"/>
    <w:rsid w:val="00084F64"/>
    <w:rsid w:val="00091ED3"/>
    <w:rsid w:val="000B2448"/>
    <w:rsid w:val="000B2D11"/>
    <w:rsid w:val="000C498A"/>
    <w:rsid w:val="000C4C27"/>
    <w:rsid w:val="000C7B78"/>
    <w:rsid w:val="000D11BF"/>
    <w:rsid w:val="000D1C8F"/>
    <w:rsid w:val="000D1EBC"/>
    <w:rsid w:val="000D7821"/>
    <w:rsid w:val="000F3296"/>
    <w:rsid w:val="000F4471"/>
    <w:rsid w:val="00102EB8"/>
    <w:rsid w:val="001044C6"/>
    <w:rsid w:val="001237FD"/>
    <w:rsid w:val="00135F36"/>
    <w:rsid w:val="00136433"/>
    <w:rsid w:val="00136530"/>
    <w:rsid w:val="001376E6"/>
    <w:rsid w:val="00145FF1"/>
    <w:rsid w:val="00146DA9"/>
    <w:rsid w:val="00151F4D"/>
    <w:rsid w:val="001555BD"/>
    <w:rsid w:val="00155AD4"/>
    <w:rsid w:val="00160C64"/>
    <w:rsid w:val="00161173"/>
    <w:rsid w:val="0016287E"/>
    <w:rsid w:val="00167C1C"/>
    <w:rsid w:val="00173230"/>
    <w:rsid w:val="00183C8B"/>
    <w:rsid w:val="00184D45"/>
    <w:rsid w:val="00187BD9"/>
    <w:rsid w:val="001917C2"/>
    <w:rsid w:val="001920CD"/>
    <w:rsid w:val="0019922B"/>
    <w:rsid w:val="001A303B"/>
    <w:rsid w:val="001A72CD"/>
    <w:rsid w:val="001B0CB9"/>
    <w:rsid w:val="001B64CE"/>
    <w:rsid w:val="001C09AD"/>
    <w:rsid w:val="001C09B6"/>
    <w:rsid w:val="001C21BA"/>
    <w:rsid w:val="001C5367"/>
    <w:rsid w:val="001C77BC"/>
    <w:rsid w:val="001E308E"/>
    <w:rsid w:val="001E34F8"/>
    <w:rsid w:val="001E35E0"/>
    <w:rsid w:val="001E4AD6"/>
    <w:rsid w:val="001F01BF"/>
    <w:rsid w:val="001F092F"/>
    <w:rsid w:val="001F42FF"/>
    <w:rsid w:val="001F49C6"/>
    <w:rsid w:val="00200A07"/>
    <w:rsid w:val="0020177D"/>
    <w:rsid w:val="00202A3A"/>
    <w:rsid w:val="0020304A"/>
    <w:rsid w:val="00210D57"/>
    <w:rsid w:val="00212B95"/>
    <w:rsid w:val="00212F2E"/>
    <w:rsid w:val="0021399E"/>
    <w:rsid w:val="00227240"/>
    <w:rsid w:val="002314B3"/>
    <w:rsid w:val="002339B0"/>
    <w:rsid w:val="00241AFE"/>
    <w:rsid w:val="00242AB7"/>
    <w:rsid w:val="00243582"/>
    <w:rsid w:val="00243A94"/>
    <w:rsid w:val="002476CB"/>
    <w:rsid w:val="00250949"/>
    <w:rsid w:val="002549B7"/>
    <w:rsid w:val="00254A70"/>
    <w:rsid w:val="0025736C"/>
    <w:rsid w:val="002650DD"/>
    <w:rsid w:val="00270289"/>
    <w:rsid w:val="002703F3"/>
    <w:rsid w:val="00281FFD"/>
    <w:rsid w:val="00293614"/>
    <w:rsid w:val="00294479"/>
    <w:rsid w:val="002969B1"/>
    <w:rsid w:val="0029E9A6"/>
    <w:rsid w:val="002A32ED"/>
    <w:rsid w:val="002A698C"/>
    <w:rsid w:val="002B59F7"/>
    <w:rsid w:val="002C0658"/>
    <w:rsid w:val="002C1870"/>
    <w:rsid w:val="002C5DCC"/>
    <w:rsid w:val="002D14DF"/>
    <w:rsid w:val="002D7DFC"/>
    <w:rsid w:val="002E2248"/>
    <w:rsid w:val="002E514B"/>
    <w:rsid w:val="002F0CB2"/>
    <w:rsid w:val="002F4E3D"/>
    <w:rsid w:val="003025FD"/>
    <w:rsid w:val="00305EFE"/>
    <w:rsid w:val="00310667"/>
    <w:rsid w:val="00311391"/>
    <w:rsid w:val="00312252"/>
    <w:rsid w:val="0031253B"/>
    <w:rsid w:val="00316BD5"/>
    <w:rsid w:val="00316FB7"/>
    <w:rsid w:val="003223AD"/>
    <w:rsid w:val="00326604"/>
    <w:rsid w:val="003330AB"/>
    <w:rsid w:val="003335B0"/>
    <w:rsid w:val="003369ED"/>
    <w:rsid w:val="0033744D"/>
    <w:rsid w:val="003479D9"/>
    <w:rsid w:val="003506F1"/>
    <w:rsid w:val="0036378D"/>
    <w:rsid w:val="00363BFE"/>
    <w:rsid w:val="00365C6F"/>
    <w:rsid w:val="00367645"/>
    <w:rsid w:val="0037462F"/>
    <w:rsid w:val="00375FAA"/>
    <w:rsid w:val="003771E1"/>
    <w:rsid w:val="003807B0"/>
    <w:rsid w:val="00389EF6"/>
    <w:rsid w:val="0038DC24"/>
    <w:rsid w:val="00393A86"/>
    <w:rsid w:val="00394E5D"/>
    <w:rsid w:val="00397E48"/>
    <w:rsid w:val="003A0754"/>
    <w:rsid w:val="003B0A3A"/>
    <w:rsid w:val="003B22AA"/>
    <w:rsid w:val="003B634F"/>
    <w:rsid w:val="003B6BD2"/>
    <w:rsid w:val="003C41FB"/>
    <w:rsid w:val="003D0FF1"/>
    <w:rsid w:val="003D1938"/>
    <w:rsid w:val="003D2448"/>
    <w:rsid w:val="003D50A0"/>
    <w:rsid w:val="003F02C0"/>
    <w:rsid w:val="003F09D4"/>
    <w:rsid w:val="003F1D14"/>
    <w:rsid w:val="003F7F71"/>
    <w:rsid w:val="00402F1D"/>
    <w:rsid w:val="004031C3"/>
    <w:rsid w:val="00415AF8"/>
    <w:rsid w:val="00425DF7"/>
    <w:rsid w:val="00427551"/>
    <w:rsid w:val="00430132"/>
    <w:rsid w:val="00432947"/>
    <w:rsid w:val="00433B58"/>
    <w:rsid w:val="00453D65"/>
    <w:rsid w:val="00456E50"/>
    <w:rsid w:val="00467470"/>
    <w:rsid w:val="00475703"/>
    <w:rsid w:val="00476332"/>
    <w:rsid w:val="004841AC"/>
    <w:rsid w:val="00485345"/>
    <w:rsid w:val="00492DB8"/>
    <w:rsid w:val="004B171D"/>
    <w:rsid w:val="004B1DED"/>
    <w:rsid w:val="004C1AC4"/>
    <w:rsid w:val="004C1D0C"/>
    <w:rsid w:val="004C2B38"/>
    <w:rsid w:val="004C412A"/>
    <w:rsid w:val="004CD682"/>
    <w:rsid w:val="004D4278"/>
    <w:rsid w:val="004D42D1"/>
    <w:rsid w:val="004E1DE6"/>
    <w:rsid w:val="004E43BB"/>
    <w:rsid w:val="004F01F5"/>
    <w:rsid w:val="004F156C"/>
    <w:rsid w:val="00501E9D"/>
    <w:rsid w:val="00504634"/>
    <w:rsid w:val="00505577"/>
    <w:rsid w:val="00513BB7"/>
    <w:rsid w:val="0051C8FC"/>
    <w:rsid w:val="005320F0"/>
    <w:rsid w:val="0053580E"/>
    <w:rsid w:val="00536731"/>
    <w:rsid w:val="00537E7F"/>
    <w:rsid w:val="00541059"/>
    <w:rsid w:val="00551A8C"/>
    <w:rsid w:val="00554D8F"/>
    <w:rsid w:val="00556BAA"/>
    <w:rsid w:val="00557F6C"/>
    <w:rsid w:val="005620F0"/>
    <w:rsid w:val="005708C0"/>
    <w:rsid w:val="00571A03"/>
    <w:rsid w:val="0057215A"/>
    <w:rsid w:val="00573693"/>
    <w:rsid w:val="00575506"/>
    <w:rsid w:val="00582AC3"/>
    <w:rsid w:val="0058407C"/>
    <w:rsid w:val="00589689"/>
    <w:rsid w:val="0058AA6B"/>
    <w:rsid w:val="0059014E"/>
    <w:rsid w:val="005907AA"/>
    <w:rsid w:val="00595BAB"/>
    <w:rsid w:val="005A281E"/>
    <w:rsid w:val="005A71C6"/>
    <w:rsid w:val="005C4501"/>
    <w:rsid w:val="005C5ECF"/>
    <w:rsid w:val="005D11DB"/>
    <w:rsid w:val="005D3332"/>
    <w:rsid w:val="005D42D6"/>
    <w:rsid w:val="005D4F8C"/>
    <w:rsid w:val="005E540A"/>
    <w:rsid w:val="005F244A"/>
    <w:rsid w:val="005F4906"/>
    <w:rsid w:val="005F5E30"/>
    <w:rsid w:val="00605EAE"/>
    <w:rsid w:val="00611270"/>
    <w:rsid w:val="00612825"/>
    <w:rsid w:val="00613173"/>
    <w:rsid w:val="006177B6"/>
    <w:rsid w:val="00622FA5"/>
    <w:rsid w:val="0062990A"/>
    <w:rsid w:val="0062EB40"/>
    <w:rsid w:val="00630B9F"/>
    <w:rsid w:val="0063BA46"/>
    <w:rsid w:val="00640EC0"/>
    <w:rsid w:val="006533A9"/>
    <w:rsid w:val="006535BD"/>
    <w:rsid w:val="00656121"/>
    <w:rsid w:val="0065AF0B"/>
    <w:rsid w:val="0066330D"/>
    <w:rsid w:val="006648E2"/>
    <w:rsid w:val="006648F4"/>
    <w:rsid w:val="006656F6"/>
    <w:rsid w:val="00681CEC"/>
    <w:rsid w:val="006839BF"/>
    <w:rsid w:val="00695FF3"/>
    <w:rsid w:val="006A1827"/>
    <w:rsid w:val="006A1B7D"/>
    <w:rsid w:val="006A40DB"/>
    <w:rsid w:val="006B0BB4"/>
    <w:rsid w:val="006B5FEC"/>
    <w:rsid w:val="006B600B"/>
    <w:rsid w:val="006B62ED"/>
    <w:rsid w:val="006B6CE0"/>
    <w:rsid w:val="006BE55F"/>
    <w:rsid w:val="006C357B"/>
    <w:rsid w:val="006D72EC"/>
    <w:rsid w:val="006E682C"/>
    <w:rsid w:val="006E7FEA"/>
    <w:rsid w:val="006F22BF"/>
    <w:rsid w:val="006F3067"/>
    <w:rsid w:val="007112A9"/>
    <w:rsid w:val="007214D6"/>
    <w:rsid w:val="00721CE4"/>
    <w:rsid w:val="007304BF"/>
    <w:rsid w:val="00733AF8"/>
    <w:rsid w:val="00742F3F"/>
    <w:rsid w:val="00752398"/>
    <w:rsid w:val="007554D1"/>
    <w:rsid w:val="00755CFA"/>
    <w:rsid w:val="00760BA3"/>
    <w:rsid w:val="007625D4"/>
    <w:rsid w:val="00762AFF"/>
    <w:rsid w:val="00763886"/>
    <w:rsid w:val="00764D91"/>
    <w:rsid w:val="00765FA5"/>
    <w:rsid w:val="00767183"/>
    <w:rsid w:val="00770DAF"/>
    <w:rsid w:val="00777561"/>
    <w:rsid w:val="0078163F"/>
    <w:rsid w:val="00794C2E"/>
    <w:rsid w:val="007950D6"/>
    <w:rsid w:val="007A6523"/>
    <w:rsid w:val="007A7A0B"/>
    <w:rsid w:val="007AA6F4"/>
    <w:rsid w:val="007B07FF"/>
    <w:rsid w:val="007B18D2"/>
    <w:rsid w:val="007B2F29"/>
    <w:rsid w:val="007B5775"/>
    <w:rsid w:val="007B59EA"/>
    <w:rsid w:val="007C141D"/>
    <w:rsid w:val="007D3E3B"/>
    <w:rsid w:val="007E0644"/>
    <w:rsid w:val="007E1E60"/>
    <w:rsid w:val="007E1F1E"/>
    <w:rsid w:val="007E44E0"/>
    <w:rsid w:val="007E457F"/>
    <w:rsid w:val="007E4C05"/>
    <w:rsid w:val="007F0925"/>
    <w:rsid w:val="007F13EA"/>
    <w:rsid w:val="0080148A"/>
    <w:rsid w:val="00801C46"/>
    <w:rsid w:val="00815F1D"/>
    <w:rsid w:val="00821113"/>
    <w:rsid w:val="00831949"/>
    <w:rsid w:val="00837CF3"/>
    <w:rsid w:val="00842BC8"/>
    <w:rsid w:val="00842E21"/>
    <w:rsid w:val="008455DE"/>
    <w:rsid w:val="00851382"/>
    <w:rsid w:val="00851C74"/>
    <w:rsid w:val="008539EE"/>
    <w:rsid w:val="008546B9"/>
    <w:rsid w:val="008561CC"/>
    <w:rsid w:val="00857E77"/>
    <w:rsid w:val="00860A5B"/>
    <w:rsid w:val="0087146F"/>
    <w:rsid w:val="0087150D"/>
    <w:rsid w:val="008761FB"/>
    <w:rsid w:val="0088123D"/>
    <w:rsid w:val="00890FD0"/>
    <w:rsid w:val="00892255"/>
    <w:rsid w:val="0089287A"/>
    <w:rsid w:val="00897AF4"/>
    <w:rsid w:val="008A4145"/>
    <w:rsid w:val="008B3738"/>
    <w:rsid w:val="008C001D"/>
    <w:rsid w:val="008C281C"/>
    <w:rsid w:val="008D200E"/>
    <w:rsid w:val="008D257E"/>
    <w:rsid w:val="008D494B"/>
    <w:rsid w:val="008D580B"/>
    <w:rsid w:val="008D64AD"/>
    <w:rsid w:val="008E1699"/>
    <w:rsid w:val="008E4EC3"/>
    <w:rsid w:val="008F183A"/>
    <w:rsid w:val="008F4D13"/>
    <w:rsid w:val="008F570D"/>
    <w:rsid w:val="008F57DC"/>
    <w:rsid w:val="008F72F0"/>
    <w:rsid w:val="008F795A"/>
    <w:rsid w:val="009026A1"/>
    <w:rsid w:val="00910899"/>
    <w:rsid w:val="00915EFC"/>
    <w:rsid w:val="00922A15"/>
    <w:rsid w:val="009268A7"/>
    <w:rsid w:val="00936F56"/>
    <w:rsid w:val="00941151"/>
    <w:rsid w:val="00943277"/>
    <w:rsid w:val="00943CD5"/>
    <w:rsid w:val="00945B7F"/>
    <w:rsid w:val="00957986"/>
    <w:rsid w:val="00960DFD"/>
    <w:rsid w:val="00965DC6"/>
    <w:rsid w:val="00967BCF"/>
    <w:rsid w:val="00967F5D"/>
    <w:rsid w:val="009706C0"/>
    <w:rsid w:val="009717AF"/>
    <w:rsid w:val="009757E4"/>
    <w:rsid w:val="00975DC6"/>
    <w:rsid w:val="009764A1"/>
    <w:rsid w:val="009781DE"/>
    <w:rsid w:val="00980B62"/>
    <w:rsid w:val="009817F3"/>
    <w:rsid w:val="00983912"/>
    <w:rsid w:val="00986704"/>
    <w:rsid w:val="009A21B0"/>
    <w:rsid w:val="009A2638"/>
    <w:rsid w:val="009A8E1D"/>
    <w:rsid w:val="009B2B19"/>
    <w:rsid w:val="009C17D7"/>
    <w:rsid w:val="009C74D0"/>
    <w:rsid w:val="009D06B3"/>
    <w:rsid w:val="009D6051"/>
    <w:rsid w:val="009E3DBA"/>
    <w:rsid w:val="009E6013"/>
    <w:rsid w:val="00A0367F"/>
    <w:rsid w:val="00A07499"/>
    <w:rsid w:val="00A105C5"/>
    <w:rsid w:val="00A107F9"/>
    <w:rsid w:val="00A13D37"/>
    <w:rsid w:val="00A14AAF"/>
    <w:rsid w:val="00A209B3"/>
    <w:rsid w:val="00A27D31"/>
    <w:rsid w:val="00A35329"/>
    <w:rsid w:val="00A429C7"/>
    <w:rsid w:val="00A4388F"/>
    <w:rsid w:val="00A5116A"/>
    <w:rsid w:val="00A567F2"/>
    <w:rsid w:val="00A60456"/>
    <w:rsid w:val="00A60F23"/>
    <w:rsid w:val="00A656DE"/>
    <w:rsid w:val="00A71202"/>
    <w:rsid w:val="00A72233"/>
    <w:rsid w:val="00A82891"/>
    <w:rsid w:val="00A96C5D"/>
    <w:rsid w:val="00AA1206"/>
    <w:rsid w:val="00AA2C0F"/>
    <w:rsid w:val="00AA6C1E"/>
    <w:rsid w:val="00AB0638"/>
    <w:rsid w:val="00AC1165"/>
    <w:rsid w:val="00AC6A1A"/>
    <w:rsid w:val="00AD082F"/>
    <w:rsid w:val="00AD756D"/>
    <w:rsid w:val="00AD7CBF"/>
    <w:rsid w:val="00AD7DA0"/>
    <w:rsid w:val="00AE1EE3"/>
    <w:rsid w:val="00AE4048"/>
    <w:rsid w:val="00AE7240"/>
    <w:rsid w:val="00AF604B"/>
    <w:rsid w:val="00B0028E"/>
    <w:rsid w:val="00B003BC"/>
    <w:rsid w:val="00B00803"/>
    <w:rsid w:val="00B02F1D"/>
    <w:rsid w:val="00B02FF3"/>
    <w:rsid w:val="00B10720"/>
    <w:rsid w:val="00B10AA9"/>
    <w:rsid w:val="00B12043"/>
    <w:rsid w:val="00B129FB"/>
    <w:rsid w:val="00B14805"/>
    <w:rsid w:val="00B20805"/>
    <w:rsid w:val="00B268A0"/>
    <w:rsid w:val="00B270E6"/>
    <w:rsid w:val="00B2727A"/>
    <w:rsid w:val="00B320B0"/>
    <w:rsid w:val="00B37C2A"/>
    <w:rsid w:val="00B40012"/>
    <w:rsid w:val="00B45040"/>
    <w:rsid w:val="00B537C8"/>
    <w:rsid w:val="00B604E8"/>
    <w:rsid w:val="00B63D34"/>
    <w:rsid w:val="00B65BB2"/>
    <w:rsid w:val="00B71A3B"/>
    <w:rsid w:val="00B7A54C"/>
    <w:rsid w:val="00B82E63"/>
    <w:rsid w:val="00B8B91C"/>
    <w:rsid w:val="00B9029D"/>
    <w:rsid w:val="00B90487"/>
    <w:rsid w:val="00B9102D"/>
    <w:rsid w:val="00B94C4F"/>
    <w:rsid w:val="00BA2988"/>
    <w:rsid w:val="00BC0369"/>
    <w:rsid w:val="00BC0D92"/>
    <w:rsid w:val="00BC329B"/>
    <w:rsid w:val="00BC5EEE"/>
    <w:rsid w:val="00BD12FB"/>
    <w:rsid w:val="00BD3447"/>
    <w:rsid w:val="00BD4437"/>
    <w:rsid w:val="00BD50ED"/>
    <w:rsid w:val="00BE082B"/>
    <w:rsid w:val="00BE4F16"/>
    <w:rsid w:val="00BF21F2"/>
    <w:rsid w:val="00BFDB01"/>
    <w:rsid w:val="00C00760"/>
    <w:rsid w:val="00C0A22B"/>
    <w:rsid w:val="00C147A0"/>
    <w:rsid w:val="00C1571A"/>
    <w:rsid w:val="00C15FCB"/>
    <w:rsid w:val="00C305EE"/>
    <w:rsid w:val="00C33727"/>
    <w:rsid w:val="00C35436"/>
    <w:rsid w:val="00C37101"/>
    <w:rsid w:val="00C41E6A"/>
    <w:rsid w:val="00C44826"/>
    <w:rsid w:val="00C45079"/>
    <w:rsid w:val="00C4933F"/>
    <w:rsid w:val="00C61408"/>
    <w:rsid w:val="00C7507F"/>
    <w:rsid w:val="00C798B8"/>
    <w:rsid w:val="00C80481"/>
    <w:rsid w:val="00C92FED"/>
    <w:rsid w:val="00C950A9"/>
    <w:rsid w:val="00CA08F0"/>
    <w:rsid w:val="00CA0960"/>
    <w:rsid w:val="00CA136B"/>
    <w:rsid w:val="00CA3965"/>
    <w:rsid w:val="00CA51D8"/>
    <w:rsid w:val="00CA6D8F"/>
    <w:rsid w:val="00CA7BEB"/>
    <w:rsid w:val="00CB4F1B"/>
    <w:rsid w:val="00CB502A"/>
    <w:rsid w:val="00CC2AF8"/>
    <w:rsid w:val="00CD2A08"/>
    <w:rsid w:val="00CD3EDB"/>
    <w:rsid w:val="00CD5A79"/>
    <w:rsid w:val="00CD6ADF"/>
    <w:rsid w:val="00CD70AE"/>
    <w:rsid w:val="00CE116C"/>
    <w:rsid w:val="00CF106B"/>
    <w:rsid w:val="00CF97AB"/>
    <w:rsid w:val="00D00C4E"/>
    <w:rsid w:val="00D00DF2"/>
    <w:rsid w:val="00D01B4D"/>
    <w:rsid w:val="00D0619D"/>
    <w:rsid w:val="00D0783A"/>
    <w:rsid w:val="00D12735"/>
    <w:rsid w:val="00D13F1E"/>
    <w:rsid w:val="00D16276"/>
    <w:rsid w:val="00D22060"/>
    <w:rsid w:val="00D2388F"/>
    <w:rsid w:val="00D2507B"/>
    <w:rsid w:val="00D2623A"/>
    <w:rsid w:val="00D3529A"/>
    <w:rsid w:val="00D36ED9"/>
    <w:rsid w:val="00D4041D"/>
    <w:rsid w:val="00D41E4E"/>
    <w:rsid w:val="00D469BF"/>
    <w:rsid w:val="00D47C57"/>
    <w:rsid w:val="00D52CFA"/>
    <w:rsid w:val="00D540B3"/>
    <w:rsid w:val="00D5547E"/>
    <w:rsid w:val="00D57A75"/>
    <w:rsid w:val="00D61535"/>
    <w:rsid w:val="00D67658"/>
    <w:rsid w:val="00D72DEC"/>
    <w:rsid w:val="00D74EAD"/>
    <w:rsid w:val="00D772F1"/>
    <w:rsid w:val="00D8447D"/>
    <w:rsid w:val="00D91840"/>
    <w:rsid w:val="00D93223"/>
    <w:rsid w:val="00DACA3B"/>
    <w:rsid w:val="00DB6F5B"/>
    <w:rsid w:val="00DB891E"/>
    <w:rsid w:val="00DC3CC1"/>
    <w:rsid w:val="00DC4E93"/>
    <w:rsid w:val="00DC5FA0"/>
    <w:rsid w:val="00DC720C"/>
    <w:rsid w:val="00DD1256"/>
    <w:rsid w:val="00DD3C90"/>
    <w:rsid w:val="00DD7393"/>
    <w:rsid w:val="00DD7C29"/>
    <w:rsid w:val="00DE06F8"/>
    <w:rsid w:val="00DE73FC"/>
    <w:rsid w:val="00DF008B"/>
    <w:rsid w:val="00DF19E5"/>
    <w:rsid w:val="00DF7DC4"/>
    <w:rsid w:val="00E099B2"/>
    <w:rsid w:val="00E13D72"/>
    <w:rsid w:val="00E14493"/>
    <w:rsid w:val="00E22297"/>
    <w:rsid w:val="00E22E92"/>
    <w:rsid w:val="00E24C2A"/>
    <w:rsid w:val="00E273EB"/>
    <w:rsid w:val="00E3105C"/>
    <w:rsid w:val="00E35A39"/>
    <w:rsid w:val="00E372FC"/>
    <w:rsid w:val="00E426B7"/>
    <w:rsid w:val="00E427A5"/>
    <w:rsid w:val="00E4516F"/>
    <w:rsid w:val="00E51D56"/>
    <w:rsid w:val="00E523B9"/>
    <w:rsid w:val="00E55EA3"/>
    <w:rsid w:val="00E6244E"/>
    <w:rsid w:val="00E74557"/>
    <w:rsid w:val="00E8204E"/>
    <w:rsid w:val="00E86320"/>
    <w:rsid w:val="00E86E00"/>
    <w:rsid w:val="00E91618"/>
    <w:rsid w:val="00EA047F"/>
    <w:rsid w:val="00EA27F8"/>
    <w:rsid w:val="00EB0A25"/>
    <w:rsid w:val="00EB30B3"/>
    <w:rsid w:val="00EB65E2"/>
    <w:rsid w:val="00EE0CB9"/>
    <w:rsid w:val="00EE14E7"/>
    <w:rsid w:val="00EE7EF5"/>
    <w:rsid w:val="00EF104F"/>
    <w:rsid w:val="00EF5844"/>
    <w:rsid w:val="00F00AC9"/>
    <w:rsid w:val="00F029C4"/>
    <w:rsid w:val="00F07914"/>
    <w:rsid w:val="00F1379D"/>
    <w:rsid w:val="00F1629E"/>
    <w:rsid w:val="00F21221"/>
    <w:rsid w:val="00F22DDE"/>
    <w:rsid w:val="00F236D0"/>
    <w:rsid w:val="00F23B3C"/>
    <w:rsid w:val="00F23E51"/>
    <w:rsid w:val="00F248E6"/>
    <w:rsid w:val="00F32A0D"/>
    <w:rsid w:val="00F4554E"/>
    <w:rsid w:val="00F4737D"/>
    <w:rsid w:val="00F572A7"/>
    <w:rsid w:val="00F6C807"/>
    <w:rsid w:val="00F72589"/>
    <w:rsid w:val="00F80078"/>
    <w:rsid w:val="00F83EB8"/>
    <w:rsid w:val="00F85D8A"/>
    <w:rsid w:val="00F94B8A"/>
    <w:rsid w:val="00F96567"/>
    <w:rsid w:val="00FA00FA"/>
    <w:rsid w:val="00FA76A4"/>
    <w:rsid w:val="00FB0DAB"/>
    <w:rsid w:val="00FB4307"/>
    <w:rsid w:val="00FC03AB"/>
    <w:rsid w:val="00FC5F9C"/>
    <w:rsid w:val="00FD33B1"/>
    <w:rsid w:val="00FD45DC"/>
    <w:rsid w:val="00FD48C1"/>
    <w:rsid w:val="00FE2D00"/>
    <w:rsid w:val="00FE2ED0"/>
    <w:rsid w:val="00FE75C2"/>
    <w:rsid w:val="00FF1CDA"/>
    <w:rsid w:val="00FF4320"/>
    <w:rsid w:val="00FF44E2"/>
    <w:rsid w:val="0108BC12"/>
    <w:rsid w:val="010CE721"/>
    <w:rsid w:val="010DDBB4"/>
    <w:rsid w:val="0119B86F"/>
    <w:rsid w:val="011FE1D3"/>
    <w:rsid w:val="01219044"/>
    <w:rsid w:val="012E9710"/>
    <w:rsid w:val="0131CDD2"/>
    <w:rsid w:val="013B29FA"/>
    <w:rsid w:val="0140ACFF"/>
    <w:rsid w:val="0143CB73"/>
    <w:rsid w:val="01479619"/>
    <w:rsid w:val="0148FA57"/>
    <w:rsid w:val="0154CC10"/>
    <w:rsid w:val="0155E7D0"/>
    <w:rsid w:val="015AC576"/>
    <w:rsid w:val="01699C34"/>
    <w:rsid w:val="01718241"/>
    <w:rsid w:val="0171CB84"/>
    <w:rsid w:val="0178C1E3"/>
    <w:rsid w:val="017BE069"/>
    <w:rsid w:val="0180C47A"/>
    <w:rsid w:val="0189A6DF"/>
    <w:rsid w:val="018F7514"/>
    <w:rsid w:val="01920AD5"/>
    <w:rsid w:val="01941B9F"/>
    <w:rsid w:val="01AF357C"/>
    <w:rsid w:val="01B0718C"/>
    <w:rsid w:val="01B954AB"/>
    <w:rsid w:val="01C13201"/>
    <w:rsid w:val="01C45108"/>
    <w:rsid w:val="01C48066"/>
    <w:rsid w:val="01C5E284"/>
    <w:rsid w:val="01CBE20E"/>
    <w:rsid w:val="01D27337"/>
    <w:rsid w:val="01D52621"/>
    <w:rsid w:val="01D6DFC5"/>
    <w:rsid w:val="01DAC04D"/>
    <w:rsid w:val="01DD659B"/>
    <w:rsid w:val="01DDCB4E"/>
    <w:rsid w:val="01DEBB79"/>
    <w:rsid w:val="01DF0F31"/>
    <w:rsid w:val="01E1C32A"/>
    <w:rsid w:val="01E2D45A"/>
    <w:rsid w:val="01E39847"/>
    <w:rsid w:val="01ECDFFF"/>
    <w:rsid w:val="01EEAB07"/>
    <w:rsid w:val="01EF8719"/>
    <w:rsid w:val="01EFC1F6"/>
    <w:rsid w:val="01F34B2B"/>
    <w:rsid w:val="01F6A44B"/>
    <w:rsid w:val="01FC7FE2"/>
    <w:rsid w:val="01FDCFA4"/>
    <w:rsid w:val="020277DC"/>
    <w:rsid w:val="020590C5"/>
    <w:rsid w:val="0212EB80"/>
    <w:rsid w:val="0214985D"/>
    <w:rsid w:val="0215F51B"/>
    <w:rsid w:val="0216F18D"/>
    <w:rsid w:val="02227F96"/>
    <w:rsid w:val="0223FE3E"/>
    <w:rsid w:val="0235A1C1"/>
    <w:rsid w:val="023C8320"/>
    <w:rsid w:val="023CFD1F"/>
    <w:rsid w:val="023EDC10"/>
    <w:rsid w:val="02411866"/>
    <w:rsid w:val="02412ED0"/>
    <w:rsid w:val="0245B9C0"/>
    <w:rsid w:val="02466E76"/>
    <w:rsid w:val="024B01D0"/>
    <w:rsid w:val="02539489"/>
    <w:rsid w:val="025427BC"/>
    <w:rsid w:val="025750EC"/>
    <w:rsid w:val="025E9EEA"/>
    <w:rsid w:val="0264D78B"/>
    <w:rsid w:val="02681D77"/>
    <w:rsid w:val="026BD32E"/>
    <w:rsid w:val="026F8499"/>
    <w:rsid w:val="02712DED"/>
    <w:rsid w:val="02779F99"/>
    <w:rsid w:val="027D8731"/>
    <w:rsid w:val="027FD9FB"/>
    <w:rsid w:val="0288DDA1"/>
    <w:rsid w:val="0289F574"/>
    <w:rsid w:val="02946803"/>
    <w:rsid w:val="02951D41"/>
    <w:rsid w:val="0296064B"/>
    <w:rsid w:val="029E5FD0"/>
    <w:rsid w:val="02A8B022"/>
    <w:rsid w:val="02AD36DC"/>
    <w:rsid w:val="02B5B9F4"/>
    <w:rsid w:val="02B74B87"/>
    <w:rsid w:val="02B7EFC6"/>
    <w:rsid w:val="02B85B24"/>
    <w:rsid w:val="02C43420"/>
    <w:rsid w:val="02C7FB45"/>
    <w:rsid w:val="02D45CCD"/>
    <w:rsid w:val="02E31CDB"/>
    <w:rsid w:val="02E41091"/>
    <w:rsid w:val="02E42A66"/>
    <w:rsid w:val="02E45EE4"/>
    <w:rsid w:val="02E5D58C"/>
    <w:rsid w:val="02E97A12"/>
    <w:rsid w:val="02EA5DDC"/>
    <w:rsid w:val="02F252E3"/>
    <w:rsid w:val="02F88E84"/>
    <w:rsid w:val="02F97CC0"/>
    <w:rsid w:val="02FB9937"/>
    <w:rsid w:val="02FBAD5F"/>
    <w:rsid w:val="030333AF"/>
    <w:rsid w:val="0305DCBC"/>
    <w:rsid w:val="03082210"/>
    <w:rsid w:val="030A8DC8"/>
    <w:rsid w:val="0314CF16"/>
    <w:rsid w:val="031548D8"/>
    <w:rsid w:val="03355C0E"/>
    <w:rsid w:val="0338ED33"/>
    <w:rsid w:val="033A8586"/>
    <w:rsid w:val="033D8206"/>
    <w:rsid w:val="03467412"/>
    <w:rsid w:val="034E1FFF"/>
    <w:rsid w:val="034EAF6C"/>
    <w:rsid w:val="035592BE"/>
    <w:rsid w:val="03569855"/>
    <w:rsid w:val="035B3879"/>
    <w:rsid w:val="035EE19F"/>
    <w:rsid w:val="0365E05C"/>
    <w:rsid w:val="036BC8AA"/>
    <w:rsid w:val="036EA5A6"/>
    <w:rsid w:val="0381D0DD"/>
    <w:rsid w:val="03829F74"/>
    <w:rsid w:val="03898C54"/>
    <w:rsid w:val="03914FD7"/>
    <w:rsid w:val="03986F04"/>
    <w:rsid w:val="039BBAE0"/>
    <w:rsid w:val="03AF8B33"/>
    <w:rsid w:val="03AFED72"/>
    <w:rsid w:val="03B00589"/>
    <w:rsid w:val="03B37236"/>
    <w:rsid w:val="03B69557"/>
    <w:rsid w:val="03B80618"/>
    <w:rsid w:val="03B9160D"/>
    <w:rsid w:val="03BB6615"/>
    <w:rsid w:val="03BC4F08"/>
    <w:rsid w:val="03BC64DD"/>
    <w:rsid w:val="03BE5A81"/>
    <w:rsid w:val="03C5EFC8"/>
    <w:rsid w:val="03CD91C0"/>
    <w:rsid w:val="03D05A7C"/>
    <w:rsid w:val="03DD361F"/>
    <w:rsid w:val="03E12964"/>
    <w:rsid w:val="03E19AC5"/>
    <w:rsid w:val="03FD8E39"/>
    <w:rsid w:val="03FE9364"/>
    <w:rsid w:val="03FF76B7"/>
    <w:rsid w:val="0402BE2D"/>
    <w:rsid w:val="04094E20"/>
    <w:rsid w:val="040DCE86"/>
    <w:rsid w:val="04104CA1"/>
    <w:rsid w:val="04118E6D"/>
    <w:rsid w:val="0417261A"/>
    <w:rsid w:val="041B9DFF"/>
    <w:rsid w:val="041BA781"/>
    <w:rsid w:val="0420826A"/>
    <w:rsid w:val="0421EA39"/>
    <w:rsid w:val="0424C032"/>
    <w:rsid w:val="04261A41"/>
    <w:rsid w:val="042804E6"/>
    <w:rsid w:val="042A5AC7"/>
    <w:rsid w:val="042B96CE"/>
    <w:rsid w:val="0433C9F0"/>
    <w:rsid w:val="0435B626"/>
    <w:rsid w:val="0436BD6B"/>
    <w:rsid w:val="0438DB08"/>
    <w:rsid w:val="04394F23"/>
    <w:rsid w:val="04429628"/>
    <w:rsid w:val="0447EB18"/>
    <w:rsid w:val="044B49B4"/>
    <w:rsid w:val="044FD183"/>
    <w:rsid w:val="0455993F"/>
    <w:rsid w:val="04589AC4"/>
    <w:rsid w:val="045BB714"/>
    <w:rsid w:val="0462B726"/>
    <w:rsid w:val="0465C28E"/>
    <w:rsid w:val="04707ACE"/>
    <w:rsid w:val="0473622A"/>
    <w:rsid w:val="04745639"/>
    <w:rsid w:val="04754C5B"/>
    <w:rsid w:val="04780E34"/>
    <w:rsid w:val="0483AF68"/>
    <w:rsid w:val="0485272A"/>
    <w:rsid w:val="04885853"/>
    <w:rsid w:val="048F49D1"/>
    <w:rsid w:val="048FEAF7"/>
    <w:rsid w:val="0497004D"/>
    <w:rsid w:val="0498E858"/>
    <w:rsid w:val="049FDB78"/>
    <w:rsid w:val="04A16C87"/>
    <w:rsid w:val="04A7B52D"/>
    <w:rsid w:val="04ADB244"/>
    <w:rsid w:val="04AFA087"/>
    <w:rsid w:val="04B813E8"/>
    <w:rsid w:val="04C00514"/>
    <w:rsid w:val="04C31A20"/>
    <w:rsid w:val="04C6E24A"/>
    <w:rsid w:val="04C70644"/>
    <w:rsid w:val="04CBA730"/>
    <w:rsid w:val="04CCFF88"/>
    <w:rsid w:val="04D0C1E1"/>
    <w:rsid w:val="04D360D2"/>
    <w:rsid w:val="04D4EAA3"/>
    <w:rsid w:val="04D5A6B2"/>
    <w:rsid w:val="04E086CA"/>
    <w:rsid w:val="04E17ACC"/>
    <w:rsid w:val="04E3579A"/>
    <w:rsid w:val="04E51595"/>
    <w:rsid w:val="04E6455F"/>
    <w:rsid w:val="04EA01BE"/>
    <w:rsid w:val="04F0E426"/>
    <w:rsid w:val="04F22CE1"/>
    <w:rsid w:val="04F5F124"/>
    <w:rsid w:val="04F8794D"/>
    <w:rsid w:val="04FA7F8E"/>
    <w:rsid w:val="04FB510A"/>
    <w:rsid w:val="04FC95B5"/>
    <w:rsid w:val="04FCDB71"/>
    <w:rsid w:val="04FE3538"/>
    <w:rsid w:val="050409F5"/>
    <w:rsid w:val="050572FE"/>
    <w:rsid w:val="05068654"/>
    <w:rsid w:val="050ADDE9"/>
    <w:rsid w:val="0512FC48"/>
    <w:rsid w:val="0514F644"/>
    <w:rsid w:val="0517254A"/>
    <w:rsid w:val="051CDF84"/>
    <w:rsid w:val="052016AC"/>
    <w:rsid w:val="0521218E"/>
    <w:rsid w:val="05215993"/>
    <w:rsid w:val="0522024A"/>
    <w:rsid w:val="052DB2F0"/>
    <w:rsid w:val="052E53F1"/>
    <w:rsid w:val="0530FEF8"/>
    <w:rsid w:val="0533EF11"/>
    <w:rsid w:val="053CA587"/>
    <w:rsid w:val="0541DE2C"/>
    <w:rsid w:val="0544964A"/>
    <w:rsid w:val="054C276C"/>
    <w:rsid w:val="0554F4E5"/>
    <w:rsid w:val="055BBD4C"/>
    <w:rsid w:val="05615355"/>
    <w:rsid w:val="0568063A"/>
    <w:rsid w:val="056C5409"/>
    <w:rsid w:val="05713A8D"/>
    <w:rsid w:val="0572563D"/>
    <w:rsid w:val="0572ACD4"/>
    <w:rsid w:val="05760629"/>
    <w:rsid w:val="0580F605"/>
    <w:rsid w:val="0589095D"/>
    <w:rsid w:val="058E46AC"/>
    <w:rsid w:val="05925299"/>
    <w:rsid w:val="0596F3AC"/>
    <w:rsid w:val="059CA800"/>
    <w:rsid w:val="059CF0D4"/>
    <w:rsid w:val="059D485B"/>
    <w:rsid w:val="05A514AC"/>
    <w:rsid w:val="05A84FDD"/>
    <w:rsid w:val="05A8AE75"/>
    <w:rsid w:val="05AC14EF"/>
    <w:rsid w:val="05ACD0DD"/>
    <w:rsid w:val="05ADC66B"/>
    <w:rsid w:val="05B67306"/>
    <w:rsid w:val="05B7C2D0"/>
    <w:rsid w:val="05BD3643"/>
    <w:rsid w:val="05C56606"/>
    <w:rsid w:val="05CBD138"/>
    <w:rsid w:val="05CCC910"/>
    <w:rsid w:val="05D30023"/>
    <w:rsid w:val="05D641B2"/>
    <w:rsid w:val="05D6E0AB"/>
    <w:rsid w:val="05DC41B2"/>
    <w:rsid w:val="05DC568E"/>
    <w:rsid w:val="05E0D61D"/>
    <w:rsid w:val="05F173B6"/>
    <w:rsid w:val="05F228DF"/>
    <w:rsid w:val="05F4EC36"/>
    <w:rsid w:val="05F4FD0A"/>
    <w:rsid w:val="05F5BD8D"/>
    <w:rsid w:val="05F82E52"/>
    <w:rsid w:val="060BAB72"/>
    <w:rsid w:val="060CC28C"/>
    <w:rsid w:val="060EFF05"/>
    <w:rsid w:val="06104078"/>
    <w:rsid w:val="061C91E3"/>
    <w:rsid w:val="061EF34A"/>
    <w:rsid w:val="06215302"/>
    <w:rsid w:val="062BBE2D"/>
    <w:rsid w:val="062BDB89"/>
    <w:rsid w:val="062E473C"/>
    <w:rsid w:val="062F502F"/>
    <w:rsid w:val="0634F27A"/>
    <w:rsid w:val="0636C785"/>
    <w:rsid w:val="0639A2A6"/>
    <w:rsid w:val="0640133C"/>
    <w:rsid w:val="0641547E"/>
    <w:rsid w:val="06436406"/>
    <w:rsid w:val="0649B7FB"/>
    <w:rsid w:val="064D809B"/>
    <w:rsid w:val="06509093"/>
    <w:rsid w:val="0657F01A"/>
    <w:rsid w:val="0659A8A1"/>
    <w:rsid w:val="065AF92A"/>
    <w:rsid w:val="06685E60"/>
    <w:rsid w:val="066A67AA"/>
    <w:rsid w:val="067E1AB5"/>
    <w:rsid w:val="067F8659"/>
    <w:rsid w:val="067FD619"/>
    <w:rsid w:val="06845ADC"/>
    <w:rsid w:val="068479BD"/>
    <w:rsid w:val="06887025"/>
    <w:rsid w:val="06898E6B"/>
    <w:rsid w:val="068A9D89"/>
    <w:rsid w:val="068F3912"/>
    <w:rsid w:val="069117C1"/>
    <w:rsid w:val="069851DE"/>
    <w:rsid w:val="069CDC71"/>
    <w:rsid w:val="06A1C87C"/>
    <w:rsid w:val="06A4EB0B"/>
    <w:rsid w:val="06A8B48F"/>
    <w:rsid w:val="06AA4EF6"/>
    <w:rsid w:val="06AAC83A"/>
    <w:rsid w:val="06ABC599"/>
    <w:rsid w:val="06B0EF62"/>
    <w:rsid w:val="06B413CF"/>
    <w:rsid w:val="06BF2EBB"/>
    <w:rsid w:val="06C26357"/>
    <w:rsid w:val="06C958D0"/>
    <w:rsid w:val="06CB8CBB"/>
    <w:rsid w:val="06CED7FD"/>
    <w:rsid w:val="06CF2272"/>
    <w:rsid w:val="06CFA0DB"/>
    <w:rsid w:val="06D37B4A"/>
    <w:rsid w:val="06D5837F"/>
    <w:rsid w:val="06D929EA"/>
    <w:rsid w:val="06E86642"/>
    <w:rsid w:val="06EA0784"/>
    <w:rsid w:val="06EEC99E"/>
    <w:rsid w:val="06F3EB95"/>
    <w:rsid w:val="07015E64"/>
    <w:rsid w:val="07032BD0"/>
    <w:rsid w:val="070BA96A"/>
    <w:rsid w:val="070C8619"/>
    <w:rsid w:val="070E71A4"/>
    <w:rsid w:val="0714C7B9"/>
    <w:rsid w:val="0714F778"/>
    <w:rsid w:val="071B506E"/>
    <w:rsid w:val="07209CF9"/>
    <w:rsid w:val="0724225C"/>
    <w:rsid w:val="0725A4EE"/>
    <w:rsid w:val="0726968D"/>
    <w:rsid w:val="0727FC66"/>
    <w:rsid w:val="072F1FE1"/>
    <w:rsid w:val="0733AE66"/>
    <w:rsid w:val="073C5B00"/>
    <w:rsid w:val="073E0635"/>
    <w:rsid w:val="073EF378"/>
    <w:rsid w:val="073F596A"/>
    <w:rsid w:val="07432D75"/>
    <w:rsid w:val="0748DC18"/>
    <w:rsid w:val="074A72EA"/>
    <w:rsid w:val="074CC736"/>
    <w:rsid w:val="07598315"/>
    <w:rsid w:val="075FD75A"/>
    <w:rsid w:val="07621495"/>
    <w:rsid w:val="076C8F8B"/>
    <w:rsid w:val="07749A45"/>
    <w:rsid w:val="07814FAE"/>
    <w:rsid w:val="07819CB0"/>
    <w:rsid w:val="078247A5"/>
    <w:rsid w:val="0784046B"/>
    <w:rsid w:val="0787A033"/>
    <w:rsid w:val="0796A3F5"/>
    <w:rsid w:val="0796F7CF"/>
    <w:rsid w:val="079D8DE9"/>
    <w:rsid w:val="079EC024"/>
    <w:rsid w:val="079FA4A2"/>
    <w:rsid w:val="07A975BE"/>
    <w:rsid w:val="07B8A8E1"/>
    <w:rsid w:val="07BBA37B"/>
    <w:rsid w:val="07C5C7AA"/>
    <w:rsid w:val="07C66453"/>
    <w:rsid w:val="07C7FC3E"/>
    <w:rsid w:val="07C86188"/>
    <w:rsid w:val="07CB5A6D"/>
    <w:rsid w:val="07CCCA5D"/>
    <w:rsid w:val="07E42214"/>
    <w:rsid w:val="07EBB13A"/>
    <w:rsid w:val="07EE1FE3"/>
    <w:rsid w:val="07EF3002"/>
    <w:rsid w:val="07F1CBC3"/>
    <w:rsid w:val="07F2EF54"/>
    <w:rsid w:val="07F480BB"/>
    <w:rsid w:val="07F54746"/>
    <w:rsid w:val="07F609FC"/>
    <w:rsid w:val="07F89FAD"/>
    <w:rsid w:val="07FA6D03"/>
    <w:rsid w:val="07FAF190"/>
    <w:rsid w:val="07FD20B9"/>
    <w:rsid w:val="080DD993"/>
    <w:rsid w:val="080F3031"/>
    <w:rsid w:val="0814C744"/>
    <w:rsid w:val="08175754"/>
    <w:rsid w:val="08239F90"/>
    <w:rsid w:val="08245B9D"/>
    <w:rsid w:val="0825686C"/>
    <w:rsid w:val="08395BAB"/>
    <w:rsid w:val="083AE9D8"/>
    <w:rsid w:val="083B26B7"/>
    <w:rsid w:val="084121C4"/>
    <w:rsid w:val="084BD545"/>
    <w:rsid w:val="085234E8"/>
    <w:rsid w:val="085B421D"/>
    <w:rsid w:val="08620AB2"/>
    <w:rsid w:val="086CC81F"/>
    <w:rsid w:val="086F5D47"/>
    <w:rsid w:val="0870FF91"/>
    <w:rsid w:val="087141B8"/>
    <w:rsid w:val="0871BF01"/>
    <w:rsid w:val="087359B5"/>
    <w:rsid w:val="08753FF8"/>
    <w:rsid w:val="08769154"/>
    <w:rsid w:val="087871EB"/>
    <w:rsid w:val="0878C31B"/>
    <w:rsid w:val="087DA981"/>
    <w:rsid w:val="08808350"/>
    <w:rsid w:val="088A586C"/>
    <w:rsid w:val="089483B1"/>
    <w:rsid w:val="08A21112"/>
    <w:rsid w:val="08A37AB3"/>
    <w:rsid w:val="08AF8389"/>
    <w:rsid w:val="08B03FDE"/>
    <w:rsid w:val="08B6FDC1"/>
    <w:rsid w:val="08BAECA7"/>
    <w:rsid w:val="08BDF667"/>
    <w:rsid w:val="08C1EAAF"/>
    <w:rsid w:val="08C7E5EC"/>
    <w:rsid w:val="08C9673F"/>
    <w:rsid w:val="08C97452"/>
    <w:rsid w:val="08CA27A1"/>
    <w:rsid w:val="08CACB62"/>
    <w:rsid w:val="08CEE723"/>
    <w:rsid w:val="08D3465A"/>
    <w:rsid w:val="08DBFA0C"/>
    <w:rsid w:val="08DCDC14"/>
    <w:rsid w:val="08E52038"/>
    <w:rsid w:val="08EE1FC3"/>
    <w:rsid w:val="08EEE000"/>
    <w:rsid w:val="08F74D25"/>
    <w:rsid w:val="08F7A457"/>
    <w:rsid w:val="08F7F03B"/>
    <w:rsid w:val="08F8C97C"/>
    <w:rsid w:val="08FE68F8"/>
    <w:rsid w:val="09052E76"/>
    <w:rsid w:val="09119877"/>
    <w:rsid w:val="09147E02"/>
    <w:rsid w:val="09158619"/>
    <w:rsid w:val="091CA99C"/>
    <w:rsid w:val="092424DC"/>
    <w:rsid w:val="092B2CA9"/>
    <w:rsid w:val="092B7CD1"/>
    <w:rsid w:val="092C5BDF"/>
    <w:rsid w:val="09309807"/>
    <w:rsid w:val="0934FF94"/>
    <w:rsid w:val="093910C4"/>
    <w:rsid w:val="0941B64C"/>
    <w:rsid w:val="0943D442"/>
    <w:rsid w:val="0944C87E"/>
    <w:rsid w:val="09505993"/>
    <w:rsid w:val="09581A42"/>
    <w:rsid w:val="095FCDCB"/>
    <w:rsid w:val="0964FD7D"/>
    <w:rsid w:val="0969253C"/>
    <w:rsid w:val="096A4527"/>
    <w:rsid w:val="096B89A0"/>
    <w:rsid w:val="096CDBF0"/>
    <w:rsid w:val="09713E68"/>
    <w:rsid w:val="097753B8"/>
    <w:rsid w:val="097753CD"/>
    <w:rsid w:val="097829A9"/>
    <w:rsid w:val="097A2A49"/>
    <w:rsid w:val="097A8CC4"/>
    <w:rsid w:val="097B4BBD"/>
    <w:rsid w:val="0982F435"/>
    <w:rsid w:val="098977B4"/>
    <w:rsid w:val="0990D76D"/>
    <w:rsid w:val="0998E471"/>
    <w:rsid w:val="09B4898D"/>
    <w:rsid w:val="09BEE871"/>
    <w:rsid w:val="09BF49BE"/>
    <w:rsid w:val="09C1189E"/>
    <w:rsid w:val="09C1C3B8"/>
    <w:rsid w:val="09C29399"/>
    <w:rsid w:val="09C4375E"/>
    <w:rsid w:val="09C9BCEC"/>
    <w:rsid w:val="09CAF1C1"/>
    <w:rsid w:val="09DF377C"/>
    <w:rsid w:val="09E2CBCD"/>
    <w:rsid w:val="09E2D8F5"/>
    <w:rsid w:val="09E3D292"/>
    <w:rsid w:val="09E834D5"/>
    <w:rsid w:val="09E83EBD"/>
    <w:rsid w:val="09E8C292"/>
    <w:rsid w:val="09EE5CA5"/>
    <w:rsid w:val="09F75328"/>
    <w:rsid w:val="0A0C7033"/>
    <w:rsid w:val="0A1B5F9B"/>
    <w:rsid w:val="0A1E95EC"/>
    <w:rsid w:val="0A2178F3"/>
    <w:rsid w:val="0A23F078"/>
    <w:rsid w:val="0A23F5E3"/>
    <w:rsid w:val="0A2694C9"/>
    <w:rsid w:val="0A272E39"/>
    <w:rsid w:val="0A28B5EF"/>
    <w:rsid w:val="0A2B536F"/>
    <w:rsid w:val="0A2C67D6"/>
    <w:rsid w:val="0A2F69C8"/>
    <w:rsid w:val="0A3E46B5"/>
    <w:rsid w:val="0A47A2D9"/>
    <w:rsid w:val="0A4C24A5"/>
    <w:rsid w:val="0A5054F1"/>
    <w:rsid w:val="0A51252B"/>
    <w:rsid w:val="0A5329F0"/>
    <w:rsid w:val="0A5B08BF"/>
    <w:rsid w:val="0A5EF829"/>
    <w:rsid w:val="0A62DFED"/>
    <w:rsid w:val="0A64B85B"/>
    <w:rsid w:val="0A656B83"/>
    <w:rsid w:val="0A6DF268"/>
    <w:rsid w:val="0A743E07"/>
    <w:rsid w:val="0A74DC96"/>
    <w:rsid w:val="0A78E683"/>
    <w:rsid w:val="0A794684"/>
    <w:rsid w:val="0A7A9882"/>
    <w:rsid w:val="0A80F18F"/>
    <w:rsid w:val="0A83EB8A"/>
    <w:rsid w:val="0A8AB173"/>
    <w:rsid w:val="0A913002"/>
    <w:rsid w:val="0A95B2E1"/>
    <w:rsid w:val="0A99123A"/>
    <w:rsid w:val="0AA87A39"/>
    <w:rsid w:val="0AA9745A"/>
    <w:rsid w:val="0AAA541E"/>
    <w:rsid w:val="0AB59298"/>
    <w:rsid w:val="0AB80B75"/>
    <w:rsid w:val="0ABA5495"/>
    <w:rsid w:val="0ACA2A31"/>
    <w:rsid w:val="0ACAB0BF"/>
    <w:rsid w:val="0AD75BE5"/>
    <w:rsid w:val="0ADEB52A"/>
    <w:rsid w:val="0AE23A10"/>
    <w:rsid w:val="0AEB8543"/>
    <w:rsid w:val="0AEE7542"/>
    <w:rsid w:val="0AEF3291"/>
    <w:rsid w:val="0AF07F41"/>
    <w:rsid w:val="0AF6DD85"/>
    <w:rsid w:val="0AF76A76"/>
    <w:rsid w:val="0AF81451"/>
    <w:rsid w:val="0AF87DB3"/>
    <w:rsid w:val="0AFB1334"/>
    <w:rsid w:val="0AFD1672"/>
    <w:rsid w:val="0B011FD4"/>
    <w:rsid w:val="0B06FD6B"/>
    <w:rsid w:val="0B0AABF8"/>
    <w:rsid w:val="0B0ADA81"/>
    <w:rsid w:val="0B0DE31E"/>
    <w:rsid w:val="0B14C531"/>
    <w:rsid w:val="0B17BEF7"/>
    <w:rsid w:val="0B1A5124"/>
    <w:rsid w:val="0B1C0E9B"/>
    <w:rsid w:val="0B1D2A01"/>
    <w:rsid w:val="0B27CCBE"/>
    <w:rsid w:val="0B285629"/>
    <w:rsid w:val="0B2DDDAC"/>
    <w:rsid w:val="0B2E878C"/>
    <w:rsid w:val="0B378C15"/>
    <w:rsid w:val="0B3EFC0F"/>
    <w:rsid w:val="0B40E64B"/>
    <w:rsid w:val="0B42168B"/>
    <w:rsid w:val="0B448657"/>
    <w:rsid w:val="0B46F8C4"/>
    <w:rsid w:val="0B54939D"/>
    <w:rsid w:val="0B5CF9A3"/>
    <w:rsid w:val="0B5D0665"/>
    <w:rsid w:val="0B5DBAFA"/>
    <w:rsid w:val="0B60FC65"/>
    <w:rsid w:val="0B61F301"/>
    <w:rsid w:val="0B63B306"/>
    <w:rsid w:val="0B6A406D"/>
    <w:rsid w:val="0B6C5CD7"/>
    <w:rsid w:val="0B8490F4"/>
    <w:rsid w:val="0B8750E8"/>
    <w:rsid w:val="0B914E6C"/>
    <w:rsid w:val="0B949759"/>
    <w:rsid w:val="0B96A969"/>
    <w:rsid w:val="0B9702C5"/>
    <w:rsid w:val="0B9AADBA"/>
    <w:rsid w:val="0B9D4DB7"/>
    <w:rsid w:val="0B9E015F"/>
    <w:rsid w:val="0B9F7CB2"/>
    <w:rsid w:val="0BA324CB"/>
    <w:rsid w:val="0BA78373"/>
    <w:rsid w:val="0BABC8B4"/>
    <w:rsid w:val="0BB38B97"/>
    <w:rsid w:val="0BB8CE4F"/>
    <w:rsid w:val="0BB92B8A"/>
    <w:rsid w:val="0BBC36AE"/>
    <w:rsid w:val="0BBC57EA"/>
    <w:rsid w:val="0BC1ACC3"/>
    <w:rsid w:val="0BC40AF8"/>
    <w:rsid w:val="0BCAA0C8"/>
    <w:rsid w:val="0BCC6B61"/>
    <w:rsid w:val="0BCF8ADF"/>
    <w:rsid w:val="0BD7E869"/>
    <w:rsid w:val="0BD8E481"/>
    <w:rsid w:val="0BE4F995"/>
    <w:rsid w:val="0BEA589D"/>
    <w:rsid w:val="0BF38BA1"/>
    <w:rsid w:val="0BF857DA"/>
    <w:rsid w:val="0C0A1C2F"/>
    <w:rsid w:val="0C0ACD03"/>
    <w:rsid w:val="0C0C8D57"/>
    <w:rsid w:val="0C0F8C01"/>
    <w:rsid w:val="0C1755DB"/>
    <w:rsid w:val="0C1B774F"/>
    <w:rsid w:val="0C1C95C6"/>
    <w:rsid w:val="0C26FB6F"/>
    <w:rsid w:val="0C29836D"/>
    <w:rsid w:val="0C29F745"/>
    <w:rsid w:val="0C2A2D24"/>
    <w:rsid w:val="0C2AA089"/>
    <w:rsid w:val="0C2CFC72"/>
    <w:rsid w:val="0C2ECA77"/>
    <w:rsid w:val="0C346E2B"/>
    <w:rsid w:val="0C39172A"/>
    <w:rsid w:val="0C4126FD"/>
    <w:rsid w:val="0C469C31"/>
    <w:rsid w:val="0C481D0D"/>
    <w:rsid w:val="0C4B4E2A"/>
    <w:rsid w:val="0C50F505"/>
    <w:rsid w:val="0C5149C1"/>
    <w:rsid w:val="0C52C16E"/>
    <w:rsid w:val="0C535400"/>
    <w:rsid w:val="0C5E32DC"/>
    <w:rsid w:val="0C5FA23C"/>
    <w:rsid w:val="0C6A769C"/>
    <w:rsid w:val="0C764B3E"/>
    <w:rsid w:val="0C78D135"/>
    <w:rsid w:val="0C79F617"/>
    <w:rsid w:val="0C7C2E48"/>
    <w:rsid w:val="0C7DCA61"/>
    <w:rsid w:val="0C7E6462"/>
    <w:rsid w:val="0C84090E"/>
    <w:rsid w:val="0C896639"/>
    <w:rsid w:val="0C8A7025"/>
    <w:rsid w:val="0C93AC31"/>
    <w:rsid w:val="0C93F6A0"/>
    <w:rsid w:val="0C99548A"/>
    <w:rsid w:val="0C9A4AB8"/>
    <w:rsid w:val="0C9D1694"/>
    <w:rsid w:val="0C9FC2B8"/>
    <w:rsid w:val="0CA05CF3"/>
    <w:rsid w:val="0CA8127F"/>
    <w:rsid w:val="0CA84A13"/>
    <w:rsid w:val="0CA8A1D4"/>
    <w:rsid w:val="0CAA8860"/>
    <w:rsid w:val="0CB0AB70"/>
    <w:rsid w:val="0CB6591B"/>
    <w:rsid w:val="0CB714CE"/>
    <w:rsid w:val="0CBAE38E"/>
    <w:rsid w:val="0CBC5BA7"/>
    <w:rsid w:val="0CC003B0"/>
    <w:rsid w:val="0CC5EC64"/>
    <w:rsid w:val="0CCB38A2"/>
    <w:rsid w:val="0CCBDDF9"/>
    <w:rsid w:val="0CCD0C32"/>
    <w:rsid w:val="0CCFA9F7"/>
    <w:rsid w:val="0CD5CC56"/>
    <w:rsid w:val="0CD62368"/>
    <w:rsid w:val="0CD6ADF7"/>
    <w:rsid w:val="0CD9FF41"/>
    <w:rsid w:val="0CE27517"/>
    <w:rsid w:val="0CE44332"/>
    <w:rsid w:val="0CE537FB"/>
    <w:rsid w:val="0CE6F4B3"/>
    <w:rsid w:val="0CF2FBD0"/>
    <w:rsid w:val="0CF5277B"/>
    <w:rsid w:val="0CF9AD9A"/>
    <w:rsid w:val="0D0B2F14"/>
    <w:rsid w:val="0D0C490D"/>
    <w:rsid w:val="0D0DB547"/>
    <w:rsid w:val="0D102FFD"/>
    <w:rsid w:val="0D11CEC6"/>
    <w:rsid w:val="0D1E7CAF"/>
    <w:rsid w:val="0D20095B"/>
    <w:rsid w:val="0D2109B0"/>
    <w:rsid w:val="0D25A087"/>
    <w:rsid w:val="0D292008"/>
    <w:rsid w:val="0D2928C6"/>
    <w:rsid w:val="0D2BDF64"/>
    <w:rsid w:val="0D2C0A25"/>
    <w:rsid w:val="0D2E5068"/>
    <w:rsid w:val="0D397CC8"/>
    <w:rsid w:val="0D3A3FB6"/>
    <w:rsid w:val="0D3BAF6C"/>
    <w:rsid w:val="0D46DDCC"/>
    <w:rsid w:val="0D4F101D"/>
    <w:rsid w:val="0D5003D5"/>
    <w:rsid w:val="0D53EF61"/>
    <w:rsid w:val="0D5569EF"/>
    <w:rsid w:val="0D5B5EDA"/>
    <w:rsid w:val="0D60A58E"/>
    <w:rsid w:val="0D6DCAAA"/>
    <w:rsid w:val="0D768C2B"/>
    <w:rsid w:val="0D76A84C"/>
    <w:rsid w:val="0D7AD4F4"/>
    <w:rsid w:val="0D844F5A"/>
    <w:rsid w:val="0D86FBA0"/>
    <w:rsid w:val="0D8A5B8A"/>
    <w:rsid w:val="0D923AFD"/>
    <w:rsid w:val="0D92C2E1"/>
    <w:rsid w:val="0D95CA6A"/>
    <w:rsid w:val="0D9D7382"/>
    <w:rsid w:val="0D9FFFF0"/>
    <w:rsid w:val="0DA27E93"/>
    <w:rsid w:val="0DA30F89"/>
    <w:rsid w:val="0DA7C639"/>
    <w:rsid w:val="0DA7D230"/>
    <w:rsid w:val="0DACCDB3"/>
    <w:rsid w:val="0DADF468"/>
    <w:rsid w:val="0DAE3647"/>
    <w:rsid w:val="0DB15B73"/>
    <w:rsid w:val="0DB32466"/>
    <w:rsid w:val="0DB5868C"/>
    <w:rsid w:val="0DBC2C17"/>
    <w:rsid w:val="0DC23FE8"/>
    <w:rsid w:val="0DC2CBA9"/>
    <w:rsid w:val="0DC2ECF2"/>
    <w:rsid w:val="0DC5717B"/>
    <w:rsid w:val="0DC73A93"/>
    <w:rsid w:val="0DC863A6"/>
    <w:rsid w:val="0DC89816"/>
    <w:rsid w:val="0DCFE58C"/>
    <w:rsid w:val="0DD104EB"/>
    <w:rsid w:val="0DD1EA37"/>
    <w:rsid w:val="0DD63568"/>
    <w:rsid w:val="0DDEAEA4"/>
    <w:rsid w:val="0DEDE68D"/>
    <w:rsid w:val="0DEE6A50"/>
    <w:rsid w:val="0DF44995"/>
    <w:rsid w:val="0DF48123"/>
    <w:rsid w:val="0E059425"/>
    <w:rsid w:val="0E05F420"/>
    <w:rsid w:val="0E0CCEA4"/>
    <w:rsid w:val="0E0E7945"/>
    <w:rsid w:val="0E107A0D"/>
    <w:rsid w:val="0E118681"/>
    <w:rsid w:val="0E1BBD23"/>
    <w:rsid w:val="0E1D20E6"/>
    <w:rsid w:val="0E273A9B"/>
    <w:rsid w:val="0E36F671"/>
    <w:rsid w:val="0E383F19"/>
    <w:rsid w:val="0E38F58A"/>
    <w:rsid w:val="0E39FF7A"/>
    <w:rsid w:val="0E3E9F40"/>
    <w:rsid w:val="0E40D591"/>
    <w:rsid w:val="0E42AE55"/>
    <w:rsid w:val="0E481693"/>
    <w:rsid w:val="0E48B6E4"/>
    <w:rsid w:val="0E4F6AB3"/>
    <w:rsid w:val="0E516B41"/>
    <w:rsid w:val="0E546BCF"/>
    <w:rsid w:val="0E55E345"/>
    <w:rsid w:val="0E59DBA9"/>
    <w:rsid w:val="0E5CA032"/>
    <w:rsid w:val="0E607FB2"/>
    <w:rsid w:val="0E62EDEF"/>
    <w:rsid w:val="0E637ADD"/>
    <w:rsid w:val="0E6713B0"/>
    <w:rsid w:val="0E692FDB"/>
    <w:rsid w:val="0E6A3CD0"/>
    <w:rsid w:val="0E6B9810"/>
    <w:rsid w:val="0E6D919A"/>
    <w:rsid w:val="0E6E006C"/>
    <w:rsid w:val="0E6F58A7"/>
    <w:rsid w:val="0E7B7DC3"/>
    <w:rsid w:val="0E8997A6"/>
    <w:rsid w:val="0E92A381"/>
    <w:rsid w:val="0E95B305"/>
    <w:rsid w:val="0E974046"/>
    <w:rsid w:val="0E9C538E"/>
    <w:rsid w:val="0E9FAB3A"/>
    <w:rsid w:val="0EA30DA6"/>
    <w:rsid w:val="0EA6F02F"/>
    <w:rsid w:val="0EB3198A"/>
    <w:rsid w:val="0EBBE9C8"/>
    <w:rsid w:val="0EBD63F1"/>
    <w:rsid w:val="0EBFA3B1"/>
    <w:rsid w:val="0EC14917"/>
    <w:rsid w:val="0EC73D79"/>
    <w:rsid w:val="0EC75C01"/>
    <w:rsid w:val="0ECB1602"/>
    <w:rsid w:val="0ED1BC0E"/>
    <w:rsid w:val="0ED470EA"/>
    <w:rsid w:val="0ED7B1BF"/>
    <w:rsid w:val="0ED89CFF"/>
    <w:rsid w:val="0ED9C733"/>
    <w:rsid w:val="0EDD34D0"/>
    <w:rsid w:val="0EDDD77D"/>
    <w:rsid w:val="0EE5AAE7"/>
    <w:rsid w:val="0EE94D97"/>
    <w:rsid w:val="0EE9A697"/>
    <w:rsid w:val="0EF2425D"/>
    <w:rsid w:val="0EFD562C"/>
    <w:rsid w:val="0F0F2EDC"/>
    <w:rsid w:val="0F163507"/>
    <w:rsid w:val="0F24E610"/>
    <w:rsid w:val="0F2A7F62"/>
    <w:rsid w:val="0F2C20E7"/>
    <w:rsid w:val="0F312EBB"/>
    <w:rsid w:val="0F36F454"/>
    <w:rsid w:val="0F37481A"/>
    <w:rsid w:val="0F37E94E"/>
    <w:rsid w:val="0F3EC409"/>
    <w:rsid w:val="0F414526"/>
    <w:rsid w:val="0F437D92"/>
    <w:rsid w:val="0F484B5F"/>
    <w:rsid w:val="0F48F128"/>
    <w:rsid w:val="0F4B41AD"/>
    <w:rsid w:val="0F4FB9FB"/>
    <w:rsid w:val="0F505BB5"/>
    <w:rsid w:val="0F5139E6"/>
    <w:rsid w:val="0F7945D7"/>
    <w:rsid w:val="0F7DE198"/>
    <w:rsid w:val="0F806DB7"/>
    <w:rsid w:val="0F88A7B7"/>
    <w:rsid w:val="0F937CC8"/>
    <w:rsid w:val="0F974561"/>
    <w:rsid w:val="0FA16F2E"/>
    <w:rsid w:val="0FA1E54C"/>
    <w:rsid w:val="0FA743F1"/>
    <w:rsid w:val="0FAAB4DD"/>
    <w:rsid w:val="0FAB192F"/>
    <w:rsid w:val="0FABA1CC"/>
    <w:rsid w:val="0FB15166"/>
    <w:rsid w:val="0FB5B33C"/>
    <w:rsid w:val="0FB7E504"/>
    <w:rsid w:val="0FBA447B"/>
    <w:rsid w:val="0FBEBD6E"/>
    <w:rsid w:val="0FBF283C"/>
    <w:rsid w:val="0FC3F191"/>
    <w:rsid w:val="0FC877C5"/>
    <w:rsid w:val="0FD1C382"/>
    <w:rsid w:val="0FD9A1E3"/>
    <w:rsid w:val="0FDE2DBD"/>
    <w:rsid w:val="0FE3C2EE"/>
    <w:rsid w:val="0FEC0E47"/>
    <w:rsid w:val="0FECBD7C"/>
    <w:rsid w:val="0FEFE376"/>
    <w:rsid w:val="0FF29C22"/>
    <w:rsid w:val="0FF5E776"/>
    <w:rsid w:val="0FF6903D"/>
    <w:rsid w:val="0FFDC69D"/>
    <w:rsid w:val="1001CB79"/>
    <w:rsid w:val="10083432"/>
    <w:rsid w:val="1009EC38"/>
    <w:rsid w:val="100A67F4"/>
    <w:rsid w:val="1010A46C"/>
    <w:rsid w:val="1019E377"/>
    <w:rsid w:val="101D87C2"/>
    <w:rsid w:val="1024DC63"/>
    <w:rsid w:val="1028C4DE"/>
    <w:rsid w:val="1034A58B"/>
    <w:rsid w:val="1037884E"/>
    <w:rsid w:val="10383491"/>
    <w:rsid w:val="103853B7"/>
    <w:rsid w:val="103FD241"/>
    <w:rsid w:val="103FFF2C"/>
    <w:rsid w:val="104132D7"/>
    <w:rsid w:val="1045B4C7"/>
    <w:rsid w:val="1048E0C4"/>
    <w:rsid w:val="10542CAF"/>
    <w:rsid w:val="10550A9E"/>
    <w:rsid w:val="1059DC30"/>
    <w:rsid w:val="105AB17B"/>
    <w:rsid w:val="1066B64B"/>
    <w:rsid w:val="106C2C6E"/>
    <w:rsid w:val="1078BD16"/>
    <w:rsid w:val="10836364"/>
    <w:rsid w:val="1084027D"/>
    <w:rsid w:val="1086B933"/>
    <w:rsid w:val="108718CD"/>
    <w:rsid w:val="108AB203"/>
    <w:rsid w:val="108C124D"/>
    <w:rsid w:val="108E1698"/>
    <w:rsid w:val="10995F3D"/>
    <w:rsid w:val="10A49414"/>
    <w:rsid w:val="10A56004"/>
    <w:rsid w:val="10A8A434"/>
    <w:rsid w:val="10B706B5"/>
    <w:rsid w:val="10CF9461"/>
    <w:rsid w:val="10D3BCA1"/>
    <w:rsid w:val="10D7BE8E"/>
    <w:rsid w:val="10DA6E70"/>
    <w:rsid w:val="10DFCB45"/>
    <w:rsid w:val="10EE23B8"/>
    <w:rsid w:val="10F34B09"/>
    <w:rsid w:val="10F61F69"/>
    <w:rsid w:val="10FB0DD9"/>
    <w:rsid w:val="10FF179C"/>
    <w:rsid w:val="1100DF10"/>
    <w:rsid w:val="1100FCD3"/>
    <w:rsid w:val="11087443"/>
    <w:rsid w:val="1108E422"/>
    <w:rsid w:val="110C448B"/>
    <w:rsid w:val="110CB206"/>
    <w:rsid w:val="110D950F"/>
    <w:rsid w:val="11188CDE"/>
    <w:rsid w:val="111D4544"/>
    <w:rsid w:val="112CE4B4"/>
    <w:rsid w:val="112F0086"/>
    <w:rsid w:val="1131CEE9"/>
    <w:rsid w:val="1135A83D"/>
    <w:rsid w:val="11369E22"/>
    <w:rsid w:val="11383D96"/>
    <w:rsid w:val="113BBDE3"/>
    <w:rsid w:val="114C2734"/>
    <w:rsid w:val="11556C0B"/>
    <w:rsid w:val="1156B5C9"/>
    <w:rsid w:val="11588067"/>
    <w:rsid w:val="115D42F3"/>
    <w:rsid w:val="116836FF"/>
    <w:rsid w:val="11688E50"/>
    <w:rsid w:val="116CF592"/>
    <w:rsid w:val="117D48EF"/>
    <w:rsid w:val="117EEEB4"/>
    <w:rsid w:val="1186ACC0"/>
    <w:rsid w:val="1189D5C8"/>
    <w:rsid w:val="1189FB2C"/>
    <w:rsid w:val="118AA7C0"/>
    <w:rsid w:val="119239D3"/>
    <w:rsid w:val="119FDA73"/>
    <w:rsid w:val="11A5D6EF"/>
    <w:rsid w:val="11A690E0"/>
    <w:rsid w:val="11AFD592"/>
    <w:rsid w:val="11BA1DE9"/>
    <w:rsid w:val="11BA73EC"/>
    <w:rsid w:val="11BC100A"/>
    <w:rsid w:val="11C41979"/>
    <w:rsid w:val="11CF12C8"/>
    <w:rsid w:val="11D80030"/>
    <w:rsid w:val="11D8DD67"/>
    <w:rsid w:val="11D9F79F"/>
    <w:rsid w:val="11DCF911"/>
    <w:rsid w:val="11DD8BC4"/>
    <w:rsid w:val="11DFBE1D"/>
    <w:rsid w:val="11E1CFD3"/>
    <w:rsid w:val="11E6833B"/>
    <w:rsid w:val="11E8D896"/>
    <w:rsid w:val="11E9506A"/>
    <w:rsid w:val="11E95A86"/>
    <w:rsid w:val="11E9F397"/>
    <w:rsid w:val="11EAC392"/>
    <w:rsid w:val="11F1F049"/>
    <w:rsid w:val="11F21787"/>
    <w:rsid w:val="11F2E333"/>
    <w:rsid w:val="11F5F40B"/>
    <w:rsid w:val="11F7FE91"/>
    <w:rsid w:val="120D3910"/>
    <w:rsid w:val="120DAB3B"/>
    <w:rsid w:val="12159F7F"/>
    <w:rsid w:val="122154A7"/>
    <w:rsid w:val="122CF002"/>
    <w:rsid w:val="1232118C"/>
    <w:rsid w:val="123AEFC3"/>
    <w:rsid w:val="12433923"/>
    <w:rsid w:val="12475A56"/>
    <w:rsid w:val="125039B2"/>
    <w:rsid w:val="1250E895"/>
    <w:rsid w:val="1252D4FB"/>
    <w:rsid w:val="1258B591"/>
    <w:rsid w:val="125C672B"/>
    <w:rsid w:val="125FA5C6"/>
    <w:rsid w:val="12623118"/>
    <w:rsid w:val="12629E48"/>
    <w:rsid w:val="1263DF1C"/>
    <w:rsid w:val="126BA73E"/>
    <w:rsid w:val="126BCC72"/>
    <w:rsid w:val="1270C8E3"/>
    <w:rsid w:val="127424D5"/>
    <w:rsid w:val="12773D26"/>
    <w:rsid w:val="1283F0E1"/>
    <w:rsid w:val="128AEAAF"/>
    <w:rsid w:val="128B3DBA"/>
    <w:rsid w:val="128BF704"/>
    <w:rsid w:val="128FD745"/>
    <w:rsid w:val="1292BC15"/>
    <w:rsid w:val="12941B0D"/>
    <w:rsid w:val="12964DDF"/>
    <w:rsid w:val="1298ACEF"/>
    <w:rsid w:val="12993341"/>
    <w:rsid w:val="129948E3"/>
    <w:rsid w:val="12A4EC23"/>
    <w:rsid w:val="12A7E417"/>
    <w:rsid w:val="12AE8A5E"/>
    <w:rsid w:val="12B5FFCD"/>
    <w:rsid w:val="12B9DC4D"/>
    <w:rsid w:val="12BA7BFC"/>
    <w:rsid w:val="12BB5924"/>
    <w:rsid w:val="12BCA543"/>
    <w:rsid w:val="12C06800"/>
    <w:rsid w:val="12CC56D5"/>
    <w:rsid w:val="12CE625A"/>
    <w:rsid w:val="12D1A0D0"/>
    <w:rsid w:val="12DA47AF"/>
    <w:rsid w:val="12E12580"/>
    <w:rsid w:val="12E46CF9"/>
    <w:rsid w:val="12EAF525"/>
    <w:rsid w:val="12F32D4F"/>
    <w:rsid w:val="12F486E6"/>
    <w:rsid w:val="12F94D13"/>
    <w:rsid w:val="12F99880"/>
    <w:rsid w:val="12FAA366"/>
    <w:rsid w:val="12FC5B5E"/>
    <w:rsid w:val="12FC73E5"/>
    <w:rsid w:val="130471C8"/>
    <w:rsid w:val="1308E7C4"/>
    <w:rsid w:val="130A50B9"/>
    <w:rsid w:val="130FCBFC"/>
    <w:rsid w:val="131737B5"/>
    <w:rsid w:val="1319B6C6"/>
    <w:rsid w:val="132137DC"/>
    <w:rsid w:val="13253FBF"/>
    <w:rsid w:val="13257D11"/>
    <w:rsid w:val="13289B0A"/>
    <w:rsid w:val="132CCD07"/>
    <w:rsid w:val="132CFD55"/>
    <w:rsid w:val="13391D20"/>
    <w:rsid w:val="133AA3F9"/>
    <w:rsid w:val="133B1C78"/>
    <w:rsid w:val="133C3FC7"/>
    <w:rsid w:val="134025E1"/>
    <w:rsid w:val="134097F6"/>
    <w:rsid w:val="1344FDE3"/>
    <w:rsid w:val="13513989"/>
    <w:rsid w:val="13514BA3"/>
    <w:rsid w:val="135204F3"/>
    <w:rsid w:val="1352A14B"/>
    <w:rsid w:val="13531572"/>
    <w:rsid w:val="1355610A"/>
    <w:rsid w:val="1359C3EC"/>
    <w:rsid w:val="135D79DC"/>
    <w:rsid w:val="1362C84D"/>
    <w:rsid w:val="1362EB73"/>
    <w:rsid w:val="1367E79B"/>
    <w:rsid w:val="13785326"/>
    <w:rsid w:val="137A6860"/>
    <w:rsid w:val="1381C9C3"/>
    <w:rsid w:val="138C8AB6"/>
    <w:rsid w:val="13946764"/>
    <w:rsid w:val="139ADFE5"/>
    <w:rsid w:val="139F78FF"/>
    <w:rsid w:val="13A2979A"/>
    <w:rsid w:val="13AC4B04"/>
    <w:rsid w:val="13BA95D0"/>
    <w:rsid w:val="13BF55E3"/>
    <w:rsid w:val="13C04E7F"/>
    <w:rsid w:val="13C5F57C"/>
    <w:rsid w:val="13C989CD"/>
    <w:rsid w:val="13CB8291"/>
    <w:rsid w:val="13CCEC06"/>
    <w:rsid w:val="13CE77E1"/>
    <w:rsid w:val="13D1F732"/>
    <w:rsid w:val="13D83340"/>
    <w:rsid w:val="13D8B913"/>
    <w:rsid w:val="13D95F09"/>
    <w:rsid w:val="13DB5DDB"/>
    <w:rsid w:val="13E2C558"/>
    <w:rsid w:val="13EE4E6D"/>
    <w:rsid w:val="13EF1CBE"/>
    <w:rsid w:val="13F1C1F2"/>
    <w:rsid w:val="13F38AE1"/>
    <w:rsid w:val="13F8A615"/>
    <w:rsid w:val="13F9E5F1"/>
    <w:rsid w:val="13FBAE18"/>
    <w:rsid w:val="13FBD6D2"/>
    <w:rsid w:val="13FDEFE6"/>
    <w:rsid w:val="1402E5F0"/>
    <w:rsid w:val="1403107D"/>
    <w:rsid w:val="1408D708"/>
    <w:rsid w:val="1408F2D5"/>
    <w:rsid w:val="14091ADC"/>
    <w:rsid w:val="140C99E2"/>
    <w:rsid w:val="140F4D39"/>
    <w:rsid w:val="141AE2B0"/>
    <w:rsid w:val="141D8571"/>
    <w:rsid w:val="14271EAE"/>
    <w:rsid w:val="142A717C"/>
    <w:rsid w:val="142C0E6F"/>
    <w:rsid w:val="142FAE3C"/>
    <w:rsid w:val="1430D5D1"/>
    <w:rsid w:val="1436CFC4"/>
    <w:rsid w:val="14373BA1"/>
    <w:rsid w:val="143CADD1"/>
    <w:rsid w:val="14453EC5"/>
    <w:rsid w:val="144A2109"/>
    <w:rsid w:val="144AAA23"/>
    <w:rsid w:val="144CA85A"/>
    <w:rsid w:val="144EFEEF"/>
    <w:rsid w:val="144FE0C9"/>
    <w:rsid w:val="14552EBE"/>
    <w:rsid w:val="145D1602"/>
    <w:rsid w:val="14642805"/>
    <w:rsid w:val="14692B4C"/>
    <w:rsid w:val="14722DB4"/>
    <w:rsid w:val="147490B0"/>
    <w:rsid w:val="1476BB84"/>
    <w:rsid w:val="147C4652"/>
    <w:rsid w:val="147DB706"/>
    <w:rsid w:val="148AA3E2"/>
    <w:rsid w:val="148AFF70"/>
    <w:rsid w:val="148C702F"/>
    <w:rsid w:val="148D3E06"/>
    <w:rsid w:val="148F28D4"/>
    <w:rsid w:val="14920E55"/>
    <w:rsid w:val="149B5D29"/>
    <w:rsid w:val="14A25BA3"/>
    <w:rsid w:val="14A6036A"/>
    <w:rsid w:val="14B63634"/>
    <w:rsid w:val="14D1CB6B"/>
    <w:rsid w:val="14D2D0E0"/>
    <w:rsid w:val="14D3E3EC"/>
    <w:rsid w:val="14D41C62"/>
    <w:rsid w:val="14D5BBE7"/>
    <w:rsid w:val="14D79C11"/>
    <w:rsid w:val="14DF610B"/>
    <w:rsid w:val="14E1D8B7"/>
    <w:rsid w:val="14E77B56"/>
    <w:rsid w:val="14E7FF23"/>
    <w:rsid w:val="14EA94FA"/>
    <w:rsid w:val="14ED5996"/>
    <w:rsid w:val="14F1DFE7"/>
    <w:rsid w:val="14F55228"/>
    <w:rsid w:val="14F73C34"/>
    <w:rsid w:val="14FD7CB9"/>
    <w:rsid w:val="14FEAD93"/>
    <w:rsid w:val="150AC947"/>
    <w:rsid w:val="150BEA3C"/>
    <w:rsid w:val="150C3857"/>
    <w:rsid w:val="1518AF5D"/>
    <w:rsid w:val="15236B52"/>
    <w:rsid w:val="1535BF15"/>
    <w:rsid w:val="153615FE"/>
    <w:rsid w:val="153E5E8A"/>
    <w:rsid w:val="154634B3"/>
    <w:rsid w:val="154870EA"/>
    <w:rsid w:val="15496B89"/>
    <w:rsid w:val="154D9DFA"/>
    <w:rsid w:val="154F71E1"/>
    <w:rsid w:val="154FED1C"/>
    <w:rsid w:val="1551318B"/>
    <w:rsid w:val="15571D0D"/>
    <w:rsid w:val="155BF501"/>
    <w:rsid w:val="155D6D2E"/>
    <w:rsid w:val="155DA4CD"/>
    <w:rsid w:val="156B58CE"/>
    <w:rsid w:val="157FEEA6"/>
    <w:rsid w:val="1585693A"/>
    <w:rsid w:val="158C375B"/>
    <w:rsid w:val="15921718"/>
    <w:rsid w:val="159953C4"/>
    <w:rsid w:val="1599E400"/>
    <w:rsid w:val="15A0C77A"/>
    <w:rsid w:val="15A3987E"/>
    <w:rsid w:val="15A5FDF3"/>
    <w:rsid w:val="15A88260"/>
    <w:rsid w:val="15AAC71B"/>
    <w:rsid w:val="15ABCA03"/>
    <w:rsid w:val="15AFF782"/>
    <w:rsid w:val="15B11331"/>
    <w:rsid w:val="15B1E67D"/>
    <w:rsid w:val="15B91DF4"/>
    <w:rsid w:val="15CADDE1"/>
    <w:rsid w:val="15CDE409"/>
    <w:rsid w:val="15CE6953"/>
    <w:rsid w:val="15E65BBC"/>
    <w:rsid w:val="15E6E836"/>
    <w:rsid w:val="15EECEFA"/>
    <w:rsid w:val="15F04AD4"/>
    <w:rsid w:val="15F0ABE1"/>
    <w:rsid w:val="15F1056B"/>
    <w:rsid w:val="16013285"/>
    <w:rsid w:val="1605A814"/>
    <w:rsid w:val="1608977A"/>
    <w:rsid w:val="160B5E0B"/>
    <w:rsid w:val="160E7064"/>
    <w:rsid w:val="1612FA38"/>
    <w:rsid w:val="16134152"/>
    <w:rsid w:val="16159F15"/>
    <w:rsid w:val="1618737F"/>
    <w:rsid w:val="161C3BBF"/>
    <w:rsid w:val="161C5ACC"/>
    <w:rsid w:val="16265326"/>
    <w:rsid w:val="162A2EEA"/>
    <w:rsid w:val="162C5615"/>
    <w:rsid w:val="16369952"/>
    <w:rsid w:val="163D2E7C"/>
    <w:rsid w:val="163F98B8"/>
    <w:rsid w:val="16504E07"/>
    <w:rsid w:val="1658BD87"/>
    <w:rsid w:val="1659FF7E"/>
    <w:rsid w:val="165F50F3"/>
    <w:rsid w:val="1662E2CF"/>
    <w:rsid w:val="166F2E6B"/>
    <w:rsid w:val="1672275F"/>
    <w:rsid w:val="1674FBF3"/>
    <w:rsid w:val="1688C66D"/>
    <w:rsid w:val="1689BDF2"/>
    <w:rsid w:val="168CA668"/>
    <w:rsid w:val="168DE8C9"/>
    <w:rsid w:val="168F74C0"/>
    <w:rsid w:val="169E056C"/>
    <w:rsid w:val="169E0943"/>
    <w:rsid w:val="16AA8CEF"/>
    <w:rsid w:val="16B69DC2"/>
    <w:rsid w:val="16B8A0B1"/>
    <w:rsid w:val="16C0F4C4"/>
    <w:rsid w:val="16C153AB"/>
    <w:rsid w:val="16C1B1E0"/>
    <w:rsid w:val="16C3A8B2"/>
    <w:rsid w:val="16C80B27"/>
    <w:rsid w:val="16C90DC7"/>
    <w:rsid w:val="16CA21E1"/>
    <w:rsid w:val="16CD9A87"/>
    <w:rsid w:val="16D50D49"/>
    <w:rsid w:val="16D5C4A5"/>
    <w:rsid w:val="16F44D71"/>
    <w:rsid w:val="16FB09E7"/>
    <w:rsid w:val="16FCC504"/>
    <w:rsid w:val="17024555"/>
    <w:rsid w:val="17063849"/>
    <w:rsid w:val="170950BC"/>
    <w:rsid w:val="170A62F3"/>
    <w:rsid w:val="171A517E"/>
    <w:rsid w:val="171F0257"/>
    <w:rsid w:val="1721B119"/>
    <w:rsid w:val="1721EA2C"/>
    <w:rsid w:val="1726C1B2"/>
    <w:rsid w:val="17320981"/>
    <w:rsid w:val="173A3F55"/>
    <w:rsid w:val="173ED7B5"/>
    <w:rsid w:val="1741579D"/>
    <w:rsid w:val="1748534B"/>
    <w:rsid w:val="174BB2CA"/>
    <w:rsid w:val="174CD4B7"/>
    <w:rsid w:val="174DF316"/>
    <w:rsid w:val="17543CE1"/>
    <w:rsid w:val="17569532"/>
    <w:rsid w:val="176AA4B9"/>
    <w:rsid w:val="176FD7C7"/>
    <w:rsid w:val="1770C763"/>
    <w:rsid w:val="1774EC03"/>
    <w:rsid w:val="17757917"/>
    <w:rsid w:val="177AB5E0"/>
    <w:rsid w:val="177C92F2"/>
    <w:rsid w:val="177CCF39"/>
    <w:rsid w:val="177E6877"/>
    <w:rsid w:val="1783A0C3"/>
    <w:rsid w:val="1784E311"/>
    <w:rsid w:val="17882ECB"/>
    <w:rsid w:val="178849C2"/>
    <w:rsid w:val="1789570B"/>
    <w:rsid w:val="1793CEB8"/>
    <w:rsid w:val="1795D75D"/>
    <w:rsid w:val="179A432A"/>
    <w:rsid w:val="17A2AEE5"/>
    <w:rsid w:val="17B048FC"/>
    <w:rsid w:val="17B2C631"/>
    <w:rsid w:val="17B97E12"/>
    <w:rsid w:val="17BC83E8"/>
    <w:rsid w:val="17BF7563"/>
    <w:rsid w:val="17BFCB8C"/>
    <w:rsid w:val="17CF56DB"/>
    <w:rsid w:val="17D4CDB7"/>
    <w:rsid w:val="17D52D3B"/>
    <w:rsid w:val="17D53F25"/>
    <w:rsid w:val="17D778DC"/>
    <w:rsid w:val="17D86EAC"/>
    <w:rsid w:val="17E68B73"/>
    <w:rsid w:val="17E8BF10"/>
    <w:rsid w:val="17E9C2A3"/>
    <w:rsid w:val="17EF4D7C"/>
    <w:rsid w:val="17F12C65"/>
    <w:rsid w:val="17F352D1"/>
    <w:rsid w:val="17F37850"/>
    <w:rsid w:val="17FC0BF3"/>
    <w:rsid w:val="17FF8C9B"/>
    <w:rsid w:val="1803B4ED"/>
    <w:rsid w:val="1807DE23"/>
    <w:rsid w:val="18095D39"/>
    <w:rsid w:val="181E6E6A"/>
    <w:rsid w:val="182C3CF2"/>
    <w:rsid w:val="182CF20A"/>
    <w:rsid w:val="182EA6A7"/>
    <w:rsid w:val="1830916C"/>
    <w:rsid w:val="183A1CC6"/>
    <w:rsid w:val="183B9760"/>
    <w:rsid w:val="183C7818"/>
    <w:rsid w:val="183DB247"/>
    <w:rsid w:val="1842C670"/>
    <w:rsid w:val="18455A34"/>
    <w:rsid w:val="184ACB88"/>
    <w:rsid w:val="184B2072"/>
    <w:rsid w:val="184C447A"/>
    <w:rsid w:val="184CA5C9"/>
    <w:rsid w:val="184D7E40"/>
    <w:rsid w:val="18569DF8"/>
    <w:rsid w:val="185D6BCA"/>
    <w:rsid w:val="18652049"/>
    <w:rsid w:val="18742FE2"/>
    <w:rsid w:val="1876E83A"/>
    <w:rsid w:val="18876010"/>
    <w:rsid w:val="18879989"/>
    <w:rsid w:val="188AE13B"/>
    <w:rsid w:val="188FE557"/>
    <w:rsid w:val="18900603"/>
    <w:rsid w:val="1890CCFB"/>
    <w:rsid w:val="1893AC31"/>
    <w:rsid w:val="189439AE"/>
    <w:rsid w:val="189A2B72"/>
    <w:rsid w:val="18B3FABA"/>
    <w:rsid w:val="18B408F5"/>
    <w:rsid w:val="18B435CA"/>
    <w:rsid w:val="18B7216E"/>
    <w:rsid w:val="18B94DF9"/>
    <w:rsid w:val="18BCE944"/>
    <w:rsid w:val="18C0063E"/>
    <w:rsid w:val="18CAD9D6"/>
    <w:rsid w:val="18D14CA8"/>
    <w:rsid w:val="18D648AB"/>
    <w:rsid w:val="18DE445D"/>
    <w:rsid w:val="18E0FFB5"/>
    <w:rsid w:val="18E17EB3"/>
    <w:rsid w:val="18E26F27"/>
    <w:rsid w:val="1904546C"/>
    <w:rsid w:val="190AFC41"/>
    <w:rsid w:val="191676BC"/>
    <w:rsid w:val="1917159D"/>
    <w:rsid w:val="191C8BE3"/>
    <w:rsid w:val="192419F1"/>
    <w:rsid w:val="19254670"/>
    <w:rsid w:val="19293D1D"/>
    <w:rsid w:val="192E2472"/>
    <w:rsid w:val="1936EEC8"/>
    <w:rsid w:val="193746F5"/>
    <w:rsid w:val="19384B69"/>
    <w:rsid w:val="193B8A16"/>
    <w:rsid w:val="1941399B"/>
    <w:rsid w:val="1947B4FD"/>
    <w:rsid w:val="194A292E"/>
    <w:rsid w:val="194FD66B"/>
    <w:rsid w:val="195F61AA"/>
    <w:rsid w:val="1967B52A"/>
    <w:rsid w:val="1968CD4A"/>
    <w:rsid w:val="196AE68E"/>
    <w:rsid w:val="197015DC"/>
    <w:rsid w:val="1978E2DB"/>
    <w:rsid w:val="1981BF1D"/>
    <w:rsid w:val="19825777"/>
    <w:rsid w:val="1985290C"/>
    <w:rsid w:val="199B732A"/>
    <w:rsid w:val="199D0314"/>
    <w:rsid w:val="19A13F9A"/>
    <w:rsid w:val="19AA0D09"/>
    <w:rsid w:val="19AADA4A"/>
    <w:rsid w:val="19AB5C79"/>
    <w:rsid w:val="19AB7F11"/>
    <w:rsid w:val="19AF363C"/>
    <w:rsid w:val="19B06C37"/>
    <w:rsid w:val="19B55217"/>
    <w:rsid w:val="19B6E336"/>
    <w:rsid w:val="19B95CB1"/>
    <w:rsid w:val="19BA5EC2"/>
    <w:rsid w:val="19BA8B4E"/>
    <w:rsid w:val="19BE1C17"/>
    <w:rsid w:val="19C48370"/>
    <w:rsid w:val="19C5909B"/>
    <w:rsid w:val="19C672E6"/>
    <w:rsid w:val="19CAF86E"/>
    <w:rsid w:val="19CDB61D"/>
    <w:rsid w:val="19D3A139"/>
    <w:rsid w:val="19D47516"/>
    <w:rsid w:val="19D560DD"/>
    <w:rsid w:val="19D75809"/>
    <w:rsid w:val="19D925B3"/>
    <w:rsid w:val="19DD4E3E"/>
    <w:rsid w:val="19DE5E82"/>
    <w:rsid w:val="19DF275F"/>
    <w:rsid w:val="19E5551B"/>
    <w:rsid w:val="19E67B48"/>
    <w:rsid w:val="19E6E556"/>
    <w:rsid w:val="19E75B27"/>
    <w:rsid w:val="19E8AA58"/>
    <w:rsid w:val="19E9F5DD"/>
    <w:rsid w:val="19EF1941"/>
    <w:rsid w:val="19EF4434"/>
    <w:rsid w:val="19F108DD"/>
    <w:rsid w:val="19F4A6D6"/>
    <w:rsid w:val="1A006209"/>
    <w:rsid w:val="1A0D7623"/>
    <w:rsid w:val="1A0D8CF6"/>
    <w:rsid w:val="1A0F1CB1"/>
    <w:rsid w:val="1A169918"/>
    <w:rsid w:val="1A191843"/>
    <w:rsid w:val="1A1A5837"/>
    <w:rsid w:val="1A1B5F83"/>
    <w:rsid w:val="1A23C201"/>
    <w:rsid w:val="1A258D19"/>
    <w:rsid w:val="1A2669D8"/>
    <w:rsid w:val="1A32347F"/>
    <w:rsid w:val="1A329780"/>
    <w:rsid w:val="1A32E524"/>
    <w:rsid w:val="1A36666A"/>
    <w:rsid w:val="1A38BE5B"/>
    <w:rsid w:val="1A48FEF2"/>
    <w:rsid w:val="1A49413A"/>
    <w:rsid w:val="1A4CDF58"/>
    <w:rsid w:val="1A5058BD"/>
    <w:rsid w:val="1A508729"/>
    <w:rsid w:val="1A516059"/>
    <w:rsid w:val="1A55D3B5"/>
    <w:rsid w:val="1A6253D6"/>
    <w:rsid w:val="1A661E48"/>
    <w:rsid w:val="1A6EC4A0"/>
    <w:rsid w:val="1A73E3AA"/>
    <w:rsid w:val="1A7C882F"/>
    <w:rsid w:val="1A851100"/>
    <w:rsid w:val="1A87D2C2"/>
    <w:rsid w:val="1A8C2CBE"/>
    <w:rsid w:val="1A9761EC"/>
    <w:rsid w:val="1A9C1C1E"/>
    <w:rsid w:val="1A9E48EF"/>
    <w:rsid w:val="1AA2C71F"/>
    <w:rsid w:val="1AB09C39"/>
    <w:rsid w:val="1AB5D0B4"/>
    <w:rsid w:val="1AB6E5C5"/>
    <w:rsid w:val="1AB70998"/>
    <w:rsid w:val="1AB8EE39"/>
    <w:rsid w:val="1ABEE283"/>
    <w:rsid w:val="1AC49FE5"/>
    <w:rsid w:val="1AC7EA51"/>
    <w:rsid w:val="1ACA39D8"/>
    <w:rsid w:val="1ACBA01A"/>
    <w:rsid w:val="1ACBF65D"/>
    <w:rsid w:val="1ACC14B4"/>
    <w:rsid w:val="1AD5371F"/>
    <w:rsid w:val="1AD91615"/>
    <w:rsid w:val="1AF4965A"/>
    <w:rsid w:val="1B01AC88"/>
    <w:rsid w:val="1B062D27"/>
    <w:rsid w:val="1B094B94"/>
    <w:rsid w:val="1B10C7A2"/>
    <w:rsid w:val="1B135C6F"/>
    <w:rsid w:val="1B1D7B66"/>
    <w:rsid w:val="1B26B0CB"/>
    <w:rsid w:val="1B2BD3FF"/>
    <w:rsid w:val="1B34DCA6"/>
    <w:rsid w:val="1B3C4391"/>
    <w:rsid w:val="1B3CEBA2"/>
    <w:rsid w:val="1B44641B"/>
    <w:rsid w:val="1B44A1C7"/>
    <w:rsid w:val="1B44E11D"/>
    <w:rsid w:val="1B45B714"/>
    <w:rsid w:val="1B46977A"/>
    <w:rsid w:val="1B50972D"/>
    <w:rsid w:val="1B569B5D"/>
    <w:rsid w:val="1B57D7E3"/>
    <w:rsid w:val="1B57FB0D"/>
    <w:rsid w:val="1B59B38A"/>
    <w:rsid w:val="1B5A2FD3"/>
    <w:rsid w:val="1B5E55C6"/>
    <w:rsid w:val="1B5E734F"/>
    <w:rsid w:val="1B6175F8"/>
    <w:rsid w:val="1B626C36"/>
    <w:rsid w:val="1B6571C3"/>
    <w:rsid w:val="1B73FA86"/>
    <w:rsid w:val="1B74700C"/>
    <w:rsid w:val="1B7684FC"/>
    <w:rsid w:val="1B80A59B"/>
    <w:rsid w:val="1B8515D5"/>
    <w:rsid w:val="1B8E2AEC"/>
    <w:rsid w:val="1B902F1A"/>
    <w:rsid w:val="1B930949"/>
    <w:rsid w:val="1B93ED76"/>
    <w:rsid w:val="1B989B5E"/>
    <w:rsid w:val="1B9DD24D"/>
    <w:rsid w:val="1BA119CC"/>
    <w:rsid w:val="1BA77A70"/>
    <w:rsid w:val="1BA8586A"/>
    <w:rsid w:val="1BAE0CF2"/>
    <w:rsid w:val="1BAF6284"/>
    <w:rsid w:val="1BB39237"/>
    <w:rsid w:val="1BBB7382"/>
    <w:rsid w:val="1BBBB261"/>
    <w:rsid w:val="1BBF1708"/>
    <w:rsid w:val="1BC2C017"/>
    <w:rsid w:val="1BC38B94"/>
    <w:rsid w:val="1BC62EA7"/>
    <w:rsid w:val="1BCAFDED"/>
    <w:rsid w:val="1BD229BC"/>
    <w:rsid w:val="1BD80817"/>
    <w:rsid w:val="1BDB01DF"/>
    <w:rsid w:val="1BEF38CC"/>
    <w:rsid w:val="1BF19DED"/>
    <w:rsid w:val="1BFAB54B"/>
    <w:rsid w:val="1C094615"/>
    <w:rsid w:val="1C0B173B"/>
    <w:rsid w:val="1C12BC2E"/>
    <w:rsid w:val="1C12F4AE"/>
    <w:rsid w:val="1C13BC24"/>
    <w:rsid w:val="1C186C2E"/>
    <w:rsid w:val="1C1B28C0"/>
    <w:rsid w:val="1C232320"/>
    <w:rsid w:val="1C26D354"/>
    <w:rsid w:val="1C29C5EC"/>
    <w:rsid w:val="1C2B31B4"/>
    <w:rsid w:val="1C328715"/>
    <w:rsid w:val="1C337E57"/>
    <w:rsid w:val="1C389620"/>
    <w:rsid w:val="1C3A1F21"/>
    <w:rsid w:val="1C3C9FA0"/>
    <w:rsid w:val="1C3ED4A7"/>
    <w:rsid w:val="1C425E0A"/>
    <w:rsid w:val="1C487646"/>
    <w:rsid w:val="1C48815C"/>
    <w:rsid w:val="1C499B42"/>
    <w:rsid w:val="1C4D859E"/>
    <w:rsid w:val="1C5BD4FB"/>
    <w:rsid w:val="1C68015F"/>
    <w:rsid w:val="1C683298"/>
    <w:rsid w:val="1C6A59B7"/>
    <w:rsid w:val="1C75D43D"/>
    <w:rsid w:val="1C77EEB7"/>
    <w:rsid w:val="1C8A35E9"/>
    <w:rsid w:val="1C8B1A82"/>
    <w:rsid w:val="1C8DC9B6"/>
    <w:rsid w:val="1C933F69"/>
    <w:rsid w:val="1C9BE24E"/>
    <w:rsid w:val="1C9BF0B2"/>
    <w:rsid w:val="1C9D3BE9"/>
    <w:rsid w:val="1CA56C18"/>
    <w:rsid w:val="1CA885C1"/>
    <w:rsid w:val="1CB33302"/>
    <w:rsid w:val="1CB50A0C"/>
    <w:rsid w:val="1CBA5687"/>
    <w:rsid w:val="1CBC46D2"/>
    <w:rsid w:val="1CC168AE"/>
    <w:rsid w:val="1CCE47E5"/>
    <w:rsid w:val="1CCFAAB9"/>
    <w:rsid w:val="1CD306C3"/>
    <w:rsid w:val="1CD4A24B"/>
    <w:rsid w:val="1CD745C1"/>
    <w:rsid w:val="1CDB2CCD"/>
    <w:rsid w:val="1CDF33E4"/>
    <w:rsid w:val="1CE161E5"/>
    <w:rsid w:val="1CE2A0A1"/>
    <w:rsid w:val="1CE4C06F"/>
    <w:rsid w:val="1CE5DF77"/>
    <w:rsid w:val="1CE7AC22"/>
    <w:rsid w:val="1CEC7CA7"/>
    <w:rsid w:val="1CFA70FB"/>
    <w:rsid w:val="1CFB4191"/>
    <w:rsid w:val="1D01783F"/>
    <w:rsid w:val="1D0531BF"/>
    <w:rsid w:val="1D061F46"/>
    <w:rsid w:val="1D068269"/>
    <w:rsid w:val="1D0B4574"/>
    <w:rsid w:val="1D142283"/>
    <w:rsid w:val="1D166999"/>
    <w:rsid w:val="1D238A0C"/>
    <w:rsid w:val="1D26539E"/>
    <w:rsid w:val="1D2BE3C6"/>
    <w:rsid w:val="1D2D644B"/>
    <w:rsid w:val="1D2E1734"/>
    <w:rsid w:val="1D2E6B8E"/>
    <w:rsid w:val="1D2E6B9B"/>
    <w:rsid w:val="1D3292FC"/>
    <w:rsid w:val="1D339169"/>
    <w:rsid w:val="1D37D8EB"/>
    <w:rsid w:val="1D395800"/>
    <w:rsid w:val="1D3FB098"/>
    <w:rsid w:val="1D440808"/>
    <w:rsid w:val="1D441AC6"/>
    <w:rsid w:val="1D480964"/>
    <w:rsid w:val="1D480AE5"/>
    <w:rsid w:val="1D4DCE97"/>
    <w:rsid w:val="1D55165E"/>
    <w:rsid w:val="1D55B2BA"/>
    <w:rsid w:val="1D5E7561"/>
    <w:rsid w:val="1D691B81"/>
    <w:rsid w:val="1D706FA5"/>
    <w:rsid w:val="1D831461"/>
    <w:rsid w:val="1D893734"/>
    <w:rsid w:val="1D8EA761"/>
    <w:rsid w:val="1D96C48D"/>
    <w:rsid w:val="1D97DA8E"/>
    <w:rsid w:val="1DA9FF2E"/>
    <w:rsid w:val="1DAA3135"/>
    <w:rsid w:val="1DAA9FFD"/>
    <w:rsid w:val="1DAAF989"/>
    <w:rsid w:val="1DB60489"/>
    <w:rsid w:val="1DBFADB0"/>
    <w:rsid w:val="1DC3C190"/>
    <w:rsid w:val="1DC400E8"/>
    <w:rsid w:val="1DCCB3A0"/>
    <w:rsid w:val="1DD7EE3C"/>
    <w:rsid w:val="1DDB0FA4"/>
    <w:rsid w:val="1DDC3945"/>
    <w:rsid w:val="1DE3E19A"/>
    <w:rsid w:val="1DE54F48"/>
    <w:rsid w:val="1DEBC99B"/>
    <w:rsid w:val="1DF17F5D"/>
    <w:rsid w:val="1DF3DD3D"/>
    <w:rsid w:val="1DF62932"/>
    <w:rsid w:val="1DF67023"/>
    <w:rsid w:val="1DF7F229"/>
    <w:rsid w:val="1E0AA55C"/>
    <w:rsid w:val="1E123122"/>
    <w:rsid w:val="1E19AA00"/>
    <w:rsid w:val="1E1B035B"/>
    <w:rsid w:val="1E234BB3"/>
    <w:rsid w:val="1E235311"/>
    <w:rsid w:val="1E272A42"/>
    <w:rsid w:val="1E34ECDA"/>
    <w:rsid w:val="1E35D1BF"/>
    <w:rsid w:val="1E370248"/>
    <w:rsid w:val="1E39B356"/>
    <w:rsid w:val="1E3A6577"/>
    <w:rsid w:val="1E3B417E"/>
    <w:rsid w:val="1E3B4418"/>
    <w:rsid w:val="1E457BA6"/>
    <w:rsid w:val="1E4E6B06"/>
    <w:rsid w:val="1E53752B"/>
    <w:rsid w:val="1E57B5B3"/>
    <w:rsid w:val="1E594556"/>
    <w:rsid w:val="1E5CF4E8"/>
    <w:rsid w:val="1E5E6E26"/>
    <w:rsid w:val="1E5F6623"/>
    <w:rsid w:val="1E6C43F4"/>
    <w:rsid w:val="1E6D557D"/>
    <w:rsid w:val="1E6DF1EE"/>
    <w:rsid w:val="1E7639FF"/>
    <w:rsid w:val="1E78CD65"/>
    <w:rsid w:val="1E79E002"/>
    <w:rsid w:val="1E7A2A3C"/>
    <w:rsid w:val="1E81D4A5"/>
    <w:rsid w:val="1E8247C0"/>
    <w:rsid w:val="1E83BA1C"/>
    <w:rsid w:val="1E860B1A"/>
    <w:rsid w:val="1E8706CD"/>
    <w:rsid w:val="1E87A791"/>
    <w:rsid w:val="1E949D64"/>
    <w:rsid w:val="1E99FB2A"/>
    <w:rsid w:val="1E9CE249"/>
    <w:rsid w:val="1EA5FFB7"/>
    <w:rsid w:val="1EB96DAC"/>
    <w:rsid w:val="1EBC56D6"/>
    <w:rsid w:val="1EC04A20"/>
    <w:rsid w:val="1ECA85EE"/>
    <w:rsid w:val="1ECEA0B0"/>
    <w:rsid w:val="1ED2159D"/>
    <w:rsid w:val="1ED32446"/>
    <w:rsid w:val="1ED56002"/>
    <w:rsid w:val="1ED83AE3"/>
    <w:rsid w:val="1EE040FA"/>
    <w:rsid w:val="1EE4E806"/>
    <w:rsid w:val="1EE5151A"/>
    <w:rsid w:val="1EE9F91F"/>
    <w:rsid w:val="1EEDA9B8"/>
    <w:rsid w:val="1EEDBB32"/>
    <w:rsid w:val="1EEF1DA6"/>
    <w:rsid w:val="1EEFCCCC"/>
    <w:rsid w:val="1EF09881"/>
    <w:rsid w:val="1EFB0195"/>
    <w:rsid w:val="1EFF1CC1"/>
    <w:rsid w:val="1F045125"/>
    <w:rsid w:val="1F1AC479"/>
    <w:rsid w:val="1F209A00"/>
    <w:rsid w:val="1F249ACB"/>
    <w:rsid w:val="1F2909DC"/>
    <w:rsid w:val="1F337F38"/>
    <w:rsid w:val="1F33A759"/>
    <w:rsid w:val="1F3A26A8"/>
    <w:rsid w:val="1F3E3EB1"/>
    <w:rsid w:val="1F43C525"/>
    <w:rsid w:val="1F462795"/>
    <w:rsid w:val="1F4AFDE1"/>
    <w:rsid w:val="1F4D58BF"/>
    <w:rsid w:val="1F522DAC"/>
    <w:rsid w:val="1F53A81B"/>
    <w:rsid w:val="1F570BC0"/>
    <w:rsid w:val="1F585AF4"/>
    <w:rsid w:val="1F5BFA46"/>
    <w:rsid w:val="1F6213FB"/>
    <w:rsid w:val="1F627CB0"/>
    <w:rsid w:val="1F6753C6"/>
    <w:rsid w:val="1F684151"/>
    <w:rsid w:val="1F6E68CB"/>
    <w:rsid w:val="1F71E8AA"/>
    <w:rsid w:val="1F78867A"/>
    <w:rsid w:val="1F7F54C8"/>
    <w:rsid w:val="1F8258AB"/>
    <w:rsid w:val="1F848E4F"/>
    <w:rsid w:val="1F85D0F6"/>
    <w:rsid w:val="1F92FAF8"/>
    <w:rsid w:val="1F97D3FB"/>
    <w:rsid w:val="1F9868F5"/>
    <w:rsid w:val="1F99BEBA"/>
    <w:rsid w:val="1F9A5635"/>
    <w:rsid w:val="1F9AA6BA"/>
    <w:rsid w:val="1F9FB241"/>
    <w:rsid w:val="1FA0B04E"/>
    <w:rsid w:val="1FA8CAF3"/>
    <w:rsid w:val="1FA8F201"/>
    <w:rsid w:val="1FAF47C9"/>
    <w:rsid w:val="1FB813BF"/>
    <w:rsid w:val="1FBC861B"/>
    <w:rsid w:val="1FBF72FA"/>
    <w:rsid w:val="1FC51E7D"/>
    <w:rsid w:val="1FCC1D30"/>
    <w:rsid w:val="1FD5B848"/>
    <w:rsid w:val="1FDAE76A"/>
    <w:rsid w:val="1FE287AA"/>
    <w:rsid w:val="1FEA897F"/>
    <w:rsid w:val="1FED8154"/>
    <w:rsid w:val="1FF459F9"/>
    <w:rsid w:val="1FF5741F"/>
    <w:rsid w:val="2003AF69"/>
    <w:rsid w:val="200EA4FD"/>
    <w:rsid w:val="200EEAA4"/>
    <w:rsid w:val="201534DF"/>
    <w:rsid w:val="201BE717"/>
    <w:rsid w:val="201E9AB1"/>
    <w:rsid w:val="20201D13"/>
    <w:rsid w:val="2020B581"/>
    <w:rsid w:val="2027AE16"/>
    <w:rsid w:val="202BE98D"/>
    <w:rsid w:val="20342033"/>
    <w:rsid w:val="2037537A"/>
    <w:rsid w:val="203A69AD"/>
    <w:rsid w:val="2041C980"/>
    <w:rsid w:val="2043DF37"/>
    <w:rsid w:val="20454206"/>
    <w:rsid w:val="204696E3"/>
    <w:rsid w:val="204AD568"/>
    <w:rsid w:val="2054E4E1"/>
    <w:rsid w:val="2059661D"/>
    <w:rsid w:val="206698DE"/>
    <w:rsid w:val="206740D3"/>
    <w:rsid w:val="2068F0F3"/>
    <w:rsid w:val="2078AB7E"/>
    <w:rsid w:val="207A1641"/>
    <w:rsid w:val="207C7C43"/>
    <w:rsid w:val="208237E6"/>
    <w:rsid w:val="2093A067"/>
    <w:rsid w:val="209727BB"/>
    <w:rsid w:val="209F3EC4"/>
    <w:rsid w:val="20A17EBC"/>
    <w:rsid w:val="20A9AF85"/>
    <w:rsid w:val="20AD994C"/>
    <w:rsid w:val="20B01A7F"/>
    <w:rsid w:val="20B68D01"/>
    <w:rsid w:val="20BD4B57"/>
    <w:rsid w:val="20BFF1F2"/>
    <w:rsid w:val="20C40CA3"/>
    <w:rsid w:val="20C7B399"/>
    <w:rsid w:val="20C9DFEA"/>
    <w:rsid w:val="20CCC999"/>
    <w:rsid w:val="20CFF0D4"/>
    <w:rsid w:val="20D39710"/>
    <w:rsid w:val="20DD1124"/>
    <w:rsid w:val="20E1B788"/>
    <w:rsid w:val="20E2FDCB"/>
    <w:rsid w:val="20E92DE2"/>
    <w:rsid w:val="20F05D18"/>
    <w:rsid w:val="20F0776C"/>
    <w:rsid w:val="20F1DD24"/>
    <w:rsid w:val="20F25429"/>
    <w:rsid w:val="20F47CDA"/>
    <w:rsid w:val="20F621DD"/>
    <w:rsid w:val="21058D8F"/>
    <w:rsid w:val="210E703C"/>
    <w:rsid w:val="2117E2EA"/>
    <w:rsid w:val="211D8195"/>
    <w:rsid w:val="211E6A45"/>
    <w:rsid w:val="212D53C6"/>
    <w:rsid w:val="213298E9"/>
    <w:rsid w:val="21363E67"/>
    <w:rsid w:val="213A768A"/>
    <w:rsid w:val="2140DBC3"/>
    <w:rsid w:val="2141270B"/>
    <w:rsid w:val="2143DB2E"/>
    <w:rsid w:val="214D1234"/>
    <w:rsid w:val="21590EE7"/>
    <w:rsid w:val="215CD4C8"/>
    <w:rsid w:val="215D60E5"/>
    <w:rsid w:val="215FDEA2"/>
    <w:rsid w:val="21603FC5"/>
    <w:rsid w:val="2161492C"/>
    <w:rsid w:val="21621CEC"/>
    <w:rsid w:val="216AB019"/>
    <w:rsid w:val="2172442D"/>
    <w:rsid w:val="2175F881"/>
    <w:rsid w:val="217C25C6"/>
    <w:rsid w:val="217C2E25"/>
    <w:rsid w:val="21893A57"/>
    <w:rsid w:val="21944E03"/>
    <w:rsid w:val="219BFECD"/>
    <w:rsid w:val="21A1D8E1"/>
    <w:rsid w:val="21AB3414"/>
    <w:rsid w:val="21ABBE80"/>
    <w:rsid w:val="21C0BF64"/>
    <w:rsid w:val="21C622C3"/>
    <w:rsid w:val="21CA861D"/>
    <w:rsid w:val="21CD3B39"/>
    <w:rsid w:val="21D67FCA"/>
    <w:rsid w:val="21D8F3D5"/>
    <w:rsid w:val="21D9EB08"/>
    <w:rsid w:val="21DA6B44"/>
    <w:rsid w:val="21DC4A23"/>
    <w:rsid w:val="21DCB830"/>
    <w:rsid w:val="21DE7CE7"/>
    <w:rsid w:val="21E0B083"/>
    <w:rsid w:val="21E0DE09"/>
    <w:rsid w:val="21E5A189"/>
    <w:rsid w:val="21E5DF0A"/>
    <w:rsid w:val="21E8BB77"/>
    <w:rsid w:val="21EA25FE"/>
    <w:rsid w:val="21EA8B11"/>
    <w:rsid w:val="21ED4134"/>
    <w:rsid w:val="21F4535F"/>
    <w:rsid w:val="21F806CD"/>
    <w:rsid w:val="2200D133"/>
    <w:rsid w:val="22025C1C"/>
    <w:rsid w:val="2209D82B"/>
    <w:rsid w:val="2214CDE4"/>
    <w:rsid w:val="221A272C"/>
    <w:rsid w:val="221B3D77"/>
    <w:rsid w:val="2224EB0A"/>
    <w:rsid w:val="222BE5FB"/>
    <w:rsid w:val="222E3F32"/>
    <w:rsid w:val="22327070"/>
    <w:rsid w:val="223A7B60"/>
    <w:rsid w:val="223F221B"/>
    <w:rsid w:val="22409ABD"/>
    <w:rsid w:val="2241D5E1"/>
    <w:rsid w:val="224ABCB6"/>
    <w:rsid w:val="22555383"/>
    <w:rsid w:val="2259E282"/>
    <w:rsid w:val="225A9291"/>
    <w:rsid w:val="225D8172"/>
    <w:rsid w:val="22603A7A"/>
    <w:rsid w:val="22687B4F"/>
    <w:rsid w:val="226B95CD"/>
    <w:rsid w:val="226C2F23"/>
    <w:rsid w:val="2275DB20"/>
    <w:rsid w:val="227A1C27"/>
    <w:rsid w:val="227AF84B"/>
    <w:rsid w:val="227B1990"/>
    <w:rsid w:val="228D67A7"/>
    <w:rsid w:val="22937185"/>
    <w:rsid w:val="22970A02"/>
    <w:rsid w:val="229FE6E8"/>
    <w:rsid w:val="22A41E41"/>
    <w:rsid w:val="22A49A64"/>
    <w:rsid w:val="22AFFCC5"/>
    <w:rsid w:val="22B15600"/>
    <w:rsid w:val="22B61B15"/>
    <w:rsid w:val="22B83D9D"/>
    <w:rsid w:val="22BCD167"/>
    <w:rsid w:val="22BE5E56"/>
    <w:rsid w:val="22C2CEA6"/>
    <w:rsid w:val="22C42D94"/>
    <w:rsid w:val="22D1C2D7"/>
    <w:rsid w:val="22D7FCDD"/>
    <w:rsid w:val="22D911FF"/>
    <w:rsid w:val="22D9C6DC"/>
    <w:rsid w:val="22DCE75F"/>
    <w:rsid w:val="22DE0A05"/>
    <w:rsid w:val="22EA531A"/>
    <w:rsid w:val="22F09597"/>
    <w:rsid w:val="23013395"/>
    <w:rsid w:val="2309562C"/>
    <w:rsid w:val="230CF537"/>
    <w:rsid w:val="231A95D5"/>
    <w:rsid w:val="231AEF8B"/>
    <w:rsid w:val="231E52CD"/>
    <w:rsid w:val="231EAD45"/>
    <w:rsid w:val="23200872"/>
    <w:rsid w:val="23203C5C"/>
    <w:rsid w:val="2323D844"/>
    <w:rsid w:val="2328961C"/>
    <w:rsid w:val="232C5855"/>
    <w:rsid w:val="2335081B"/>
    <w:rsid w:val="2335A313"/>
    <w:rsid w:val="233AFD37"/>
    <w:rsid w:val="23449FB0"/>
    <w:rsid w:val="2349A4AA"/>
    <w:rsid w:val="234D990E"/>
    <w:rsid w:val="23569471"/>
    <w:rsid w:val="23586BC0"/>
    <w:rsid w:val="235C952E"/>
    <w:rsid w:val="23626AEA"/>
    <w:rsid w:val="236ADEF8"/>
    <w:rsid w:val="236FB257"/>
    <w:rsid w:val="237191CE"/>
    <w:rsid w:val="2375160E"/>
    <w:rsid w:val="23785944"/>
    <w:rsid w:val="237F617D"/>
    <w:rsid w:val="2384F222"/>
    <w:rsid w:val="238D9297"/>
    <w:rsid w:val="23900963"/>
    <w:rsid w:val="239250F1"/>
    <w:rsid w:val="23976BD7"/>
    <w:rsid w:val="2398A110"/>
    <w:rsid w:val="239A70A9"/>
    <w:rsid w:val="239E7DE1"/>
    <w:rsid w:val="23AB4985"/>
    <w:rsid w:val="23ACC752"/>
    <w:rsid w:val="23AF0758"/>
    <w:rsid w:val="23B0CE47"/>
    <w:rsid w:val="23B42A5B"/>
    <w:rsid w:val="23BD6160"/>
    <w:rsid w:val="23C03DAC"/>
    <w:rsid w:val="23C100CB"/>
    <w:rsid w:val="23C1B895"/>
    <w:rsid w:val="23C7C573"/>
    <w:rsid w:val="23C89A61"/>
    <w:rsid w:val="23CBFA4D"/>
    <w:rsid w:val="23D3B70C"/>
    <w:rsid w:val="23D52DE6"/>
    <w:rsid w:val="23DA90EC"/>
    <w:rsid w:val="23DED063"/>
    <w:rsid w:val="23F40775"/>
    <w:rsid w:val="23F7A67B"/>
    <w:rsid w:val="23FF8A00"/>
    <w:rsid w:val="2406B25A"/>
    <w:rsid w:val="2408E3F6"/>
    <w:rsid w:val="240A6863"/>
    <w:rsid w:val="2410E1C3"/>
    <w:rsid w:val="2411E970"/>
    <w:rsid w:val="2412D8DE"/>
    <w:rsid w:val="2417D60A"/>
    <w:rsid w:val="24232BDF"/>
    <w:rsid w:val="24253588"/>
    <w:rsid w:val="2426D304"/>
    <w:rsid w:val="242C818E"/>
    <w:rsid w:val="2431479E"/>
    <w:rsid w:val="243E94C3"/>
    <w:rsid w:val="2440A5CA"/>
    <w:rsid w:val="244165FB"/>
    <w:rsid w:val="244691CD"/>
    <w:rsid w:val="24475DB2"/>
    <w:rsid w:val="2448190A"/>
    <w:rsid w:val="244C93F2"/>
    <w:rsid w:val="244DDF68"/>
    <w:rsid w:val="245D165C"/>
    <w:rsid w:val="246EAF91"/>
    <w:rsid w:val="246EE241"/>
    <w:rsid w:val="247157D0"/>
    <w:rsid w:val="24747681"/>
    <w:rsid w:val="247BFEB3"/>
    <w:rsid w:val="247E05F7"/>
    <w:rsid w:val="24868785"/>
    <w:rsid w:val="248DB2FC"/>
    <w:rsid w:val="248E197E"/>
    <w:rsid w:val="24973DA8"/>
    <w:rsid w:val="249B2D9B"/>
    <w:rsid w:val="24A4D57A"/>
    <w:rsid w:val="24A61D9C"/>
    <w:rsid w:val="24A9C2B6"/>
    <w:rsid w:val="24AF06EF"/>
    <w:rsid w:val="24B1AE85"/>
    <w:rsid w:val="24B52D79"/>
    <w:rsid w:val="24BBC202"/>
    <w:rsid w:val="24C2FE4C"/>
    <w:rsid w:val="24C3EB91"/>
    <w:rsid w:val="24D3205D"/>
    <w:rsid w:val="24D32B2F"/>
    <w:rsid w:val="24D594FA"/>
    <w:rsid w:val="24DB1762"/>
    <w:rsid w:val="24DB27F7"/>
    <w:rsid w:val="24DF3F89"/>
    <w:rsid w:val="24DFB3E0"/>
    <w:rsid w:val="24E6A15C"/>
    <w:rsid w:val="24E6C7F6"/>
    <w:rsid w:val="24E6F2C1"/>
    <w:rsid w:val="24E7A746"/>
    <w:rsid w:val="24EBB4AE"/>
    <w:rsid w:val="24ECCFAC"/>
    <w:rsid w:val="24F4D1EC"/>
    <w:rsid w:val="24FCBEA1"/>
    <w:rsid w:val="2508F89D"/>
    <w:rsid w:val="250AAE8C"/>
    <w:rsid w:val="250AC187"/>
    <w:rsid w:val="250AF029"/>
    <w:rsid w:val="250D769D"/>
    <w:rsid w:val="25168565"/>
    <w:rsid w:val="25169722"/>
    <w:rsid w:val="252ED328"/>
    <w:rsid w:val="2535E4B7"/>
    <w:rsid w:val="2536A167"/>
    <w:rsid w:val="25377094"/>
    <w:rsid w:val="25389198"/>
    <w:rsid w:val="253B4C84"/>
    <w:rsid w:val="253C5AD6"/>
    <w:rsid w:val="253D16DA"/>
    <w:rsid w:val="254293B3"/>
    <w:rsid w:val="25445A8F"/>
    <w:rsid w:val="25485A38"/>
    <w:rsid w:val="2549AD28"/>
    <w:rsid w:val="254B8FD7"/>
    <w:rsid w:val="2551B1B8"/>
    <w:rsid w:val="25558137"/>
    <w:rsid w:val="255B6AC4"/>
    <w:rsid w:val="255D3298"/>
    <w:rsid w:val="255E3883"/>
    <w:rsid w:val="255E4976"/>
    <w:rsid w:val="255F2442"/>
    <w:rsid w:val="255F7508"/>
    <w:rsid w:val="25678910"/>
    <w:rsid w:val="25687893"/>
    <w:rsid w:val="2571338D"/>
    <w:rsid w:val="2576ABF4"/>
    <w:rsid w:val="25775680"/>
    <w:rsid w:val="2577DFA2"/>
    <w:rsid w:val="257ADF4E"/>
    <w:rsid w:val="2582BDC7"/>
    <w:rsid w:val="25870F85"/>
    <w:rsid w:val="258B582A"/>
    <w:rsid w:val="2590D358"/>
    <w:rsid w:val="2590F497"/>
    <w:rsid w:val="259A26C9"/>
    <w:rsid w:val="259D2F22"/>
    <w:rsid w:val="259D43D4"/>
    <w:rsid w:val="25A336B9"/>
    <w:rsid w:val="25A54D0A"/>
    <w:rsid w:val="25AF2521"/>
    <w:rsid w:val="25B0E376"/>
    <w:rsid w:val="25BB0343"/>
    <w:rsid w:val="25BE20E9"/>
    <w:rsid w:val="25C1BB68"/>
    <w:rsid w:val="25C237C6"/>
    <w:rsid w:val="25C536C2"/>
    <w:rsid w:val="25C85E48"/>
    <w:rsid w:val="25CBC655"/>
    <w:rsid w:val="25CDF17C"/>
    <w:rsid w:val="25D9D982"/>
    <w:rsid w:val="25DD1290"/>
    <w:rsid w:val="25DDBE8F"/>
    <w:rsid w:val="25E632E2"/>
    <w:rsid w:val="25E67531"/>
    <w:rsid w:val="25EB95A0"/>
    <w:rsid w:val="2604F70E"/>
    <w:rsid w:val="2614EFBA"/>
    <w:rsid w:val="261538F4"/>
    <w:rsid w:val="26174AF5"/>
    <w:rsid w:val="26184250"/>
    <w:rsid w:val="261A37DE"/>
    <w:rsid w:val="26243C0B"/>
    <w:rsid w:val="2625CC95"/>
    <w:rsid w:val="26294FEB"/>
    <w:rsid w:val="262FB813"/>
    <w:rsid w:val="26370625"/>
    <w:rsid w:val="2640C87E"/>
    <w:rsid w:val="26421F9A"/>
    <w:rsid w:val="26432C2A"/>
    <w:rsid w:val="2644A755"/>
    <w:rsid w:val="26460E7C"/>
    <w:rsid w:val="26491DED"/>
    <w:rsid w:val="26492BB2"/>
    <w:rsid w:val="264DAD54"/>
    <w:rsid w:val="264F7017"/>
    <w:rsid w:val="2650010B"/>
    <w:rsid w:val="265A6802"/>
    <w:rsid w:val="265B0FAB"/>
    <w:rsid w:val="26607EE9"/>
    <w:rsid w:val="26643E6F"/>
    <w:rsid w:val="266BF4C1"/>
    <w:rsid w:val="266BF722"/>
    <w:rsid w:val="266C5D18"/>
    <w:rsid w:val="266D7888"/>
    <w:rsid w:val="267079D1"/>
    <w:rsid w:val="26725566"/>
    <w:rsid w:val="267269E2"/>
    <w:rsid w:val="2674E10D"/>
    <w:rsid w:val="267641A1"/>
    <w:rsid w:val="26783537"/>
    <w:rsid w:val="267D348F"/>
    <w:rsid w:val="2689505C"/>
    <w:rsid w:val="268B278B"/>
    <w:rsid w:val="26958B9A"/>
    <w:rsid w:val="269B83DF"/>
    <w:rsid w:val="269D3F27"/>
    <w:rsid w:val="26A08C76"/>
    <w:rsid w:val="26A80F33"/>
    <w:rsid w:val="26B4CB99"/>
    <w:rsid w:val="26B8FDE4"/>
    <w:rsid w:val="26C1D80E"/>
    <w:rsid w:val="26C28B31"/>
    <w:rsid w:val="26C3316B"/>
    <w:rsid w:val="26C384BE"/>
    <w:rsid w:val="26C43536"/>
    <w:rsid w:val="26C7D10F"/>
    <w:rsid w:val="26CAB6B7"/>
    <w:rsid w:val="26CE9F3F"/>
    <w:rsid w:val="26CFB123"/>
    <w:rsid w:val="26D33C53"/>
    <w:rsid w:val="26DDD459"/>
    <w:rsid w:val="26DF34DC"/>
    <w:rsid w:val="26F05314"/>
    <w:rsid w:val="26F09DD1"/>
    <w:rsid w:val="26F14E2C"/>
    <w:rsid w:val="26F356C7"/>
    <w:rsid w:val="26F3BB33"/>
    <w:rsid w:val="26F3CE48"/>
    <w:rsid w:val="26FBFA7A"/>
    <w:rsid w:val="27144497"/>
    <w:rsid w:val="27162565"/>
    <w:rsid w:val="271C6F11"/>
    <w:rsid w:val="271CB205"/>
    <w:rsid w:val="271FCC8A"/>
    <w:rsid w:val="272188A7"/>
    <w:rsid w:val="27228640"/>
    <w:rsid w:val="2725AD01"/>
    <w:rsid w:val="2727A5E0"/>
    <w:rsid w:val="2734467A"/>
    <w:rsid w:val="273502AE"/>
    <w:rsid w:val="27384F34"/>
    <w:rsid w:val="273A68B8"/>
    <w:rsid w:val="273B19EE"/>
    <w:rsid w:val="273ED2D9"/>
    <w:rsid w:val="27454950"/>
    <w:rsid w:val="2746AD2E"/>
    <w:rsid w:val="2746CD1C"/>
    <w:rsid w:val="2747817C"/>
    <w:rsid w:val="2749F259"/>
    <w:rsid w:val="2751481B"/>
    <w:rsid w:val="27562584"/>
    <w:rsid w:val="27585C25"/>
    <w:rsid w:val="27587464"/>
    <w:rsid w:val="2758861F"/>
    <w:rsid w:val="2758C92A"/>
    <w:rsid w:val="27593DBB"/>
    <w:rsid w:val="2760738C"/>
    <w:rsid w:val="2769038C"/>
    <w:rsid w:val="276C049C"/>
    <w:rsid w:val="276F26E4"/>
    <w:rsid w:val="27720539"/>
    <w:rsid w:val="277B8259"/>
    <w:rsid w:val="277BC220"/>
    <w:rsid w:val="277BF6F3"/>
    <w:rsid w:val="277DEB3B"/>
    <w:rsid w:val="27900B18"/>
    <w:rsid w:val="2792B4D0"/>
    <w:rsid w:val="2795FE6B"/>
    <w:rsid w:val="279E0472"/>
    <w:rsid w:val="279F761F"/>
    <w:rsid w:val="27A75A86"/>
    <w:rsid w:val="27AF32DE"/>
    <w:rsid w:val="27B32C58"/>
    <w:rsid w:val="27B356F4"/>
    <w:rsid w:val="27B5FBC9"/>
    <w:rsid w:val="27B8F915"/>
    <w:rsid w:val="27BF6430"/>
    <w:rsid w:val="27C161B4"/>
    <w:rsid w:val="27CD19B7"/>
    <w:rsid w:val="27D01014"/>
    <w:rsid w:val="27D12646"/>
    <w:rsid w:val="27D31ACD"/>
    <w:rsid w:val="27D77FD9"/>
    <w:rsid w:val="27D9D949"/>
    <w:rsid w:val="27DD39D5"/>
    <w:rsid w:val="27E31FD6"/>
    <w:rsid w:val="27E5705E"/>
    <w:rsid w:val="27E58281"/>
    <w:rsid w:val="27E939BB"/>
    <w:rsid w:val="27F10BBB"/>
    <w:rsid w:val="27F31C82"/>
    <w:rsid w:val="27F6582A"/>
    <w:rsid w:val="27F67985"/>
    <w:rsid w:val="27F91492"/>
    <w:rsid w:val="27FA9BCE"/>
    <w:rsid w:val="27FF511E"/>
    <w:rsid w:val="2801FA7F"/>
    <w:rsid w:val="2803230E"/>
    <w:rsid w:val="28090D91"/>
    <w:rsid w:val="281499AE"/>
    <w:rsid w:val="281C50CE"/>
    <w:rsid w:val="281C7E73"/>
    <w:rsid w:val="281DF017"/>
    <w:rsid w:val="281FD4B9"/>
    <w:rsid w:val="28220039"/>
    <w:rsid w:val="282228F2"/>
    <w:rsid w:val="2824CCF9"/>
    <w:rsid w:val="28278159"/>
    <w:rsid w:val="28352FB4"/>
    <w:rsid w:val="28369863"/>
    <w:rsid w:val="283B7C4B"/>
    <w:rsid w:val="28417673"/>
    <w:rsid w:val="2844CB45"/>
    <w:rsid w:val="28455036"/>
    <w:rsid w:val="28498C2B"/>
    <w:rsid w:val="284B08F3"/>
    <w:rsid w:val="284C2451"/>
    <w:rsid w:val="284D1EA6"/>
    <w:rsid w:val="28575B80"/>
    <w:rsid w:val="2859632F"/>
    <w:rsid w:val="285C5EA9"/>
    <w:rsid w:val="2861847F"/>
    <w:rsid w:val="28659A93"/>
    <w:rsid w:val="2870F695"/>
    <w:rsid w:val="287694A1"/>
    <w:rsid w:val="287CA272"/>
    <w:rsid w:val="287FF3E0"/>
    <w:rsid w:val="288C494C"/>
    <w:rsid w:val="28940537"/>
    <w:rsid w:val="289D0BD9"/>
    <w:rsid w:val="289E5BA4"/>
    <w:rsid w:val="28A6A9B2"/>
    <w:rsid w:val="28A90ACA"/>
    <w:rsid w:val="28ABD7BF"/>
    <w:rsid w:val="28B31021"/>
    <w:rsid w:val="28B63394"/>
    <w:rsid w:val="28BD4983"/>
    <w:rsid w:val="28BD7B4D"/>
    <w:rsid w:val="28BE136F"/>
    <w:rsid w:val="28C47284"/>
    <w:rsid w:val="28C7231F"/>
    <w:rsid w:val="28D50034"/>
    <w:rsid w:val="28D8CB89"/>
    <w:rsid w:val="28DADD52"/>
    <w:rsid w:val="28DCEF20"/>
    <w:rsid w:val="28DE2942"/>
    <w:rsid w:val="28E63A81"/>
    <w:rsid w:val="28EE19AD"/>
    <w:rsid w:val="28EF3D8E"/>
    <w:rsid w:val="28F1D026"/>
    <w:rsid w:val="28F24EEC"/>
    <w:rsid w:val="28F4965C"/>
    <w:rsid w:val="28F51DF3"/>
    <w:rsid w:val="28FA80E8"/>
    <w:rsid w:val="28FA8B17"/>
    <w:rsid w:val="28FAEA4C"/>
    <w:rsid w:val="2905D102"/>
    <w:rsid w:val="29156CEF"/>
    <w:rsid w:val="29205C83"/>
    <w:rsid w:val="2923EDED"/>
    <w:rsid w:val="2926687B"/>
    <w:rsid w:val="292A2E84"/>
    <w:rsid w:val="292ABF4E"/>
    <w:rsid w:val="292EFA58"/>
    <w:rsid w:val="29335701"/>
    <w:rsid w:val="29371D19"/>
    <w:rsid w:val="2938E25B"/>
    <w:rsid w:val="2942260C"/>
    <w:rsid w:val="295D9083"/>
    <w:rsid w:val="29657128"/>
    <w:rsid w:val="2968923D"/>
    <w:rsid w:val="296E9414"/>
    <w:rsid w:val="2970AA9C"/>
    <w:rsid w:val="2975B0A5"/>
    <w:rsid w:val="29769520"/>
    <w:rsid w:val="29780E49"/>
    <w:rsid w:val="2979AECF"/>
    <w:rsid w:val="297EAF4D"/>
    <w:rsid w:val="29840F92"/>
    <w:rsid w:val="29848573"/>
    <w:rsid w:val="2988909B"/>
    <w:rsid w:val="298C3CAD"/>
    <w:rsid w:val="29A12326"/>
    <w:rsid w:val="29A2C320"/>
    <w:rsid w:val="29B47ABA"/>
    <w:rsid w:val="29C1682C"/>
    <w:rsid w:val="29C247F5"/>
    <w:rsid w:val="29C2F407"/>
    <w:rsid w:val="29C40F14"/>
    <w:rsid w:val="29C8B466"/>
    <w:rsid w:val="29D1C380"/>
    <w:rsid w:val="29D3540C"/>
    <w:rsid w:val="29D3931F"/>
    <w:rsid w:val="29D3DA1C"/>
    <w:rsid w:val="29DD7119"/>
    <w:rsid w:val="29DDBDC2"/>
    <w:rsid w:val="29E0D6B4"/>
    <w:rsid w:val="29E56D9A"/>
    <w:rsid w:val="29E6E5E6"/>
    <w:rsid w:val="29FF0D41"/>
    <w:rsid w:val="2A068545"/>
    <w:rsid w:val="2A073A48"/>
    <w:rsid w:val="2A07A7F7"/>
    <w:rsid w:val="2A091FE4"/>
    <w:rsid w:val="2A121BA5"/>
    <w:rsid w:val="2A132B91"/>
    <w:rsid w:val="2A24D100"/>
    <w:rsid w:val="2A2779D8"/>
    <w:rsid w:val="2A2A8B31"/>
    <w:rsid w:val="2A2C1090"/>
    <w:rsid w:val="2A344461"/>
    <w:rsid w:val="2A37E36D"/>
    <w:rsid w:val="2A3847AF"/>
    <w:rsid w:val="2A38C005"/>
    <w:rsid w:val="2A419B03"/>
    <w:rsid w:val="2A47F39E"/>
    <w:rsid w:val="2A4CC14A"/>
    <w:rsid w:val="2A4F6E12"/>
    <w:rsid w:val="2A5FB399"/>
    <w:rsid w:val="2A608DAA"/>
    <w:rsid w:val="2A616502"/>
    <w:rsid w:val="2A651DC0"/>
    <w:rsid w:val="2A65A6CB"/>
    <w:rsid w:val="2A6B24F2"/>
    <w:rsid w:val="2A6CD2C2"/>
    <w:rsid w:val="2A709D7D"/>
    <w:rsid w:val="2A71C810"/>
    <w:rsid w:val="2A731EFA"/>
    <w:rsid w:val="2A74AED5"/>
    <w:rsid w:val="2A7B4322"/>
    <w:rsid w:val="2A85A1A8"/>
    <w:rsid w:val="2A85A1AB"/>
    <w:rsid w:val="2A878F0B"/>
    <w:rsid w:val="2A8855EC"/>
    <w:rsid w:val="2A8E23DA"/>
    <w:rsid w:val="2A8F37F8"/>
    <w:rsid w:val="2A96DB49"/>
    <w:rsid w:val="2A996FC8"/>
    <w:rsid w:val="2A9AA5F1"/>
    <w:rsid w:val="2A9B3E29"/>
    <w:rsid w:val="2AA27925"/>
    <w:rsid w:val="2AA6CB50"/>
    <w:rsid w:val="2AA6E61D"/>
    <w:rsid w:val="2AAC46ED"/>
    <w:rsid w:val="2AB05E36"/>
    <w:rsid w:val="2ABF2146"/>
    <w:rsid w:val="2AC1FCE2"/>
    <w:rsid w:val="2AC434CD"/>
    <w:rsid w:val="2ACA3893"/>
    <w:rsid w:val="2ACCD65F"/>
    <w:rsid w:val="2ACF7014"/>
    <w:rsid w:val="2ACF819E"/>
    <w:rsid w:val="2AD22303"/>
    <w:rsid w:val="2AD92F79"/>
    <w:rsid w:val="2ADDC792"/>
    <w:rsid w:val="2ADEAF82"/>
    <w:rsid w:val="2ADF0E26"/>
    <w:rsid w:val="2AE0FDE5"/>
    <w:rsid w:val="2AE7AC5B"/>
    <w:rsid w:val="2AEAA7D2"/>
    <w:rsid w:val="2AED9440"/>
    <w:rsid w:val="2AF2BBCF"/>
    <w:rsid w:val="2AF32D4E"/>
    <w:rsid w:val="2AF95BD3"/>
    <w:rsid w:val="2B03611A"/>
    <w:rsid w:val="2B037369"/>
    <w:rsid w:val="2B060190"/>
    <w:rsid w:val="2B096683"/>
    <w:rsid w:val="2B0C1635"/>
    <w:rsid w:val="2B0CF46D"/>
    <w:rsid w:val="2B13ABD0"/>
    <w:rsid w:val="2B176011"/>
    <w:rsid w:val="2B182AA0"/>
    <w:rsid w:val="2B1D24CE"/>
    <w:rsid w:val="2B1FA2BF"/>
    <w:rsid w:val="2B20975F"/>
    <w:rsid w:val="2B21285C"/>
    <w:rsid w:val="2B2311FC"/>
    <w:rsid w:val="2B2A46C0"/>
    <w:rsid w:val="2B30F5B8"/>
    <w:rsid w:val="2B35F084"/>
    <w:rsid w:val="2B385E0C"/>
    <w:rsid w:val="2B394471"/>
    <w:rsid w:val="2B4240AF"/>
    <w:rsid w:val="2B44D229"/>
    <w:rsid w:val="2B4AB7C6"/>
    <w:rsid w:val="2B4F5D00"/>
    <w:rsid w:val="2B50A25C"/>
    <w:rsid w:val="2B50D81D"/>
    <w:rsid w:val="2B53AD6F"/>
    <w:rsid w:val="2B56462A"/>
    <w:rsid w:val="2B57A3A2"/>
    <w:rsid w:val="2B59B909"/>
    <w:rsid w:val="2B5C379C"/>
    <w:rsid w:val="2B5F47A6"/>
    <w:rsid w:val="2B63E602"/>
    <w:rsid w:val="2B65A98F"/>
    <w:rsid w:val="2B6976C8"/>
    <w:rsid w:val="2B6AE59B"/>
    <w:rsid w:val="2B713248"/>
    <w:rsid w:val="2B781852"/>
    <w:rsid w:val="2B794FBC"/>
    <w:rsid w:val="2B80201E"/>
    <w:rsid w:val="2B80823A"/>
    <w:rsid w:val="2B87061D"/>
    <w:rsid w:val="2B87476F"/>
    <w:rsid w:val="2B88A31D"/>
    <w:rsid w:val="2B8AB4E8"/>
    <w:rsid w:val="2B8B32C1"/>
    <w:rsid w:val="2B9705FF"/>
    <w:rsid w:val="2B9B5DE5"/>
    <w:rsid w:val="2B9E00B4"/>
    <w:rsid w:val="2BA0BDDE"/>
    <w:rsid w:val="2BA10D98"/>
    <w:rsid w:val="2BA594B8"/>
    <w:rsid w:val="2BB027A0"/>
    <w:rsid w:val="2BB1D113"/>
    <w:rsid w:val="2BB47216"/>
    <w:rsid w:val="2BBB30AF"/>
    <w:rsid w:val="2BC06147"/>
    <w:rsid w:val="2BCAD683"/>
    <w:rsid w:val="2BCEC2CC"/>
    <w:rsid w:val="2BD12F27"/>
    <w:rsid w:val="2BD391C5"/>
    <w:rsid w:val="2BD3A3F9"/>
    <w:rsid w:val="2BD41438"/>
    <w:rsid w:val="2BDB673E"/>
    <w:rsid w:val="2BDE76CC"/>
    <w:rsid w:val="2BEC6C97"/>
    <w:rsid w:val="2BEEF74D"/>
    <w:rsid w:val="2BFA12F3"/>
    <w:rsid w:val="2C017340"/>
    <w:rsid w:val="2C08556C"/>
    <w:rsid w:val="2C0D4D2A"/>
    <w:rsid w:val="2C11383A"/>
    <w:rsid w:val="2C13CB24"/>
    <w:rsid w:val="2C222ECF"/>
    <w:rsid w:val="2C246639"/>
    <w:rsid w:val="2C25EA1F"/>
    <w:rsid w:val="2C276777"/>
    <w:rsid w:val="2C27A3D5"/>
    <w:rsid w:val="2C2D9BFC"/>
    <w:rsid w:val="2C2EAFC0"/>
    <w:rsid w:val="2C368E9D"/>
    <w:rsid w:val="2C3C2923"/>
    <w:rsid w:val="2C4018C8"/>
    <w:rsid w:val="2C431D78"/>
    <w:rsid w:val="2C432BA5"/>
    <w:rsid w:val="2C44BEF9"/>
    <w:rsid w:val="2C48AA67"/>
    <w:rsid w:val="2C4902BB"/>
    <w:rsid w:val="2C4B24CC"/>
    <w:rsid w:val="2C5E56D8"/>
    <w:rsid w:val="2C6567E1"/>
    <w:rsid w:val="2C6A0AE2"/>
    <w:rsid w:val="2C6A3A43"/>
    <w:rsid w:val="2C6B7CBD"/>
    <w:rsid w:val="2C7065C4"/>
    <w:rsid w:val="2C72EB6B"/>
    <w:rsid w:val="2C74AF65"/>
    <w:rsid w:val="2C7E5F54"/>
    <w:rsid w:val="2C8A3B52"/>
    <w:rsid w:val="2C935F08"/>
    <w:rsid w:val="2C93A1F3"/>
    <w:rsid w:val="2C98155F"/>
    <w:rsid w:val="2CA7AD53"/>
    <w:rsid w:val="2CAC1F68"/>
    <w:rsid w:val="2CAFD887"/>
    <w:rsid w:val="2CB87174"/>
    <w:rsid w:val="2CC9F659"/>
    <w:rsid w:val="2CCA695F"/>
    <w:rsid w:val="2CCF8630"/>
    <w:rsid w:val="2CD08439"/>
    <w:rsid w:val="2CD12D2B"/>
    <w:rsid w:val="2CD40D40"/>
    <w:rsid w:val="2CD6E87D"/>
    <w:rsid w:val="2CDA0E2F"/>
    <w:rsid w:val="2CDB3106"/>
    <w:rsid w:val="2CDE91AA"/>
    <w:rsid w:val="2CE8CD04"/>
    <w:rsid w:val="2CEA8AB3"/>
    <w:rsid w:val="2CF03A00"/>
    <w:rsid w:val="2CF5D40C"/>
    <w:rsid w:val="2CFC714D"/>
    <w:rsid w:val="2D02E72E"/>
    <w:rsid w:val="2D0923ED"/>
    <w:rsid w:val="2D0DEE20"/>
    <w:rsid w:val="2D137126"/>
    <w:rsid w:val="2D225721"/>
    <w:rsid w:val="2D2635C4"/>
    <w:rsid w:val="2D27378F"/>
    <w:rsid w:val="2D2A3E42"/>
    <w:rsid w:val="2D2EBCA5"/>
    <w:rsid w:val="2D365718"/>
    <w:rsid w:val="2D3AB161"/>
    <w:rsid w:val="2D3BD740"/>
    <w:rsid w:val="2D4160C7"/>
    <w:rsid w:val="2D43C876"/>
    <w:rsid w:val="2D440F25"/>
    <w:rsid w:val="2D4F8293"/>
    <w:rsid w:val="2D523C37"/>
    <w:rsid w:val="2D567CC6"/>
    <w:rsid w:val="2D56A0AD"/>
    <w:rsid w:val="2D599CD0"/>
    <w:rsid w:val="2D64466C"/>
    <w:rsid w:val="2D65AE09"/>
    <w:rsid w:val="2D664DBB"/>
    <w:rsid w:val="2D695CD1"/>
    <w:rsid w:val="2D698952"/>
    <w:rsid w:val="2D6AFE71"/>
    <w:rsid w:val="2D766B0C"/>
    <w:rsid w:val="2D8150EA"/>
    <w:rsid w:val="2D82CCBB"/>
    <w:rsid w:val="2D83F791"/>
    <w:rsid w:val="2D89EB82"/>
    <w:rsid w:val="2D8EF8CF"/>
    <w:rsid w:val="2D916522"/>
    <w:rsid w:val="2D9A8F0F"/>
    <w:rsid w:val="2DACFC98"/>
    <w:rsid w:val="2DB364CC"/>
    <w:rsid w:val="2DB9502E"/>
    <w:rsid w:val="2DB9D2B9"/>
    <w:rsid w:val="2DBB6838"/>
    <w:rsid w:val="2DBE668A"/>
    <w:rsid w:val="2DCB4748"/>
    <w:rsid w:val="2DCB9F37"/>
    <w:rsid w:val="2DCC8515"/>
    <w:rsid w:val="2DD20473"/>
    <w:rsid w:val="2DD55FC6"/>
    <w:rsid w:val="2DE1AD76"/>
    <w:rsid w:val="2DE23EF5"/>
    <w:rsid w:val="2DE4195C"/>
    <w:rsid w:val="2DE6FBA8"/>
    <w:rsid w:val="2DEE65C4"/>
    <w:rsid w:val="2DF1CC4A"/>
    <w:rsid w:val="2DF2DC31"/>
    <w:rsid w:val="2DFB1815"/>
    <w:rsid w:val="2DFDD840"/>
    <w:rsid w:val="2E01391F"/>
    <w:rsid w:val="2E0BFE5B"/>
    <w:rsid w:val="2E0EFC3D"/>
    <w:rsid w:val="2E0FE937"/>
    <w:rsid w:val="2E1643BB"/>
    <w:rsid w:val="2E18086A"/>
    <w:rsid w:val="2E18BBE9"/>
    <w:rsid w:val="2E1B8A5A"/>
    <w:rsid w:val="2E2054F9"/>
    <w:rsid w:val="2E230B04"/>
    <w:rsid w:val="2E287412"/>
    <w:rsid w:val="2E29C4AF"/>
    <w:rsid w:val="2E2F44F9"/>
    <w:rsid w:val="2E3C87B4"/>
    <w:rsid w:val="2E3D9121"/>
    <w:rsid w:val="2E4B2E43"/>
    <w:rsid w:val="2E4D27ED"/>
    <w:rsid w:val="2E57F381"/>
    <w:rsid w:val="2E58B834"/>
    <w:rsid w:val="2E5CEC5F"/>
    <w:rsid w:val="2E65DEA5"/>
    <w:rsid w:val="2E671E4D"/>
    <w:rsid w:val="2E6D2ED0"/>
    <w:rsid w:val="2E78D90F"/>
    <w:rsid w:val="2E7A8704"/>
    <w:rsid w:val="2E7E32E6"/>
    <w:rsid w:val="2E7E8E07"/>
    <w:rsid w:val="2E87F962"/>
    <w:rsid w:val="2E8A0B11"/>
    <w:rsid w:val="2E92A469"/>
    <w:rsid w:val="2E9689B9"/>
    <w:rsid w:val="2E980B15"/>
    <w:rsid w:val="2E9CF581"/>
    <w:rsid w:val="2EA546FB"/>
    <w:rsid w:val="2EA616A9"/>
    <w:rsid w:val="2EAA2FA9"/>
    <w:rsid w:val="2EAA4293"/>
    <w:rsid w:val="2EB336EA"/>
    <w:rsid w:val="2EB832E2"/>
    <w:rsid w:val="2EB9F296"/>
    <w:rsid w:val="2EBB5CA8"/>
    <w:rsid w:val="2EBE6608"/>
    <w:rsid w:val="2EC843BF"/>
    <w:rsid w:val="2ED054C6"/>
    <w:rsid w:val="2EE71B8C"/>
    <w:rsid w:val="2EEDD8A4"/>
    <w:rsid w:val="2EF0C7EE"/>
    <w:rsid w:val="2EF3516C"/>
    <w:rsid w:val="2EF42DFE"/>
    <w:rsid w:val="2EF52336"/>
    <w:rsid w:val="2F04FEC2"/>
    <w:rsid w:val="2F094CD5"/>
    <w:rsid w:val="2F0A8AB1"/>
    <w:rsid w:val="2F13CFEB"/>
    <w:rsid w:val="2F17B9A9"/>
    <w:rsid w:val="2F2C1791"/>
    <w:rsid w:val="2F2C4AA5"/>
    <w:rsid w:val="2F2D9184"/>
    <w:rsid w:val="2F373E87"/>
    <w:rsid w:val="2F3FB83D"/>
    <w:rsid w:val="2F46F87E"/>
    <w:rsid w:val="2F4988BA"/>
    <w:rsid w:val="2F4D4DD1"/>
    <w:rsid w:val="2F5429F7"/>
    <w:rsid w:val="2F582BAF"/>
    <w:rsid w:val="2F615E72"/>
    <w:rsid w:val="2F669006"/>
    <w:rsid w:val="2F686079"/>
    <w:rsid w:val="2F7F5101"/>
    <w:rsid w:val="2F829035"/>
    <w:rsid w:val="2F82ECAA"/>
    <w:rsid w:val="2F82FCA9"/>
    <w:rsid w:val="2F857B60"/>
    <w:rsid w:val="2F889F0F"/>
    <w:rsid w:val="2F8BBAC4"/>
    <w:rsid w:val="2F8BCC73"/>
    <w:rsid w:val="2F929B80"/>
    <w:rsid w:val="2F93A50A"/>
    <w:rsid w:val="2F9600D8"/>
    <w:rsid w:val="2F990D30"/>
    <w:rsid w:val="2FA09838"/>
    <w:rsid w:val="2FA5D1F8"/>
    <w:rsid w:val="2FA70BBB"/>
    <w:rsid w:val="2FAD2ED1"/>
    <w:rsid w:val="2FB2F846"/>
    <w:rsid w:val="2FB6323E"/>
    <w:rsid w:val="2FB80802"/>
    <w:rsid w:val="2FBF79F4"/>
    <w:rsid w:val="2FC4B74A"/>
    <w:rsid w:val="2FC54E9E"/>
    <w:rsid w:val="2FC8EBC7"/>
    <w:rsid w:val="2FCCA64F"/>
    <w:rsid w:val="2FD25EB0"/>
    <w:rsid w:val="2FD2FF74"/>
    <w:rsid w:val="2FD57F73"/>
    <w:rsid w:val="2FD94D00"/>
    <w:rsid w:val="2FDE5B9D"/>
    <w:rsid w:val="2FDEA3A5"/>
    <w:rsid w:val="2FE81E97"/>
    <w:rsid w:val="2FE8D8C1"/>
    <w:rsid w:val="2FE9DADD"/>
    <w:rsid w:val="2FEC9853"/>
    <w:rsid w:val="2FED8142"/>
    <w:rsid w:val="2FF0BAF4"/>
    <w:rsid w:val="2FF62454"/>
    <w:rsid w:val="2FF6FA3E"/>
    <w:rsid w:val="2FF7A3C9"/>
    <w:rsid w:val="2FFE9D7C"/>
    <w:rsid w:val="3001EC41"/>
    <w:rsid w:val="300377F9"/>
    <w:rsid w:val="30041BED"/>
    <w:rsid w:val="300660C4"/>
    <w:rsid w:val="300BA7CA"/>
    <w:rsid w:val="30121EF6"/>
    <w:rsid w:val="3014FC17"/>
    <w:rsid w:val="301955ED"/>
    <w:rsid w:val="301B17EF"/>
    <w:rsid w:val="301BC5BF"/>
    <w:rsid w:val="301F2413"/>
    <w:rsid w:val="30203D8A"/>
    <w:rsid w:val="3024F5BF"/>
    <w:rsid w:val="30327CA4"/>
    <w:rsid w:val="3032ED4F"/>
    <w:rsid w:val="303598E5"/>
    <w:rsid w:val="3036B47C"/>
    <w:rsid w:val="3038F48E"/>
    <w:rsid w:val="303C9EFD"/>
    <w:rsid w:val="303DDB29"/>
    <w:rsid w:val="303FF05E"/>
    <w:rsid w:val="30445C55"/>
    <w:rsid w:val="304512DD"/>
    <w:rsid w:val="304719D6"/>
    <w:rsid w:val="304AAC41"/>
    <w:rsid w:val="3056C295"/>
    <w:rsid w:val="3057B3CA"/>
    <w:rsid w:val="305DFB11"/>
    <w:rsid w:val="3062CCCD"/>
    <w:rsid w:val="306742CA"/>
    <w:rsid w:val="30717BE2"/>
    <w:rsid w:val="30736E30"/>
    <w:rsid w:val="3077F58F"/>
    <w:rsid w:val="3079EEA8"/>
    <w:rsid w:val="307C36F0"/>
    <w:rsid w:val="308044E1"/>
    <w:rsid w:val="30868018"/>
    <w:rsid w:val="3088428A"/>
    <w:rsid w:val="30928DD5"/>
    <w:rsid w:val="309950D6"/>
    <w:rsid w:val="309A5D20"/>
    <w:rsid w:val="309F1881"/>
    <w:rsid w:val="30B7D0E7"/>
    <w:rsid w:val="30C0B802"/>
    <w:rsid w:val="30C8A826"/>
    <w:rsid w:val="30CAE42F"/>
    <w:rsid w:val="30CB03E6"/>
    <w:rsid w:val="30CD0D23"/>
    <w:rsid w:val="30CEA4D9"/>
    <w:rsid w:val="30D137FD"/>
    <w:rsid w:val="30D405FE"/>
    <w:rsid w:val="30D79F1A"/>
    <w:rsid w:val="30DAFD4A"/>
    <w:rsid w:val="30DF19EB"/>
    <w:rsid w:val="30E2BAD5"/>
    <w:rsid w:val="30E515D3"/>
    <w:rsid w:val="30EE7BD8"/>
    <w:rsid w:val="30EECE63"/>
    <w:rsid w:val="30F2CA17"/>
    <w:rsid w:val="30F546FA"/>
    <w:rsid w:val="30F9698E"/>
    <w:rsid w:val="30FF349B"/>
    <w:rsid w:val="3100785C"/>
    <w:rsid w:val="3101DD44"/>
    <w:rsid w:val="3108418A"/>
    <w:rsid w:val="310FABC5"/>
    <w:rsid w:val="31111E1E"/>
    <w:rsid w:val="311A7B18"/>
    <w:rsid w:val="311B3036"/>
    <w:rsid w:val="311E2BF0"/>
    <w:rsid w:val="311F052E"/>
    <w:rsid w:val="31215C10"/>
    <w:rsid w:val="31277C87"/>
    <w:rsid w:val="31281469"/>
    <w:rsid w:val="312BA865"/>
    <w:rsid w:val="31312737"/>
    <w:rsid w:val="313ABF7F"/>
    <w:rsid w:val="313D38AA"/>
    <w:rsid w:val="3147B702"/>
    <w:rsid w:val="3169F099"/>
    <w:rsid w:val="316D5CB6"/>
    <w:rsid w:val="316DBABA"/>
    <w:rsid w:val="317155AF"/>
    <w:rsid w:val="3178383D"/>
    <w:rsid w:val="3179B88D"/>
    <w:rsid w:val="317C768D"/>
    <w:rsid w:val="317FBC27"/>
    <w:rsid w:val="31812BDD"/>
    <w:rsid w:val="31871AD3"/>
    <w:rsid w:val="318C7868"/>
    <w:rsid w:val="3190F5AF"/>
    <w:rsid w:val="31A2C505"/>
    <w:rsid w:val="31A5F0AB"/>
    <w:rsid w:val="31AA8FEF"/>
    <w:rsid w:val="31AB62A5"/>
    <w:rsid w:val="31AE429C"/>
    <w:rsid w:val="31AE7A5F"/>
    <w:rsid w:val="31B01DE8"/>
    <w:rsid w:val="31B3D907"/>
    <w:rsid w:val="31BAE4A3"/>
    <w:rsid w:val="31C2B619"/>
    <w:rsid w:val="31CCC862"/>
    <w:rsid w:val="31CCD232"/>
    <w:rsid w:val="31D5B581"/>
    <w:rsid w:val="31DDDEB0"/>
    <w:rsid w:val="31E4B3FA"/>
    <w:rsid w:val="31E91643"/>
    <w:rsid w:val="31EEE92E"/>
    <w:rsid w:val="31EFF057"/>
    <w:rsid w:val="31F7E590"/>
    <w:rsid w:val="31F81166"/>
    <w:rsid w:val="31FC1244"/>
    <w:rsid w:val="31FE9D82"/>
    <w:rsid w:val="3207E10E"/>
    <w:rsid w:val="3208182D"/>
    <w:rsid w:val="320E7A30"/>
    <w:rsid w:val="32123741"/>
    <w:rsid w:val="321436FD"/>
    <w:rsid w:val="32159E5C"/>
    <w:rsid w:val="32196FC6"/>
    <w:rsid w:val="321B733B"/>
    <w:rsid w:val="322524B4"/>
    <w:rsid w:val="322CC952"/>
    <w:rsid w:val="322E77E4"/>
    <w:rsid w:val="3230C058"/>
    <w:rsid w:val="3232D09D"/>
    <w:rsid w:val="32347335"/>
    <w:rsid w:val="323509D4"/>
    <w:rsid w:val="323749B1"/>
    <w:rsid w:val="32391EF6"/>
    <w:rsid w:val="323B39A8"/>
    <w:rsid w:val="323EA9BA"/>
    <w:rsid w:val="324F250F"/>
    <w:rsid w:val="3254147A"/>
    <w:rsid w:val="325A938C"/>
    <w:rsid w:val="325AEF8A"/>
    <w:rsid w:val="325C830E"/>
    <w:rsid w:val="325C9ECA"/>
    <w:rsid w:val="32602D9C"/>
    <w:rsid w:val="3260FA24"/>
    <w:rsid w:val="326201DE"/>
    <w:rsid w:val="3266EB13"/>
    <w:rsid w:val="32688D3C"/>
    <w:rsid w:val="326CFDF3"/>
    <w:rsid w:val="326D0024"/>
    <w:rsid w:val="3270C64D"/>
    <w:rsid w:val="3277415C"/>
    <w:rsid w:val="328D129C"/>
    <w:rsid w:val="328DD481"/>
    <w:rsid w:val="3290764C"/>
    <w:rsid w:val="3294BFCD"/>
    <w:rsid w:val="3298E0E7"/>
    <w:rsid w:val="329A49C4"/>
    <w:rsid w:val="329CA10A"/>
    <w:rsid w:val="329D0871"/>
    <w:rsid w:val="32A0B540"/>
    <w:rsid w:val="32A3214A"/>
    <w:rsid w:val="32A4B482"/>
    <w:rsid w:val="32A4E8A5"/>
    <w:rsid w:val="32A539E5"/>
    <w:rsid w:val="32AB8E6F"/>
    <w:rsid w:val="32B035C2"/>
    <w:rsid w:val="32B05F41"/>
    <w:rsid w:val="32B185BD"/>
    <w:rsid w:val="32B2FEF9"/>
    <w:rsid w:val="32B3E713"/>
    <w:rsid w:val="32BBD47B"/>
    <w:rsid w:val="32C143D1"/>
    <w:rsid w:val="32C15B0C"/>
    <w:rsid w:val="32C56B25"/>
    <w:rsid w:val="32CDDFF8"/>
    <w:rsid w:val="32D108D3"/>
    <w:rsid w:val="32D63ED1"/>
    <w:rsid w:val="32D90E04"/>
    <w:rsid w:val="32E7A2FD"/>
    <w:rsid w:val="32E90BB8"/>
    <w:rsid w:val="32EFA717"/>
    <w:rsid w:val="32F6E19F"/>
    <w:rsid w:val="32F80D33"/>
    <w:rsid w:val="32FC1383"/>
    <w:rsid w:val="33055BA5"/>
    <w:rsid w:val="33064EA0"/>
    <w:rsid w:val="3309B4D5"/>
    <w:rsid w:val="330B38CD"/>
    <w:rsid w:val="330CD1DB"/>
    <w:rsid w:val="33106934"/>
    <w:rsid w:val="33109F47"/>
    <w:rsid w:val="33175C3B"/>
    <w:rsid w:val="331BC551"/>
    <w:rsid w:val="331BFFE4"/>
    <w:rsid w:val="33233CA8"/>
    <w:rsid w:val="332A1741"/>
    <w:rsid w:val="33315E65"/>
    <w:rsid w:val="333602BE"/>
    <w:rsid w:val="33393C99"/>
    <w:rsid w:val="333ECF4E"/>
    <w:rsid w:val="33410605"/>
    <w:rsid w:val="3342EAE9"/>
    <w:rsid w:val="33474203"/>
    <w:rsid w:val="3347C69B"/>
    <w:rsid w:val="3349D6E5"/>
    <w:rsid w:val="334DF9C2"/>
    <w:rsid w:val="3353698F"/>
    <w:rsid w:val="3355A435"/>
    <w:rsid w:val="33581503"/>
    <w:rsid w:val="335AF172"/>
    <w:rsid w:val="33629FBB"/>
    <w:rsid w:val="3368BE38"/>
    <w:rsid w:val="336DF48D"/>
    <w:rsid w:val="336E852B"/>
    <w:rsid w:val="33738685"/>
    <w:rsid w:val="337A96C8"/>
    <w:rsid w:val="337CEA50"/>
    <w:rsid w:val="33954FA5"/>
    <w:rsid w:val="33986E3D"/>
    <w:rsid w:val="3398EA5E"/>
    <w:rsid w:val="3399AB9E"/>
    <w:rsid w:val="339CC0F4"/>
    <w:rsid w:val="339D45ED"/>
    <w:rsid w:val="33A06B0C"/>
    <w:rsid w:val="33A1820A"/>
    <w:rsid w:val="33A4AF2A"/>
    <w:rsid w:val="33A4C9F8"/>
    <w:rsid w:val="33A71C91"/>
    <w:rsid w:val="33AAD59B"/>
    <w:rsid w:val="33ADE8DD"/>
    <w:rsid w:val="33AE517A"/>
    <w:rsid w:val="33B430D4"/>
    <w:rsid w:val="33B5DC2A"/>
    <w:rsid w:val="33B7ABF0"/>
    <w:rsid w:val="33BB9402"/>
    <w:rsid w:val="33C3F12A"/>
    <w:rsid w:val="33C6F724"/>
    <w:rsid w:val="33D687B7"/>
    <w:rsid w:val="33DDA1A5"/>
    <w:rsid w:val="33E37B92"/>
    <w:rsid w:val="33E3D887"/>
    <w:rsid w:val="33E9EE6C"/>
    <w:rsid w:val="33EFAACD"/>
    <w:rsid w:val="33F3DC74"/>
    <w:rsid w:val="33F8DA2A"/>
    <w:rsid w:val="33FA7B59"/>
    <w:rsid w:val="34019CBB"/>
    <w:rsid w:val="3401E4AE"/>
    <w:rsid w:val="340D3D64"/>
    <w:rsid w:val="3411B30D"/>
    <w:rsid w:val="3415E225"/>
    <w:rsid w:val="341904BB"/>
    <w:rsid w:val="3420E9F2"/>
    <w:rsid w:val="34223569"/>
    <w:rsid w:val="3424A479"/>
    <w:rsid w:val="3429AFCB"/>
    <w:rsid w:val="3429F284"/>
    <w:rsid w:val="342DF0D7"/>
    <w:rsid w:val="3434E864"/>
    <w:rsid w:val="3436219B"/>
    <w:rsid w:val="34369569"/>
    <w:rsid w:val="3437E3F4"/>
    <w:rsid w:val="344555F5"/>
    <w:rsid w:val="3445B295"/>
    <w:rsid w:val="3446EBFB"/>
    <w:rsid w:val="3449C02E"/>
    <w:rsid w:val="344B2277"/>
    <w:rsid w:val="344E06B2"/>
    <w:rsid w:val="344F5355"/>
    <w:rsid w:val="34579ACE"/>
    <w:rsid w:val="345BAB10"/>
    <w:rsid w:val="345D8B29"/>
    <w:rsid w:val="34607DB5"/>
    <w:rsid w:val="346634B7"/>
    <w:rsid w:val="34678C86"/>
    <w:rsid w:val="346EB4E4"/>
    <w:rsid w:val="34721A62"/>
    <w:rsid w:val="347666B6"/>
    <w:rsid w:val="3477DFF9"/>
    <w:rsid w:val="3478FCCE"/>
    <w:rsid w:val="34829FA1"/>
    <w:rsid w:val="3484A79E"/>
    <w:rsid w:val="348CD16B"/>
    <w:rsid w:val="34956BCD"/>
    <w:rsid w:val="349B8308"/>
    <w:rsid w:val="349E0834"/>
    <w:rsid w:val="349F04FE"/>
    <w:rsid w:val="349F0FF1"/>
    <w:rsid w:val="34A832EB"/>
    <w:rsid w:val="34ADD97A"/>
    <w:rsid w:val="34AE6ED2"/>
    <w:rsid w:val="34B59854"/>
    <w:rsid w:val="34BE0A91"/>
    <w:rsid w:val="34BECFE6"/>
    <w:rsid w:val="34BF9705"/>
    <w:rsid w:val="34C42EA9"/>
    <w:rsid w:val="34C4F6CF"/>
    <w:rsid w:val="34C52967"/>
    <w:rsid w:val="34CC42F3"/>
    <w:rsid w:val="34CDD878"/>
    <w:rsid w:val="34D3076C"/>
    <w:rsid w:val="34DAC6B8"/>
    <w:rsid w:val="34DBF276"/>
    <w:rsid w:val="34EE0B5F"/>
    <w:rsid w:val="34EEBEB4"/>
    <w:rsid w:val="34F72742"/>
    <w:rsid w:val="3503A412"/>
    <w:rsid w:val="3507A26A"/>
    <w:rsid w:val="350DA70C"/>
    <w:rsid w:val="35132BAF"/>
    <w:rsid w:val="351510B7"/>
    <w:rsid w:val="35193CC4"/>
    <w:rsid w:val="3519636B"/>
    <w:rsid w:val="351B1259"/>
    <w:rsid w:val="351B698B"/>
    <w:rsid w:val="35230BF3"/>
    <w:rsid w:val="352B967D"/>
    <w:rsid w:val="352BC2C7"/>
    <w:rsid w:val="352DD348"/>
    <w:rsid w:val="3530944E"/>
    <w:rsid w:val="354023E2"/>
    <w:rsid w:val="3540E59D"/>
    <w:rsid w:val="3543F45B"/>
    <w:rsid w:val="354C9A4C"/>
    <w:rsid w:val="355434D2"/>
    <w:rsid w:val="35571AAA"/>
    <w:rsid w:val="355E3DCE"/>
    <w:rsid w:val="35671260"/>
    <w:rsid w:val="35680696"/>
    <w:rsid w:val="3573F78D"/>
    <w:rsid w:val="35741295"/>
    <w:rsid w:val="357A70C6"/>
    <w:rsid w:val="358038BD"/>
    <w:rsid w:val="3589E133"/>
    <w:rsid w:val="358A6005"/>
    <w:rsid w:val="3592C803"/>
    <w:rsid w:val="359994D0"/>
    <w:rsid w:val="3599954C"/>
    <w:rsid w:val="359C70BD"/>
    <w:rsid w:val="359E6196"/>
    <w:rsid w:val="35A8334F"/>
    <w:rsid w:val="35A881C7"/>
    <w:rsid w:val="35A95AD7"/>
    <w:rsid w:val="35AB44A8"/>
    <w:rsid w:val="35ADFE2F"/>
    <w:rsid w:val="35B6F0CF"/>
    <w:rsid w:val="35B81CB0"/>
    <w:rsid w:val="35BEDE3D"/>
    <w:rsid w:val="35C32D30"/>
    <w:rsid w:val="35CA4F14"/>
    <w:rsid w:val="35D56543"/>
    <w:rsid w:val="35D769C9"/>
    <w:rsid w:val="35DB684C"/>
    <w:rsid w:val="35E75D2F"/>
    <w:rsid w:val="35EB4C6D"/>
    <w:rsid w:val="35F50079"/>
    <w:rsid w:val="35F5884F"/>
    <w:rsid w:val="35F6C961"/>
    <w:rsid w:val="35F9E2E7"/>
    <w:rsid w:val="35FAD776"/>
    <w:rsid w:val="35FB0521"/>
    <w:rsid w:val="360110A0"/>
    <w:rsid w:val="3603B37C"/>
    <w:rsid w:val="360E4094"/>
    <w:rsid w:val="3616C106"/>
    <w:rsid w:val="361D75AE"/>
    <w:rsid w:val="3622D16B"/>
    <w:rsid w:val="36230809"/>
    <w:rsid w:val="36283212"/>
    <w:rsid w:val="362E4D46"/>
    <w:rsid w:val="36353593"/>
    <w:rsid w:val="36381164"/>
    <w:rsid w:val="363BFD8F"/>
    <w:rsid w:val="3649BCA3"/>
    <w:rsid w:val="36539C08"/>
    <w:rsid w:val="365718E1"/>
    <w:rsid w:val="3657386D"/>
    <w:rsid w:val="36584A31"/>
    <w:rsid w:val="365E1726"/>
    <w:rsid w:val="365F6727"/>
    <w:rsid w:val="3665461E"/>
    <w:rsid w:val="3667F631"/>
    <w:rsid w:val="36711E9E"/>
    <w:rsid w:val="36715156"/>
    <w:rsid w:val="36723422"/>
    <w:rsid w:val="36764BD3"/>
    <w:rsid w:val="36765C17"/>
    <w:rsid w:val="367CC3B7"/>
    <w:rsid w:val="3680E3BE"/>
    <w:rsid w:val="36819510"/>
    <w:rsid w:val="3682654B"/>
    <w:rsid w:val="3684AE65"/>
    <w:rsid w:val="368739F7"/>
    <w:rsid w:val="3689D723"/>
    <w:rsid w:val="368D3009"/>
    <w:rsid w:val="368E48B9"/>
    <w:rsid w:val="3694A2A0"/>
    <w:rsid w:val="369667F6"/>
    <w:rsid w:val="369A509A"/>
    <w:rsid w:val="369E5C83"/>
    <w:rsid w:val="36A0C810"/>
    <w:rsid w:val="36A45D4A"/>
    <w:rsid w:val="36A8B142"/>
    <w:rsid w:val="36A9FAA4"/>
    <w:rsid w:val="36B22B73"/>
    <w:rsid w:val="36B35D29"/>
    <w:rsid w:val="36B53581"/>
    <w:rsid w:val="36B6EFF0"/>
    <w:rsid w:val="36C8EA8F"/>
    <w:rsid w:val="36D9D0CB"/>
    <w:rsid w:val="36D9E8DD"/>
    <w:rsid w:val="36EBC5FB"/>
    <w:rsid w:val="36ED5C58"/>
    <w:rsid w:val="36F22578"/>
    <w:rsid w:val="36F5F502"/>
    <w:rsid w:val="36F7AA43"/>
    <w:rsid w:val="36FB2505"/>
    <w:rsid w:val="36FBDB21"/>
    <w:rsid w:val="36FED563"/>
    <w:rsid w:val="3700A588"/>
    <w:rsid w:val="3700D8BF"/>
    <w:rsid w:val="3705F561"/>
    <w:rsid w:val="3706C6BD"/>
    <w:rsid w:val="370B55A1"/>
    <w:rsid w:val="371246C0"/>
    <w:rsid w:val="37136BA8"/>
    <w:rsid w:val="371A7C45"/>
    <w:rsid w:val="371EFD51"/>
    <w:rsid w:val="37205003"/>
    <w:rsid w:val="372327B8"/>
    <w:rsid w:val="37334332"/>
    <w:rsid w:val="373A32C6"/>
    <w:rsid w:val="373F4C99"/>
    <w:rsid w:val="3741CE40"/>
    <w:rsid w:val="374BF661"/>
    <w:rsid w:val="3750DC83"/>
    <w:rsid w:val="37541A00"/>
    <w:rsid w:val="37574913"/>
    <w:rsid w:val="3759EE9B"/>
    <w:rsid w:val="375AC445"/>
    <w:rsid w:val="375B76CE"/>
    <w:rsid w:val="375FF5B0"/>
    <w:rsid w:val="37668CCF"/>
    <w:rsid w:val="3766F03D"/>
    <w:rsid w:val="37694204"/>
    <w:rsid w:val="376AA091"/>
    <w:rsid w:val="376E3401"/>
    <w:rsid w:val="3770185A"/>
    <w:rsid w:val="37728E69"/>
    <w:rsid w:val="3772EED8"/>
    <w:rsid w:val="37791A42"/>
    <w:rsid w:val="37816E35"/>
    <w:rsid w:val="37865812"/>
    <w:rsid w:val="37924E39"/>
    <w:rsid w:val="37929F76"/>
    <w:rsid w:val="379FF881"/>
    <w:rsid w:val="37A45295"/>
    <w:rsid w:val="37A9564E"/>
    <w:rsid w:val="37ABAB58"/>
    <w:rsid w:val="37B041B7"/>
    <w:rsid w:val="37B89D1D"/>
    <w:rsid w:val="37BCACA0"/>
    <w:rsid w:val="37C19AB9"/>
    <w:rsid w:val="37C34113"/>
    <w:rsid w:val="37CCD471"/>
    <w:rsid w:val="37D09C46"/>
    <w:rsid w:val="37DA05F0"/>
    <w:rsid w:val="37E079F3"/>
    <w:rsid w:val="37E0A621"/>
    <w:rsid w:val="37E20F3F"/>
    <w:rsid w:val="37E35AD0"/>
    <w:rsid w:val="37E4271B"/>
    <w:rsid w:val="37E5B897"/>
    <w:rsid w:val="37E7A130"/>
    <w:rsid w:val="37EEE72A"/>
    <w:rsid w:val="37F2455D"/>
    <w:rsid w:val="37FD5602"/>
    <w:rsid w:val="37FE5D87"/>
    <w:rsid w:val="38022CBA"/>
    <w:rsid w:val="3808FA6E"/>
    <w:rsid w:val="380C5C43"/>
    <w:rsid w:val="380D532E"/>
    <w:rsid w:val="380ECA8D"/>
    <w:rsid w:val="38162FA5"/>
    <w:rsid w:val="3818A27B"/>
    <w:rsid w:val="381A624D"/>
    <w:rsid w:val="3825F266"/>
    <w:rsid w:val="38279C28"/>
    <w:rsid w:val="3829E85C"/>
    <w:rsid w:val="382C9013"/>
    <w:rsid w:val="38330AB6"/>
    <w:rsid w:val="3836FB40"/>
    <w:rsid w:val="383C2C69"/>
    <w:rsid w:val="3840B329"/>
    <w:rsid w:val="384449CD"/>
    <w:rsid w:val="38470547"/>
    <w:rsid w:val="3847E067"/>
    <w:rsid w:val="38494CC0"/>
    <w:rsid w:val="384FBA0C"/>
    <w:rsid w:val="38510D04"/>
    <w:rsid w:val="385249F2"/>
    <w:rsid w:val="3852FA27"/>
    <w:rsid w:val="385752E5"/>
    <w:rsid w:val="3857DCF3"/>
    <w:rsid w:val="385C37B6"/>
    <w:rsid w:val="38633135"/>
    <w:rsid w:val="3865AF06"/>
    <w:rsid w:val="386A2F3F"/>
    <w:rsid w:val="386B3DCD"/>
    <w:rsid w:val="387E1823"/>
    <w:rsid w:val="3883F549"/>
    <w:rsid w:val="3885B507"/>
    <w:rsid w:val="3885D88A"/>
    <w:rsid w:val="388B45BC"/>
    <w:rsid w:val="388E52B5"/>
    <w:rsid w:val="38908C42"/>
    <w:rsid w:val="389109D9"/>
    <w:rsid w:val="3892544A"/>
    <w:rsid w:val="3897C965"/>
    <w:rsid w:val="389CA9ED"/>
    <w:rsid w:val="389E18D5"/>
    <w:rsid w:val="38A67228"/>
    <w:rsid w:val="38A68AEB"/>
    <w:rsid w:val="38ABF71D"/>
    <w:rsid w:val="38ADCC93"/>
    <w:rsid w:val="38AE90AD"/>
    <w:rsid w:val="38B49967"/>
    <w:rsid w:val="38B8FA54"/>
    <w:rsid w:val="38C4D792"/>
    <w:rsid w:val="38C6B360"/>
    <w:rsid w:val="38C74AA8"/>
    <w:rsid w:val="38CC0E71"/>
    <w:rsid w:val="38D28F1F"/>
    <w:rsid w:val="38E09A9E"/>
    <w:rsid w:val="38E138A2"/>
    <w:rsid w:val="38E270A4"/>
    <w:rsid w:val="38E3C776"/>
    <w:rsid w:val="38E54F1B"/>
    <w:rsid w:val="38E6D62F"/>
    <w:rsid w:val="38EA4DA1"/>
    <w:rsid w:val="38F1D333"/>
    <w:rsid w:val="38F5E259"/>
    <w:rsid w:val="38F6D722"/>
    <w:rsid w:val="38FD9BF0"/>
    <w:rsid w:val="38FEFEA1"/>
    <w:rsid w:val="3909B61F"/>
    <w:rsid w:val="39109912"/>
    <w:rsid w:val="39147C3C"/>
    <w:rsid w:val="3915493F"/>
    <w:rsid w:val="391B8F2A"/>
    <w:rsid w:val="391EED22"/>
    <w:rsid w:val="39219237"/>
    <w:rsid w:val="39256E5C"/>
    <w:rsid w:val="39437608"/>
    <w:rsid w:val="39463320"/>
    <w:rsid w:val="3947C6B7"/>
    <w:rsid w:val="3949506F"/>
    <w:rsid w:val="394B1394"/>
    <w:rsid w:val="394CC18B"/>
    <w:rsid w:val="39536228"/>
    <w:rsid w:val="3953FBF5"/>
    <w:rsid w:val="39565187"/>
    <w:rsid w:val="395FAD77"/>
    <w:rsid w:val="396B4425"/>
    <w:rsid w:val="3971290B"/>
    <w:rsid w:val="3971F17B"/>
    <w:rsid w:val="39746251"/>
    <w:rsid w:val="397A7AAA"/>
    <w:rsid w:val="397DF29F"/>
    <w:rsid w:val="39842792"/>
    <w:rsid w:val="3984AA20"/>
    <w:rsid w:val="3985E0EE"/>
    <w:rsid w:val="39868278"/>
    <w:rsid w:val="398D19F3"/>
    <w:rsid w:val="39904DDB"/>
    <w:rsid w:val="399A88F2"/>
    <w:rsid w:val="399EBCF7"/>
    <w:rsid w:val="39A02A31"/>
    <w:rsid w:val="39A6F13C"/>
    <w:rsid w:val="39ACE782"/>
    <w:rsid w:val="39AEBAC9"/>
    <w:rsid w:val="39AEBC59"/>
    <w:rsid w:val="39B4668D"/>
    <w:rsid w:val="39C04E3A"/>
    <w:rsid w:val="39C4C5D0"/>
    <w:rsid w:val="39CA52C7"/>
    <w:rsid w:val="39CAAB01"/>
    <w:rsid w:val="39CD1963"/>
    <w:rsid w:val="39CF2C7A"/>
    <w:rsid w:val="39D05CA3"/>
    <w:rsid w:val="39D0E0BA"/>
    <w:rsid w:val="39DAAA74"/>
    <w:rsid w:val="39F2AB69"/>
    <w:rsid w:val="39F99DC9"/>
    <w:rsid w:val="39FE86C4"/>
    <w:rsid w:val="3A024A6D"/>
    <w:rsid w:val="3A13096B"/>
    <w:rsid w:val="3A14655E"/>
    <w:rsid w:val="3A177B02"/>
    <w:rsid w:val="3A19F2E6"/>
    <w:rsid w:val="3A26DFE5"/>
    <w:rsid w:val="3A288F43"/>
    <w:rsid w:val="3A28BB66"/>
    <w:rsid w:val="3A337B61"/>
    <w:rsid w:val="3A352BC7"/>
    <w:rsid w:val="3A3E539C"/>
    <w:rsid w:val="3A470967"/>
    <w:rsid w:val="3A56C8DE"/>
    <w:rsid w:val="3A7093DB"/>
    <w:rsid w:val="3A7101D3"/>
    <w:rsid w:val="3A735245"/>
    <w:rsid w:val="3A7A0762"/>
    <w:rsid w:val="3A7C6328"/>
    <w:rsid w:val="3A84A889"/>
    <w:rsid w:val="3A9BA38A"/>
    <w:rsid w:val="3A9EE7FD"/>
    <w:rsid w:val="3AA23EFC"/>
    <w:rsid w:val="3AA285DD"/>
    <w:rsid w:val="3AA72441"/>
    <w:rsid w:val="3AB40A50"/>
    <w:rsid w:val="3AB600D9"/>
    <w:rsid w:val="3AB758F9"/>
    <w:rsid w:val="3AB86A3A"/>
    <w:rsid w:val="3AC031A2"/>
    <w:rsid w:val="3AC17796"/>
    <w:rsid w:val="3AC27011"/>
    <w:rsid w:val="3ACA4B9A"/>
    <w:rsid w:val="3ACCEC45"/>
    <w:rsid w:val="3ADC7CBA"/>
    <w:rsid w:val="3ADEF0B5"/>
    <w:rsid w:val="3AE71FF2"/>
    <w:rsid w:val="3AEDA40D"/>
    <w:rsid w:val="3AEE9295"/>
    <w:rsid w:val="3AF1B529"/>
    <w:rsid w:val="3AF4E039"/>
    <w:rsid w:val="3AF9F85C"/>
    <w:rsid w:val="3AFFBA77"/>
    <w:rsid w:val="3B060696"/>
    <w:rsid w:val="3B14AF38"/>
    <w:rsid w:val="3B1BD8AD"/>
    <w:rsid w:val="3B1C0BB6"/>
    <w:rsid w:val="3B1C6CC1"/>
    <w:rsid w:val="3B1F2E33"/>
    <w:rsid w:val="3B29960F"/>
    <w:rsid w:val="3B2B594E"/>
    <w:rsid w:val="3B2B9A16"/>
    <w:rsid w:val="3B2DE1FB"/>
    <w:rsid w:val="3B3503DA"/>
    <w:rsid w:val="3B38AE53"/>
    <w:rsid w:val="3B394778"/>
    <w:rsid w:val="3B3954A2"/>
    <w:rsid w:val="3B3E611C"/>
    <w:rsid w:val="3B407E8C"/>
    <w:rsid w:val="3B413B57"/>
    <w:rsid w:val="3B42B91B"/>
    <w:rsid w:val="3B448A47"/>
    <w:rsid w:val="3B44F12D"/>
    <w:rsid w:val="3B488BCE"/>
    <w:rsid w:val="3B557BC0"/>
    <w:rsid w:val="3B573543"/>
    <w:rsid w:val="3B5AF0E3"/>
    <w:rsid w:val="3B62D115"/>
    <w:rsid w:val="3B6804EA"/>
    <w:rsid w:val="3B771D7C"/>
    <w:rsid w:val="3B7A4176"/>
    <w:rsid w:val="3B81CC9B"/>
    <w:rsid w:val="3B8375AB"/>
    <w:rsid w:val="3B87E0FD"/>
    <w:rsid w:val="3B899402"/>
    <w:rsid w:val="3B8C8F79"/>
    <w:rsid w:val="3B936570"/>
    <w:rsid w:val="3B9933D9"/>
    <w:rsid w:val="3B9C7568"/>
    <w:rsid w:val="3B9D5963"/>
    <w:rsid w:val="3BA1B094"/>
    <w:rsid w:val="3BA1C1BC"/>
    <w:rsid w:val="3BA3A153"/>
    <w:rsid w:val="3BA66A73"/>
    <w:rsid w:val="3BAC3FDB"/>
    <w:rsid w:val="3BAC5F5F"/>
    <w:rsid w:val="3BB0E11D"/>
    <w:rsid w:val="3BB3B86A"/>
    <w:rsid w:val="3BB3DE24"/>
    <w:rsid w:val="3BB79044"/>
    <w:rsid w:val="3BB84A27"/>
    <w:rsid w:val="3BBC80AB"/>
    <w:rsid w:val="3BC24033"/>
    <w:rsid w:val="3BC6AB42"/>
    <w:rsid w:val="3BD09621"/>
    <w:rsid w:val="3BDB16C0"/>
    <w:rsid w:val="3BDE0B65"/>
    <w:rsid w:val="3BE0DD99"/>
    <w:rsid w:val="3BE14D91"/>
    <w:rsid w:val="3BE2BCDF"/>
    <w:rsid w:val="3BE87FA7"/>
    <w:rsid w:val="3BEBBF7A"/>
    <w:rsid w:val="3BF46AD5"/>
    <w:rsid w:val="3BF62641"/>
    <w:rsid w:val="3BFA946B"/>
    <w:rsid w:val="3C061D11"/>
    <w:rsid w:val="3C0712B7"/>
    <w:rsid w:val="3C0A708A"/>
    <w:rsid w:val="3C10D02F"/>
    <w:rsid w:val="3C134D5E"/>
    <w:rsid w:val="3C1474E3"/>
    <w:rsid w:val="3C1936A6"/>
    <w:rsid w:val="3C1BA39A"/>
    <w:rsid w:val="3C22F336"/>
    <w:rsid w:val="3C2EA8F6"/>
    <w:rsid w:val="3C2F106C"/>
    <w:rsid w:val="3C3BFE56"/>
    <w:rsid w:val="3C50083D"/>
    <w:rsid w:val="3C5A638E"/>
    <w:rsid w:val="3C5A79CD"/>
    <w:rsid w:val="3C5C23A8"/>
    <w:rsid w:val="3C62684D"/>
    <w:rsid w:val="3C639062"/>
    <w:rsid w:val="3C63C59D"/>
    <w:rsid w:val="3C6BE05B"/>
    <w:rsid w:val="3C6E860F"/>
    <w:rsid w:val="3C708227"/>
    <w:rsid w:val="3C71EFC4"/>
    <w:rsid w:val="3C775CBD"/>
    <w:rsid w:val="3C78D31E"/>
    <w:rsid w:val="3C7A01A1"/>
    <w:rsid w:val="3C7C1D44"/>
    <w:rsid w:val="3C7DB1D9"/>
    <w:rsid w:val="3C82B5D5"/>
    <w:rsid w:val="3C82F961"/>
    <w:rsid w:val="3C83F3E6"/>
    <w:rsid w:val="3C871FEC"/>
    <w:rsid w:val="3C879A70"/>
    <w:rsid w:val="3C887BD2"/>
    <w:rsid w:val="3C896A34"/>
    <w:rsid w:val="3C8AE0F7"/>
    <w:rsid w:val="3C8C19E7"/>
    <w:rsid w:val="3C8C934D"/>
    <w:rsid w:val="3C969244"/>
    <w:rsid w:val="3C99D9E6"/>
    <w:rsid w:val="3C9C877A"/>
    <w:rsid w:val="3CA872EA"/>
    <w:rsid w:val="3CB36766"/>
    <w:rsid w:val="3CBD62AC"/>
    <w:rsid w:val="3CC0D8DC"/>
    <w:rsid w:val="3CC59E0F"/>
    <w:rsid w:val="3CC7862D"/>
    <w:rsid w:val="3CD3F5B5"/>
    <w:rsid w:val="3CDAED8B"/>
    <w:rsid w:val="3CDD2611"/>
    <w:rsid w:val="3CE82976"/>
    <w:rsid w:val="3CE8FA79"/>
    <w:rsid w:val="3CF01CD7"/>
    <w:rsid w:val="3CF2DB34"/>
    <w:rsid w:val="3D07FE8A"/>
    <w:rsid w:val="3D094E57"/>
    <w:rsid w:val="3D0ADDE1"/>
    <w:rsid w:val="3D0EF399"/>
    <w:rsid w:val="3D131BBB"/>
    <w:rsid w:val="3D1D6468"/>
    <w:rsid w:val="3D22C933"/>
    <w:rsid w:val="3D256F81"/>
    <w:rsid w:val="3D296E87"/>
    <w:rsid w:val="3D2A3B6A"/>
    <w:rsid w:val="3D2E54ED"/>
    <w:rsid w:val="3D36BCA9"/>
    <w:rsid w:val="3D36E337"/>
    <w:rsid w:val="3D39DC1E"/>
    <w:rsid w:val="3D4158E5"/>
    <w:rsid w:val="3D479FE6"/>
    <w:rsid w:val="3D4E5721"/>
    <w:rsid w:val="3D578654"/>
    <w:rsid w:val="3D59CCF3"/>
    <w:rsid w:val="3D5B7732"/>
    <w:rsid w:val="3D6638CD"/>
    <w:rsid w:val="3D67D0B5"/>
    <w:rsid w:val="3D67F300"/>
    <w:rsid w:val="3D68C977"/>
    <w:rsid w:val="3D6963A9"/>
    <w:rsid w:val="3D6B943B"/>
    <w:rsid w:val="3D6C97B4"/>
    <w:rsid w:val="3D7501E2"/>
    <w:rsid w:val="3D7654E8"/>
    <w:rsid w:val="3D7B37EC"/>
    <w:rsid w:val="3D7BA051"/>
    <w:rsid w:val="3D7C982F"/>
    <w:rsid w:val="3D81304D"/>
    <w:rsid w:val="3D8486B3"/>
    <w:rsid w:val="3D888254"/>
    <w:rsid w:val="3D91C93F"/>
    <w:rsid w:val="3D95FED3"/>
    <w:rsid w:val="3DA0C8D6"/>
    <w:rsid w:val="3DA51B6B"/>
    <w:rsid w:val="3DAAD59A"/>
    <w:rsid w:val="3DC594D0"/>
    <w:rsid w:val="3DCC4475"/>
    <w:rsid w:val="3DCEA022"/>
    <w:rsid w:val="3DD0C7E0"/>
    <w:rsid w:val="3DD5864B"/>
    <w:rsid w:val="3DDDBA01"/>
    <w:rsid w:val="3DDDD380"/>
    <w:rsid w:val="3DDDD621"/>
    <w:rsid w:val="3DF0766A"/>
    <w:rsid w:val="3DF2ACDC"/>
    <w:rsid w:val="3DF73D42"/>
    <w:rsid w:val="3DF7A60E"/>
    <w:rsid w:val="3DFA370E"/>
    <w:rsid w:val="3DFF1F18"/>
    <w:rsid w:val="3E00E5E8"/>
    <w:rsid w:val="3E0A9A57"/>
    <w:rsid w:val="3E0D00F7"/>
    <w:rsid w:val="3E0DF5A2"/>
    <w:rsid w:val="3E11AF81"/>
    <w:rsid w:val="3E15BFC2"/>
    <w:rsid w:val="3E1601B3"/>
    <w:rsid w:val="3E1809AB"/>
    <w:rsid w:val="3E194A8B"/>
    <w:rsid w:val="3E1AC744"/>
    <w:rsid w:val="3E268298"/>
    <w:rsid w:val="3E279378"/>
    <w:rsid w:val="3E353261"/>
    <w:rsid w:val="3E389F2F"/>
    <w:rsid w:val="3E3D02DD"/>
    <w:rsid w:val="3E4185EA"/>
    <w:rsid w:val="3E44C86F"/>
    <w:rsid w:val="3E465B36"/>
    <w:rsid w:val="3E46C993"/>
    <w:rsid w:val="3E4826E3"/>
    <w:rsid w:val="3E4A11D6"/>
    <w:rsid w:val="3E4B49C1"/>
    <w:rsid w:val="3E4D6510"/>
    <w:rsid w:val="3E5442F0"/>
    <w:rsid w:val="3E572CC7"/>
    <w:rsid w:val="3E67D528"/>
    <w:rsid w:val="3E719B49"/>
    <w:rsid w:val="3E76F030"/>
    <w:rsid w:val="3E83C16D"/>
    <w:rsid w:val="3E8892CF"/>
    <w:rsid w:val="3E8D4E94"/>
    <w:rsid w:val="3E9E1722"/>
    <w:rsid w:val="3EB35D0A"/>
    <w:rsid w:val="3EB4F9FB"/>
    <w:rsid w:val="3EB5F173"/>
    <w:rsid w:val="3EBC3B41"/>
    <w:rsid w:val="3ECA508B"/>
    <w:rsid w:val="3ED0E08B"/>
    <w:rsid w:val="3ED1BCD4"/>
    <w:rsid w:val="3ED59488"/>
    <w:rsid w:val="3EDB0539"/>
    <w:rsid w:val="3EDB08D6"/>
    <w:rsid w:val="3EDF8701"/>
    <w:rsid w:val="3EE151C1"/>
    <w:rsid w:val="3EE2608F"/>
    <w:rsid w:val="3EE6D56C"/>
    <w:rsid w:val="3EE7DBF3"/>
    <w:rsid w:val="3EED455E"/>
    <w:rsid w:val="3EFE2EDA"/>
    <w:rsid w:val="3EFFD39F"/>
    <w:rsid w:val="3F0079DC"/>
    <w:rsid w:val="3F0249D9"/>
    <w:rsid w:val="3F02AEDD"/>
    <w:rsid w:val="3F04C38D"/>
    <w:rsid w:val="3F0577AE"/>
    <w:rsid w:val="3F0E35B0"/>
    <w:rsid w:val="3F10234C"/>
    <w:rsid w:val="3F160F10"/>
    <w:rsid w:val="3F19DBE0"/>
    <w:rsid w:val="3F1C17D7"/>
    <w:rsid w:val="3F1D63C9"/>
    <w:rsid w:val="3F207400"/>
    <w:rsid w:val="3F2489C9"/>
    <w:rsid w:val="3F2EBD89"/>
    <w:rsid w:val="3F2EFD98"/>
    <w:rsid w:val="3F300DC4"/>
    <w:rsid w:val="3F30EBBE"/>
    <w:rsid w:val="3F370F32"/>
    <w:rsid w:val="3F38D9B4"/>
    <w:rsid w:val="3F3B1133"/>
    <w:rsid w:val="3F3CDBCB"/>
    <w:rsid w:val="3F3EDFC6"/>
    <w:rsid w:val="3F403D8B"/>
    <w:rsid w:val="3F43339E"/>
    <w:rsid w:val="3F469BCE"/>
    <w:rsid w:val="3F4762FC"/>
    <w:rsid w:val="3F4A1690"/>
    <w:rsid w:val="3F4C222C"/>
    <w:rsid w:val="3F4D669D"/>
    <w:rsid w:val="3F4F71D9"/>
    <w:rsid w:val="3F50B4FA"/>
    <w:rsid w:val="3F5E60E6"/>
    <w:rsid w:val="3F60688D"/>
    <w:rsid w:val="3F6A0ED9"/>
    <w:rsid w:val="3F6E277A"/>
    <w:rsid w:val="3F75CA63"/>
    <w:rsid w:val="3F774B90"/>
    <w:rsid w:val="3F7767C0"/>
    <w:rsid w:val="3F7A5E61"/>
    <w:rsid w:val="3F8BF6C0"/>
    <w:rsid w:val="3F8C08D3"/>
    <w:rsid w:val="3F8C408E"/>
    <w:rsid w:val="3F925351"/>
    <w:rsid w:val="3F929785"/>
    <w:rsid w:val="3F944518"/>
    <w:rsid w:val="3F9678DC"/>
    <w:rsid w:val="3F96F57A"/>
    <w:rsid w:val="3F9BED92"/>
    <w:rsid w:val="3F9C9C38"/>
    <w:rsid w:val="3FA00D4E"/>
    <w:rsid w:val="3FA1CF84"/>
    <w:rsid w:val="3FA774AF"/>
    <w:rsid w:val="3FAED72A"/>
    <w:rsid w:val="3FB333E9"/>
    <w:rsid w:val="3FB72221"/>
    <w:rsid w:val="3FBA451F"/>
    <w:rsid w:val="3FBED6CC"/>
    <w:rsid w:val="3FC166DB"/>
    <w:rsid w:val="3FC284E2"/>
    <w:rsid w:val="3FCAE936"/>
    <w:rsid w:val="3FCC884B"/>
    <w:rsid w:val="3FCCCBD3"/>
    <w:rsid w:val="3FCCD447"/>
    <w:rsid w:val="3FD442B7"/>
    <w:rsid w:val="3FD820E4"/>
    <w:rsid w:val="3FDC6BF1"/>
    <w:rsid w:val="3FDD60FC"/>
    <w:rsid w:val="3FDDA8B5"/>
    <w:rsid w:val="3FE09372"/>
    <w:rsid w:val="3FF5C9A6"/>
    <w:rsid w:val="3FF7E5D6"/>
    <w:rsid w:val="3FFE2CC1"/>
    <w:rsid w:val="40015214"/>
    <w:rsid w:val="4003D9DD"/>
    <w:rsid w:val="401185ED"/>
    <w:rsid w:val="401687D2"/>
    <w:rsid w:val="40195679"/>
    <w:rsid w:val="40222B39"/>
    <w:rsid w:val="402443D0"/>
    <w:rsid w:val="4026DF19"/>
    <w:rsid w:val="4027BA75"/>
    <w:rsid w:val="402AF23A"/>
    <w:rsid w:val="402E811B"/>
    <w:rsid w:val="40336CAF"/>
    <w:rsid w:val="403E5859"/>
    <w:rsid w:val="403F0DB8"/>
    <w:rsid w:val="4044EE38"/>
    <w:rsid w:val="40460FDA"/>
    <w:rsid w:val="404B4E9A"/>
    <w:rsid w:val="4055855F"/>
    <w:rsid w:val="4055D33C"/>
    <w:rsid w:val="40571FE6"/>
    <w:rsid w:val="405829B8"/>
    <w:rsid w:val="405881B4"/>
    <w:rsid w:val="4064A18F"/>
    <w:rsid w:val="406BE464"/>
    <w:rsid w:val="406E7B7B"/>
    <w:rsid w:val="4077AFE9"/>
    <w:rsid w:val="4080826C"/>
    <w:rsid w:val="40824B08"/>
    <w:rsid w:val="4086127B"/>
    <w:rsid w:val="4086C997"/>
    <w:rsid w:val="40908059"/>
    <w:rsid w:val="40927E6A"/>
    <w:rsid w:val="4092F648"/>
    <w:rsid w:val="4093E10E"/>
    <w:rsid w:val="40A2C56C"/>
    <w:rsid w:val="40A94E09"/>
    <w:rsid w:val="40A9D86D"/>
    <w:rsid w:val="40B49BB7"/>
    <w:rsid w:val="40B5AC99"/>
    <w:rsid w:val="40BC37AE"/>
    <w:rsid w:val="40BD3129"/>
    <w:rsid w:val="40C00BE7"/>
    <w:rsid w:val="40C55D95"/>
    <w:rsid w:val="40D4B751"/>
    <w:rsid w:val="40D71E48"/>
    <w:rsid w:val="40D8FB1B"/>
    <w:rsid w:val="40DCEE92"/>
    <w:rsid w:val="40E694C3"/>
    <w:rsid w:val="40EBA6EB"/>
    <w:rsid w:val="40ECED45"/>
    <w:rsid w:val="40EEC813"/>
    <w:rsid w:val="40EF6C90"/>
    <w:rsid w:val="40EF713E"/>
    <w:rsid w:val="40F308E6"/>
    <w:rsid w:val="40F9A00F"/>
    <w:rsid w:val="40F9D8D0"/>
    <w:rsid w:val="40FA6906"/>
    <w:rsid w:val="40FB2571"/>
    <w:rsid w:val="40FD1CEC"/>
    <w:rsid w:val="40FF7C8B"/>
    <w:rsid w:val="4101659F"/>
    <w:rsid w:val="4103267E"/>
    <w:rsid w:val="410E9E24"/>
    <w:rsid w:val="411A26F7"/>
    <w:rsid w:val="411B5CC9"/>
    <w:rsid w:val="411DCC75"/>
    <w:rsid w:val="412C6468"/>
    <w:rsid w:val="412FD896"/>
    <w:rsid w:val="41304AEB"/>
    <w:rsid w:val="41369994"/>
    <w:rsid w:val="413D4205"/>
    <w:rsid w:val="413E5BDA"/>
    <w:rsid w:val="41427DA3"/>
    <w:rsid w:val="4142A426"/>
    <w:rsid w:val="41434970"/>
    <w:rsid w:val="414405FD"/>
    <w:rsid w:val="41442605"/>
    <w:rsid w:val="41497425"/>
    <w:rsid w:val="41508352"/>
    <w:rsid w:val="4157F5AA"/>
    <w:rsid w:val="415EBA8B"/>
    <w:rsid w:val="415F6AA3"/>
    <w:rsid w:val="41652B99"/>
    <w:rsid w:val="416EF0DD"/>
    <w:rsid w:val="4178AA32"/>
    <w:rsid w:val="41797EE9"/>
    <w:rsid w:val="4179A24D"/>
    <w:rsid w:val="417DA198"/>
    <w:rsid w:val="41829836"/>
    <w:rsid w:val="4185DCB1"/>
    <w:rsid w:val="4185F981"/>
    <w:rsid w:val="418DA28A"/>
    <w:rsid w:val="419188E1"/>
    <w:rsid w:val="41946777"/>
    <w:rsid w:val="419B14CB"/>
    <w:rsid w:val="41A4F36C"/>
    <w:rsid w:val="41AA4A7A"/>
    <w:rsid w:val="41AC577F"/>
    <w:rsid w:val="41ACD790"/>
    <w:rsid w:val="41B1C96D"/>
    <w:rsid w:val="41B80CF4"/>
    <w:rsid w:val="41B8AB49"/>
    <w:rsid w:val="41BEB9A3"/>
    <w:rsid w:val="41C32DB6"/>
    <w:rsid w:val="41C46060"/>
    <w:rsid w:val="41C4FCA8"/>
    <w:rsid w:val="41CB2F8E"/>
    <w:rsid w:val="41CE7EE5"/>
    <w:rsid w:val="41DACDC4"/>
    <w:rsid w:val="41DD9D8E"/>
    <w:rsid w:val="41E47E70"/>
    <w:rsid w:val="41E5D5C0"/>
    <w:rsid w:val="41EE23D3"/>
    <w:rsid w:val="41F3B998"/>
    <w:rsid w:val="41FADE21"/>
    <w:rsid w:val="41FC3FCC"/>
    <w:rsid w:val="41FD992E"/>
    <w:rsid w:val="42022922"/>
    <w:rsid w:val="420313AE"/>
    <w:rsid w:val="420690D2"/>
    <w:rsid w:val="420926B7"/>
    <w:rsid w:val="420D7B24"/>
    <w:rsid w:val="42131AAC"/>
    <w:rsid w:val="4214E08E"/>
    <w:rsid w:val="4217718F"/>
    <w:rsid w:val="421978B8"/>
    <w:rsid w:val="4221CF3D"/>
    <w:rsid w:val="42238FC6"/>
    <w:rsid w:val="42252233"/>
    <w:rsid w:val="422A49E6"/>
    <w:rsid w:val="422B42DB"/>
    <w:rsid w:val="422B75BD"/>
    <w:rsid w:val="422CF140"/>
    <w:rsid w:val="42325AAC"/>
    <w:rsid w:val="4234154F"/>
    <w:rsid w:val="42364B0C"/>
    <w:rsid w:val="423AEBCC"/>
    <w:rsid w:val="423BBA9C"/>
    <w:rsid w:val="424335FD"/>
    <w:rsid w:val="424C469A"/>
    <w:rsid w:val="424C930B"/>
    <w:rsid w:val="425582B7"/>
    <w:rsid w:val="4262FA05"/>
    <w:rsid w:val="42687F15"/>
    <w:rsid w:val="426D98D0"/>
    <w:rsid w:val="427504D6"/>
    <w:rsid w:val="427B48D9"/>
    <w:rsid w:val="4283CE4E"/>
    <w:rsid w:val="428BA4BA"/>
    <w:rsid w:val="428E98FD"/>
    <w:rsid w:val="42994E77"/>
    <w:rsid w:val="429F67E6"/>
    <w:rsid w:val="42A4F819"/>
    <w:rsid w:val="42A5AEEB"/>
    <w:rsid w:val="42A922EA"/>
    <w:rsid w:val="42AC7E6B"/>
    <w:rsid w:val="42AFD03A"/>
    <w:rsid w:val="42B6E1C5"/>
    <w:rsid w:val="42CB7737"/>
    <w:rsid w:val="42D0464D"/>
    <w:rsid w:val="42E09047"/>
    <w:rsid w:val="42E2CCAC"/>
    <w:rsid w:val="42E5773E"/>
    <w:rsid w:val="42E58F41"/>
    <w:rsid w:val="42E970EF"/>
    <w:rsid w:val="42F81A74"/>
    <w:rsid w:val="42FFC8CB"/>
    <w:rsid w:val="430CCDE8"/>
    <w:rsid w:val="43115BB8"/>
    <w:rsid w:val="431AB0E0"/>
    <w:rsid w:val="43205FA6"/>
    <w:rsid w:val="43210529"/>
    <w:rsid w:val="43273983"/>
    <w:rsid w:val="43296EDC"/>
    <w:rsid w:val="433F027D"/>
    <w:rsid w:val="4340FE4F"/>
    <w:rsid w:val="4344F2A1"/>
    <w:rsid w:val="434924AF"/>
    <w:rsid w:val="43497FE9"/>
    <w:rsid w:val="434F8B94"/>
    <w:rsid w:val="4352161B"/>
    <w:rsid w:val="435D1719"/>
    <w:rsid w:val="4365CF36"/>
    <w:rsid w:val="437440B0"/>
    <w:rsid w:val="437AA0E3"/>
    <w:rsid w:val="4385EFBD"/>
    <w:rsid w:val="43862813"/>
    <w:rsid w:val="43898F4F"/>
    <w:rsid w:val="438DFF24"/>
    <w:rsid w:val="4398925F"/>
    <w:rsid w:val="43A15775"/>
    <w:rsid w:val="43A3048E"/>
    <w:rsid w:val="43A3435E"/>
    <w:rsid w:val="43AA4948"/>
    <w:rsid w:val="43B12623"/>
    <w:rsid w:val="43B24374"/>
    <w:rsid w:val="43B3AFAE"/>
    <w:rsid w:val="43B68CA2"/>
    <w:rsid w:val="43B6F1B6"/>
    <w:rsid w:val="43B7B525"/>
    <w:rsid w:val="43B86946"/>
    <w:rsid w:val="43B9E183"/>
    <w:rsid w:val="43BA8423"/>
    <w:rsid w:val="43BECA9E"/>
    <w:rsid w:val="43C05AF1"/>
    <w:rsid w:val="43C179BE"/>
    <w:rsid w:val="43C3936D"/>
    <w:rsid w:val="43C9E6A6"/>
    <w:rsid w:val="43CC0D85"/>
    <w:rsid w:val="43D00D18"/>
    <w:rsid w:val="43D20D54"/>
    <w:rsid w:val="43D5B950"/>
    <w:rsid w:val="43D9548B"/>
    <w:rsid w:val="43DAB7C3"/>
    <w:rsid w:val="43DD4F73"/>
    <w:rsid w:val="43DD53EF"/>
    <w:rsid w:val="43DF1E5B"/>
    <w:rsid w:val="43E3A2D2"/>
    <w:rsid w:val="43E5907D"/>
    <w:rsid w:val="43E704F7"/>
    <w:rsid w:val="43FC64E9"/>
    <w:rsid w:val="44022CF5"/>
    <w:rsid w:val="440F10A5"/>
    <w:rsid w:val="4411560A"/>
    <w:rsid w:val="4411C859"/>
    <w:rsid w:val="44183576"/>
    <w:rsid w:val="441B8AB9"/>
    <w:rsid w:val="441CFB77"/>
    <w:rsid w:val="441E788F"/>
    <w:rsid w:val="44228A9A"/>
    <w:rsid w:val="44251CB6"/>
    <w:rsid w:val="44255593"/>
    <w:rsid w:val="44307624"/>
    <w:rsid w:val="4433D623"/>
    <w:rsid w:val="4437E38A"/>
    <w:rsid w:val="4448B7DF"/>
    <w:rsid w:val="444ADEA5"/>
    <w:rsid w:val="444AE3A4"/>
    <w:rsid w:val="444BD751"/>
    <w:rsid w:val="4459F72F"/>
    <w:rsid w:val="445AB551"/>
    <w:rsid w:val="445FD81F"/>
    <w:rsid w:val="4467F7C1"/>
    <w:rsid w:val="4467F7ED"/>
    <w:rsid w:val="4473E1D7"/>
    <w:rsid w:val="44743AC6"/>
    <w:rsid w:val="4478234B"/>
    <w:rsid w:val="44790A54"/>
    <w:rsid w:val="448360B9"/>
    <w:rsid w:val="4484E784"/>
    <w:rsid w:val="44861333"/>
    <w:rsid w:val="448D37B8"/>
    <w:rsid w:val="44930347"/>
    <w:rsid w:val="449328BC"/>
    <w:rsid w:val="4493409F"/>
    <w:rsid w:val="4494A0BE"/>
    <w:rsid w:val="44977C7C"/>
    <w:rsid w:val="449A2719"/>
    <w:rsid w:val="449FA418"/>
    <w:rsid w:val="44A4A3B4"/>
    <w:rsid w:val="44B11472"/>
    <w:rsid w:val="44B1B0CB"/>
    <w:rsid w:val="44B26BAE"/>
    <w:rsid w:val="44BA1D6E"/>
    <w:rsid w:val="44BC6DAF"/>
    <w:rsid w:val="44BC7891"/>
    <w:rsid w:val="44D331E9"/>
    <w:rsid w:val="44DE3319"/>
    <w:rsid w:val="44E1F1A2"/>
    <w:rsid w:val="44E8DCA5"/>
    <w:rsid w:val="44F212FD"/>
    <w:rsid w:val="44F4FC2E"/>
    <w:rsid w:val="44F84C6B"/>
    <w:rsid w:val="44F87F51"/>
    <w:rsid w:val="44F9E36C"/>
    <w:rsid w:val="44FB6A78"/>
    <w:rsid w:val="4500ED2D"/>
    <w:rsid w:val="4501D3E6"/>
    <w:rsid w:val="45029366"/>
    <w:rsid w:val="450887FA"/>
    <w:rsid w:val="45280D2B"/>
    <w:rsid w:val="4529C2E9"/>
    <w:rsid w:val="452DD255"/>
    <w:rsid w:val="4533E8FA"/>
    <w:rsid w:val="4534B0E5"/>
    <w:rsid w:val="453F21A8"/>
    <w:rsid w:val="45421DA6"/>
    <w:rsid w:val="454860AC"/>
    <w:rsid w:val="454F9BBC"/>
    <w:rsid w:val="45513F48"/>
    <w:rsid w:val="4553FE8C"/>
    <w:rsid w:val="4555D548"/>
    <w:rsid w:val="455F7B4D"/>
    <w:rsid w:val="45659280"/>
    <w:rsid w:val="4565AB6C"/>
    <w:rsid w:val="456ACF0B"/>
    <w:rsid w:val="4570DB2C"/>
    <w:rsid w:val="4571B9C7"/>
    <w:rsid w:val="4575A16B"/>
    <w:rsid w:val="4575FCC7"/>
    <w:rsid w:val="457E8181"/>
    <w:rsid w:val="45804701"/>
    <w:rsid w:val="45849717"/>
    <w:rsid w:val="45870B60"/>
    <w:rsid w:val="458731A5"/>
    <w:rsid w:val="458A96E4"/>
    <w:rsid w:val="459300BF"/>
    <w:rsid w:val="45942389"/>
    <w:rsid w:val="459A7189"/>
    <w:rsid w:val="45A06DBF"/>
    <w:rsid w:val="45A39C87"/>
    <w:rsid w:val="45A6359F"/>
    <w:rsid w:val="45AB4216"/>
    <w:rsid w:val="45AC892A"/>
    <w:rsid w:val="45AC92B3"/>
    <w:rsid w:val="45B59538"/>
    <w:rsid w:val="45B8005F"/>
    <w:rsid w:val="45BD6A12"/>
    <w:rsid w:val="45C6A744"/>
    <w:rsid w:val="45C98778"/>
    <w:rsid w:val="45D2F3ED"/>
    <w:rsid w:val="45DC00F3"/>
    <w:rsid w:val="45DD18B0"/>
    <w:rsid w:val="45E1B9A9"/>
    <w:rsid w:val="45E893A2"/>
    <w:rsid w:val="45E9CACF"/>
    <w:rsid w:val="45EAF7B6"/>
    <w:rsid w:val="45ECEE94"/>
    <w:rsid w:val="45EDDCA7"/>
    <w:rsid w:val="45F1E004"/>
    <w:rsid w:val="45F5722D"/>
    <w:rsid w:val="46077CC4"/>
    <w:rsid w:val="461206DA"/>
    <w:rsid w:val="461214D4"/>
    <w:rsid w:val="461DA911"/>
    <w:rsid w:val="46204064"/>
    <w:rsid w:val="462537FB"/>
    <w:rsid w:val="462DF313"/>
    <w:rsid w:val="463067AF"/>
    <w:rsid w:val="4636A899"/>
    <w:rsid w:val="46378A1D"/>
    <w:rsid w:val="4637F014"/>
    <w:rsid w:val="4639B108"/>
    <w:rsid w:val="463A64B3"/>
    <w:rsid w:val="463D5F59"/>
    <w:rsid w:val="464351F2"/>
    <w:rsid w:val="4645BBA7"/>
    <w:rsid w:val="4648D686"/>
    <w:rsid w:val="46491D80"/>
    <w:rsid w:val="464BE5CC"/>
    <w:rsid w:val="4650FAD0"/>
    <w:rsid w:val="465241B6"/>
    <w:rsid w:val="46532013"/>
    <w:rsid w:val="4656C838"/>
    <w:rsid w:val="465F8ECD"/>
    <w:rsid w:val="46648D36"/>
    <w:rsid w:val="46699F3C"/>
    <w:rsid w:val="46708F65"/>
    <w:rsid w:val="46725D36"/>
    <w:rsid w:val="46726C95"/>
    <w:rsid w:val="467D9549"/>
    <w:rsid w:val="467F2EFE"/>
    <w:rsid w:val="4685D70A"/>
    <w:rsid w:val="468866C0"/>
    <w:rsid w:val="468C4656"/>
    <w:rsid w:val="468D115B"/>
    <w:rsid w:val="4691E6EF"/>
    <w:rsid w:val="469719A8"/>
    <w:rsid w:val="4698C453"/>
    <w:rsid w:val="46A035D6"/>
    <w:rsid w:val="46B178C0"/>
    <w:rsid w:val="46B43552"/>
    <w:rsid w:val="46BAB161"/>
    <w:rsid w:val="46BCFC40"/>
    <w:rsid w:val="46BDC10C"/>
    <w:rsid w:val="46C16039"/>
    <w:rsid w:val="46C1E497"/>
    <w:rsid w:val="46C5B66B"/>
    <w:rsid w:val="46C5D8DE"/>
    <w:rsid w:val="46C62CC4"/>
    <w:rsid w:val="46C8F2B8"/>
    <w:rsid w:val="46CB3FFC"/>
    <w:rsid w:val="46CB6FAA"/>
    <w:rsid w:val="46D347D1"/>
    <w:rsid w:val="46D96604"/>
    <w:rsid w:val="46E049DC"/>
    <w:rsid w:val="46E78268"/>
    <w:rsid w:val="46EBFD10"/>
    <w:rsid w:val="46EE2B73"/>
    <w:rsid w:val="46EF2B3D"/>
    <w:rsid w:val="46F3E257"/>
    <w:rsid w:val="46FAC6C6"/>
    <w:rsid w:val="47002105"/>
    <w:rsid w:val="4704578A"/>
    <w:rsid w:val="4706CD60"/>
    <w:rsid w:val="471D47FE"/>
    <w:rsid w:val="4721DBB2"/>
    <w:rsid w:val="4726BC0B"/>
    <w:rsid w:val="4732E99C"/>
    <w:rsid w:val="47361346"/>
    <w:rsid w:val="473B7040"/>
    <w:rsid w:val="473FFCC6"/>
    <w:rsid w:val="47404FBB"/>
    <w:rsid w:val="47433A8B"/>
    <w:rsid w:val="47441232"/>
    <w:rsid w:val="4744C9EC"/>
    <w:rsid w:val="474A4C21"/>
    <w:rsid w:val="474C40BB"/>
    <w:rsid w:val="474F3492"/>
    <w:rsid w:val="4751A0D6"/>
    <w:rsid w:val="47542BAA"/>
    <w:rsid w:val="4759CBB2"/>
    <w:rsid w:val="475C54FD"/>
    <w:rsid w:val="47618C09"/>
    <w:rsid w:val="47622B7F"/>
    <w:rsid w:val="47638402"/>
    <w:rsid w:val="47664547"/>
    <w:rsid w:val="476702E3"/>
    <w:rsid w:val="4769A4C2"/>
    <w:rsid w:val="476A7B93"/>
    <w:rsid w:val="47701AE2"/>
    <w:rsid w:val="4777FD39"/>
    <w:rsid w:val="4786450E"/>
    <w:rsid w:val="4786BF31"/>
    <w:rsid w:val="478B5516"/>
    <w:rsid w:val="4798B5C7"/>
    <w:rsid w:val="47A362BC"/>
    <w:rsid w:val="47A73D84"/>
    <w:rsid w:val="47AB1AB7"/>
    <w:rsid w:val="47AE451E"/>
    <w:rsid w:val="47B01B41"/>
    <w:rsid w:val="47B14F6A"/>
    <w:rsid w:val="47B955E1"/>
    <w:rsid w:val="47BA5851"/>
    <w:rsid w:val="47C84B77"/>
    <w:rsid w:val="47D5B037"/>
    <w:rsid w:val="47D73575"/>
    <w:rsid w:val="47DE6077"/>
    <w:rsid w:val="47DF9FE6"/>
    <w:rsid w:val="47E07371"/>
    <w:rsid w:val="47E34EE6"/>
    <w:rsid w:val="47ED2DDD"/>
    <w:rsid w:val="47ED49B8"/>
    <w:rsid w:val="47F188C3"/>
    <w:rsid w:val="47F54753"/>
    <w:rsid w:val="47F66A8B"/>
    <w:rsid w:val="48021940"/>
    <w:rsid w:val="48060F07"/>
    <w:rsid w:val="480638F9"/>
    <w:rsid w:val="4806C7E6"/>
    <w:rsid w:val="4806DAA7"/>
    <w:rsid w:val="480C8370"/>
    <w:rsid w:val="48116754"/>
    <w:rsid w:val="481844CC"/>
    <w:rsid w:val="4818ECCE"/>
    <w:rsid w:val="481B4A8C"/>
    <w:rsid w:val="482181D2"/>
    <w:rsid w:val="482686B4"/>
    <w:rsid w:val="4829802F"/>
    <w:rsid w:val="482E00BA"/>
    <w:rsid w:val="48332700"/>
    <w:rsid w:val="483714BD"/>
    <w:rsid w:val="48378A00"/>
    <w:rsid w:val="4838F8B7"/>
    <w:rsid w:val="4839FB94"/>
    <w:rsid w:val="4858D48A"/>
    <w:rsid w:val="485A033B"/>
    <w:rsid w:val="485BD9C5"/>
    <w:rsid w:val="485C8A3A"/>
    <w:rsid w:val="48626618"/>
    <w:rsid w:val="4865C0C9"/>
    <w:rsid w:val="486862CC"/>
    <w:rsid w:val="486A633C"/>
    <w:rsid w:val="486BEAF6"/>
    <w:rsid w:val="4872715E"/>
    <w:rsid w:val="487AB032"/>
    <w:rsid w:val="4880056A"/>
    <w:rsid w:val="48801D11"/>
    <w:rsid w:val="488117CD"/>
    <w:rsid w:val="488317C9"/>
    <w:rsid w:val="4892E5FF"/>
    <w:rsid w:val="4899E9DE"/>
    <w:rsid w:val="489FEAC5"/>
    <w:rsid w:val="48A5164F"/>
    <w:rsid w:val="48A61F09"/>
    <w:rsid w:val="48A7FACD"/>
    <w:rsid w:val="48AB90B6"/>
    <w:rsid w:val="48ADAE89"/>
    <w:rsid w:val="48AFA138"/>
    <w:rsid w:val="48B411EC"/>
    <w:rsid w:val="48B77A83"/>
    <w:rsid w:val="48B78723"/>
    <w:rsid w:val="48BBDAAC"/>
    <w:rsid w:val="48BD4BFB"/>
    <w:rsid w:val="48BDF5A6"/>
    <w:rsid w:val="48C54C1E"/>
    <w:rsid w:val="48CE3174"/>
    <w:rsid w:val="48DC1E85"/>
    <w:rsid w:val="48E21946"/>
    <w:rsid w:val="48E551DB"/>
    <w:rsid w:val="48E75B0F"/>
    <w:rsid w:val="48E7FFA0"/>
    <w:rsid w:val="48E9854D"/>
    <w:rsid w:val="48EA35B0"/>
    <w:rsid w:val="48EBE8D3"/>
    <w:rsid w:val="48FE5588"/>
    <w:rsid w:val="4904F836"/>
    <w:rsid w:val="49060F6F"/>
    <w:rsid w:val="49081EF1"/>
    <w:rsid w:val="490D8E04"/>
    <w:rsid w:val="491F1477"/>
    <w:rsid w:val="49211872"/>
    <w:rsid w:val="492DD6E8"/>
    <w:rsid w:val="49313525"/>
    <w:rsid w:val="4931DE2A"/>
    <w:rsid w:val="4932BE82"/>
    <w:rsid w:val="49373725"/>
    <w:rsid w:val="4938C686"/>
    <w:rsid w:val="493C055B"/>
    <w:rsid w:val="493F89D2"/>
    <w:rsid w:val="4941EFD8"/>
    <w:rsid w:val="4942D801"/>
    <w:rsid w:val="4949EE06"/>
    <w:rsid w:val="494A036E"/>
    <w:rsid w:val="494ECEBE"/>
    <w:rsid w:val="4951BFEA"/>
    <w:rsid w:val="49532912"/>
    <w:rsid w:val="495565C6"/>
    <w:rsid w:val="496593D5"/>
    <w:rsid w:val="4970E850"/>
    <w:rsid w:val="497151B3"/>
    <w:rsid w:val="49754BE8"/>
    <w:rsid w:val="4979AA2C"/>
    <w:rsid w:val="497C286E"/>
    <w:rsid w:val="4982FF7C"/>
    <w:rsid w:val="498EB9A7"/>
    <w:rsid w:val="4991B96B"/>
    <w:rsid w:val="49933128"/>
    <w:rsid w:val="49942114"/>
    <w:rsid w:val="49944CE9"/>
    <w:rsid w:val="49974752"/>
    <w:rsid w:val="49A39E5A"/>
    <w:rsid w:val="49A3AE95"/>
    <w:rsid w:val="49A63974"/>
    <w:rsid w:val="49A71CEC"/>
    <w:rsid w:val="49A80579"/>
    <w:rsid w:val="49AD827A"/>
    <w:rsid w:val="49B0197C"/>
    <w:rsid w:val="49B1DE0F"/>
    <w:rsid w:val="49C0DBBE"/>
    <w:rsid w:val="49E34F14"/>
    <w:rsid w:val="49F3EA39"/>
    <w:rsid w:val="49F64155"/>
    <w:rsid w:val="49F753BF"/>
    <w:rsid w:val="49FFBAC5"/>
    <w:rsid w:val="4A013696"/>
    <w:rsid w:val="4A0502AC"/>
    <w:rsid w:val="4A069415"/>
    <w:rsid w:val="4A095D0C"/>
    <w:rsid w:val="4A0DB1B9"/>
    <w:rsid w:val="4A15779A"/>
    <w:rsid w:val="4A20DC27"/>
    <w:rsid w:val="4A2E3AA8"/>
    <w:rsid w:val="4A39182C"/>
    <w:rsid w:val="4A3CF5E2"/>
    <w:rsid w:val="4A40FFD7"/>
    <w:rsid w:val="4A4A6AAA"/>
    <w:rsid w:val="4A4EB09E"/>
    <w:rsid w:val="4A51598D"/>
    <w:rsid w:val="4A608CE3"/>
    <w:rsid w:val="4A60C318"/>
    <w:rsid w:val="4A64002D"/>
    <w:rsid w:val="4A65C2E6"/>
    <w:rsid w:val="4A69214E"/>
    <w:rsid w:val="4A6E90CD"/>
    <w:rsid w:val="4A700B7A"/>
    <w:rsid w:val="4A70F6FE"/>
    <w:rsid w:val="4A72918A"/>
    <w:rsid w:val="4A741002"/>
    <w:rsid w:val="4A7ADE5F"/>
    <w:rsid w:val="4A7B3F15"/>
    <w:rsid w:val="4A7E95BB"/>
    <w:rsid w:val="4A822FD4"/>
    <w:rsid w:val="4A86A933"/>
    <w:rsid w:val="4A92406A"/>
    <w:rsid w:val="4A96123E"/>
    <w:rsid w:val="4A9867F8"/>
    <w:rsid w:val="4A9A70D9"/>
    <w:rsid w:val="4A9B57B2"/>
    <w:rsid w:val="4A9C3E1B"/>
    <w:rsid w:val="4A9F592A"/>
    <w:rsid w:val="4AA0D0FD"/>
    <w:rsid w:val="4AA101D2"/>
    <w:rsid w:val="4AA276B9"/>
    <w:rsid w:val="4AA429EE"/>
    <w:rsid w:val="4AA7D3A7"/>
    <w:rsid w:val="4AA7FD78"/>
    <w:rsid w:val="4AAA7310"/>
    <w:rsid w:val="4AAF858C"/>
    <w:rsid w:val="4AB1938D"/>
    <w:rsid w:val="4AB757D0"/>
    <w:rsid w:val="4AC6F23B"/>
    <w:rsid w:val="4AC72E40"/>
    <w:rsid w:val="4AC7AEDF"/>
    <w:rsid w:val="4AC7FDEC"/>
    <w:rsid w:val="4AC981FB"/>
    <w:rsid w:val="4AD52DE7"/>
    <w:rsid w:val="4ADFA531"/>
    <w:rsid w:val="4AE036D4"/>
    <w:rsid w:val="4AE13CDF"/>
    <w:rsid w:val="4AE4DBA4"/>
    <w:rsid w:val="4AE4E539"/>
    <w:rsid w:val="4AE70715"/>
    <w:rsid w:val="4AEB1CD9"/>
    <w:rsid w:val="4AEE78B8"/>
    <w:rsid w:val="4AEF003D"/>
    <w:rsid w:val="4AF0C188"/>
    <w:rsid w:val="4AF12B8F"/>
    <w:rsid w:val="4AF5D175"/>
    <w:rsid w:val="4AF65E55"/>
    <w:rsid w:val="4AF88A3F"/>
    <w:rsid w:val="4AFC407D"/>
    <w:rsid w:val="4AFD7D49"/>
    <w:rsid w:val="4AFF0E0F"/>
    <w:rsid w:val="4B01C826"/>
    <w:rsid w:val="4B02138D"/>
    <w:rsid w:val="4B0356E0"/>
    <w:rsid w:val="4B039474"/>
    <w:rsid w:val="4B044DED"/>
    <w:rsid w:val="4B065C34"/>
    <w:rsid w:val="4B117B03"/>
    <w:rsid w:val="4B1366D1"/>
    <w:rsid w:val="4B1463CB"/>
    <w:rsid w:val="4B14F34E"/>
    <w:rsid w:val="4B1538DD"/>
    <w:rsid w:val="4B158114"/>
    <w:rsid w:val="4B186DFA"/>
    <w:rsid w:val="4B1ECD2F"/>
    <w:rsid w:val="4B220EB3"/>
    <w:rsid w:val="4B229C18"/>
    <w:rsid w:val="4B2A8228"/>
    <w:rsid w:val="4B2F76A9"/>
    <w:rsid w:val="4B36E41A"/>
    <w:rsid w:val="4B3C5568"/>
    <w:rsid w:val="4B3D86FE"/>
    <w:rsid w:val="4B3E6C7F"/>
    <w:rsid w:val="4B3F5EBC"/>
    <w:rsid w:val="4B3F6598"/>
    <w:rsid w:val="4B3FEC5F"/>
    <w:rsid w:val="4B40DA61"/>
    <w:rsid w:val="4B421E62"/>
    <w:rsid w:val="4B470E46"/>
    <w:rsid w:val="4B476952"/>
    <w:rsid w:val="4B557B17"/>
    <w:rsid w:val="4B56E2A8"/>
    <w:rsid w:val="4B58D5F1"/>
    <w:rsid w:val="4B58F016"/>
    <w:rsid w:val="4B5ABF61"/>
    <w:rsid w:val="4B642750"/>
    <w:rsid w:val="4B6F7DA6"/>
    <w:rsid w:val="4B72544E"/>
    <w:rsid w:val="4B756EED"/>
    <w:rsid w:val="4B762E35"/>
    <w:rsid w:val="4B78C45C"/>
    <w:rsid w:val="4B7A0995"/>
    <w:rsid w:val="4B818B6A"/>
    <w:rsid w:val="4B89061B"/>
    <w:rsid w:val="4B8A1273"/>
    <w:rsid w:val="4B92127E"/>
    <w:rsid w:val="4B966B92"/>
    <w:rsid w:val="4B986882"/>
    <w:rsid w:val="4B98BB23"/>
    <w:rsid w:val="4B99C253"/>
    <w:rsid w:val="4B9B533C"/>
    <w:rsid w:val="4BA2355C"/>
    <w:rsid w:val="4BA23A24"/>
    <w:rsid w:val="4BA33096"/>
    <w:rsid w:val="4BA403FB"/>
    <w:rsid w:val="4BA5508E"/>
    <w:rsid w:val="4BA8480F"/>
    <w:rsid w:val="4BA99EB0"/>
    <w:rsid w:val="4BAE2BE5"/>
    <w:rsid w:val="4BAE5BCC"/>
    <w:rsid w:val="4BAF5306"/>
    <w:rsid w:val="4BB003A0"/>
    <w:rsid w:val="4BB30E1B"/>
    <w:rsid w:val="4BB3EE9C"/>
    <w:rsid w:val="4BBDBACC"/>
    <w:rsid w:val="4BC7DC8E"/>
    <w:rsid w:val="4BCA1330"/>
    <w:rsid w:val="4BCB297D"/>
    <w:rsid w:val="4BCD068E"/>
    <w:rsid w:val="4BCE6E7F"/>
    <w:rsid w:val="4BCFAFB6"/>
    <w:rsid w:val="4BD0AEBB"/>
    <w:rsid w:val="4BD64953"/>
    <w:rsid w:val="4BDDD3DB"/>
    <w:rsid w:val="4BE503CB"/>
    <w:rsid w:val="4BFD6183"/>
    <w:rsid w:val="4BFEA884"/>
    <w:rsid w:val="4C0162DC"/>
    <w:rsid w:val="4C0C170F"/>
    <w:rsid w:val="4C0EC5CD"/>
    <w:rsid w:val="4C14D7FF"/>
    <w:rsid w:val="4C189A4B"/>
    <w:rsid w:val="4C1BFA17"/>
    <w:rsid w:val="4C1C4E59"/>
    <w:rsid w:val="4C1CF83B"/>
    <w:rsid w:val="4C2283BC"/>
    <w:rsid w:val="4C24D540"/>
    <w:rsid w:val="4C276695"/>
    <w:rsid w:val="4C2783DE"/>
    <w:rsid w:val="4C29F802"/>
    <w:rsid w:val="4C2B1B5C"/>
    <w:rsid w:val="4C2B75EC"/>
    <w:rsid w:val="4C2F9C2F"/>
    <w:rsid w:val="4C392199"/>
    <w:rsid w:val="4C3E2E21"/>
    <w:rsid w:val="4C45A7D3"/>
    <w:rsid w:val="4C49A2E8"/>
    <w:rsid w:val="4C4B0FA2"/>
    <w:rsid w:val="4C4BA2EF"/>
    <w:rsid w:val="4C59D52B"/>
    <w:rsid w:val="4C60FEAD"/>
    <w:rsid w:val="4C6178C6"/>
    <w:rsid w:val="4C6399F3"/>
    <w:rsid w:val="4C6516EF"/>
    <w:rsid w:val="4C67DF7F"/>
    <w:rsid w:val="4C6A0891"/>
    <w:rsid w:val="4C6E5EDF"/>
    <w:rsid w:val="4C7341B9"/>
    <w:rsid w:val="4C738B92"/>
    <w:rsid w:val="4C748F18"/>
    <w:rsid w:val="4C7A830F"/>
    <w:rsid w:val="4C7BC8DD"/>
    <w:rsid w:val="4C7E37EC"/>
    <w:rsid w:val="4C836D0F"/>
    <w:rsid w:val="4C842C04"/>
    <w:rsid w:val="4C90C746"/>
    <w:rsid w:val="4C9BB3CD"/>
    <w:rsid w:val="4C9BF348"/>
    <w:rsid w:val="4CA10544"/>
    <w:rsid w:val="4CA659A1"/>
    <w:rsid w:val="4CADFE7A"/>
    <w:rsid w:val="4CB39E4A"/>
    <w:rsid w:val="4CB432F7"/>
    <w:rsid w:val="4CB60C98"/>
    <w:rsid w:val="4CB83257"/>
    <w:rsid w:val="4CB86273"/>
    <w:rsid w:val="4CBA7C3B"/>
    <w:rsid w:val="4CBDC80B"/>
    <w:rsid w:val="4CBF07E9"/>
    <w:rsid w:val="4CC42750"/>
    <w:rsid w:val="4CC9B253"/>
    <w:rsid w:val="4CCA4D00"/>
    <w:rsid w:val="4CCDD936"/>
    <w:rsid w:val="4CCF2BB5"/>
    <w:rsid w:val="4CD8A6B8"/>
    <w:rsid w:val="4CDAE0FC"/>
    <w:rsid w:val="4CDF44D5"/>
    <w:rsid w:val="4CEA895D"/>
    <w:rsid w:val="4CEAF7BF"/>
    <w:rsid w:val="4CEB6F56"/>
    <w:rsid w:val="4CF4F428"/>
    <w:rsid w:val="4CF4FA6A"/>
    <w:rsid w:val="4CF71F54"/>
    <w:rsid w:val="4D031A29"/>
    <w:rsid w:val="4D0510E9"/>
    <w:rsid w:val="4D079B04"/>
    <w:rsid w:val="4D115548"/>
    <w:rsid w:val="4D181A3A"/>
    <w:rsid w:val="4D1C1C51"/>
    <w:rsid w:val="4D21DA66"/>
    <w:rsid w:val="4D22991C"/>
    <w:rsid w:val="4D243AA7"/>
    <w:rsid w:val="4D292011"/>
    <w:rsid w:val="4D2BBE06"/>
    <w:rsid w:val="4D3B6874"/>
    <w:rsid w:val="4D3B7C1A"/>
    <w:rsid w:val="4D3F2DED"/>
    <w:rsid w:val="4D415F2F"/>
    <w:rsid w:val="4D492B6F"/>
    <w:rsid w:val="4D4B6579"/>
    <w:rsid w:val="4D4C1997"/>
    <w:rsid w:val="4D4C5B60"/>
    <w:rsid w:val="4D5BEAF9"/>
    <w:rsid w:val="4D63465B"/>
    <w:rsid w:val="4D690DD3"/>
    <w:rsid w:val="4D6FB10F"/>
    <w:rsid w:val="4D71428B"/>
    <w:rsid w:val="4D754F3A"/>
    <w:rsid w:val="4D774D54"/>
    <w:rsid w:val="4D7C5A62"/>
    <w:rsid w:val="4D7FA30F"/>
    <w:rsid w:val="4D81983A"/>
    <w:rsid w:val="4D82BCB4"/>
    <w:rsid w:val="4D912F2E"/>
    <w:rsid w:val="4D981F27"/>
    <w:rsid w:val="4D982CB0"/>
    <w:rsid w:val="4D98E8D6"/>
    <w:rsid w:val="4DAC3A7C"/>
    <w:rsid w:val="4DAE046F"/>
    <w:rsid w:val="4DB541F3"/>
    <w:rsid w:val="4DB62554"/>
    <w:rsid w:val="4DBD0626"/>
    <w:rsid w:val="4DC3E932"/>
    <w:rsid w:val="4DCD737C"/>
    <w:rsid w:val="4DD5B800"/>
    <w:rsid w:val="4DD781B6"/>
    <w:rsid w:val="4DD9599B"/>
    <w:rsid w:val="4DD9D8BD"/>
    <w:rsid w:val="4DDE9A8D"/>
    <w:rsid w:val="4DDF04A6"/>
    <w:rsid w:val="4DE29C5B"/>
    <w:rsid w:val="4DE5B82D"/>
    <w:rsid w:val="4DE5D890"/>
    <w:rsid w:val="4DE72168"/>
    <w:rsid w:val="4DEC8115"/>
    <w:rsid w:val="4DEF7886"/>
    <w:rsid w:val="4DF6ABEA"/>
    <w:rsid w:val="4DF87DA6"/>
    <w:rsid w:val="4DF9291F"/>
    <w:rsid w:val="4DFC0BFF"/>
    <w:rsid w:val="4E12B037"/>
    <w:rsid w:val="4E14B463"/>
    <w:rsid w:val="4E16B5C2"/>
    <w:rsid w:val="4E1BBF1C"/>
    <w:rsid w:val="4E1CD83D"/>
    <w:rsid w:val="4E1FE896"/>
    <w:rsid w:val="4E2A81B0"/>
    <w:rsid w:val="4E34730C"/>
    <w:rsid w:val="4E382B5A"/>
    <w:rsid w:val="4E3FB0A9"/>
    <w:rsid w:val="4E42A37D"/>
    <w:rsid w:val="4E487CBD"/>
    <w:rsid w:val="4E5177A5"/>
    <w:rsid w:val="4E588824"/>
    <w:rsid w:val="4E5FFDD0"/>
    <w:rsid w:val="4E623FA3"/>
    <w:rsid w:val="4E6B85F6"/>
    <w:rsid w:val="4E6B8692"/>
    <w:rsid w:val="4E7824DC"/>
    <w:rsid w:val="4E783DD9"/>
    <w:rsid w:val="4E7A7401"/>
    <w:rsid w:val="4E7B9F44"/>
    <w:rsid w:val="4E83CC77"/>
    <w:rsid w:val="4E8948C5"/>
    <w:rsid w:val="4E93DA15"/>
    <w:rsid w:val="4E9ADF83"/>
    <w:rsid w:val="4E9F44DE"/>
    <w:rsid w:val="4EA6429A"/>
    <w:rsid w:val="4EA8CA21"/>
    <w:rsid w:val="4EB1EBA3"/>
    <w:rsid w:val="4EBDE94C"/>
    <w:rsid w:val="4EBFFE8F"/>
    <w:rsid w:val="4EC3A589"/>
    <w:rsid w:val="4ECE28D5"/>
    <w:rsid w:val="4ED5C3A2"/>
    <w:rsid w:val="4ED84B91"/>
    <w:rsid w:val="4EE14F56"/>
    <w:rsid w:val="4EE6974A"/>
    <w:rsid w:val="4EE7446B"/>
    <w:rsid w:val="4EEB08EC"/>
    <w:rsid w:val="4EEB5E3E"/>
    <w:rsid w:val="4EF1FD5E"/>
    <w:rsid w:val="4EF84605"/>
    <w:rsid w:val="4EF870BA"/>
    <w:rsid w:val="4EF8B465"/>
    <w:rsid w:val="4F069BAD"/>
    <w:rsid w:val="4F08ABD2"/>
    <w:rsid w:val="4F163D0E"/>
    <w:rsid w:val="4F1681A8"/>
    <w:rsid w:val="4F17F975"/>
    <w:rsid w:val="4F191A6A"/>
    <w:rsid w:val="4F1A2B42"/>
    <w:rsid w:val="4F1C55CB"/>
    <w:rsid w:val="4F212C24"/>
    <w:rsid w:val="4F250255"/>
    <w:rsid w:val="4F254E6B"/>
    <w:rsid w:val="4F2B9F4F"/>
    <w:rsid w:val="4F2D51A7"/>
    <w:rsid w:val="4F2FA3ED"/>
    <w:rsid w:val="4F321760"/>
    <w:rsid w:val="4F37456A"/>
    <w:rsid w:val="4F4263F3"/>
    <w:rsid w:val="4F435777"/>
    <w:rsid w:val="4F48718A"/>
    <w:rsid w:val="4F4F46B5"/>
    <w:rsid w:val="4F502488"/>
    <w:rsid w:val="4F53A367"/>
    <w:rsid w:val="4F605132"/>
    <w:rsid w:val="4F605661"/>
    <w:rsid w:val="4F605812"/>
    <w:rsid w:val="4F666754"/>
    <w:rsid w:val="4F6F7F51"/>
    <w:rsid w:val="4F6FAAC7"/>
    <w:rsid w:val="4F71A98A"/>
    <w:rsid w:val="4F7275DA"/>
    <w:rsid w:val="4F73236C"/>
    <w:rsid w:val="4F776C0A"/>
    <w:rsid w:val="4F77ED13"/>
    <w:rsid w:val="4F8D3F39"/>
    <w:rsid w:val="4F8F79B4"/>
    <w:rsid w:val="4F9088E9"/>
    <w:rsid w:val="4F950FDB"/>
    <w:rsid w:val="4F96393A"/>
    <w:rsid w:val="4F9858EB"/>
    <w:rsid w:val="4F9A15C0"/>
    <w:rsid w:val="4F9FA531"/>
    <w:rsid w:val="4FA9A2DF"/>
    <w:rsid w:val="4FA9FA4A"/>
    <w:rsid w:val="4FA9FD64"/>
    <w:rsid w:val="4FB5A732"/>
    <w:rsid w:val="4FB995C5"/>
    <w:rsid w:val="4FBA65B5"/>
    <w:rsid w:val="4FC91B07"/>
    <w:rsid w:val="4FD16B59"/>
    <w:rsid w:val="4FD6157C"/>
    <w:rsid w:val="4FDC5480"/>
    <w:rsid w:val="4FDFD9B0"/>
    <w:rsid w:val="4FE24D8F"/>
    <w:rsid w:val="4FE382E4"/>
    <w:rsid w:val="4FE52776"/>
    <w:rsid w:val="4FF08C10"/>
    <w:rsid w:val="4FF9C0AA"/>
    <w:rsid w:val="50016AF7"/>
    <w:rsid w:val="50038195"/>
    <w:rsid w:val="5008BFF8"/>
    <w:rsid w:val="50091C79"/>
    <w:rsid w:val="500DA757"/>
    <w:rsid w:val="50111B6C"/>
    <w:rsid w:val="50136D5F"/>
    <w:rsid w:val="501548CE"/>
    <w:rsid w:val="501927C3"/>
    <w:rsid w:val="50198583"/>
    <w:rsid w:val="501F093C"/>
    <w:rsid w:val="50202204"/>
    <w:rsid w:val="50217927"/>
    <w:rsid w:val="502646AA"/>
    <w:rsid w:val="5029EADC"/>
    <w:rsid w:val="503153AE"/>
    <w:rsid w:val="5033A6F1"/>
    <w:rsid w:val="50344D3D"/>
    <w:rsid w:val="5034B701"/>
    <w:rsid w:val="503982DF"/>
    <w:rsid w:val="5039EADF"/>
    <w:rsid w:val="503A4675"/>
    <w:rsid w:val="503C0B80"/>
    <w:rsid w:val="5049F6EB"/>
    <w:rsid w:val="504E649E"/>
    <w:rsid w:val="5051523A"/>
    <w:rsid w:val="505296FC"/>
    <w:rsid w:val="505AB873"/>
    <w:rsid w:val="505D8119"/>
    <w:rsid w:val="505E598F"/>
    <w:rsid w:val="50639956"/>
    <w:rsid w:val="50671DA6"/>
    <w:rsid w:val="506754E6"/>
    <w:rsid w:val="50695209"/>
    <w:rsid w:val="506B6468"/>
    <w:rsid w:val="5075062F"/>
    <w:rsid w:val="5076802B"/>
    <w:rsid w:val="50815022"/>
    <w:rsid w:val="5083BF19"/>
    <w:rsid w:val="508F33F7"/>
    <w:rsid w:val="5091E81A"/>
    <w:rsid w:val="50A04E4E"/>
    <w:rsid w:val="50A187A9"/>
    <w:rsid w:val="50A50E29"/>
    <w:rsid w:val="50AA6191"/>
    <w:rsid w:val="50AAE6F2"/>
    <w:rsid w:val="50AB9C19"/>
    <w:rsid w:val="50AF3E5A"/>
    <w:rsid w:val="50B05FFF"/>
    <w:rsid w:val="50B30656"/>
    <w:rsid w:val="50B42602"/>
    <w:rsid w:val="50B92E65"/>
    <w:rsid w:val="50BD816F"/>
    <w:rsid w:val="50BDCE53"/>
    <w:rsid w:val="50CCBB06"/>
    <w:rsid w:val="50CF7AC6"/>
    <w:rsid w:val="50D5CB73"/>
    <w:rsid w:val="50DDA185"/>
    <w:rsid w:val="50EB890C"/>
    <w:rsid w:val="50FB3200"/>
    <w:rsid w:val="50FC5BD8"/>
    <w:rsid w:val="51078079"/>
    <w:rsid w:val="51080266"/>
    <w:rsid w:val="511855F5"/>
    <w:rsid w:val="511940E7"/>
    <w:rsid w:val="5122DF2E"/>
    <w:rsid w:val="51231EB7"/>
    <w:rsid w:val="512A166A"/>
    <w:rsid w:val="512CBAFE"/>
    <w:rsid w:val="512E3A3D"/>
    <w:rsid w:val="512E65EA"/>
    <w:rsid w:val="512F6B9C"/>
    <w:rsid w:val="51338738"/>
    <w:rsid w:val="5136154B"/>
    <w:rsid w:val="513968DD"/>
    <w:rsid w:val="513CF962"/>
    <w:rsid w:val="513F8266"/>
    <w:rsid w:val="5140DDC8"/>
    <w:rsid w:val="5143FE61"/>
    <w:rsid w:val="514570FE"/>
    <w:rsid w:val="51462321"/>
    <w:rsid w:val="514CA0D8"/>
    <w:rsid w:val="514DAA06"/>
    <w:rsid w:val="5151BD9B"/>
    <w:rsid w:val="5155411D"/>
    <w:rsid w:val="5156322F"/>
    <w:rsid w:val="515BD40F"/>
    <w:rsid w:val="515C4EF4"/>
    <w:rsid w:val="515C9D9D"/>
    <w:rsid w:val="5162EE14"/>
    <w:rsid w:val="5165001C"/>
    <w:rsid w:val="5166B3E2"/>
    <w:rsid w:val="516AB6A5"/>
    <w:rsid w:val="51781760"/>
    <w:rsid w:val="517BA489"/>
    <w:rsid w:val="517CAFFC"/>
    <w:rsid w:val="517CBAC6"/>
    <w:rsid w:val="517DF0CB"/>
    <w:rsid w:val="5183D2CF"/>
    <w:rsid w:val="51862747"/>
    <w:rsid w:val="51868FCB"/>
    <w:rsid w:val="518723D5"/>
    <w:rsid w:val="5188670A"/>
    <w:rsid w:val="5188EE9E"/>
    <w:rsid w:val="518C0AD4"/>
    <w:rsid w:val="518E9929"/>
    <w:rsid w:val="5195238D"/>
    <w:rsid w:val="5197E83B"/>
    <w:rsid w:val="51991857"/>
    <w:rsid w:val="519B12C0"/>
    <w:rsid w:val="519CD0B0"/>
    <w:rsid w:val="519DF5E0"/>
    <w:rsid w:val="519ED7CA"/>
    <w:rsid w:val="519F9611"/>
    <w:rsid w:val="51A432EA"/>
    <w:rsid w:val="51A8047D"/>
    <w:rsid w:val="51ACC6BB"/>
    <w:rsid w:val="51B37344"/>
    <w:rsid w:val="51BBDEC7"/>
    <w:rsid w:val="51BDDE60"/>
    <w:rsid w:val="51BF923D"/>
    <w:rsid w:val="51C88A24"/>
    <w:rsid w:val="51D37E1E"/>
    <w:rsid w:val="51D5575C"/>
    <w:rsid w:val="51D58A2E"/>
    <w:rsid w:val="51D5B182"/>
    <w:rsid w:val="51D5ED9D"/>
    <w:rsid w:val="51DFBA24"/>
    <w:rsid w:val="51E034A1"/>
    <w:rsid w:val="51E8BC78"/>
    <w:rsid w:val="51E9BC5F"/>
    <w:rsid w:val="51EFA4AF"/>
    <w:rsid w:val="51F7E42C"/>
    <w:rsid w:val="51F8F65F"/>
    <w:rsid w:val="51FC255A"/>
    <w:rsid w:val="52014AED"/>
    <w:rsid w:val="52019797"/>
    <w:rsid w:val="5206FFEC"/>
    <w:rsid w:val="520B5717"/>
    <w:rsid w:val="521A625C"/>
    <w:rsid w:val="521F0164"/>
    <w:rsid w:val="52200E65"/>
    <w:rsid w:val="5222C0C9"/>
    <w:rsid w:val="522652BD"/>
    <w:rsid w:val="522B652F"/>
    <w:rsid w:val="522BEA1D"/>
    <w:rsid w:val="522E6383"/>
    <w:rsid w:val="523219A8"/>
    <w:rsid w:val="5232949C"/>
    <w:rsid w:val="5236A90B"/>
    <w:rsid w:val="5236F56E"/>
    <w:rsid w:val="52374329"/>
    <w:rsid w:val="523C98AE"/>
    <w:rsid w:val="524534C6"/>
    <w:rsid w:val="52483FF6"/>
    <w:rsid w:val="52489351"/>
    <w:rsid w:val="524DFDAC"/>
    <w:rsid w:val="524E89C2"/>
    <w:rsid w:val="524FB843"/>
    <w:rsid w:val="5256FD18"/>
    <w:rsid w:val="52576A64"/>
    <w:rsid w:val="526C0E84"/>
    <w:rsid w:val="5288DE52"/>
    <w:rsid w:val="5289801F"/>
    <w:rsid w:val="528ED3C9"/>
    <w:rsid w:val="52942417"/>
    <w:rsid w:val="52954B15"/>
    <w:rsid w:val="52960F1B"/>
    <w:rsid w:val="52963289"/>
    <w:rsid w:val="5296DFB1"/>
    <w:rsid w:val="52A0ADF2"/>
    <w:rsid w:val="52A35EF6"/>
    <w:rsid w:val="52AB533A"/>
    <w:rsid w:val="52AC10AE"/>
    <w:rsid w:val="52B322F5"/>
    <w:rsid w:val="52B32B28"/>
    <w:rsid w:val="52B74480"/>
    <w:rsid w:val="52BA788E"/>
    <w:rsid w:val="52C5C4B6"/>
    <w:rsid w:val="52C8A886"/>
    <w:rsid w:val="52C9EC41"/>
    <w:rsid w:val="52CAE622"/>
    <w:rsid w:val="52D72A53"/>
    <w:rsid w:val="52D9AF99"/>
    <w:rsid w:val="52DB4C73"/>
    <w:rsid w:val="52DD8271"/>
    <w:rsid w:val="52DDBD3E"/>
    <w:rsid w:val="52E0C16B"/>
    <w:rsid w:val="52E2EF81"/>
    <w:rsid w:val="52E521C1"/>
    <w:rsid w:val="52EE7F20"/>
    <w:rsid w:val="5302315C"/>
    <w:rsid w:val="53034EE3"/>
    <w:rsid w:val="5304E670"/>
    <w:rsid w:val="5304F469"/>
    <w:rsid w:val="530978C1"/>
    <w:rsid w:val="530A537B"/>
    <w:rsid w:val="530B9E2F"/>
    <w:rsid w:val="530D3D2F"/>
    <w:rsid w:val="5313AB0A"/>
    <w:rsid w:val="5316CD95"/>
    <w:rsid w:val="531826ED"/>
    <w:rsid w:val="531CFDF9"/>
    <w:rsid w:val="531D8DAA"/>
    <w:rsid w:val="53286D56"/>
    <w:rsid w:val="53292A6F"/>
    <w:rsid w:val="5332E446"/>
    <w:rsid w:val="5333902D"/>
    <w:rsid w:val="533BC4F7"/>
    <w:rsid w:val="533D2861"/>
    <w:rsid w:val="5341B995"/>
    <w:rsid w:val="5344F8E2"/>
    <w:rsid w:val="534653D0"/>
    <w:rsid w:val="534E0254"/>
    <w:rsid w:val="535D6134"/>
    <w:rsid w:val="535DE19C"/>
    <w:rsid w:val="53683ACE"/>
    <w:rsid w:val="53752B2C"/>
    <w:rsid w:val="53775EF7"/>
    <w:rsid w:val="537AC7C1"/>
    <w:rsid w:val="53831AEA"/>
    <w:rsid w:val="5383BA23"/>
    <w:rsid w:val="538518FA"/>
    <w:rsid w:val="5389E645"/>
    <w:rsid w:val="538C9A2E"/>
    <w:rsid w:val="53908FD4"/>
    <w:rsid w:val="53935F44"/>
    <w:rsid w:val="5393BCB9"/>
    <w:rsid w:val="539A43E3"/>
    <w:rsid w:val="53A1F5AE"/>
    <w:rsid w:val="53A3EF9E"/>
    <w:rsid w:val="53A5C791"/>
    <w:rsid w:val="53AD350D"/>
    <w:rsid w:val="53B0553A"/>
    <w:rsid w:val="53B18DE0"/>
    <w:rsid w:val="53B7ACB7"/>
    <w:rsid w:val="53B9FA19"/>
    <w:rsid w:val="53BA1C47"/>
    <w:rsid w:val="53BE741A"/>
    <w:rsid w:val="53C021F9"/>
    <w:rsid w:val="53C2A29E"/>
    <w:rsid w:val="53CCC1A6"/>
    <w:rsid w:val="53CE7986"/>
    <w:rsid w:val="53D20FDF"/>
    <w:rsid w:val="53D2D810"/>
    <w:rsid w:val="53D494CE"/>
    <w:rsid w:val="53D69B08"/>
    <w:rsid w:val="53D85A77"/>
    <w:rsid w:val="53DB12B7"/>
    <w:rsid w:val="53DE6DDF"/>
    <w:rsid w:val="53DF44E9"/>
    <w:rsid w:val="53E09CC8"/>
    <w:rsid w:val="53E3274D"/>
    <w:rsid w:val="53E8881A"/>
    <w:rsid w:val="53E943CF"/>
    <w:rsid w:val="53E9CB0C"/>
    <w:rsid w:val="53EAD912"/>
    <w:rsid w:val="53EC5D57"/>
    <w:rsid w:val="53EED59D"/>
    <w:rsid w:val="53EFA9FA"/>
    <w:rsid w:val="53F23CCF"/>
    <w:rsid w:val="5408A921"/>
    <w:rsid w:val="540972DE"/>
    <w:rsid w:val="541689E0"/>
    <w:rsid w:val="541971D1"/>
    <w:rsid w:val="54209EC1"/>
    <w:rsid w:val="54279029"/>
    <w:rsid w:val="542AB0EF"/>
    <w:rsid w:val="542FFFAE"/>
    <w:rsid w:val="543A8D00"/>
    <w:rsid w:val="5442AF18"/>
    <w:rsid w:val="5447CFA2"/>
    <w:rsid w:val="5447D766"/>
    <w:rsid w:val="54544640"/>
    <w:rsid w:val="5455CBDA"/>
    <w:rsid w:val="54596009"/>
    <w:rsid w:val="5459ABAF"/>
    <w:rsid w:val="545A027D"/>
    <w:rsid w:val="54615152"/>
    <w:rsid w:val="546428C0"/>
    <w:rsid w:val="546DFFEE"/>
    <w:rsid w:val="54755486"/>
    <w:rsid w:val="547FBBBE"/>
    <w:rsid w:val="5484163C"/>
    <w:rsid w:val="54841DB0"/>
    <w:rsid w:val="548D4B72"/>
    <w:rsid w:val="548E50E3"/>
    <w:rsid w:val="548F502A"/>
    <w:rsid w:val="548F8CAB"/>
    <w:rsid w:val="5492450D"/>
    <w:rsid w:val="5492565D"/>
    <w:rsid w:val="54962F40"/>
    <w:rsid w:val="5496D4AE"/>
    <w:rsid w:val="549A9EF0"/>
    <w:rsid w:val="549F7F1B"/>
    <w:rsid w:val="54B1EABA"/>
    <w:rsid w:val="54B25A3F"/>
    <w:rsid w:val="54B28086"/>
    <w:rsid w:val="54B4CAF4"/>
    <w:rsid w:val="54C34CEF"/>
    <w:rsid w:val="54C4A97C"/>
    <w:rsid w:val="54C68E39"/>
    <w:rsid w:val="54C95658"/>
    <w:rsid w:val="54C9BA9E"/>
    <w:rsid w:val="54CC798B"/>
    <w:rsid w:val="54D1F7FB"/>
    <w:rsid w:val="54D2BE33"/>
    <w:rsid w:val="54D904DB"/>
    <w:rsid w:val="54E6A243"/>
    <w:rsid w:val="54F1899F"/>
    <w:rsid w:val="54F190EB"/>
    <w:rsid w:val="54F30ECE"/>
    <w:rsid w:val="54F89D90"/>
    <w:rsid w:val="550A3478"/>
    <w:rsid w:val="55101C0E"/>
    <w:rsid w:val="551AD3FD"/>
    <w:rsid w:val="551E3587"/>
    <w:rsid w:val="5524CD08"/>
    <w:rsid w:val="552C2F11"/>
    <w:rsid w:val="552E5782"/>
    <w:rsid w:val="55350E48"/>
    <w:rsid w:val="55359820"/>
    <w:rsid w:val="553A2D44"/>
    <w:rsid w:val="553C13D0"/>
    <w:rsid w:val="5543885B"/>
    <w:rsid w:val="55447FF7"/>
    <w:rsid w:val="554FB64F"/>
    <w:rsid w:val="55520E72"/>
    <w:rsid w:val="555587EA"/>
    <w:rsid w:val="5555B554"/>
    <w:rsid w:val="555D4FA5"/>
    <w:rsid w:val="555EAA9A"/>
    <w:rsid w:val="556660DF"/>
    <w:rsid w:val="5567DCF6"/>
    <w:rsid w:val="55727C0B"/>
    <w:rsid w:val="55729F52"/>
    <w:rsid w:val="55762FAA"/>
    <w:rsid w:val="55787526"/>
    <w:rsid w:val="557DD4CD"/>
    <w:rsid w:val="558597F9"/>
    <w:rsid w:val="5585CF29"/>
    <w:rsid w:val="558713A5"/>
    <w:rsid w:val="5590792C"/>
    <w:rsid w:val="559227FD"/>
    <w:rsid w:val="559A221D"/>
    <w:rsid w:val="559A87E6"/>
    <w:rsid w:val="559F0830"/>
    <w:rsid w:val="55A0BC2D"/>
    <w:rsid w:val="55A368C0"/>
    <w:rsid w:val="55A70074"/>
    <w:rsid w:val="55AB2995"/>
    <w:rsid w:val="55AD0E67"/>
    <w:rsid w:val="55B7A3C7"/>
    <w:rsid w:val="55B91047"/>
    <w:rsid w:val="55BDB1F5"/>
    <w:rsid w:val="55C1D0C9"/>
    <w:rsid w:val="55C1E896"/>
    <w:rsid w:val="55C257FE"/>
    <w:rsid w:val="55C3BE69"/>
    <w:rsid w:val="55C42917"/>
    <w:rsid w:val="55C4E802"/>
    <w:rsid w:val="55C9275D"/>
    <w:rsid w:val="55CAE10D"/>
    <w:rsid w:val="55CBBE6D"/>
    <w:rsid w:val="55CC3EE1"/>
    <w:rsid w:val="55CD3B43"/>
    <w:rsid w:val="55D531D2"/>
    <w:rsid w:val="55D60BCF"/>
    <w:rsid w:val="55DA4EB0"/>
    <w:rsid w:val="55DB6A3E"/>
    <w:rsid w:val="55DF383F"/>
    <w:rsid w:val="55F5A755"/>
    <w:rsid w:val="55FFF921"/>
    <w:rsid w:val="56045B53"/>
    <w:rsid w:val="56082A99"/>
    <w:rsid w:val="560B423F"/>
    <w:rsid w:val="5611276F"/>
    <w:rsid w:val="5614B612"/>
    <w:rsid w:val="5631DEB1"/>
    <w:rsid w:val="56388EA6"/>
    <w:rsid w:val="564B57B9"/>
    <w:rsid w:val="564DA3E7"/>
    <w:rsid w:val="56518F7A"/>
    <w:rsid w:val="5658B9F2"/>
    <w:rsid w:val="565B2B68"/>
    <w:rsid w:val="56624AB2"/>
    <w:rsid w:val="566634D2"/>
    <w:rsid w:val="5670640D"/>
    <w:rsid w:val="567210B3"/>
    <w:rsid w:val="56747812"/>
    <w:rsid w:val="5675F85B"/>
    <w:rsid w:val="567A5EB5"/>
    <w:rsid w:val="567FC186"/>
    <w:rsid w:val="56836652"/>
    <w:rsid w:val="568D5413"/>
    <w:rsid w:val="5691C615"/>
    <w:rsid w:val="56A0094C"/>
    <w:rsid w:val="56AAB175"/>
    <w:rsid w:val="56AC387C"/>
    <w:rsid w:val="56AD7ADB"/>
    <w:rsid w:val="56B22BBB"/>
    <w:rsid w:val="56B29DB7"/>
    <w:rsid w:val="56BAEAA2"/>
    <w:rsid w:val="56C3D255"/>
    <w:rsid w:val="56C74A77"/>
    <w:rsid w:val="56C96A76"/>
    <w:rsid w:val="56CE364F"/>
    <w:rsid w:val="56CF704E"/>
    <w:rsid w:val="56CF81FD"/>
    <w:rsid w:val="56D014BC"/>
    <w:rsid w:val="56D393C1"/>
    <w:rsid w:val="56D4DBC1"/>
    <w:rsid w:val="56D568E1"/>
    <w:rsid w:val="56E10BBD"/>
    <w:rsid w:val="56E1BB3E"/>
    <w:rsid w:val="56E80B42"/>
    <w:rsid w:val="56F1F6C3"/>
    <w:rsid w:val="5700B3EE"/>
    <w:rsid w:val="57083E1E"/>
    <w:rsid w:val="570AAE12"/>
    <w:rsid w:val="5712A541"/>
    <w:rsid w:val="571B21E4"/>
    <w:rsid w:val="571D682F"/>
    <w:rsid w:val="572E7125"/>
    <w:rsid w:val="572F2B02"/>
    <w:rsid w:val="573E1C2F"/>
    <w:rsid w:val="573F6D6A"/>
    <w:rsid w:val="573F948E"/>
    <w:rsid w:val="57433DB6"/>
    <w:rsid w:val="5745715B"/>
    <w:rsid w:val="5746F3F5"/>
    <w:rsid w:val="574D7CD3"/>
    <w:rsid w:val="57523890"/>
    <w:rsid w:val="575728E8"/>
    <w:rsid w:val="5759A8B2"/>
    <w:rsid w:val="5765FEBE"/>
    <w:rsid w:val="576D8DB6"/>
    <w:rsid w:val="577B8CC6"/>
    <w:rsid w:val="577F1339"/>
    <w:rsid w:val="578173C7"/>
    <w:rsid w:val="57819E8B"/>
    <w:rsid w:val="57847374"/>
    <w:rsid w:val="5787A7F1"/>
    <w:rsid w:val="578E1C58"/>
    <w:rsid w:val="5792AA25"/>
    <w:rsid w:val="5792BE08"/>
    <w:rsid w:val="57979B95"/>
    <w:rsid w:val="579B7152"/>
    <w:rsid w:val="579C06C7"/>
    <w:rsid w:val="57A9755A"/>
    <w:rsid w:val="57B23548"/>
    <w:rsid w:val="57BA57D7"/>
    <w:rsid w:val="57BBA934"/>
    <w:rsid w:val="57C8792E"/>
    <w:rsid w:val="57CEF561"/>
    <w:rsid w:val="57D16FE7"/>
    <w:rsid w:val="57D636E4"/>
    <w:rsid w:val="57DAB6DB"/>
    <w:rsid w:val="57DE9DDF"/>
    <w:rsid w:val="57E89D65"/>
    <w:rsid w:val="57F77E49"/>
    <w:rsid w:val="57F81E2F"/>
    <w:rsid w:val="57FB486C"/>
    <w:rsid w:val="57FC26DB"/>
    <w:rsid w:val="57FD56F5"/>
    <w:rsid w:val="57FEF5D0"/>
    <w:rsid w:val="58141DF4"/>
    <w:rsid w:val="581D3286"/>
    <w:rsid w:val="581FA482"/>
    <w:rsid w:val="582401D8"/>
    <w:rsid w:val="582794F7"/>
    <w:rsid w:val="5828607C"/>
    <w:rsid w:val="582BF52A"/>
    <w:rsid w:val="5831427B"/>
    <w:rsid w:val="5836A20A"/>
    <w:rsid w:val="58371C0D"/>
    <w:rsid w:val="583939FA"/>
    <w:rsid w:val="583B2ED2"/>
    <w:rsid w:val="583D3087"/>
    <w:rsid w:val="5840EE66"/>
    <w:rsid w:val="58435B78"/>
    <w:rsid w:val="5843C323"/>
    <w:rsid w:val="58456240"/>
    <w:rsid w:val="58515F09"/>
    <w:rsid w:val="58555C3F"/>
    <w:rsid w:val="5858BD5C"/>
    <w:rsid w:val="586057DD"/>
    <w:rsid w:val="58608BBE"/>
    <w:rsid w:val="5862D698"/>
    <w:rsid w:val="58663F52"/>
    <w:rsid w:val="5867011A"/>
    <w:rsid w:val="586718A6"/>
    <w:rsid w:val="58703129"/>
    <w:rsid w:val="58737815"/>
    <w:rsid w:val="5876C1E3"/>
    <w:rsid w:val="58785F49"/>
    <w:rsid w:val="58817B85"/>
    <w:rsid w:val="58818AE8"/>
    <w:rsid w:val="5884FCA2"/>
    <w:rsid w:val="588B85F2"/>
    <w:rsid w:val="588F194D"/>
    <w:rsid w:val="5890F58E"/>
    <w:rsid w:val="58942755"/>
    <w:rsid w:val="589BD081"/>
    <w:rsid w:val="589F44AB"/>
    <w:rsid w:val="58A0E0D8"/>
    <w:rsid w:val="58A123BB"/>
    <w:rsid w:val="58A3299D"/>
    <w:rsid w:val="58A3529B"/>
    <w:rsid w:val="58A59919"/>
    <w:rsid w:val="58B44994"/>
    <w:rsid w:val="58BA4900"/>
    <w:rsid w:val="58BE1377"/>
    <w:rsid w:val="58C17CD8"/>
    <w:rsid w:val="58C6F602"/>
    <w:rsid w:val="58CA0B8F"/>
    <w:rsid w:val="58CD9CAE"/>
    <w:rsid w:val="58D6DD80"/>
    <w:rsid w:val="58D748CA"/>
    <w:rsid w:val="58D8CFDB"/>
    <w:rsid w:val="58DD8EAA"/>
    <w:rsid w:val="58E22217"/>
    <w:rsid w:val="58E4F194"/>
    <w:rsid w:val="58E78E55"/>
    <w:rsid w:val="58EBFFB8"/>
    <w:rsid w:val="58EF978B"/>
    <w:rsid w:val="58FDE049"/>
    <w:rsid w:val="59098E75"/>
    <w:rsid w:val="5915B9E4"/>
    <w:rsid w:val="591C55B4"/>
    <w:rsid w:val="59266AFE"/>
    <w:rsid w:val="5930967F"/>
    <w:rsid w:val="5938BCBA"/>
    <w:rsid w:val="593D2F54"/>
    <w:rsid w:val="593EA126"/>
    <w:rsid w:val="5946AF4D"/>
    <w:rsid w:val="594793E4"/>
    <w:rsid w:val="594C5C4D"/>
    <w:rsid w:val="594DB135"/>
    <w:rsid w:val="5955065E"/>
    <w:rsid w:val="5956133F"/>
    <w:rsid w:val="595CD479"/>
    <w:rsid w:val="59650D0F"/>
    <w:rsid w:val="5965B4AF"/>
    <w:rsid w:val="596B9BAB"/>
    <w:rsid w:val="596FF523"/>
    <w:rsid w:val="5970002E"/>
    <w:rsid w:val="5974939C"/>
    <w:rsid w:val="59778E48"/>
    <w:rsid w:val="597A3900"/>
    <w:rsid w:val="597C152D"/>
    <w:rsid w:val="598B4279"/>
    <w:rsid w:val="598BA7C5"/>
    <w:rsid w:val="59914D3A"/>
    <w:rsid w:val="5993DE9B"/>
    <w:rsid w:val="599C291E"/>
    <w:rsid w:val="59A22518"/>
    <w:rsid w:val="59ABE5BE"/>
    <w:rsid w:val="59B37E74"/>
    <w:rsid w:val="59B7BA10"/>
    <w:rsid w:val="59B8752D"/>
    <w:rsid w:val="59C613D2"/>
    <w:rsid w:val="59CA6345"/>
    <w:rsid w:val="59CC2022"/>
    <w:rsid w:val="59D16F9A"/>
    <w:rsid w:val="59D4EA56"/>
    <w:rsid w:val="59D51988"/>
    <w:rsid w:val="59D835F7"/>
    <w:rsid w:val="59E09C58"/>
    <w:rsid w:val="59E74B61"/>
    <w:rsid w:val="59EB850F"/>
    <w:rsid w:val="59ED686F"/>
    <w:rsid w:val="59F0D317"/>
    <w:rsid w:val="59FC584A"/>
    <w:rsid w:val="59FCE4A4"/>
    <w:rsid w:val="5A022DD2"/>
    <w:rsid w:val="5A0B28E3"/>
    <w:rsid w:val="5A0EC967"/>
    <w:rsid w:val="5A1040CE"/>
    <w:rsid w:val="5A1BC2AF"/>
    <w:rsid w:val="5A1D473A"/>
    <w:rsid w:val="5A214232"/>
    <w:rsid w:val="5A217D07"/>
    <w:rsid w:val="5A22B0DD"/>
    <w:rsid w:val="5A24C275"/>
    <w:rsid w:val="5A2D2161"/>
    <w:rsid w:val="5A2D5520"/>
    <w:rsid w:val="5A322BE0"/>
    <w:rsid w:val="5A3738BA"/>
    <w:rsid w:val="5A3D0F68"/>
    <w:rsid w:val="5A4125B9"/>
    <w:rsid w:val="5A423988"/>
    <w:rsid w:val="5A49755F"/>
    <w:rsid w:val="5A4B482B"/>
    <w:rsid w:val="5A520E18"/>
    <w:rsid w:val="5A521EB7"/>
    <w:rsid w:val="5A525999"/>
    <w:rsid w:val="5A527761"/>
    <w:rsid w:val="5A52BF38"/>
    <w:rsid w:val="5A5EAA2D"/>
    <w:rsid w:val="5A6302F5"/>
    <w:rsid w:val="5A69D8DE"/>
    <w:rsid w:val="5A69F07A"/>
    <w:rsid w:val="5A6A51CA"/>
    <w:rsid w:val="5A6E392A"/>
    <w:rsid w:val="5A834F0A"/>
    <w:rsid w:val="5A864206"/>
    <w:rsid w:val="5A8675EB"/>
    <w:rsid w:val="5A8D05D3"/>
    <w:rsid w:val="5A8D4AFB"/>
    <w:rsid w:val="5A8D877D"/>
    <w:rsid w:val="5A9480BE"/>
    <w:rsid w:val="5A94CE21"/>
    <w:rsid w:val="5A9C8521"/>
    <w:rsid w:val="5A9DBAFE"/>
    <w:rsid w:val="5A9E0CAE"/>
    <w:rsid w:val="5AA06582"/>
    <w:rsid w:val="5AA53411"/>
    <w:rsid w:val="5AB5EA52"/>
    <w:rsid w:val="5AB8FDC7"/>
    <w:rsid w:val="5AC58699"/>
    <w:rsid w:val="5ACA0DFF"/>
    <w:rsid w:val="5AD692F9"/>
    <w:rsid w:val="5AD7962C"/>
    <w:rsid w:val="5ADC1C00"/>
    <w:rsid w:val="5ADCE0EE"/>
    <w:rsid w:val="5AE44578"/>
    <w:rsid w:val="5AE5D03A"/>
    <w:rsid w:val="5AE6DDCF"/>
    <w:rsid w:val="5AECEEBB"/>
    <w:rsid w:val="5AF00901"/>
    <w:rsid w:val="5AF16559"/>
    <w:rsid w:val="5AF3F293"/>
    <w:rsid w:val="5AF6DE54"/>
    <w:rsid w:val="5AF8444E"/>
    <w:rsid w:val="5B058C08"/>
    <w:rsid w:val="5B06576D"/>
    <w:rsid w:val="5B1102C9"/>
    <w:rsid w:val="5B13C0F2"/>
    <w:rsid w:val="5B207568"/>
    <w:rsid w:val="5B2166AA"/>
    <w:rsid w:val="5B2CEE3C"/>
    <w:rsid w:val="5B2D73C7"/>
    <w:rsid w:val="5B32555F"/>
    <w:rsid w:val="5B388E62"/>
    <w:rsid w:val="5B3AF89B"/>
    <w:rsid w:val="5B3DEA96"/>
    <w:rsid w:val="5B3F4070"/>
    <w:rsid w:val="5B42B829"/>
    <w:rsid w:val="5B433C5F"/>
    <w:rsid w:val="5B48927D"/>
    <w:rsid w:val="5B4CF444"/>
    <w:rsid w:val="5B4EA573"/>
    <w:rsid w:val="5B50C12D"/>
    <w:rsid w:val="5B518918"/>
    <w:rsid w:val="5B530F10"/>
    <w:rsid w:val="5B5E11ED"/>
    <w:rsid w:val="5B6BC2F3"/>
    <w:rsid w:val="5B7327E3"/>
    <w:rsid w:val="5B77FB9B"/>
    <w:rsid w:val="5B78B67E"/>
    <w:rsid w:val="5B79EA69"/>
    <w:rsid w:val="5B7A0932"/>
    <w:rsid w:val="5B7DFE8F"/>
    <w:rsid w:val="5B7ED476"/>
    <w:rsid w:val="5B8DCBB6"/>
    <w:rsid w:val="5BADBC7D"/>
    <w:rsid w:val="5BB12504"/>
    <w:rsid w:val="5BBB6254"/>
    <w:rsid w:val="5BBDA58A"/>
    <w:rsid w:val="5BC0126F"/>
    <w:rsid w:val="5BC37AC9"/>
    <w:rsid w:val="5BC7E453"/>
    <w:rsid w:val="5BD7285F"/>
    <w:rsid w:val="5BDA8962"/>
    <w:rsid w:val="5BDB0CF4"/>
    <w:rsid w:val="5BDB1EE9"/>
    <w:rsid w:val="5BE317FD"/>
    <w:rsid w:val="5BE9262F"/>
    <w:rsid w:val="5BF41392"/>
    <w:rsid w:val="5BF6E27C"/>
    <w:rsid w:val="5BFC83EF"/>
    <w:rsid w:val="5BFFB377"/>
    <w:rsid w:val="5C01332B"/>
    <w:rsid w:val="5C1E37B5"/>
    <w:rsid w:val="5C22DAC9"/>
    <w:rsid w:val="5C23F0E1"/>
    <w:rsid w:val="5C279F3B"/>
    <w:rsid w:val="5C2C3BD3"/>
    <w:rsid w:val="5C2DAFF0"/>
    <w:rsid w:val="5C2FD39F"/>
    <w:rsid w:val="5C3537FD"/>
    <w:rsid w:val="5C35545B"/>
    <w:rsid w:val="5C35D942"/>
    <w:rsid w:val="5C3840EC"/>
    <w:rsid w:val="5C38D60A"/>
    <w:rsid w:val="5C391063"/>
    <w:rsid w:val="5C410711"/>
    <w:rsid w:val="5C44AF94"/>
    <w:rsid w:val="5C474A3E"/>
    <w:rsid w:val="5C4B8967"/>
    <w:rsid w:val="5C4FB640"/>
    <w:rsid w:val="5C51C231"/>
    <w:rsid w:val="5C57C6A2"/>
    <w:rsid w:val="5C640BA3"/>
    <w:rsid w:val="5C701D6A"/>
    <w:rsid w:val="5C744846"/>
    <w:rsid w:val="5C7566E2"/>
    <w:rsid w:val="5C778119"/>
    <w:rsid w:val="5C818050"/>
    <w:rsid w:val="5C872204"/>
    <w:rsid w:val="5C885B8C"/>
    <w:rsid w:val="5C91AAE4"/>
    <w:rsid w:val="5CA0A152"/>
    <w:rsid w:val="5CA9C467"/>
    <w:rsid w:val="5CAC3D9A"/>
    <w:rsid w:val="5CB0C2B6"/>
    <w:rsid w:val="5CB14CA3"/>
    <w:rsid w:val="5CB27518"/>
    <w:rsid w:val="5CB31AF8"/>
    <w:rsid w:val="5CBE7287"/>
    <w:rsid w:val="5CC850B9"/>
    <w:rsid w:val="5CD139AE"/>
    <w:rsid w:val="5CD1EFBA"/>
    <w:rsid w:val="5CD467F6"/>
    <w:rsid w:val="5CD59972"/>
    <w:rsid w:val="5CD7596C"/>
    <w:rsid w:val="5CD7D7DD"/>
    <w:rsid w:val="5CD9D522"/>
    <w:rsid w:val="5CE0E594"/>
    <w:rsid w:val="5CE64816"/>
    <w:rsid w:val="5CF8403D"/>
    <w:rsid w:val="5CFD93D1"/>
    <w:rsid w:val="5CFF022C"/>
    <w:rsid w:val="5CFF3A53"/>
    <w:rsid w:val="5D005C92"/>
    <w:rsid w:val="5D05033D"/>
    <w:rsid w:val="5D079FEE"/>
    <w:rsid w:val="5D109FA9"/>
    <w:rsid w:val="5D167FCC"/>
    <w:rsid w:val="5D22748F"/>
    <w:rsid w:val="5D263CE9"/>
    <w:rsid w:val="5D2A34E7"/>
    <w:rsid w:val="5D2F98E2"/>
    <w:rsid w:val="5D3C256E"/>
    <w:rsid w:val="5D3E1504"/>
    <w:rsid w:val="5D4B547F"/>
    <w:rsid w:val="5D4D2697"/>
    <w:rsid w:val="5D4D4DD5"/>
    <w:rsid w:val="5D5300E4"/>
    <w:rsid w:val="5D5454FF"/>
    <w:rsid w:val="5D5803F2"/>
    <w:rsid w:val="5D59EEE4"/>
    <w:rsid w:val="5D64CFAA"/>
    <w:rsid w:val="5D65E03D"/>
    <w:rsid w:val="5D6F9C5A"/>
    <w:rsid w:val="5D7268A8"/>
    <w:rsid w:val="5D783CB8"/>
    <w:rsid w:val="5D7AB58D"/>
    <w:rsid w:val="5D7C9125"/>
    <w:rsid w:val="5D7E8546"/>
    <w:rsid w:val="5D8244D1"/>
    <w:rsid w:val="5D8771EB"/>
    <w:rsid w:val="5D892831"/>
    <w:rsid w:val="5D89D19E"/>
    <w:rsid w:val="5D8B5CD8"/>
    <w:rsid w:val="5D8D1D7E"/>
    <w:rsid w:val="5D8D1F2E"/>
    <w:rsid w:val="5D9169DF"/>
    <w:rsid w:val="5DA84B54"/>
    <w:rsid w:val="5DA85CC2"/>
    <w:rsid w:val="5DAC8F77"/>
    <w:rsid w:val="5DB4A934"/>
    <w:rsid w:val="5DB76DCE"/>
    <w:rsid w:val="5DBA221B"/>
    <w:rsid w:val="5DBF8554"/>
    <w:rsid w:val="5DC2F863"/>
    <w:rsid w:val="5DC673BC"/>
    <w:rsid w:val="5DCB642F"/>
    <w:rsid w:val="5DD3095E"/>
    <w:rsid w:val="5DD7E3F0"/>
    <w:rsid w:val="5DD8AD99"/>
    <w:rsid w:val="5DDA08DF"/>
    <w:rsid w:val="5DDFD3C9"/>
    <w:rsid w:val="5DE06938"/>
    <w:rsid w:val="5DE37477"/>
    <w:rsid w:val="5DF5A351"/>
    <w:rsid w:val="5DFCCCDF"/>
    <w:rsid w:val="5DFFA8C9"/>
    <w:rsid w:val="5E006E5A"/>
    <w:rsid w:val="5E06F212"/>
    <w:rsid w:val="5E0DB3E9"/>
    <w:rsid w:val="5E0E848A"/>
    <w:rsid w:val="5E0F2E06"/>
    <w:rsid w:val="5E16B637"/>
    <w:rsid w:val="5E182D0F"/>
    <w:rsid w:val="5E1F86C3"/>
    <w:rsid w:val="5E1F9CC6"/>
    <w:rsid w:val="5E20ED15"/>
    <w:rsid w:val="5E261BC0"/>
    <w:rsid w:val="5E2E3FD7"/>
    <w:rsid w:val="5E32B30B"/>
    <w:rsid w:val="5E3521D6"/>
    <w:rsid w:val="5E3775F4"/>
    <w:rsid w:val="5E3BFEB3"/>
    <w:rsid w:val="5E3F9504"/>
    <w:rsid w:val="5E4068C7"/>
    <w:rsid w:val="5E49A401"/>
    <w:rsid w:val="5E4CFA62"/>
    <w:rsid w:val="5E4E5C99"/>
    <w:rsid w:val="5E4ED5E2"/>
    <w:rsid w:val="5E4FDB91"/>
    <w:rsid w:val="5E6155F2"/>
    <w:rsid w:val="5E66B18B"/>
    <w:rsid w:val="5E6932CD"/>
    <w:rsid w:val="5E6A5454"/>
    <w:rsid w:val="5E6B9C4E"/>
    <w:rsid w:val="5E6D2DFC"/>
    <w:rsid w:val="5E85753E"/>
    <w:rsid w:val="5E8DE226"/>
    <w:rsid w:val="5E92784D"/>
    <w:rsid w:val="5E931E1A"/>
    <w:rsid w:val="5E93A9BD"/>
    <w:rsid w:val="5E9EAEBC"/>
    <w:rsid w:val="5EA092DD"/>
    <w:rsid w:val="5EA38A61"/>
    <w:rsid w:val="5EA7473B"/>
    <w:rsid w:val="5EAF4FBC"/>
    <w:rsid w:val="5EAF5A54"/>
    <w:rsid w:val="5EB0133B"/>
    <w:rsid w:val="5EB2E53F"/>
    <w:rsid w:val="5EB30AB2"/>
    <w:rsid w:val="5EC5CE6F"/>
    <w:rsid w:val="5EC63A1A"/>
    <w:rsid w:val="5ECD634C"/>
    <w:rsid w:val="5ECE2ECB"/>
    <w:rsid w:val="5ECEBF4C"/>
    <w:rsid w:val="5ED167B7"/>
    <w:rsid w:val="5ED29205"/>
    <w:rsid w:val="5ED70234"/>
    <w:rsid w:val="5ED87E62"/>
    <w:rsid w:val="5ED8B333"/>
    <w:rsid w:val="5ED92ECD"/>
    <w:rsid w:val="5EDB9927"/>
    <w:rsid w:val="5EE7AB3B"/>
    <w:rsid w:val="5EECD0D0"/>
    <w:rsid w:val="5EF0B0EA"/>
    <w:rsid w:val="5EF3A812"/>
    <w:rsid w:val="5EF5228A"/>
    <w:rsid w:val="5EF772FD"/>
    <w:rsid w:val="5EF9EA26"/>
    <w:rsid w:val="5EFE04FF"/>
    <w:rsid w:val="5F00FE27"/>
    <w:rsid w:val="5F0242D2"/>
    <w:rsid w:val="5F08A8D0"/>
    <w:rsid w:val="5F0A6D0C"/>
    <w:rsid w:val="5F0BBFEB"/>
    <w:rsid w:val="5F16FCC1"/>
    <w:rsid w:val="5F184557"/>
    <w:rsid w:val="5F188993"/>
    <w:rsid w:val="5F1962EA"/>
    <w:rsid w:val="5F1C567D"/>
    <w:rsid w:val="5F1E9DB0"/>
    <w:rsid w:val="5F1F7A15"/>
    <w:rsid w:val="5F21E46C"/>
    <w:rsid w:val="5F25A61C"/>
    <w:rsid w:val="5F26546C"/>
    <w:rsid w:val="5F2734DF"/>
    <w:rsid w:val="5F2B3AC1"/>
    <w:rsid w:val="5F2D9CA8"/>
    <w:rsid w:val="5F31D7F3"/>
    <w:rsid w:val="5F3B0B5A"/>
    <w:rsid w:val="5F3EAE0A"/>
    <w:rsid w:val="5F429C5A"/>
    <w:rsid w:val="5F430ED6"/>
    <w:rsid w:val="5F4A7BB1"/>
    <w:rsid w:val="5F50836E"/>
    <w:rsid w:val="5F50C142"/>
    <w:rsid w:val="5F5157D5"/>
    <w:rsid w:val="5F536DA5"/>
    <w:rsid w:val="5F5797F2"/>
    <w:rsid w:val="5F59D0D8"/>
    <w:rsid w:val="5F5A0E26"/>
    <w:rsid w:val="5F5F0EFB"/>
    <w:rsid w:val="5F624CD1"/>
    <w:rsid w:val="5F68B788"/>
    <w:rsid w:val="5F6DCAF7"/>
    <w:rsid w:val="5F709CB9"/>
    <w:rsid w:val="5F722957"/>
    <w:rsid w:val="5F72F1BC"/>
    <w:rsid w:val="5F7BA621"/>
    <w:rsid w:val="5F80A702"/>
    <w:rsid w:val="5F847451"/>
    <w:rsid w:val="5F8C2F90"/>
    <w:rsid w:val="5FA17EA0"/>
    <w:rsid w:val="5FA485DA"/>
    <w:rsid w:val="5FA8AA18"/>
    <w:rsid w:val="5FAB52CA"/>
    <w:rsid w:val="5FB5D535"/>
    <w:rsid w:val="5FB7125E"/>
    <w:rsid w:val="5FBD3F75"/>
    <w:rsid w:val="5FBD766B"/>
    <w:rsid w:val="5FC01C2D"/>
    <w:rsid w:val="5FC068D4"/>
    <w:rsid w:val="5FC4065F"/>
    <w:rsid w:val="5FCBC671"/>
    <w:rsid w:val="5FD06099"/>
    <w:rsid w:val="5FD2AC67"/>
    <w:rsid w:val="5FD33206"/>
    <w:rsid w:val="5FD7DC25"/>
    <w:rsid w:val="5FEE6AF2"/>
    <w:rsid w:val="5FEEA9CA"/>
    <w:rsid w:val="5FF0B268"/>
    <w:rsid w:val="5FFA1C47"/>
    <w:rsid w:val="6002EB00"/>
    <w:rsid w:val="6009C121"/>
    <w:rsid w:val="6010F071"/>
    <w:rsid w:val="6011A783"/>
    <w:rsid w:val="601FFB7B"/>
    <w:rsid w:val="6020E411"/>
    <w:rsid w:val="602A332E"/>
    <w:rsid w:val="602C8E4C"/>
    <w:rsid w:val="602FD828"/>
    <w:rsid w:val="603388BB"/>
    <w:rsid w:val="603F17AA"/>
    <w:rsid w:val="6041A2DA"/>
    <w:rsid w:val="604581C9"/>
    <w:rsid w:val="60459358"/>
    <w:rsid w:val="6046073D"/>
    <w:rsid w:val="604C385C"/>
    <w:rsid w:val="604D2312"/>
    <w:rsid w:val="604EBB52"/>
    <w:rsid w:val="60522D75"/>
    <w:rsid w:val="60540071"/>
    <w:rsid w:val="60579A64"/>
    <w:rsid w:val="6058A1BD"/>
    <w:rsid w:val="605A8839"/>
    <w:rsid w:val="605F012C"/>
    <w:rsid w:val="60731E57"/>
    <w:rsid w:val="607E735D"/>
    <w:rsid w:val="6080834E"/>
    <w:rsid w:val="6080A31B"/>
    <w:rsid w:val="6084EAF0"/>
    <w:rsid w:val="608996BB"/>
    <w:rsid w:val="608EDCAD"/>
    <w:rsid w:val="6092FB4C"/>
    <w:rsid w:val="6095F5DC"/>
    <w:rsid w:val="60962627"/>
    <w:rsid w:val="6099D950"/>
    <w:rsid w:val="609D48F7"/>
    <w:rsid w:val="60A3DEB8"/>
    <w:rsid w:val="60AAC15A"/>
    <w:rsid w:val="60B412CD"/>
    <w:rsid w:val="60BA98CC"/>
    <w:rsid w:val="60BF8756"/>
    <w:rsid w:val="60C12B38"/>
    <w:rsid w:val="60C46A97"/>
    <w:rsid w:val="60CEFD4C"/>
    <w:rsid w:val="60D05830"/>
    <w:rsid w:val="60D228FD"/>
    <w:rsid w:val="60D32377"/>
    <w:rsid w:val="60DDD33B"/>
    <w:rsid w:val="60DE69E9"/>
    <w:rsid w:val="60E41B50"/>
    <w:rsid w:val="60E92899"/>
    <w:rsid w:val="60F0F904"/>
    <w:rsid w:val="60F662B2"/>
    <w:rsid w:val="6119AE38"/>
    <w:rsid w:val="6119C086"/>
    <w:rsid w:val="611C9900"/>
    <w:rsid w:val="61233A0E"/>
    <w:rsid w:val="61298472"/>
    <w:rsid w:val="612A9D39"/>
    <w:rsid w:val="612CCD1A"/>
    <w:rsid w:val="612E6D79"/>
    <w:rsid w:val="61343685"/>
    <w:rsid w:val="61360486"/>
    <w:rsid w:val="6139D3AB"/>
    <w:rsid w:val="61473E88"/>
    <w:rsid w:val="614758F8"/>
    <w:rsid w:val="6147D2C9"/>
    <w:rsid w:val="61555821"/>
    <w:rsid w:val="6164C4C6"/>
    <w:rsid w:val="61678093"/>
    <w:rsid w:val="616B8EBD"/>
    <w:rsid w:val="616D3896"/>
    <w:rsid w:val="616DA509"/>
    <w:rsid w:val="617258A3"/>
    <w:rsid w:val="6172746B"/>
    <w:rsid w:val="6173DC2E"/>
    <w:rsid w:val="6178CB2F"/>
    <w:rsid w:val="6179DD67"/>
    <w:rsid w:val="617AFADB"/>
    <w:rsid w:val="618078E8"/>
    <w:rsid w:val="618E6052"/>
    <w:rsid w:val="61A2819E"/>
    <w:rsid w:val="61A895FA"/>
    <w:rsid w:val="61ACE137"/>
    <w:rsid w:val="61B1B590"/>
    <w:rsid w:val="61B592B3"/>
    <w:rsid w:val="61BF7CED"/>
    <w:rsid w:val="61CBCABA"/>
    <w:rsid w:val="61D7820C"/>
    <w:rsid w:val="61D8DB9A"/>
    <w:rsid w:val="61E03E7D"/>
    <w:rsid w:val="61E1AFD1"/>
    <w:rsid w:val="61EE47BC"/>
    <w:rsid w:val="61F1AD09"/>
    <w:rsid w:val="61F1B152"/>
    <w:rsid w:val="61F31C71"/>
    <w:rsid w:val="61F928AD"/>
    <w:rsid w:val="61FBC469"/>
    <w:rsid w:val="61FC101F"/>
    <w:rsid w:val="61FCF4A5"/>
    <w:rsid w:val="62042989"/>
    <w:rsid w:val="62093A59"/>
    <w:rsid w:val="620E1D31"/>
    <w:rsid w:val="620E3197"/>
    <w:rsid w:val="620E6C1F"/>
    <w:rsid w:val="62146827"/>
    <w:rsid w:val="62169176"/>
    <w:rsid w:val="621D639D"/>
    <w:rsid w:val="6225F054"/>
    <w:rsid w:val="623294FC"/>
    <w:rsid w:val="62361E4B"/>
    <w:rsid w:val="62372BBA"/>
    <w:rsid w:val="623B3D34"/>
    <w:rsid w:val="623E81E5"/>
    <w:rsid w:val="62412547"/>
    <w:rsid w:val="62426468"/>
    <w:rsid w:val="624399E1"/>
    <w:rsid w:val="624419C7"/>
    <w:rsid w:val="6246138E"/>
    <w:rsid w:val="62464A4A"/>
    <w:rsid w:val="62477A9B"/>
    <w:rsid w:val="6255ADD4"/>
    <w:rsid w:val="6259A6D4"/>
    <w:rsid w:val="625B6B46"/>
    <w:rsid w:val="62635970"/>
    <w:rsid w:val="62658121"/>
    <w:rsid w:val="6268C912"/>
    <w:rsid w:val="626B4CF2"/>
    <w:rsid w:val="626FB58B"/>
    <w:rsid w:val="6276A5A4"/>
    <w:rsid w:val="628551FA"/>
    <w:rsid w:val="6285784A"/>
    <w:rsid w:val="628614BF"/>
    <w:rsid w:val="628ED4B2"/>
    <w:rsid w:val="629DF8EB"/>
    <w:rsid w:val="62A03B10"/>
    <w:rsid w:val="62A2D671"/>
    <w:rsid w:val="62ABBF54"/>
    <w:rsid w:val="62ACD40C"/>
    <w:rsid w:val="62AF586F"/>
    <w:rsid w:val="62B1AB4B"/>
    <w:rsid w:val="62B294CA"/>
    <w:rsid w:val="62B52A89"/>
    <w:rsid w:val="62B8139D"/>
    <w:rsid w:val="62B9A1DD"/>
    <w:rsid w:val="62BB9301"/>
    <w:rsid w:val="62BF698E"/>
    <w:rsid w:val="62C33BF4"/>
    <w:rsid w:val="62C37B71"/>
    <w:rsid w:val="62C3DDA4"/>
    <w:rsid w:val="62C3F57B"/>
    <w:rsid w:val="62C553CC"/>
    <w:rsid w:val="62CD34C6"/>
    <w:rsid w:val="62CEC27E"/>
    <w:rsid w:val="62CFC4CA"/>
    <w:rsid w:val="62DDC56A"/>
    <w:rsid w:val="62EB271D"/>
    <w:rsid w:val="62ED37D3"/>
    <w:rsid w:val="62F07979"/>
    <w:rsid w:val="62F28122"/>
    <w:rsid w:val="62F9CD45"/>
    <w:rsid w:val="62FE4F1A"/>
    <w:rsid w:val="63024A7B"/>
    <w:rsid w:val="6304FA30"/>
    <w:rsid w:val="630E316E"/>
    <w:rsid w:val="6315C2AB"/>
    <w:rsid w:val="63189DCF"/>
    <w:rsid w:val="631981C1"/>
    <w:rsid w:val="631C5FFB"/>
    <w:rsid w:val="631E3B4D"/>
    <w:rsid w:val="63223BB9"/>
    <w:rsid w:val="6325CFFD"/>
    <w:rsid w:val="632BDC74"/>
    <w:rsid w:val="632E76AB"/>
    <w:rsid w:val="6330D67D"/>
    <w:rsid w:val="633455E2"/>
    <w:rsid w:val="6337929C"/>
    <w:rsid w:val="633B7DE3"/>
    <w:rsid w:val="634353FF"/>
    <w:rsid w:val="63451173"/>
    <w:rsid w:val="6347BAA1"/>
    <w:rsid w:val="634C54A5"/>
    <w:rsid w:val="634CEED7"/>
    <w:rsid w:val="634DF101"/>
    <w:rsid w:val="6351E47C"/>
    <w:rsid w:val="6362A05C"/>
    <w:rsid w:val="636BD695"/>
    <w:rsid w:val="638051DA"/>
    <w:rsid w:val="6386DFC3"/>
    <w:rsid w:val="6387C051"/>
    <w:rsid w:val="63896BB9"/>
    <w:rsid w:val="638D1BFE"/>
    <w:rsid w:val="638D6CDB"/>
    <w:rsid w:val="638E085F"/>
    <w:rsid w:val="6390F56D"/>
    <w:rsid w:val="6395CB25"/>
    <w:rsid w:val="6399E56D"/>
    <w:rsid w:val="639E09EF"/>
    <w:rsid w:val="63A022F2"/>
    <w:rsid w:val="63A2A05C"/>
    <w:rsid w:val="63ACE09A"/>
    <w:rsid w:val="63AEEA14"/>
    <w:rsid w:val="63B36673"/>
    <w:rsid w:val="63B3BD25"/>
    <w:rsid w:val="63B45252"/>
    <w:rsid w:val="63B60034"/>
    <w:rsid w:val="63B8EDE9"/>
    <w:rsid w:val="63C16C8C"/>
    <w:rsid w:val="63C2BDAF"/>
    <w:rsid w:val="63CCC5C2"/>
    <w:rsid w:val="63CE0EA4"/>
    <w:rsid w:val="63CF94EA"/>
    <w:rsid w:val="63D497A5"/>
    <w:rsid w:val="63DBA672"/>
    <w:rsid w:val="63E6B94E"/>
    <w:rsid w:val="63EC952B"/>
    <w:rsid w:val="63ECBFB7"/>
    <w:rsid w:val="63ED7705"/>
    <w:rsid w:val="63ED7ADC"/>
    <w:rsid w:val="63F0368C"/>
    <w:rsid w:val="63F39E60"/>
    <w:rsid w:val="63F9D3F8"/>
    <w:rsid w:val="63FA2305"/>
    <w:rsid w:val="64062528"/>
    <w:rsid w:val="6407951F"/>
    <w:rsid w:val="640CD899"/>
    <w:rsid w:val="6413F70A"/>
    <w:rsid w:val="6418F94A"/>
    <w:rsid w:val="6420BEE9"/>
    <w:rsid w:val="642313E3"/>
    <w:rsid w:val="6425ECE4"/>
    <w:rsid w:val="642CE612"/>
    <w:rsid w:val="642D73AE"/>
    <w:rsid w:val="6438B183"/>
    <w:rsid w:val="643B2B27"/>
    <w:rsid w:val="64438F87"/>
    <w:rsid w:val="644A6D3A"/>
    <w:rsid w:val="6452952C"/>
    <w:rsid w:val="6454ACEE"/>
    <w:rsid w:val="645B85C4"/>
    <w:rsid w:val="6464FB5C"/>
    <w:rsid w:val="646844F0"/>
    <w:rsid w:val="646D40CE"/>
    <w:rsid w:val="646E053F"/>
    <w:rsid w:val="64710672"/>
    <w:rsid w:val="64735706"/>
    <w:rsid w:val="64796130"/>
    <w:rsid w:val="64853B4E"/>
    <w:rsid w:val="648ACCB1"/>
    <w:rsid w:val="64A03A56"/>
    <w:rsid w:val="64AB9388"/>
    <w:rsid w:val="64B721F8"/>
    <w:rsid w:val="64BA792A"/>
    <w:rsid w:val="64C5639C"/>
    <w:rsid w:val="64C72E77"/>
    <w:rsid w:val="64CD3486"/>
    <w:rsid w:val="64CF5007"/>
    <w:rsid w:val="64D02DF6"/>
    <w:rsid w:val="64D9263A"/>
    <w:rsid w:val="64DB12BE"/>
    <w:rsid w:val="64DE4189"/>
    <w:rsid w:val="64DFD111"/>
    <w:rsid w:val="64E2A25C"/>
    <w:rsid w:val="64E413C7"/>
    <w:rsid w:val="64E71096"/>
    <w:rsid w:val="64F43588"/>
    <w:rsid w:val="64F5B16D"/>
    <w:rsid w:val="64FDFE28"/>
    <w:rsid w:val="6501C8BB"/>
    <w:rsid w:val="650E6DC6"/>
    <w:rsid w:val="650EC15A"/>
    <w:rsid w:val="65109918"/>
    <w:rsid w:val="6517ED14"/>
    <w:rsid w:val="65183C93"/>
    <w:rsid w:val="651F24F2"/>
    <w:rsid w:val="6520143E"/>
    <w:rsid w:val="6521E14E"/>
    <w:rsid w:val="653340B2"/>
    <w:rsid w:val="6534C78F"/>
    <w:rsid w:val="65358A79"/>
    <w:rsid w:val="6536EEB5"/>
    <w:rsid w:val="6538859C"/>
    <w:rsid w:val="6538C1D0"/>
    <w:rsid w:val="653B9540"/>
    <w:rsid w:val="653D8BE9"/>
    <w:rsid w:val="6540DB48"/>
    <w:rsid w:val="65437D76"/>
    <w:rsid w:val="65479324"/>
    <w:rsid w:val="654921D6"/>
    <w:rsid w:val="654EA156"/>
    <w:rsid w:val="65577F29"/>
    <w:rsid w:val="6557A93D"/>
    <w:rsid w:val="6558DE30"/>
    <w:rsid w:val="655BA8FF"/>
    <w:rsid w:val="6563FF0B"/>
    <w:rsid w:val="656675EA"/>
    <w:rsid w:val="6571CACD"/>
    <w:rsid w:val="65722853"/>
    <w:rsid w:val="6572902F"/>
    <w:rsid w:val="657732F1"/>
    <w:rsid w:val="6577747D"/>
    <w:rsid w:val="65788E56"/>
    <w:rsid w:val="657DDC14"/>
    <w:rsid w:val="657E44BD"/>
    <w:rsid w:val="65816839"/>
    <w:rsid w:val="6581D7F9"/>
    <w:rsid w:val="6581FC9A"/>
    <w:rsid w:val="65897EFA"/>
    <w:rsid w:val="6592BE39"/>
    <w:rsid w:val="65958E66"/>
    <w:rsid w:val="6597FE2B"/>
    <w:rsid w:val="659C4790"/>
    <w:rsid w:val="659D6E0F"/>
    <w:rsid w:val="659D7643"/>
    <w:rsid w:val="65A3CE19"/>
    <w:rsid w:val="65AB2959"/>
    <w:rsid w:val="65AE9439"/>
    <w:rsid w:val="65B4E7E1"/>
    <w:rsid w:val="65B622CB"/>
    <w:rsid w:val="65BEF435"/>
    <w:rsid w:val="65BF3243"/>
    <w:rsid w:val="65C06616"/>
    <w:rsid w:val="65C1105A"/>
    <w:rsid w:val="65C112FD"/>
    <w:rsid w:val="65CFAC0E"/>
    <w:rsid w:val="65D30828"/>
    <w:rsid w:val="65D34A4A"/>
    <w:rsid w:val="65DBCBBD"/>
    <w:rsid w:val="65E3B7CF"/>
    <w:rsid w:val="65E82EEF"/>
    <w:rsid w:val="65F8C6B2"/>
    <w:rsid w:val="65FF1CAF"/>
    <w:rsid w:val="66072712"/>
    <w:rsid w:val="660A3744"/>
    <w:rsid w:val="660F0677"/>
    <w:rsid w:val="66138D2A"/>
    <w:rsid w:val="66171D8E"/>
    <w:rsid w:val="661900F7"/>
    <w:rsid w:val="661A5AD0"/>
    <w:rsid w:val="66229E33"/>
    <w:rsid w:val="66249676"/>
    <w:rsid w:val="662CE04B"/>
    <w:rsid w:val="662E790B"/>
    <w:rsid w:val="6639989A"/>
    <w:rsid w:val="664258BA"/>
    <w:rsid w:val="664DF7A4"/>
    <w:rsid w:val="664F48C3"/>
    <w:rsid w:val="6658AB49"/>
    <w:rsid w:val="665B0D6C"/>
    <w:rsid w:val="665C6814"/>
    <w:rsid w:val="665F215B"/>
    <w:rsid w:val="666338A2"/>
    <w:rsid w:val="66684C6A"/>
    <w:rsid w:val="667E0B81"/>
    <w:rsid w:val="6682E70B"/>
    <w:rsid w:val="6683737C"/>
    <w:rsid w:val="6684B760"/>
    <w:rsid w:val="66862199"/>
    <w:rsid w:val="6686D5E0"/>
    <w:rsid w:val="66890E50"/>
    <w:rsid w:val="668FE02F"/>
    <w:rsid w:val="66930236"/>
    <w:rsid w:val="66933AB6"/>
    <w:rsid w:val="66979F47"/>
    <w:rsid w:val="669C5DE5"/>
    <w:rsid w:val="669DA66E"/>
    <w:rsid w:val="669DE4E0"/>
    <w:rsid w:val="66A48CD2"/>
    <w:rsid w:val="66A71849"/>
    <w:rsid w:val="66ACF0FE"/>
    <w:rsid w:val="66B21F21"/>
    <w:rsid w:val="66B2967C"/>
    <w:rsid w:val="66B66E4F"/>
    <w:rsid w:val="66B8633F"/>
    <w:rsid w:val="66BCFB26"/>
    <w:rsid w:val="66BE3B8E"/>
    <w:rsid w:val="66BF16E1"/>
    <w:rsid w:val="66BF2BA1"/>
    <w:rsid w:val="66C1A8DA"/>
    <w:rsid w:val="66C32567"/>
    <w:rsid w:val="66C4F26F"/>
    <w:rsid w:val="66C832C7"/>
    <w:rsid w:val="66C9E843"/>
    <w:rsid w:val="66D91343"/>
    <w:rsid w:val="66DB380E"/>
    <w:rsid w:val="66E86484"/>
    <w:rsid w:val="66F23CA5"/>
    <w:rsid w:val="66F27F65"/>
    <w:rsid w:val="66F58BAC"/>
    <w:rsid w:val="66F8D856"/>
    <w:rsid w:val="66F8E69E"/>
    <w:rsid w:val="66FBEDD5"/>
    <w:rsid w:val="670155B1"/>
    <w:rsid w:val="6708C350"/>
    <w:rsid w:val="67093A1B"/>
    <w:rsid w:val="670D419C"/>
    <w:rsid w:val="670E07F5"/>
    <w:rsid w:val="670F9398"/>
    <w:rsid w:val="6710BB8B"/>
    <w:rsid w:val="671B314B"/>
    <w:rsid w:val="671C02AD"/>
    <w:rsid w:val="671EE0F6"/>
    <w:rsid w:val="672795AF"/>
    <w:rsid w:val="672C1A03"/>
    <w:rsid w:val="672E018F"/>
    <w:rsid w:val="6734829E"/>
    <w:rsid w:val="6736E200"/>
    <w:rsid w:val="673D7894"/>
    <w:rsid w:val="6745193A"/>
    <w:rsid w:val="675383A1"/>
    <w:rsid w:val="675657CD"/>
    <w:rsid w:val="675AE928"/>
    <w:rsid w:val="67605F64"/>
    <w:rsid w:val="6760C2F2"/>
    <w:rsid w:val="676336CF"/>
    <w:rsid w:val="67633B68"/>
    <w:rsid w:val="676613AD"/>
    <w:rsid w:val="6770BCDB"/>
    <w:rsid w:val="6771D119"/>
    <w:rsid w:val="6772C789"/>
    <w:rsid w:val="67764891"/>
    <w:rsid w:val="67793A36"/>
    <w:rsid w:val="677B2BFF"/>
    <w:rsid w:val="677F6B75"/>
    <w:rsid w:val="67855F09"/>
    <w:rsid w:val="6789DC7D"/>
    <w:rsid w:val="678B7338"/>
    <w:rsid w:val="678CF91D"/>
    <w:rsid w:val="67933278"/>
    <w:rsid w:val="6793F0EB"/>
    <w:rsid w:val="679A73F1"/>
    <w:rsid w:val="679BD145"/>
    <w:rsid w:val="679BE266"/>
    <w:rsid w:val="67A189A7"/>
    <w:rsid w:val="67A2C8DE"/>
    <w:rsid w:val="67A79980"/>
    <w:rsid w:val="67AA341A"/>
    <w:rsid w:val="67B42D2E"/>
    <w:rsid w:val="67B59467"/>
    <w:rsid w:val="67C5D2E7"/>
    <w:rsid w:val="67CD8467"/>
    <w:rsid w:val="67CEC62B"/>
    <w:rsid w:val="67D95B28"/>
    <w:rsid w:val="67E8449F"/>
    <w:rsid w:val="67E9B47C"/>
    <w:rsid w:val="67F10C56"/>
    <w:rsid w:val="67F1B43D"/>
    <w:rsid w:val="67F920FC"/>
    <w:rsid w:val="67F9E6AD"/>
    <w:rsid w:val="67FB46B6"/>
    <w:rsid w:val="67FEF70B"/>
    <w:rsid w:val="68028C2C"/>
    <w:rsid w:val="68037209"/>
    <w:rsid w:val="6807F438"/>
    <w:rsid w:val="680AABC1"/>
    <w:rsid w:val="680B9D3C"/>
    <w:rsid w:val="680FFEED"/>
    <w:rsid w:val="68105920"/>
    <w:rsid w:val="68182C01"/>
    <w:rsid w:val="681926EB"/>
    <w:rsid w:val="681D7CDC"/>
    <w:rsid w:val="68201109"/>
    <w:rsid w:val="6821F9FA"/>
    <w:rsid w:val="6823BF7D"/>
    <w:rsid w:val="6827484D"/>
    <w:rsid w:val="682A4BDE"/>
    <w:rsid w:val="6831AC0E"/>
    <w:rsid w:val="683974B4"/>
    <w:rsid w:val="683B43DA"/>
    <w:rsid w:val="6842C5A3"/>
    <w:rsid w:val="6843C097"/>
    <w:rsid w:val="6848058D"/>
    <w:rsid w:val="684A3717"/>
    <w:rsid w:val="684C0490"/>
    <w:rsid w:val="684C0B63"/>
    <w:rsid w:val="684CEB65"/>
    <w:rsid w:val="684DDC26"/>
    <w:rsid w:val="6854315E"/>
    <w:rsid w:val="6856B8E8"/>
    <w:rsid w:val="685AFD27"/>
    <w:rsid w:val="685C5FD1"/>
    <w:rsid w:val="685CBF76"/>
    <w:rsid w:val="685F5157"/>
    <w:rsid w:val="686106D0"/>
    <w:rsid w:val="68616C4E"/>
    <w:rsid w:val="6862F8D9"/>
    <w:rsid w:val="6866A184"/>
    <w:rsid w:val="686722A6"/>
    <w:rsid w:val="68675A88"/>
    <w:rsid w:val="686AD5A6"/>
    <w:rsid w:val="6873AB25"/>
    <w:rsid w:val="6876C1AF"/>
    <w:rsid w:val="68789DB2"/>
    <w:rsid w:val="687AC5A8"/>
    <w:rsid w:val="687E112D"/>
    <w:rsid w:val="687E9364"/>
    <w:rsid w:val="68866B7D"/>
    <w:rsid w:val="688BF4F2"/>
    <w:rsid w:val="6897630F"/>
    <w:rsid w:val="689B62D7"/>
    <w:rsid w:val="689C5DE4"/>
    <w:rsid w:val="68A35044"/>
    <w:rsid w:val="68A38F42"/>
    <w:rsid w:val="68A93C6C"/>
    <w:rsid w:val="68ABB5B5"/>
    <w:rsid w:val="68AF328C"/>
    <w:rsid w:val="68B2B6F1"/>
    <w:rsid w:val="68B3B98B"/>
    <w:rsid w:val="68BE58F5"/>
    <w:rsid w:val="68BF5200"/>
    <w:rsid w:val="68C2BC78"/>
    <w:rsid w:val="68C3A086"/>
    <w:rsid w:val="68CEBAB5"/>
    <w:rsid w:val="68D0E419"/>
    <w:rsid w:val="68D6FDB5"/>
    <w:rsid w:val="68DB31DD"/>
    <w:rsid w:val="68DB7BC8"/>
    <w:rsid w:val="68E20CD8"/>
    <w:rsid w:val="68E899C1"/>
    <w:rsid w:val="68ED6574"/>
    <w:rsid w:val="68EE37BA"/>
    <w:rsid w:val="68F1A19B"/>
    <w:rsid w:val="68F23621"/>
    <w:rsid w:val="68F2A2C6"/>
    <w:rsid w:val="68F721A3"/>
    <w:rsid w:val="68FCA48C"/>
    <w:rsid w:val="69045BA8"/>
    <w:rsid w:val="6904FEC2"/>
    <w:rsid w:val="6911434E"/>
    <w:rsid w:val="691326CF"/>
    <w:rsid w:val="6917B821"/>
    <w:rsid w:val="6919DF86"/>
    <w:rsid w:val="691FAB18"/>
    <w:rsid w:val="692AA5A5"/>
    <w:rsid w:val="692DBD82"/>
    <w:rsid w:val="6930A2C5"/>
    <w:rsid w:val="69363F4B"/>
    <w:rsid w:val="693729BF"/>
    <w:rsid w:val="69397D6B"/>
    <w:rsid w:val="694045D9"/>
    <w:rsid w:val="6942245D"/>
    <w:rsid w:val="69434636"/>
    <w:rsid w:val="6943AB7C"/>
    <w:rsid w:val="695830D2"/>
    <w:rsid w:val="695B4B4D"/>
    <w:rsid w:val="695D25F6"/>
    <w:rsid w:val="6960D10B"/>
    <w:rsid w:val="6964918B"/>
    <w:rsid w:val="6970F2D4"/>
    <w:rsid w:val="69771C30"/>
    <w:rsid w:val="69799776"/>
    <w:rsid w:val="697BC29C"/>
    <w:rsid w:val="697C9B7F"/>
    <w:rsid w:val="69800EA6"/>
    <w:rsid w:val="6986E981"/>
    <w:rsid w:val="698D4AD3"/>
    <w:rsid w:val="698D7C4A"/>
    <w:rsid w:val="6993648E"/>
    <w:rsid w:val="69939F32"/>
    <w:rsid w:val="699C776C"/>
    <w:rsid w:val="699E8545"/>
    <w:rsid w:val="699EF72B"/>
    <w:rsid w:val="69A12D98"/>
    <w:rsid w:val="69A9E887"/>
    <w:rsid w:val="69AC25D7"/>
    <w:rsid w:val="69B24D0B"/>
    <w:rsid w:val="69BAF3A7"/>
    <w:rsid w:val="69C35D67"/>
    <w:rsid w:val="69C9E0C0"/>
    <w:rsid w:val="69D56EF4"/>
    <w:rsid w:val="69D9BC50"/>
    <w:rsid w:val="69DC960B"/>
    <w:rsid w:val="69DECECF"/>
    <w:rsid w:val="69E3D8C2"/>
    <w:rsid w:val="69E86F07"/>
    <w:rsid w:val="69EB84E6"/>
    <w:rsid w:val="69EF7651"/>
    <w:rsid w:val="69F50157"/>
    <w:rsid w:val="69F81B45"/>
    <w:rsid w:val="69F8551C"/>
    <w:rsid w:val="69F91278"/>
    <w:rsid w:val="69FAD4FB"/>
    <w:rsid w:val="69FB4CB8"/>
    <w:rsid w:val="69FCD645"/>
    <w:rsid w:val="6A02859F"/>
    <w:rsid w:val="6A0595A6"/>
    <w:rsid w:val="6A09BA8B"/>
    <w:rsid w:val="6A0EF4F4"/>
    <w:rsid w:val="6A1069CA"/>
    <w:rsid w:val="6A13392D"/>
    <w:rsid w:val="6A152471"/>
    <w:rsid w:val="6A183CAC"/>
    <w:rsid w:val="6A19DA49"/>
    <w:rsid w:val="6A1D7651"/>
    <w:rsid w:val="6A200C91"/>
    <w:rsid w:val="6A382276"/>
    <w:rsid w:val="6A3825A4"/>
    <w:rsid w:val="6A406582"/>
    <w:rsid w:val="6A472ADF"/>
    <w:rsid w:val="6A4B5ACA"/>
    <w:rsid w:val="6A584FE7"/>
    <w:rsid w:val="6A5A1C47"/>
    <w:rsid w:val="6A5F2831"/>
    <w:rsid w:val="6A691DF4"/>
    <w:rsid w:val="6A6CCC34"/>
    <w:rsid w:val="6A724C4B"/>
    <w:rsid w:val="6A7DCC49"/>
    <w:rsid w:val="6A80CFA3"/>
    <w:rsid w:val="6A82A821"/>
    <w:rsid w:val="6A8332A3"/>
    <w:rsid w:val="6A888632"/>
    <w:rsid w:val="6A897AA6"/>
    <w:rsid w:val="6A8D2C51"/>
    <w:rsid w:val="6A8EDDC3"/>
    <w:rsid w:val="6AA037FB"/>
    <w:rsid w:val="6AA37219"/>
    <w:rsid w:val="6AA688E2"/>
    <w:rsid w:val="6AB0F5E0"/>
    <w:rsid w:val="6AB33D72"/>
    <w:rsid w:val="6ABB9E66"/>
    <w:rsid w:val="6AC8CB92"/>
    <w:rsid w:val="6ACE204D"/>
    <w:rsid w:val="6AD344FF"/>
    <w:rsid w:val="6AEDCF64"/>
    <w:rsid w:val="6AF0B16B"/>
    <w:rsid w:val="6AFA46AD"/>
    <w:rsid w:val="6AFE0525"/>
    <w:rsid w:val="6AFE5D50"/>
    <w:rsid w:val="6AFFC0C8"/>
    <w:rsid w:val="6B04423E"/>
    <w:rsid w:val="6B0BA383"/>
    <w:rsid w:val="6B14BA77"/>
    <w:rsid w:val="6B246E08"/>
    <w:rsid w:val="6B2604F8"/>
    <w:rsid w:val="6B271C10"/>
    <w:rsid w:val="6B2E6C61"/>
    <w:rsid w:val="6B2EAB3A"/>
    <w:rsid w:val="6B325EC2"/>
    <w:rsid w:val="6B374652"/>
    <w:rsid w:val="6B3A26F1"/>
    <w:rsid w:val="6B3CF6F8"/>
    <w:rsid w:val="6B3D5090"/>
    <w:rsid w:val="6B3E5C10"/>
    <w:rsid w:val="6B5058DA"/>
    <w:rsid w:val="6B513196"/>
    <w:rsid w:val="6B53395A"/>
    <w:rsid w:val="6B541F38"/>
    <w:rsid w:val="6B592837"/>
    <w:rsid w:val="6B5ACE51"/>
    <w:rsid w:val="6B6B5FAB"/>
    <w:rsid w:val="6B6CCC6C"/>
    <w:rsid w:val="6B6F43CA"/>
    <w:rsid w:val="6B75E44B"/>
    <w:rsid w:val="6B7B0C52"/>
    <w:rsid w:val="6B7BE302"/>
    <w:rsid w:val="6B7C4F4B"/>
    <w:rsid w:val="6B8352D3"/>
    <w:rsid w:val="6B87AAF9"/>
    <w:rsid w:val="6B8CAE99"/>
    <w:rsid w:val="6B8EA329"/>
    <w:rsid w:val="6BA86F35"/>
    <w:rsid w:val="6BA97F98"/>
    <w:rsid w:val="6BB4574B"/>
    <w:rsid w:val="6BB8B8D5"/>
    <w:rsid w:val="6BBD19DC"/>
    <w:rsid w:val="6BBF7F2D"/>
    <w:rsid w:val="6BC805D6"/>
    <w:rsid w:val="6BC97608"/>
    <w:rsid w:val="6BD0D5B3"/>
    <w:rsid w:val="6BD7A023"/>
    <w:rsid w:val="6BDBEDBE"/>
    <w:rsid w:val="6BDC2C71"/>
    <w:rsid w:val="6BE3D632"/>
    <w:rsid w:val="6BE53FF5"/>
    <w:rsid w:val="6BE95001"/>
    <w:rsid w:val="6BF61914"/>
    <w:rsid w:val="6BF67122"/>
    <w:rsid w:val="6BF9C869"/>
    <w:rsid w:val="6C00F44A"/>
    <w:rsid w:val="6C02E024"/>
    <w:rsid w:val="6C0CAC18"/>
    <w:rsid w:val="6C0CC525"/>
    <w:rsid w:val="6C1E9C78"/>
    <w:rsid w:val="6C21BACD"/>
    <w:rsid w:val="6C220A94"/>
    <w:rsid w:val="6C281C57"/>
    <w:rsid w:val="6C2ECDCF"/>
    <w:rsid w:val="6C35DF0D"/>
    <w:rsid w:val="6C366314"/>
    <w:rsid w:val="6C380A35"/>
    <w:rsid w:val="6C392495"/>
    <w:rsid w:val="6C39608D"/>
    <w:rsid w:val="6C3A8F2F"/>
    <w:rsid w:val="6C3E8EDD"/>
    <w:rsid w:val="6C433AA9"/>
    <w:rsid w:val="6C4895ED"/>
    <w:rsid w:val="6C52842E"/>
    <w:rsid w:val="6C546EF0"/>
    <w:rsid w:val="6C56424E"/>
    <w:rsid w:val="6C5D15AE"/>
    <w:rsid w:val="6C601333"/>
    <w:rsid w:val="6C6102B6"/>
    <w:rsid w:val="6C61A91F"/>
    <w:rsid w:val="6C6AE14E"/>
    <w:rsid w:val="6C6D1E04"/>
    <w:rsid w:val="6C6D37BD"/>
    <w:rsid w:val="6C6E04A6"/>
    <w:rsid w:val="6C6F19BF"/>
    <w:rsid w:val="6C74FD8A"/>
    <w:rsid w:val="6C7E9B12"/>
    <w:rsid w:val="6C81B08E"/>
    <w:rsid w:val="6C83F925"/>
    <w:rsid w:val="6C861932"/>
    <w:rsid w:val="6C8C22AA"/>
    <w:rsid w:val="6C95F1D2"/>
    <w:rsid w:val="6C9C7269"/>
    <w:rsid w:val="6C9D3867"/>
    <w:rsid w:val="6CA1D10D"/>
    <w:rsid w:val="6CA285AB"/>
    <w:rsid w:val="6CA30572"/>
    <w:rsid w:val="6CA4D751"/>
    <w:rsid w:val="6CA65805"/>
    <w:rsid w:val="6CAD37C9"/>
    <w:rsid w:val="6CB162DD"/>
    <w:rsid w:val="6CB98F48"/>
    <w:rsid w:val="6CB9D2F2"/>
    <w:rsid w:val="6CC48C00"/>
    <w:rsid w:val="6CD2DD58"/>
    <w:rsid w:val="6CD33D64"/>
    <w:rsid w:val="6CD80C30"/>
    <w:rsid w:val="6CDA7056"/>
    <w:rsid w:val="6CDC7FC8"/>
    <w:rsid w:val="6CE61B76"/>
    <w:rsid w:val="6CE81372"/>
    <w:rsid w:val="6CE9650A"/>
    <w:rsid w:val="6CEE9498"/>
    <w:rsid w:val="6CF1F5D6"/>
    <w:rsid w:val="6CF4224B"/>
    <w:rsid w:val="6CF9FF3C"/>
    <w:rsid w:val="6D053CD4"/>
    <w:rsid w:val="6D0C7C74"/>
    <w:rsid w:val="6D2276A7"/>
    <w:rsid w:val="6D24B336"/>
    <w:rsid w:val="6D32ED97"/>
    <w:rsid w:val="6D3569D6"/>
    <w:rsid w:val="6D35BC59"/>
    <w:rsid w:val="6D35F94F"/>
    <w:rsid w:val="6D363F9A"/>
    <w:rsid w:val="6D381676"/>
    <w:rsid w:val="6D3AEB54"/>
    <w:rsid w:val="6D3D2F1E"/>
    <w:rsid w:val="6D4B42B6"/>
    <w:rsid w:val="6D4C08E0"/>
    <w:rsid w:val="6D59DD7F"/>
    <w:rsid w:val="6D62322D"/>
    <w:rsid w:val="6D68AFC0"/>
    <w:rsid w:val="6D691CBA"/>
    <w:rsid w:val="6D6BD950"/>
    <w:rsid w:val="6D6C616F"/>
    <w:rsid w:val="6D6F5F42"/>
    <w:rsid w:val="6D6F6802"/>
    <w:rsid w:val="6D6FC29A"/>
    <w:rsid w:val="6D7090BA"/>
    <w:rsid w:val="6D7CFBD1"/>
    <w:rsid w:val="6D7EF257"/>
    <w:rsid w:val="6D807954"/>
    <w:rsid w:val="6D83F8DB"/>
    <w:rsid w:val="6D88CFCD"/>
    <w:rsid w:val="6D8D8CCC"/>
    <w:rsid w:val="6D8DC6AC"/>
    <w:rsid w:val="6D8EFCCB"/>
    <w:rsid w:val="6D8F6440"/>
    <w:rsid w:val="6D9306BB"/>
    <w:rsid w:val="6D969AD3"/>
    <w:rsid w:val="6D9ED353"/>
    <w:rsid w:val="6DA5C8A8"/>
    <w:rsid w:val="6DA89641"/>
    <w:rsid w:val="6DAB1AB9"/>
    <w:rsid w:val="6DAEEC50"/>
    <w:rsid w:val="6DB5441F"/>
    <w:rsid w:val="6DBB4554"/>
    <w:rsid w:val="6DC9C420"/>
    <w:rsid w:val="6DCA118B"/>
    <w:rsid w:val="6DCFEA89"/>
    <w:rsid w:val="6DCFFE11"/>
    <w:rsid w:val="6DD7B968"/>
    <w:rsid w:val="6DDBADE9"/>
    <w:rsid w:val="6DE59A7D"/>
    <w:rsid w:val="6DE8A5BF"/>
    <w:rsid w:val="6DE8D0DD"/>
    <w:rsid w:val="6DEA058B"/>
    <w:rsid w:val="6DED305F"/>
    <w:rsid w:val="6DED5612"/>
    <w:rsid w:val="6DEE9CAA"/>
    <w:rsid w:val="6DF23ADB"/>
    <w:rsid w:val="6DF29F7E"/>
    <w:rsid w:val="6DF2A80C"/>
    <w:rsid w:val="6DF4A262"/>
    <w:rsid w:val="6DF4A5D8"/>
    <w:rsid w:val="6DF73340"/>
    <w:rsid w:val="6DFCEAD4"/>
    <w:rsid w:val="6DFEC07A"/>
    <w:rsid w:val="6DFF5442"/>
    <w:rsid w:val="6E01F471"/>
    <w:rsid w:val="6E09F0C2"/>
    <w:rsid w:val="6E0BEC14"/>
    <w:rsid w:val="6E12E0AD"/>
    <w:rsid w:val="6E2202E7"/>
    <w:rsid w:val="6E28085E"/>
    <w:rsid w:val="6E2A2536"/>
    <w:rsid w:val="6E2B3214"/>
    <w:rsid w:val="6E2E3A71"/>
    <w:rsid w:val="6E30ED18"/>
    <w:rsid w:val="6E364C93"/>
    <w:rsid w:val="6E3B56C6"/>
    <w:rsid w:val="6E3F963D"/>
    <w:rsid w:val="6E4146FA"/>
    <w:rsid w:val="6E45449C"/>
    <w:rsid w:val="6E4713D6"/>
    <w:rsid w:val="6E48C750"/>
    <w:rsid w:val="6E4916BD"/>
    <w:rsid w:val="6E4BA3D5"/>
    <w:rsid w:val="6E4BCE98"/>
    <w:rsid w:val="6E4C8DBE"/>
    <w:rsid w:val="6E555173"/>
    <w:rsid w:val="6E55AFBD"/>
    <w:rsid w:val="6E5BF052"/>
    <w:rsid w:val="6E5C12D9"/>
    <w:rsid w:val="6E5E7348"/>
    <w:rsid w:val="6E60133D"/>
    <w:rsid w:val="6E65E5EB"/>
    <w:rsid w:val="6E665A15"/>
    <w:rsid w:val="6E687B9D"/>
    <w:rsid w:val="6E69C7A2"/>
    <w:rsid w:val="6E6B05CE"/>
    <w:rsid w:val="6E6E1D2E"/>
    <w:rsid w:val="6E6F5444"/>
    <w:rsid w:val="6E703E72"/>
    <w:rsid w:val="6E776574"/>
    <w:rsid w:val="6E81C67A"/>
    <w:rsid w:val="6E821716"/>
    <w:rsid w:val="6E847442"/>
    <w:rsid w:val="6E853FF2"/>
    <w:rsid w:val="6E992686"/>
    <w:rsid w:val="6EA1AFEE"/>
    <w:rsid w:val="6EA35B84"/>
    <w:rsid w:val="6EA39FAA"/>
    <w:rsid w:val="6EA4AA4F"/>
    <w:rsid w:val="6EB76BEE"/>
    <w:rsid w:val="6EBB3EA8"/>
    <w:rsid w:val="6EC0AF62"/>
    <w:rsid w:val="6EC21A7D"/>
    <w:rsid w:val="6EC4A821"/>
    <w:rsid w:val="6EC93CEF"/>
    <w:rsid w:val="6ED19C34"/>
    <w:rsid w:val="6ED4F3E8"/>
    <w:rsid w:val="6ED8C7EF"/>
    <w:rsid w:val="6EE47358"/>
    <w:rsid w:val="6EE7481A"/>
    <w:rsid w:val="6EE8E4B0"/>
    <w:rsid w:val="6EEB301D"/>
    <w:rsid w:val="6EEE9314"/>
    <w:rsid w:val="6EF1368E"/>
    <w:rsid w:val="6EF856C7"/>
    <w:rsid w:val="6EF97929"/>
    <w:rsid w:val="6F0841A8"/>
    <w:rsid w:val="6F0F9A7D"/>
    <w:rsid w:val="6F14A49E"/>
    <w:rsid w:val="6F183F97"/>
    <w:rsid w:val="6F196FA5"/>
    <w:rsid w:val="6F1AB1B7"/>
    <w:rsid w:val="6F1BB6E5"/>
    <w:rsid w:val="6F1C3E85"/>
    <w:rsid w:val="6F23B849"/>
    <w:rsid w:val="6F267865"/>
    <w:rsid w:val="6F2C3355"/>
    <w:rsid w:val="6F331D7A"/>
    <w:rsid w:val="6F39F8C0"/>
    <w:rsid w:val="6F3FECF0"/>
    <w:rsid w:val="6F411841"/>
    <w:rsid w:val="6F4C093D"/>
    <w:rsid w:val="6F554426"/>
    <w:rsid w:val="6F570CAB"/>
    <w:rsid w:val="6F58BE74"/>
    <w:rsid w:val="6F5F7DF1"/>
    <w:rsid w:val="6F603FB2"/>
    <w:rsid w:val="6F60C4CB"/>
    <w:rsid w:val="6F611429"/>
    <w:rsid w:val="6F6B249F"/>
    <w:rsid w:val="6F6FDD5E"/>
    <w:rsid w:val="6F779A03"/>
    <w:rsid w:val="6F7BF6BC"/>
    <w:rsid w:val="6F7FC3D1"/>
    <w:rsid w:val="6F8CF149"/>
    <w:rsid w:val="6F8F4273"/>
    <w:rsid w:val="6F93C806"/>
    <w:rsid w:val="6F965C4B"/>
    <w:rsid w:val="6F9BD1C0"/>
    <w:rsid w:val="6F9E49A5"/>
    <w:rsid w:val="6FA16794"/>
    <w:rsid w:val="6FA594CD"/>
    <w:rsid w:val="6FADA141"/>
    <w:rsid w:val="6FB931BD"/>
    <w:rsid w:val="6FBA5124"/>
    <w:rsid w:val="6FBD76C3"/>
    <w:rsid w:val="6FC0E067"/>
    <w:rsid w:val="6FC1FD61"/>
    <w:rsid w:val="6FC78A56"/>
    <w:rsid w:val="6FCBA136"/>
    <w:rsid w:val="6FCE7878"/>
    <w:rsid w:val="6FCF2188"/>
    <w:rsid w:val="6FDB0194"/>
    <w:rsid w:val="6FE352E5"/>
    <w:rsid w:val="6FE9A522"/>
    <w:rsid w:val="6FEA1354"/>
    <w:rsid w:val="6FEAA90E"/>
    <w:rsid w:val="6FEB3D05"/>
    <w:rsid w:val="6FEF64F0"/>
    <w:rsid w:val="6FF1EB16"/>
    <w:rsid w:val="6FF284FD"/>
    <w:rsid w:val="6FF2974B"/>
    <w:rsid w:val="6FF457A8"/>
    <w:rsid w:val="6FF583EE"/>
    <w:rsid w:val="6FF58997"/>
    <w:rsid w:val="6FFA379B"/>
    <w:rsid w:val="6FFF50FC"/>
    <w:rsid w:val="70012955"/>
    <w:rsid w:val="700270FA"/>
    <w:rsid w:val="700742BF"/>
    <w:rsid w:val="700B053C"/>
    <w:rsid w:val="701172AF"/>
    <w:rsid w:val="70120724"/>
    <w:rsid w:val="701EAFCE"/>
    <w:rsid w:val="7027D8C8"/>
    <w:rsid w:val="7029AB20"/>
    <w:rsid w:val="702DBFC3"/>
    <w:rsid w:val="70337B08"/>
    <w:rsid w:val="70354A21"/>
    <w:rsid w:val="70386126"/>
    <w:rsid w:val="703DE66F"/>
    <w:rsid w:val="704ADA61"/>
    <w:rsid w:val="704BA6C2"/>
    <w:rsid w:val="704C81A5"/>
    <w:rsid w:val="704D3068"/>
    <w:rsid w:val="7051EE17"/>
    <w:rsid w:val="70559262"/>
    <w:rsid w:val="705BA514"/>
    <w:rsid w:val="70601F22"/>
    <w:rsid w:val="706276BA"/>
    <w:rsid w:val="7067686B"/>
    <w:rsid w:val="70678C8E"/>
    <w:rsid w:val="706AB829"/>
    <w:rsid w:val="7072DC8C"/>
    <w:rsid w:val="70730187"/>
    <w:rsid w:val="7073F389"/>
    <w:rsid w:val="7074F3FD"/>
    <w:rsid w:val="70754331"/>
    <w:rsid w:val="70766A97"/>
    <w:rsid w:val="707B6D9A"/>
    <w:rsid w:val="70814019"/>
    <w:rsid w:val="7081C54F"/>
    <w:rsid w:val="70853526"/>
    <w:rsid w:val="7086621E"/>
    <w:rsid w:val="708D5B19"/>
    <w:rsid w:val="708FFF17"/>
    <w:rsid w:val="7099163D"/>
    <w:rsid w:val="709BB03F"/>
    <w:rsid w:val="709E5844"/>
    <w:rsid w:val="70A2BA76"/>
    <w:rsid w:val="70AB0FB3"/>
    <w:rsid w:val="70AD73C6"/>
    <w:rsid w:val="70B01964"/>
    <w:rsid w:val="70B08728"/>
    <w:rsid w:val="70B77F1D"/>
    <w:rsid w:val="70B7A488"/>
    <w:rsid w:val="70BBEC5C"/>
    <w:rsid w:val="70C55EB4"/>
    <w:rsid w:val="70CB9E4A"/>
    <w:rsid w:val="70CBFBCD"/>
    <w:rsid w:val="70D13C63"/>
    <w:rsid w:val="70DA5C45"/>
    <w:rsid w:val="70DEEB99"/>
    <w:rsid w:val="70E0934A"/>
    <w:rsid w:val="70E3E8ED"/>
    <w:rsid w:val="70E55A8B"/>
    <w:rsid w:val="70EA7366"/>
    <w:rsid w:val="70F02D8A"/>
    <w:rsid w:val="70F14E85"/>
    <w:rsid w:val="70F75205"/>
    <w:rsid w:val="70FD41A3"/>
    <w:rsid w:val="71004BEA"/>
    <w:rsid w:val="71045581"/>
    <w:rsid w:val="7104ABD2"/>
    <w:rsid w:val="71076598"/>
    <w:rsid w:val="7107B12F"/>
    <w:rsid w:val="7107C767"/>
    <w:rsid w:val="710D5889"/>
    <w:rsid w:val="7116069C"/>
    <w:rsid w:val="711DD356"/>
    <w:rsid w:val="711FE42B"/>
    <w:rsid w:val="71239BEA"/>
    <w:rsid w:val="712A7B86"/>
    <w:rsid w:val="712B2B66"/>
    <w:rsid w:val="712EF684"/>
    <w:rsid w:val="713154CE"/>
    <w:rsid w:val="713B5350"/>
    <w:rsid w:val="713ECAB8"/>
    <w:rsid w:val="71419D58"/>
    <w:rsid w:val="71474EA7"/>
    <w:rsid w:val="7151ED5B"/>
    <w:rsid w:val="7151EE04"/>
    <w:rsid w:val="715C1E59"/>
    <w:rsid w:val="715D84C3"/>
    <w:rsid w:val="715E35DD"/>
    <w:rsid w:val="716E909E"/>
    <w:rsid w:val="7175310D"/>
    <w:rsid w:val="7175742E"/>
    <w:rsid w:val="717A8157"/>
    <w:rsid w:val="717BDEBA"/>
    <w:rsid w:val="717FC1A1"/>
    <w:rsid w:val="717FE266"/>
    <w:rsid w:val="7180042D"/>
    <w:rsid w:val="71875815"/>
    <w:rsid w:val="718B696D"/>
    <w:rsid w:val="718BA018"/>
    <w:rsid w:val="7194AC82"/>
    <w:rsid w:val="719984F3"/>
    <w:rsid w:val="71A03383"/>
    <w:rsid w:val="71A0C8DD"/>
    <w:rsid w:val="71A4CDF5"/>
    <w:rsid w:val="71A696A2"/>
    <w:rsid w:val="71C007C6"/>
    <w:rsid w:val="71C079DB"/>
    <w:rsid w:val="71C3771D"/>
    <w:rsid w:val="71C45488"/>
    <w:rsid w:val="71C4918B"/>
    <w:rsid w:val="71C556DF"/>
    <w:rsid w:val="71C9D699"/>
    <w:rsid w:val="71CD95B3"/>
    <w:rsid w:val="71D333F6"/>
    <w:rsid w:val="71DEB7D0"/>
    <w:rsid w:val="71E48C5C"/>
    <w:rsid w:val="71E5FDBC"/>
    <w:rsid w:val="71F3624B"/>
    <w:rsid w:val="71F5BFB6"/>
    <w:rsid w:val="7201D175"/>
    <w:rsid w:val="720709B7"/>
    <w:rsid w:val="720F796A"/>
    <w:rsid w:val="720FB28C"/>
    <w:rsid w:val="72158A2D"/>
    <w:rsid w:val="721C70B9"/>
    <w:rsid w:val="721D515F"/>
    <w:rsid w:val="723A0700"/>
    <w:rsid w:val="7241D2B5"/>
    <w:rsid w:val="724E3D67"/>
    <w:rsid w:val="7265B4A2"/>
    <w:rsid w:val="7267A077"/>
    <w:rsid w:val="726BB44F"/>
    <w:rsid w:val="726DE8AC"/>
    <w:rsid w:val="726E4504"/>
    <w:rsid w:val="726FF839"/>
    <w:rsid w:val="7271E166"/>
    <w:rsid w:val="727B61EA"/>
    <w:rsid w:val="727BC72A"/>
    <w:rsid w:val="727FBF03"/>
    <w:rsid w:val="7283A1C6"/>
    <w:rsid w:val="728B0A18"/>
    <w:rsid w:val="729457F0"/>
    <w:rsid w:val="7296BB98"/>
    <w:rsid w:val="729E0849"/>
    <w:rsid w:val="72A2B8B8"/>
    <w:rsid w:val="72A60E3B"/>
    <w:rsid w:val="72BC0046"/>
    <w:rsid w:val="72BF789F"/>
    <w:rsid w:val="72C9C92E"/>
    <w:rsid w:val="72CA852F"/>
    <w:rsid w:val="72CC5689"/>
    <w:rsid w:val="72CD31DF"/>
    <w:rsid w:val="72CEBE7B"/>
    <w:rsid w:val="72DC3106"/>
    <w:rsid w:val="72DF0C44"/>
    <w:rsid w:val="72DF1E4F"/>
    <w:rsid w:val="72EC0E89"/>
    <w:rsid w:val="72F640C2"/>
    <w:rsid w:val="72FD52F2"/>
    <w:rsid w:val="72FE3C79"/>
    <w:rsid w:val="73000C1B"/>
    <w:rsid w:val="7300AF24"/>
    <w:rsid w:val="730157D0"/>
    <w:rsid w:val="7302E106"/>
    <w:rsid w:val="73033707"/>
    <w:rsid w:val="7307BC56"/>
    <w:rsid w:val="730A2241"/>
    <w:rsid w:val="730F5D8D"/>
    <w:rsid w:val="7313AD11"/>
    <w:rsid w:val="7317EA4F"/>
    <w:rsid w:val="731F68AB"/>
    <w:rsid w:val="73261CC0"/>
    <w:rsid w:val="7328B9AF"/>
    <w:rsid w:val="733611BE"/>
    <w:rsid w:val="7342C652"/>
    <w:rsid w:val="734681CE"/>
    <w:rsid w:val="73493AFA"/>
    <w:rsid w:val="73493F7B"/>
    <w:rsid w:val="734C5565"/>
    <w:rsid w:val="734D10BF"/>
    <w:rsid w:val="7358B6AE"/>
    <w:rsid w:val="735A4B27"/>
    <w:rsid w:val="735E6EF7"/>
    <w:rsid w:val="735F9BCC"/>
    <w:rsid w:val="736553AB"/>
    <w:rsid w:val="736A1247"/>
    <w:rsid w:val="736AF571"/>
    <w:rsid w:val="736B3EB7"/>
    <w:rsid w:val="736CDEA7"/>
    <w:rsid w:val="736E2280"/>
    <w:rsid w:val="737D2FC4"/>
    <w:rsid w:val="737E57A9"/>
    <w:rsid w:val="737EA6A5"/>
    <w:rsid w:val="737EEBD2"/>
    <w:rsid w:val="738090BD"/>
    <w:rsid w:val="7380DB3C"/>
    <w:rsid w:val="738BB7B9"/>
    <w:rsid w:val="738D47A7"/>
    <w:rsid w:val="7395E218"/>
    <w:rsid w:val="739833E1"/>
    <w:rsid w:val="73A5A794"/>
    <w:rsid w:val="73AC67ED"/>
    <w:rsid w:val="73B66366"/>
    <w:rsid w:val="73B6C96E"/>
    <w:rsid w:val="73B8B040"/>
    <w:rsid w:val="73BC8691"/>
    <w:rsid w:val="73BEA385"/>
    <w:rsid w:val="73C09CF1"/>
    <w:rsid w:val="73C1E697"/>
    <w:rsid w:val="73CD5FC7"/>
    <w:rsid w:val="73D347A2"/>
    <w:rsid w:val="73D8BB14"/>
    <w:rsid w:val="73DB7A6B"/>
    <w:rsid w:val="73DC3DA7"/>
    <w:rsid w:val="73DDEA0A"/>
    <w:rsid w:val="73E36127"/>
    <w:rsid w:val="73E39C08"/>
    <w:rsid w:val="73EBEC0F"/>
    <w:rsid w:val="73EDC45E"/>
    <w:rsid w:val="73EEFB84"/>
    <w:rsid w:val="73F0F1C4"/>
    <w:rsid w:val="73F51EB0"/>
    <w:rsid w:val="73F72CAF"/>
    <w:rsid w:val="73F8721E"/>
    <w:rsid w:val="73FE2E30"/>
    <w:rsid w:val="7407D95D"/>
    <w:rsid w:val="740B5BF7"/>
    <w:rsid w:val="740E9DF8"/>
    <w:rsid w:val="74171384"/>
    <w:rsid w:val="741CBE65"/>
    <w:rsid w:val="741F2ABC"/>
    <w:rsid w:val="7421A5FA"/>
    <w:rsid w:val="742661DF"/>
    <w:rsid w:val="742CE46C"/>
    <w:rsid w:val="743B9D39"/>
    <w:rsid w:val="744D231E"/>
    <w:rsid w:val="7459DB84"/>
    <w:rsid w:val="745E3A96"/>
    <w:rsid w:val="745F9459"/>
    <w:rsid w:val="746DD57D"/>
    <w:rsid w:val="74735A60"/>
    <w:rsid w:val="7473EF9D"/>
    <w:rsid w:val="7473F943"/>
    <w:rsid w:val="747CB8B2"/>
    <w:rsid w:val="747D25D6"/>
    <w:rsid w:val="748A6325"/>
    <w:rsid w:val="748BA2F8"/>
    <w:rsid w:val="7495BDE7"/>
    <w:rsid w:val="7498B93D"/>
    <w:rsid w:val="749BCE85"/>
    <w:rsid w:val="749DA187"/>
    <w:rsid w:val="74A697E1"/>
    <w:rsid w:val="74A7D1AA"/>
    <w:rsid w:val="74AA634F"/>
    <w:rsid w:val="74AE7EC9"/>
    <w:rsid w:val="74B833C3"/>
    <w:rsid w:val="74B875EB"/>
    <w:rsid w:val="74BC49BA"/>
    <w:rsid w:val="74BF61B4"/>
    <w:rsid w:val="74D52E4C"/>
    <w:rsid w:val="74E2D638"/>
    <w:rsid w:val="74E32930"/>
    <w:rsid w:val="74E9DC4F"/>
    <w:rsid w:val="74EEED30"/>
    <w:rsid w:val="74F619DE"/>
    <w:rsid w:val="74F99B57"/>
    <w:rsid w:val="74FF2597"/>
    <w:rsid w:val="7500AEBA"/>
    <w:rsid w:val="7500F4B8"/>
    <w:rsid w:val="750EAB8B"/>
    <w:rsid w:val="7519422D"/>
    <w:rsid w:val="751987A0"/>
    <w:rsid w:val="752114A3"/>
    <w:rsid w:val="75218589"/>
    <w:rsid w:val="7522F0D4"/>
    <w:rsid w:val="752F9118"/>
    <w:rsid w:val="7530EFEE"/>
    <w:rsid w:val="75335F03"/>
    <w:rsid w:val="7536659E"/>
    <w:rsid w:val="753DF04B"/>
    <w:rsid w:val="753E7993"/>
    <w:rsid w:val="7546EDD8"/>
    <w:rsid w:val="754FC20D"/>
    <w:rsid w:val="7551B276"/>
    <w:rsid w:val="75542BBE"/>
    <w:rsid w:val="7556811E"/>
    <w:rsid w:val="7556C6F5"/>
    <w:rsid w:val="7556D2B0"/>
    <w:rsid w:val="7559DA65"/>
    <w:rsid w:val="755C0191"/>
    <w:rsid w:val="755CD4CD"/>
    <w:rsid w:val="755FEE12"/>
    <w:rsid w:val="7563AEFA"/>
    <w:rsid w:val="756A2C38"/>
    <w:rsid w:val="756FE6B3"/>
    <w:rsid w:val="75768DFE"/>
    <w:rsid w:val="757E39C9"/>
    <w:rsid w:val="757F4A70"/>
    <w:rsid w:val="757F53DD"/>
    <w:rsid w:val="757F60F5"/>
    <w:rsid w:val="757F9DBE"/>
    <w:rsid w:val="758C326B"/>
    <w:rsid w:val="75904B8B"/>
    <w:rsid w:val="7599D16C"/>
    <w:rsid w:val="759A1B35"/>
    <w:rsid w:val="759DED04"/>
    <w:rsid w:val="75A96247"/>
    <w:rsid w:val="75ADE06C"/>
    <w:rsid w:val="75AE4CE0"/>
    <w:rsid w:val="75AEDD54"/>
    <w:rsid w:val="75AFB450"/>
    <w:rsid w:val="75B894D5"/>
    <w:rsid w:val="75B93C58"/>
    <w:rsid w:val="75BC141A"/>
    <w:rsid w:val="75C7D8A7"/>
    <w:rsid w:val="75CDEDDB"/>
    <w:rsid w:val="75D46EA1"/>
    <w:rsid w:val="75D746A8"/>
    <w:rsid w:val="75E0477B"/>
    <w:rsid w:val="75E15536"/>
    <w:rsid w:val="75E60F2F"/>
    <w:rsid w:val="75E99470"/>
    <w:rsid w:val="75EFF3D2"/>
    <w:rsid w:val="75F252A4"/>
    <w:rsid w:val="75F25356"/>
    <w:rsid w:val="75F76818"/>
    <w:rsid w:val="75F9D235"/>
    <w:rsid w:val="760138D0"/>
    <w:rsid w:val="7602A7B1"/>
    <w:rsid w:val="760E830B"/>
    <w:rsid w:val="7611FC7F"/>
    <w:rsid w:val="76151BA3"/>
    <w:rsid w:val="7617178B"/>
    <w:rsid w:val="761C43EB"/>
    <w:rsid w:val="761E0D26"/>
    <w:rsid w:val="761F9786"/>
    <w:rsid w:val="762330A1"/>
    <w:rsid w:val="7625F687"/>
    <w:rsid w:val="762DAD1C"/>
    <w:rsid w:val="7631B695"/>
    <w:rsid w:val="76351C69"/>
    <w:rsid w:val="763737C8"/>
    <w:rsid w:val="763A697B"/>
    <w:rsid w:val="763A9313"/>
    <w:rsid w:val="7641CB1B"/>
    <w:rsid w:val="764F5E8F"/>
    <w:rsid w:val="764FBF91"/>
    <w:rsid w:val="7652FD08"/>
    <w:rsid w:val="7656527E"/>
    <w:rsid w:val="7660BEBE"/>
    <w:rsid w:val="76667BC6"/>
    <w:rsid w:val="7670AB7A"/>
    <w:rsid w:val="767C115F"/>
    <w:rsid w:val="767E2A7A"/>
    <w:rsid w:val="76826574"/>
    <w:rsid w:val="76831BA4"/>
    <w:rsid w:val="7684159D"/>
    <w:rsid w:val="76975B46"/>
    <w:rsid w:val="769ED826"/>
    <w:rsid w:val="76A0EDE9"/>
    <w:rsid w:val="76A79330"/>
    <w:rsid w:val="76A9E75C"/>
    <w:rsid w:val="76AB1497"/>
    <w:rsid w:val="76AC271A"/>
    <w:rsid w:val="76B10971"/>
    <w:rsid w:val="76B37313"/>
    <w:rsid w:val="76B7CF70"/>
    <w:rsid w:val="76C0E9A9"/>
    <w:rsid w:val="76CA61E4"/>
    <w:rsid w:val="76CE2503"/>
    <w:rsid w:val="76CE9F11"/>
    <w:rsid w:val="76D23830"/>
    <w:rsid w:val="76D3C916"/>
    <w:rsid w:val="76D5CBBF"/>
    <w:rsid w:val="76E60DDB"/>
    <w:rsid w:val="76ECF279"/>
    <w:rsid w:val="76ED2520"/>
    <w:rsid w:val="76EEE70E"/>
    <w:rsid w:val="76F08F0A"/>
    <w:rsid w:val="76F4C5A6"/>
    <w:rsid w:val="76F96D80"/>
    <w:rsid w:val="76FFAD6B"/>
    <w:rsid w:val="76FFBE3B"/>
    <w:rsid w:val="76FFC51D"/>
    <w:rsid w:val="770CD4DA"/>
    <w:rsid w:val="771457A1"/>
    <w:rsid w:val="7715CC68"/>
    <w:rsid w:val="77180A0F"/>
    <w:rsid w:val="771B9A82"/>
    <w:rsid w:val="771C2D48"/>
    <w:rsid w:val="771D2ED0"/>
    <w:rsid w:val="771E9A44"/>
    <w:rsid w:val="771FB183"/>
    <w:rsid w:val="7722FEA9"/>
    <w:rsid w:val="77248C2F"/>
    <w:rsid w:val="7727029D"/>
    <w:rsid w:val="7727D7C3"/>
    <w:rsid w:val="77298BD0"/>
    <w:rsid w:val="772D613F"/>
    <w:rsid w:val="77329B92"/>
    <w:rsid w:val="7732FF7C"/>
    <w:rsid w:val="7739E7E8"/>
    <w:rsid w:val="774289A2"/>
    <w:rsid w:val="774A7FA2"/>
    <w:rsid w:val="774FF719"/>
    <w:rsid w:val="77516529"/>
    <w:rsid w:val="7763B7C0"/>
    <w:rsid w:val="776CF3A0"/>
    <w:rsid w:val="776F5471"/>
    <w:rsid w:val="7771606B"/>
    <w:rsid w:val="7771E810"/>
    <w:rsid w:val="777239B7"/>
    <w:rsid w:val="7778A7D8"/>
    <w:rsid w:val="777F6D9D"/>
    <w:rsid w:val="7788B49D"/>
    <w:rsid w:val="7791879C"/>
    <w:rsid w:val="779326F0"/>
    <w:rsid w:val="779F5570"/>
    <w:rsid w:val="77A5ACEA"/>
    <w:rsid w:val="77A93843"/>
    <w:rsid w:val="77AF48D9"/>
    <w:rsid w:val="77B2C095"/>
    <w:rsid w:val="77B5E29D"/>
    <w:rsid w:val="77BD787A"/>
    <w:rsid w:val="77BD892A"/>
    <w:rsid w:val="77C8FB3A"/>
    <w:rsid w:val="77C9EE04"/>
    <w:rsid w:val="77CAB920"/>
    <w:rsid w:val="77CE094C"/>
    <w:rsid w:val="77D019B0"/>
    <w:rsid w:val="77D47791"/>
    <w:rsid w:val="77D667F5"/>
    <w:rsid w:val="77DAD232"/>
    <w:rsid w:val="77DB3965"/>
    <w:rsid w:val="77E64429"/>
    <w:rsid w:val="77EDEF4B"/>
    <w:rsid w:val="77EFEA14"/>
    <w:rsid w:val="77F465BD"/>
    <w:rsid w:val="77F4CB1E"/>
    <w:rsid w:val="77F9C782"/>
    <w:rsid w:val="77FAF5BF"/>
    <w:rsid w:val="77FB879C"/>
    <w:rsid w:val="77FE26FA"/>
    <w:rsid w:val="78014E87"/>
    <w:rsid w:val="78036A88"/>
    <w:rsid w:val="7804B37A"/>
    <w:rsid w:val="7806E2E9"/>
    <w:rsid w:val="7815A194"/>
    <w:rsid w:val="781822FF"/>
    <w:rsid w:val="781B1DAD"/>
    <w:rsid w:val="781C76A6"/>
    <w:rsid w:val="781FCF2D"/>
    <w:rsid w:val="78206DD9"/>
    <w:rsid w:val="78255AC9"/>
    <w:rsid w:val="7835D3DE"/>
    <w:rsid w:val="783AA41B"/>
    <w:rsid w:val="783AF99A"/>
    <w:rsid w:val="783D776F"/>
    <w:rsid w:val="783EC770"/>
    <w:rsid w:val="7846A346"/>
    <w:rsid w:val="7849B1D9"/>
    <w:rsid w:val="784E1501"/>
    <w:rsid w:val="784F7696"/>
    <w:rsid w:val="78502439"/>
    <w:rsid w:val="78513CBF"/>
    <w:rsid w:val="785219D3"/>
    <w:rsid w:val="785D3EF8"/>
    <w:rsid w:val="785EC439"/>
    <w:rsid w:val="786853DC"/>
    <w:rsid w:val="786CE8E3"/>
    <w:rsid w:val="786F7203"/>
    <w:rsid w:val="786FD545"/>
    <w:rsid w:val="7871C889"/>
    <w:rsid w:val="78722A9F"/>
    <w:rsid w:val="787AAEAB"/>
    <w:rsid w:val="787D6ECD"/>
    <w:rsid w:val="787DC9DA"/>
    <w:rsid w:val="787DD04E"/>
    <w:rsid w:val="789017AB"/>
    <w:rsid w:val="78A660BA"/>
    <w:rsid w:val="78A6DB2C"/>
    <w:rsid w:val="78B280FA"/>
    <w:rsid w:val="78B2E5BE"/>
    <w:rsid w:val="78BA8B2D"/>
    <w:rsid w:val="78BAA500"/>
    <w:rsid w:val="78BDC5C2"/>
    <w:rsid w:val="78C6B14C"/>
    <w:rsid w:val="78D4CA72"/>
    <w:rsid w:val="78D4F077"/>
    <w:rsid w:val="78D69072"/>
    <w:rsid w:val="78D90431"/>
    <w:rsid w:val="78DD259E"/>
    <w:rsid w:val="78DD695F"/>
    <w:rsid w:val="78E2A6A9"/>
    <w:rsid w:val="78E33CB6"/>
    <w:rsid w:val="78E3C5F2"/>
    <w:rsid w:val="78EA8E62"/>
    <w:rsid w:val="78ED925B"/>
    <w:rsid w:val="78F0CE6A"/>
    <w:rsid w:val="78F72AF0"/>
    <w:rsid w:val="78FC092C"/>
    <w:rsid w:val="78FE182E"/>
    <w:rsid w:val="79010CA0"/>
    <w:rsid w:val="79022170"/>
    <w:rsid w:val="79038762"/>
    <w:rsid w:val="79079844"/>
    <w:rsid w:val="79109DF7"/>
    <w:rsid w:val="79142CFC"/>
    <w:rsid w:val="7918C59E"/>
    <w:rsid w:val="7918ED1F"/>
    <w:rsid w:val="79254E8D"/>
    <w:rsid w:val="79255632"/>
    <w:rsid w:val="79255896"/>
    <w:rsid w:val="79262264"/>
    <w:rsid w:val="7928CBEF"/>
    <w:rsid w:val="7928DB6D"/>
    <w:rsid w:val="792B9554"/>
    <w:rsid w:val="79350150"/>
    <w:rsid w:val="793D13B7"/>
    <w:rsid w:val="79499537"/>
    <w:rsid w:val="794CE85F"/>
    <w:rsid w:val="79693AB5"/>
    <w:rsid w:val="7972296C"/>
    <w:rsid w:val="7975599E"/>
    <w:rsid w:val="7975EB73"/>
    <w:rsid w:val="79766DB8"/>
    <w:rsid w:val="797AD507"/>
    <w:rsid w:val="797B4F80"/>
    <w:rsid w:val="797CB569"/>
    <w:rsid w:val="798418C8"/>
    <w:rsid w:val="7989D105"/>
    <w:rsid w:val="798C23A2"/>
    <w:rsid w:val="798C559C"/>
    <w:rsid w:val="798DAEAF"/>
    <w:rsid w:val="798E089B"/>
    <w:rsid w:val="798EC0B3"/>
    <w:rsid w:val="799617CB"/>
    <w:rsid w:val="79980385"/>
    <w:rsid w:val="79983C53"/>
    <w:rsid w:val="79A56C7A"/>
    <w:rsid w:val="79A9BF2E"/>
    <w:rsid w:val="79AD1248"/>
    <w:rsid w:val="79B49D74"/>
    <w:rsid w:val="79C0B0B4"/>
    <w:rsid w:val="79C479F9"/>
    <w:rsid w:val="79C67F82"/>
    <w:rsid w:val="79CC19C0"/>
    <w:rsid w:val="79D3442F"/>
    <w:rsid w:val="79D8F9D2"/>
    <w:rsid w:val="79E260A2"/>
    <w:rsid w:val="79E7A2AF"/>
    <w:rsid w:val="79F4BB8B"/>
    <w:rsid w:val="79F4F117"/>
    <w:rsid w:val="79FF7258"/>
    <w:rsid w:val="7A02F2D8"/>
    <w:rsid w:val="7A1245BE"/>
    <w:rsid w:val="7A15D395"/>
    <w:rsid w:val="7A164068"/>
    <w:rsid w:val="7A17D53A"/>
    <w:rsid w:val="7A1A7861"/>
    <w:rsid w:val="7A1BB67F"/>
    <w:rsid w:val="7A1EB27B"/>
    <w:rsid w:val="7A21D153"/>
    <w:rsid w:val="7A22CD99"/>
    <w:rsid w:val="7A2C3CA8"/>
    <w:rsid w:val="7A2D86F2"/>
    <w:rsid w:val="7A2D8F60"/>
    <w:rsid w:val="7A41BCB0"/>
    <w:rsid w:val="7A548695"/>
    <w:rsid w:val="7A558E44"/>
    <w:rsid w:val="7A5D616D"/>
    <w:rsid w:val="7A668FFF"/>
    <w:rsid w:val="7A66F623"/>
    <w:rsid w:val="7A72F1DA"/>
    <w:rsid w:val="7A7A7504"/>
    <w:rsid w:val="7A7BAEF5"/>
    <w:rsid w:val="7A7E79AD"/>
    <w:rsid w:val="7A7F1246"/>
    <w:rsid w:val="7A7F7CE2"/>
    <w:rsid w:val="7A86D0E8"/>
    <w:rsid w:val="7A87ADDA"/>
    <w:rsid w:val="7A87DDA4"/>
    <w:rsid w:val="7A8A5EE5"/>
    <w:rsid w:val="7A95239E"/>
    <w:rsid w:val="7A95B7F1"/>
    <w:rsid w:val="7A97A305"/>
    <w:rsid w:val="7A9E1AC7"/>
    <w:rsid w:val="7AA09632"/>
    <w:rsid w:val="7AA108A6"/>
    <w:rsid w:val="7AA3DDE2"/>
    <w:rsid w:val="7AA51DBF"/>
    <w:rsid w:val="7AA9476B"/>
    <w:rsid w:val="7AAE5C05"/>
    <w:rsid w:val="7AB09048"/>
    <w:rsid w:val="7ABCA25A"/>
    <w:rsid w:val="7ABFC1FD"/>
    <w:rsid w:val="7AC4FD28"/>
    <w:rsid w:val="7AC7B81A"/>
    <w:rsid w:val="7ACDFC6F"/>
    <w:rsid w:val="7AD36110"/>
    <w:rsid w:val="7ADBB50D"/>
    <w:rsid w:val="7AE0D796"/>
    <w:rsid w:val="7AE209AF"/>
    <w:rsid w:val="7AE356B7"/>
    <w:rsid w:val="7AE4A463"/>
    <w:rsid w:val="7AE672CA"/>
    <w:rsid w:val="7AF00C3D"/>
    <w:rsid w:val="7AFB5CD2"/>
    <w:rsid w:val="7B0047E5"/>
    <w:rsid w:val="7B03F2A3"/>
    <w:rsid w:val="7B0565BD"/>
    <w:rsid w:val="7B0567E8"/>
    <w:rsid w:val="7B057012"/>
    <w:rsid w:val="7B0F36D9"/>
    <w:rsid w:val="7B0FAFE7"/>
    <w:rsid w:val="7B127754"/>
    <w:rsid w:val="7B1E67A4"/>
    <w:rsid w:val="7B20593D"/>
    <w:rsid w:val="7B210DAF"/>
    <w:rsid w:val="7B24272F"/>
    <w:rsid w:val="7B258DD9"/>
    <w:rsid w:val="7B2BBFEE"/>
    <w:rsid w:val="7B37C09C"/>
    <w:rsid w:val="7B3B1441"/>
    <w:rsid w:val="7B3E100F"/>
    <w:rsid w:val="7B3EB5B0"/>
    <w:rsid w:val="7B431B25"/>
    <w:rsid w:val="7B508E0A"/>
    <w:rsid w:val="7B51B659"/>
    <w:rsid w:val="7B52C9C8"/>
    <w:rsid w:val="7B5655CC"/>
    <w:rsid w:val="7B598DF1"/>
    <w:rsid w:val="7B5F5B18"/>
    <w:rsid w:val="7B61110C"/>
    <w:rsid w:val="7B7B3F29"/>
    <w:rsid w:val="7B80382B"/>
    <w:rsid w:val="7B809236"/>
    <w:rsid w:val="7B87CE9D"/>
    <w:rsid w:val="7B87D552"/>
    <w:rsid w:val="7B8B2CE0"/>
    <w:rsid w:val="7B8D3C23"/>
    <w:rsid w:val="7B8FDDB6"/>
    <w:rsid w:val="7B9A631B"/>
    <w:rsid w:val="7B9B79BB"/>
    <w:rsid w:val="7BA2113C"/>
    <w:rsid w:val="7BA21248"/>
    <w:rsid w:val="7BA6D9D9"/>
    <w:rsid w:val="7BA99C38"/>
    <w:rsid w:val="7BAE5254"/>
    <w:rsid w:val="7BB15B2D"/>
    <w:rsid w:val="7BB95A89"/>
    <w:rsid w:val="7BBC76D4"/>
    <w:rsid w:val="7BBD0C9A"/>
    <w:rsid w:val="7BBE8345"/>
    <w:rsid w:val="7BC6CBF8"/>
    <w:rsid w:val="7BC7E519"/>
    <w:rsid w:val="7BCD0833"/>
    <w:rsid w:val="7BDC1BF1"/>
    <w:rsid w:val="7BDD1C72"/>
    <w:rsid w:val="7BE0145E"/>
    <w:rsid w:val="7BE755A4"/>
    <w:rsid w:val="7BF38270"/>
    <w:rsid w:val="7BF5CE65"/>
    <w:rsid w:val="7BF6F6C4"/>
    <w:rsid w:val="7BF89032"/>
    <w:rsid w:val="7BFF4591"/>
    <w:rsid w:val="7C052734"/>
    <w:rsid w:val="7C075E27"/>
    <w:rsid w:val="7C0F29EA"/>
    <w:rsid w:val="7C0F8152"/>
    <w:rsid w:val="7C14FD28"/>
    <w:rsid w:val="7C168C03"/>
    <w:rsid w:val="7C1989E6"/>
    <w:rsid w:val="7C1C04AF"/>
    <w:rsid w:val="7C1CF434"/>
    <w:rsid w:val="7C1D36CC"/>
    <w:rsid w:val="7C1F68EF"/>
    <w:rsid w:val="7C226519"/>
    <w:rsid w:val="7C253C87"/>
    <w:rsid w:val="7C29513C"/>
    <w:rsid w:val="7C2C54D2"/>
    <w:rsid w:val="7C2E73E8"/>
    <w:rsid w:val="7C33C829"/>
    <w:rsid w:val="7C33E8A7"/>
    <w:rsid w:val="7C3556A5"/>
    <w:rsid w:val="7C372BAB"/>
    <w:rsid w:val="7C390751"/>
    <w:rsid w:val="7C3D92E2"/>
    <w:rsid w:val="7C410146"/>
    <w:rsid w:val="7C435955"/>
    <w:rsid w:val="7C484B4B"/>
    <w:rsid w:val="7C4ADF0B"/>
    <w:rsid w:val="7C535DA1"/>
    <w:rsid w:val="7C5B4D93"/>
    <w:rsid w:val="7C5EB974"/>
    <w:rsid w:val="7C61CABA"/>
    <w:rsid w:val="7C64E144"/>
    <w:rsid w:val="7C6581B4"/>
    <w:rsid w:val="7C66B900"/>
    <w:rsid w:val="7C66CC04"/>
    <w:rsid w:val="7C6F304D"/>
    <w:rsid w:val="7C809529"/>
    <w:rsid w:val="7C87F1FF"/>
    <w:rsid w:val="7C8D052A"/>
    <w:rsid w:val="7C9015ED"/>
    <w:rsid w:val="7C910FC2"/>
    <w:rsid w:val="7C92F477"/>
    <w:rsid w:val="7C93AF29"/>
    <w:rsid w:val="7C971CB2"/>
    <w:rsid w:val="7CA19F72"/>
    <w:rsid w:val="7CADBA38"/>
    <w:rsid w:val="7CB2042B"/>
    <w:rsid w:val="7CB34AAD"/>
    <w:rsid w:val="7CBA465D"/>
    <w:rsid w:val="7CC21593"/>
    <w:rsid w:val="7CC77BA6"/>
    <w:rsid w:val="7CCD5A70"/>
    <w:rsid w:val="7CCE95EB"/>
    <w:rsid w:val="7CD123A6"/>
    <w:rsid w:val="7CD52522"/>
    <w:rsid w:val="7CD6479E"/>
    <w:rsid w:val="7CDE3E69"/>
    <w:rsid w:val="7CDEE578"/>
    <w:rsid w:val="7CE2F741"/>
    <w:rsid w:val="7CED4A49"/>
    <w:rsid w:val="7CEDA0D5"/>
    <w:rsid w:val="7CF06845"/>
    <w:rsid w:val="7CF0DD2A"/>
    <w:rsid w:val="7CF22A15"/>
    <w:rsid w:val="7CF3635A"/>
    <w:rsid w:val="7CF612E3"/>
    <w:rsid w:val="7CF95793"/>
    <w:rsid w:val="7D0C207C"/>
    <w:rsid w:val="7D0C5FE7"/>
    <w:rsid w:val="7D0E8640"/>
    <w:rsid w:val="7D0ED9F8"/>
    <w:rsid w:val="7D13CB25"/>
    <w:rsid w:val="7D1529E6"/>
    <w:rsid w:val="7D17F0EC"/>
    <w:rsid w:val="7D1AB357"/>
    <w:rsid w:val="7D20F316"/>
    <w:rsid w:val="7D24396B"/>
    <w:rsid w:val="7D2DEE4C"/>
    <w:rsid w:val="7D328CA0"/>
    <w:rsid w:val="7D3F1D34"/>
    <w:rsid w:val="7D448379"/>
    <w:rsid w:val="7D50B32E"/>
    <w:rsid w:val="7D5B84A5"/>
    <w:rsid w:val="7D5BC194"/>
    <w:rsid w:val="7D5DB949"/>
    <w:rsid w:val="7D65476B"/>
    <w:rsid w:val="7D6D19BF"/>
    <w:rsid w:val="7D6DD569"/>
    <w:rsid w:val="7D6E4F2C"/>
    <w:rsid w:val="7D7B1C81"/>
    <w:rsid w:val="7D7FB30E"/>
    <w:rsid w:val="7D8A10CB"/>
    <w:rsid w:val="7D8D42C6"/>
    <w:rsid w:val="7D966EC4"/>
    <w:rsid w:val="7D9AA262"/>
    <w:rsid w:val="7D9F63FE"/>
    <w:rsid w:val="7D9FD6C8"/>
    <w:rsid w:val="7DA20F63"/>
    <w:rsid w:val="7DA69646"/>
    <w:rsid w:val="7DA7A937"/>
    <w:rsid w:val="7DAA4463"/>
    <w:rsid w:val="7DAA976B"/>
    <w:rsid w:val="7DAF03C8"/>
    <w:rsid w:val="7DAFDC2C"/>
    <w:rsid w:val="7DB2698B"/>
    <w:rsid w:val="7DB468C0"/>
    <w:rsid w:val="7DBE05E4"/>
    <w:rsid w:val="7DBE89F2"/>
    <w:rsid w:val="7DC3386D"/>
    <w:rsid w:val="7DC5F0EC"/>
    <w:rsid w:val="7DCDFAC8"/>
    <w:rsid w:val="7DCFD3DA"/>
    <w:rsid w:val="7DD090E6"/>
    <w:rsid w:val="7DD48E1C"/>
    <w:rsid w:val="7DD796DE"/>
    <w:rsid w:val="7DDAC877"/>
    <w:rsid w:val="7DE320D6"/>
    <w:rsid w:val="7DE8DB75"/>
    <w:rsid w:val="7DE9C4A1"/>
    <w:rsid w:val="7DF321D0"/>
    <w:rsid w:val="7DF4956F"/>
    <w:rsid w:val="7E05A5EF"/>
    <w:rsid w:val="7E15B1A6"/>
    <w:rsid w:val="7E16B385"/>
    <w:rsid w:val="7E2115BF"/>
    <w:rsid w:val="7E22AFEC"/>
    <w:rsid w:val="7E37B9E2"/>
    <w:rsid w:val="7E3BBC77"/>
    <w:rsid w:val="7E3ED489"/>
    <w:rsid w:val="7E4324DF"/>
    <w:rsid w:val="7E583C97"/>
    <w:rsid w:val="7E5F8142"/>
    <w:rsid w:val="7E60534A"/>
    <w:rsid w:val="7E64521E"/>
    <w:rsid w:val="7E6AAFF6"/>
    <w:rsid w:val="7E6ED111"/>
    <w:rsid w:val="7E74B2BC"/>
    <w:rsid w:val="7E786221"/>
    <w:rsid w:val="7E7C4E88"/>
    <w:rsid w:val="7E88F15A"/>
    <w:rsid w:val="7E9257EA"/>
    <w:rsid w:val="7E9284E1"/>
    <w:rsid w:val="7E951A49"/>
    <w:rsid w:val="7E96DD28"/>
    <w:rsid w:val="7EA11C1C"/>
    <w:rsid w:val="7EA1C6BB"/>
    <w:rsid w:val="7EA9163C"/>
    <w:rsid w:val="7EA9CDDD"/>
    <w:rsid w:val="7EAB7A11"/>
    <w:rsid w:val="7EAFDBB9"/>
    <w:rsid w:val="7EB29D01"/>
    <w:rsid w:val="7EB6A194"/>
    <w:rsid w:val="7EB6E15E"/>
    <w:rsid w:val="7EBAD742"/>
    <w:rsid w:val="7EC3DB4E"/>
    <w:rsid w:val="7EC855DB"/>
    <w:rsid w:val="7ECBF214"/>
    <w:rsid w:val="7ED3F38E"/>
    <w:rsid w:val="7EDD1810"/>
    <w:rsid w:val="7EE5780B"/>
    <w:rsid w:val="7EE795D2"/>
    <w:rsid w:val="7EE7C0CD"/>
    <w:rsid w:val="7EEDF729"/>
    <w:rsid w:val="7EF50BF1"/>
    <w:rsid w:val="7EF7752E"/>
    <w:rsid w:val="7EFB40EB"/>
    <w:rsid w:val="7F1A0DF4"/>
    <w:rsid w:val="7F1A168E"/>
    <w:rsid w:val="7F1B8E5B"/>
    <w:rsid w:val="7F303CF0"/>
    <w:rsid w:val="7F34F83B"/>
    <w:rsid w:val="7F3D903E"/>
    <w:rsid w:val="7F46F557"/>
    <w:rsid w:val="7F4C9370"/>
    <w:rsid w:val="7F4F65E5"/>
    <w:rsid w:val="7F506FD1"/>
    <w:rsid w:val="7F6A5160"/>
    <w:rsid w:val="7F6C37BA"/>
    <w:rsid w:val="7F6DD524"/>
    <w:rsid w:val="7F7332F2"/>
    <w:rsid w:val="7F74B373"/>
    <w:rsid w:val="7F7808F8"/>
    <w:rsid w:val="7F799005"/>
    <w:rsid w:val="7F79CB13"/>
    <w:rsid w:val="7F7C8072"/>
    <w:rsid w:val="7F7FC754"/>
    <w:rsid w:val="7F835F29"/>
    <w:rsid w:val="7F84E1DD"/>
    <w:rsid w:val="7F882002"/>
    <w:rsid w:val="7F89AE3D"/>
    <w:rsid w:val="7F8D9E44"/>
    <w:rsid w:val="7F8E5DE2"/>
    <w:rsid w:val="7F8F42A4"/>
    <w:rsid w:val="7F9079E0"/>
    <w:rsid w:val="7F914899"/>
    <w:rsid w:val="7F996B7A"/>
    <w:rsid w:val="7FA51114"/>
    <w:rsid w:val="7FA525A9"/>
    <w:rsid w:val="7FAC7FE9"/>
    <w:rsid w:val="7FAE9487"/>
    <w:rsid w:val="7FAFE504"/>
    <w:rsid w:val="7FB996E2"/>
    <w:rsid w:val="7FC60874"/>
    <w:rsid w:val="7FCC89E4"/>
    <w:rsid w:val="7FCFC49C"/>
    <w:rsid w:val="7FD3261F"/>
    <w:rsid w:val="7FD8BEB5"/>
    <w:rsid w:val="7FE1FDAA"/>
    <w:rsid w:val="7FE2CDE3"/>
    <w:rsid w:val="7FE2F047"/>
    <w:rsid w:val="7FE67EF9"/>
    <w:rsid w:val="7FED9B8C"/>
    <w:rsid w:val="7FEE24D5"/>
    <w:rsid w:val="7FFB1819"/>
    <w:rsid w:val="7FFC7DDE"/>
    <w:rsid w:val="7FFDA10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450AB78"/>
  <w15:docId w15:val="{FB7CDFF0-8E1F-43D2-9A18-02196BEC0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F106B"/>
    <w:pPr>
      <w:keepNext/>
      <w:keepLines/>
      <w:spacing w:before="240" w:after="360" w:line="240" w:lineRule="auto"/>
      <w:outlineLvl w:val="0"/>
    </w:pPr>
    <w:rPr>
      <w:rFonts w:ascii="Arial" w:hAnsi="Arial"/>
      <w:b/>
      <w:sz w:val="36"/>
      <w:szCs w:val="48"/>
    </w:rPr>
  </w:style>
  <w:style w:type="paragraph" w:styleId="Ttulo2">
    <w:name w:val="heading 2"/>
    <w:basedOn w:val="Normal"/>
    <w:next w:val="Normal"/>
    <w:link w:val="Ttulo2Char"/>
    <w:uiPriority w:val="9"/>
    <w:unhideWhenUsed/>
    <w:qFormat/>
    <w:rsid w:val="00167C1C"/>
    <w:pPr>
      <w:keepNext/>
      <w:keepLines/>
      <w:spacing w:before="480" w:after="360" w:line="240" w:lineRule="auto"/>
      <w:outlineLvl w:val="1"/>
    </w:pPr>
    <w:rPr>
      <w:rFonts w:ascii="Arial" w:eastAsiaTheme="majorEastAsia" w:hAnsi="Arial" w:cstheme="majorBidi"/>
      <w:b/>
      <w:sz w:val="28"/>
      <w:szCs w:val="26"/>
    </w:rPr>
  </w:style>
  <w:style w:type="paragraph" w:styleId="Ttulo3">
    <w:name w:val="heading 3"/>
    <w:basedOn w:val="Normal"/>
    <w:next w:val="Normal"/>
    <w:uiPriority w:val="9"/>
    <w:unhideWhenUsed/>
    <w:qFormat/>
    <w:rsid w:val="00310667"/>
    <w:pPr>
      <w:keepNext/>
      <w:keepLines/>
      <w:spacing w:before="240" w:after="240" w:line="240" w:lineRule="auto"/>
      <w:outlineLvl w:val="2"/>
    </w:pPr>
    <w:rPr>
      <w:rFonts w:ascii="Arial" w:hAnsi="Arial"/>
      <w:b/>
      <w:i/>
      <w:sz w:val="24"/>
      <w:szCs w:val="28"/>
    </w:rPr>
  </w:style>
  <w:style w:type="paragraph" w:styleId="Ttulo4">
    <w:name w:val="heading 4"/>
    <w:basedOn w:val="Normal"/>
    <w:link w:val="Ttulo4Char"/>
    <w:uiPriority w:val="9"/>
    <w:semiHidden/>
    <w:unhideWhenUsed/>
    <w:qFormat/>
    <w:rsid w:val="00E5103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argrafodaLista">
    <w:name w:val="List Paragraph"/>
    <w:basedOn w:val="Normal"/>
    <w:uiPriority w:val="34"/>
    <w:qFormat/>
    <w:rsid w:val="00C367EE"/>
    <w:pPr>
      <w:ind w:left="720"/>
      <w:contextualSpacing/>
    </w:pPr>
  </w:style>
  <w:style w:type="paragraph" w:styleId="NormalWeb">
    <w:name w:val="Normal (Web)"/>
    <w:basedOn w:val="Normal"/>
    <w:uiPriority w:val="99"/>
    <w:semiHidden/>
    <w:unhideWhenUsed/>
    <w:rsid w:val="00174B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4Char">
    <w:name w:val="Título 4 Char"/>
    <w:basedOn w:val="Fontepargpadro"/>
    <w:link w:val="Ttulo4"/>
    <w:uiPriority w:val="9"/>
    <w:rsid w:val="00E5103A"/>
    <w:rPr>
      <w:rFonts w:ascii="Times New Roman" w:eastAsia="Times New Roman" w:hAnsi="Times New Roman" w:cs="Times New Roman"/>
      <w:b/>
      <w:bCs/>
      <w:sz w:val="24"/>
      <w:szCs w:val="24"/>
      <w:lang w:eastAsia="pt-BR"/>
    </w:rPr>
  </w:style>
  <w:style w:type="character" w:customStyle="1" w:styleId="Ttulo2Char">
    <w:name w:val="Título 2 Char"/>
    <w:basedOn w:val="Fontepargpadro"/>
    <w:link w:val="Ttulo2"/>
    <w:uiPriority w:val="9"/>
    <w:rsid w:val="00167C1C"/>
    <w:rPr>
      <w:rFonts w:ascii="Arial" w:eastAsiaTheme="majorEastAsia" w:hAnsi="Arial" w:cstheme="majorBidi"/>
      <w:b/>
      <w:sz w:val="28"/>
      <w:szCs w:val="26"/>
    </w:rPr>
  </w:style>
  <w:style w:type="character" w:customStyle="1" w:styleId="fontstyle01">
    <w:name w:val="fontstyle01"/>
    <w:basedOn w:val="Fontepargpadro"/>
    <w:rsid w:val="00594420"/>
    <w:rPr>
      <w:rFonts w:ascii="Lato-Regular" w:hAnsi="Lato-Regular" w:hint="default"/>
      <w:b w:val="0"/>
      <w:bCs w:val="0"/>
      <w:i w:val="0"/>
      <w:iCs w:val="0"/>
      <w:color w:val="000000"/>
      <w:sz w:val="22"/>
      <w:szCs w:val="22"/>
    </w:rPr>
  </w:style>
  <w:style w:type="character" w:customStyle="1" w:styleId="fontstyle21">
    <w:name w:val="fontstyle21"/>
    <w:basedOn w:val="Fontepargpadro"/>
    <w:rsid w:val="003952AF"/>
    <w:rPr>
      <w:rFonts w:ascii="Lato-Black" w:hAnsi="Lato-Black" w:hint="default"/>
      <w:b w:val="0"/>
      <w:bCs w:val="0"/>
      <w:i w:val="0"/>
      <w:iCs w:val="0"/>
      <w:color w:val="D2814B"/>
      <w:sz w:val="22"/>
      <w:szCs w:val="22"/>
    </w:rPr>
  </w:style>
  <w:style w:type="paragraph" w:styleId="Corpodetexto">
    <w:name w:val="Body Text"/>
    <w:basedOn w:val="Normal"/>
    <w:link w:val="CorpodetextoChar"/>
    <w:uiPriority w:val="1"/>
    <w:qFormat/>
    <w:rsid w:val="00E3435C"/>
    <w:pPr>
      <w:widowControl w:val="0"/>
      <w:autoSpaceDE w:val="0"/>
      <w:autoSpaceDN w:val="0"/>
      <w:spacing w:after="0" w:line="240" w:lineRule="auto"/>
    </w:pPr>
    <w:rPr>
      <w:rFonts w:ascii="Times New Roman" w:eastAsia="Times New Roman" w:hAnsi="Times New Roman" w:cs="Times New Roman"/>
      <w:sz w:val="20"/>
      <w:szCs w:val="20"/>
      <w:lang w:val="pt-PT"/>
    </w:rPr>
  </w:style>
  <w:style w:type="character" w:customStyle="1" w:styleId="CorpodetextoChar">
    <w:name w:val="Corpo de texto Char"/>
    <w:basedOn w:val="Fontepargpadro"/>
    <w:link w:val="Corpodetexto"/>
    <w:uiPriority w:val="1"/>
    <w:rsid w:val="00E3435C"/>
    <w:rPr>
      <w:rFonts w:ascii="Times New Roman" w:eastAsia="Times New Roman" w:hAnsi="Times New Roman" w:cs="Times New Roman"/>
      <w:sz w:val="20"/>
      <w:szCs w:val="20"/>
      <w:lang w:val="pt-PT"/>
    </w:rPr>
  </w:style>
  <w:style w:type="character" w:styleId="Hyperlink">
    <w:name w:val="Hyperlink"/>
    <w:basedOn w:val="Fontepargpadro"/>
    <w:uiPriority w:val="99"/>
    <w:unhideWhenUsed/>
    <w:rsid w:val="00E3435C"/>
    <w:rPr>
      <w:color w:val="0000FF"/>
      <w:u w:val="single"/>
    </w:rPr>
  </w:style>
  <w:style w:type="paragraph" w:styleId="SemEspaamento">
    <w:name w:val="No Spacing"/>
    <w:uiPriority w:val="1"/>
    <w:qFormat/>
    <w:rsid w:val="00E3435C"/>
    <w:pPr>
      <w:spacing w:after="0" w:line="240" w:lineRule="auto"/>
    </w:pPr>
  </w:style>
  <w:style w:type="paragraph" w:styleId="CitaoIntensa">
    <w:name w:val="Intense Quote"/>
    <w:basedOn w:val="Normal"/>
    <w:next w:val="Normal"/>
    <w:link w:val="CitaoIntensaChar"/>
    <w:uiPriority w:val="30"/>
    <w:qFormat/>
    <w:rsid w:val="00881C0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oIntensaChar">
    <w:name w:val="Citação Intensa Char"/>
    <w:basedOn w:val="Fontepargpadro"/>
    <w:link w:val="CitaoIntensa"/>
    <w:uiPriority w:val="30"/>
    <w:rsid w:val="00881C0F"/>
    <w:rPr>
      <w:i/>
      <w:iCs/>
      <w:color w:val="4472C4" w:themeColor="accent1"/>
    </w:rPr>
  </w:style>
  <w:style w:type="character" w:styleId="nfase">
    <w:name w:val="Emphasis"/>
    <w:basedOn w:val="Fontepargpadro"/>
    <w:uiPriority w:val="20"/>
    <w:qFormat/>
    <w:rsid w:val="000C3A67"/>
    <w:rPr>
      <w:i/>
      <w:iCs/>
    </w:rPr>
  </w:style>
  <w:style w:type="paragraph" w:styleId="Textodebalo">
    <w:name w:val="Balloon Text"/>
    <w:basedOn w:val="Normal"/>
    <w:link w:val="TextodebaloChar"/>
    <w:uiPriority w:val="99"/>
    <w:semiHidden/>
    <w:unhideWhenUsed/>
    <w:rsid w:val="004667A8"/>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667A8"/>
    <w:rPr>
      <w:rFonts w:ascii="Segoe UI" w:hAnsi="Segoe UI" w:cs="Segoe UI"/>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unhideWhenUsed/>
    <w:pPr>
      <w:spacing w:line="240" w:lineRule="auto"/>
    </w:pPr>
    <w:rPr>
      <w:sz w:val="20"/>
      <w:szCs w:val="20"/>
    </w:rPr>
  </w:style>
  <w:style w:type="character" w:customStyle="1" w:styleId="TextodecomentrioChar">
    <w:name w:val="Texto de comentário Char"/>
    <w:basedOn w:val="Fontepargpadro"/>
    <w:link w:val="Textodecomentrio"/>
    <w:uiPriority w:val="99"/>
    <w:rPr>
      <w:sz w:val="20"/>
      <w:szCs w:val="20"/>
    </w:rPr>
  </w:style>
  <w:style w:type="character" w:styleId="Refdecomentrio">
    <w:name w:val="annotation reference"/>
    <w:basedOn w:val="Fontepargpadro"/>
    <w:uiPriority w:val="99"/>
    <w:semiHidden/>
    <w:unhideWhenUsed/>
    <w:rPr>
      <w:sz w:val="16"/>
      <w:szCs w:val="16"/>
    </w:rPr>
  </w:style>
  <w:style w:type="paragraph" w:styleId="Textodenotaderodap">
    <w:name w:val="footnote text"/>
    <w:basedOn w:val="Normal"/>
    <w:link w:val="TextodenotaderodapChar"/>
    <w:uiPriority w:val="99"/>
    <w:semiHidden/>
    <w:unhideWhenUsed/>
    <w:rsid w:val="00A27D31"/>
    <w:pPr>
      <w:spacing w:after="0" w:line="240" w:lineRule="auto"/>
    </w:pPr>
    <w:rPr>
      <w:rFonts w:ascii="Times New Roman" w:eastAsia="Times New Roman" w:hAnsi="Times New Roman" w:cs="Times New Roman"/>
      <w:sz w:val="20"/>
      <w:szCs w:val="20"/>
    </w:rPr>
  </w:style>
  <w:style w:type="character" w:customStyle="1" w:styleId="TextodenotaderodapChar">
    <w:name w:val="Texto de nota de rodapé Char"/>
    <w:basedOn w:val="Fontepargpadro"/>
    <w:link w:val="Textodenotaderodap"/>
    <w:uiPriority w:val="99"/>
    <w:semiHidden/>
    <w:rsid w:val="00A27D31"/>
    <w:rPr>
      <w:rFonts w:ascii="Times New Roman" w:eastAsia="Times New Roman" w:hAnsi="Times New Roman" w:cs="Times New Roman"/>
      <w:sz w:val="20"/>
      <w:szCs w:val="20"/>
    </w:rPr>
  </w:style>
  <w:style w:type="character" w:styleId="Refdenotaderodap">
    <w:name w:val="footnote reference"/>
    <w:uiPriority w:val="99"/>
    <w:unhideWhenUsed/>
    <w:rsid w:val="00A27D31"/>
    <w:rPr>
      <w:vertAlign w:val="superscript"/>
    </w:rPr>
  </w:style>
  <w:style w:type="character" w:styleId="Forte">
    <w:name w:val="Strong"/>
    <w:basedOn w:val="Fontepargpadro"/>
    <w:uiPriority w:val="22"/>
    <w:qFormat/>
    <w:rsid w:val="00B9029D"/>
    <w:rPr>
      <w:b/>
      <w:bCs/>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character" w:customStyle="1" w:styleId="fontstyle11">
    <w:name w:val="fontstyle11"/>
    <w:basedOn w:val="Fontepargpadro"/>
    <w:rsid w:val="009026A1"/>
    <w:rPr>
      <w:rFonts w:ascii="Lato-Regular" w:hAnsi="Lato-Regular" w:hint="default"/>
      <w:b w:val="0"/>
      <w:bCs w:val="0"/>
      <w:i w:val="0"/>
      <w:iCs w:val="0"/>
      <w:color w:val="000000"/>
      <w:sz w:val="20"/>
      <w:szCs w:val="20"/>
    </w:rPr>
  </w:style>
  <w:style w:type="character" w:customStyle="1" w:styleId="Ttulo1Char">
    <w:name w:val="Título 1 Char"/>
    <w:basedOn w:val="Fontepargpadro"/>
    <w:link w:val="Ttulo1"/>
    <w:uiPriority w:val="9"/>
    <w:rsid w:val="00CF106B"/>
    <w:rPr>
      <w:rFonts w:ascii="Arial" w:hAnsi="Arial"/>
      <w:b/>
      <w:sz w:val="36"/>
      <w:szCs w:val="48"/>
    </w:rPr>
  </w:style>
  <w:style w:type="paragraph" w:styleId="Assuntodocomentrio">
    <w:name w:val="annotation subject"/>
    <w:basedOn w:val="Textodecomentrio"/>
    <w:next w:val="Textodecomentrio"/>
    <w:link w:val="AssuntodocomentrioChar"/>
    <w:uiPriority w:val="99"/>
    <w:semiHidden/>
    <w:unhideWhenUsed/>
    <w:rsid w:val="009026A1"/>
    <w:rPr>
      <w:rFonts w:asciiTheme="minorHAnsi" w:eastAsiaTheme="minorHAnsi" w:hAnsiTheme="minorHAnsi" w:cstheme="minorBidi"/>
      <w:b/>
      <w:bCs/>
      <w:lang w:eastAsia="en-US"/>
    </w:rPr>
  </w:style>
  <w:style w:type="character" w:customStyle="1" w:styleId="AssuntodocomentrioChar">
    <w:name w:val="Assunto do comentário Char"/>
    <w:basedOn w:val="TextodecomentrioChar"/>
    <w:link w:val="Assuntodocomentrio"/>
    <w:uiPriority w:val="99"/>
    <w:semiHidden/>
    <w:rsid w:val="009026A1"/>
    <w:rPr>
      <w:rFonts w:asciiTheme="minorHAnsi" w:eastAsiaTheme="minorHAnsi" w:hAnsiTheme="minorHAnsi" w:cstheme="minorBidi"/>
      <w:b/>
      <w:bCs/>
      <w:sz w:val="20"/>
      <w:szCs w:val="20"/>
      <w:lang w:eastAsia="en-US"/>
    </w:rPr>
  </w:style>
  <w:style w:type="paragraph" w:customStyle="1" w:styleId="paragraph">
    <w:name w:val="paragraph"/>
    <w:basedOn w:val="Normal"/>
    <w:rsid w:val="004329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Fontepargpadro"/>
    <w:rsid w:val="00432947"/>
  </w:style>
  <w:style w:type="character" w:customStyle="1" w:styleId="normaltextrun">
    <w:name w:val="normaltextrun"/>
    <w:basedOn w:val="Fontepargpadro"/>
    <w:rsid w:val="00432947"/>
  </w:style>
  <w:style w:type="character" w:customStyle="1" w:styleId="eop">
    <w:name w:val="eop"/>
    <w:basedOn w:val="Fontepargpadro"/>
    <w:rsid w:val="00432947"/>
  </w:style>
  <w:style w:type="character" w:customStyle="1" w:styleId="spellingerror">
    <w:name w:val="spellingerror"/>
    <w:basedOn w:val="Fontepargpadro"/>
    <w:rsid w:val="00432947"/>
  </w:style>
  <w:style w:type="character" w:customStyle="1" w:styleId="findhit">
    <w:name w:val="findhit"/>
    <w:basedOn w:val="Fontepargpadro"/>
    <w:rsid w:val="00432947"/>
  </w:style>
  <w:style w:type="paragraph" w:customStyle="1" w:styleId="western">
    <w:name w:val="western"/>
    <w:basedOn w:val="Normal"/>
    <w:rsid w:val="005E54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5E540A"/>
  </w:style>
  <w:style w:type="character" w:customStyle="1" w:styleId="textline">
    <w:name w:val="text_line"/>
    <w:basedOn w:val="Fontepargpadro"/>
    <w:rsid w:val="009817F3"/>
  </w:style>
  <w:style w:type="character" w:styleId="HiperlinkVisitado">
    <w:name w:val="FollowedHyperlink"/>
    <w:basedOn w:val="Fontepargpadro"/>
    <w:uiPriority w:val="99"/>
    <w:semiHidden/>
    <w:unhideWhenUsed/>
    <w:rsid w:val="004D42D1"/>
    <w:rPr>
      <w:color w:val="954F72" w:themeColor="followedHyperlink"/>
      <w:u w:val="single"/>
    </w:rPr>
  </w:style>
  <w:style w:type="character" w:customStyle="1" w:styleId="text-title">
    <w:name w:val="text-title"/>
    <w:basedOn w:val="Fontepargpadro"/>
    <w:rsid w:val="007C141D"/>
  </w:style>
  <w:style w:type="character" w:customStyle="1" w:styleId="text-label">
    <w:name w:val="text-label"/>
    <w:basedOn w:val="Fontepargpadro"/>
    <w:rsid w:val="007C141D"/>
  </w:style>
  <w:style w:type="character" w:customStyle="1" w:styleId="text-value">
    <w:name w:val="text-value"/>
    <w:basedOn w:val="Fontepargpadro"/>
    <w:rsid w:val="007C141D"/>
  </w:style>
  <w:style w:type="character" w:customStyle="1" w:styleId="MenoPendente1">
    <w:name w:val="Menção Pendente1"/>
    <w:basedOn w:val="Fontepargpadro"/>
    <w:uiPriority w:val="99"/>
    <w:semiHidden/>
    <w:unhideWhenUsed/>
    <w:rsid w:val="003D2448"/>
    <w:rPr>
      <w:color w:val="605E5C"/>
      <w:shd w:val="clear" w:color="auto" w:fill="E1DFDD"/>
    </w:rPr>
  </w:style>
  <w:style w:type="paragraph" w:styleId="Reviso">
    <w:name w:val="Revision"/>
    <w:hidden/>
    <w:uiPriority w:val="99"/>
    <w:semiHidden/>
    <w:rsid w:val="00402F1D"/>
    <w:pPr>
      <w:spacing w:after="0" w:line="240" w:lineRule="auto"/>
    </w:pPr>
  </w:style>
  <w:style w:type="character" w:customStyle="1" w:styleId="MenoPendente2">
    <w:name w:val="Menção Pendente2"/>
    <w:basedOn w:val="Fontepargpadro"/>
    <w:uiPriority w:val="99"/>
    <w:semiHidden/>
    <w:unhideWhenUsed/>
    <w:rsid w:val="00E74557"/>
    <w:rPr>
      <w:color w:val="605E5C"/>
      <w:shd w:val="clear" w:color="auto" w:fill="E1DFDD"/>
    </w:rPr>
  </w:style>
  <w:style w:type="numbering" w:customStyle="1" w:styleId="Semlista1">
    <w:name w:val="Sem lista1"/>
    <w:next w:val="Semlista"/>
    <w:uiPriority w:val="99"/>
    <w:semiHidden/>
    <w:unhideWhenUsed/>
    <w:rsid w:val="00456E50"/>
  </w:style>
  <w:style w:type="numbering" w:customStyle="1" w:styleId="Semlista2">
    <w:name w:val="Sem lista2"/>
    <w:next w:val="Semlista"/>
    <w:uiPriority w:val="99"/>
    <w:semiHidden/>
    <w:unhideWhenUsed/>
    <w:rsid w:val="00A07499"/>
  </w:style>
  <w:style w:type="character" w:styleId="Nmerodelinha">
    <w:name w:val="line number"/>
    <w:basedOn w:val="Fontepargpadro"/>
    <w:uiPriority w:val="99"/>
    <w:semiHidden/>
    <w:unhideWhenUsed/>
    <w:rsid w:val="00A07499"/>
  </w:style>
  <w:style w:type="numbering" w:customStyle="1" w:styleId="Semlista3">
    <w:name w:val="Sem lista3"/>
    <w:next w:val="Semlista"/>
    <w:uiPriority w:val="99"/>
    <w:semiHidden/>
    <w:unhideWhenUsed/>
    <w:rsid w:val="00851C74"/>
  </w:style>
  <w:style w:type="paragraph" w:styleId="Citao">
    <w:name w:val="Quote"/>
    <w:basedOn w:val="Normal"/>
    <w:next w:val="Normal"/>
    <w:link w:val="CitaoChar"/>
    <w:uiPriority w:val="29"/>
    <w:qFormat/>
    <w:rsid w:val="005F4906"/>
    <w:pPr>
      <w:spacing w:before="240" w:after="360" w:line="240" w:lineRule="auto"/>
      <w:ind w:left="2268"/>
      <w:jc w:val="both"/>
    </w:pPr>
    <w:rPr>
      <w:rFonts w:ascii="Arial" w:hAnsi="Arial"/>
      <w:iCs/>
      <w:sz w:val="20"/>
    </w:rPr>
  </w:style>
  <w:style w:type="character" w:customStyle="1" w:styleId="CitaoChar">
    <w:name w:val="Citação Char"/>
    <w:basedOn w:val="Fontepargpadro"/>
    <w:link w:val="Citao"/>
    <w:uiPriority w:val="29"/>
    <w:rsid w:val="005F4906"/>
    <w:rPr>
      <w:rFonts w:ascii="Arial" w:hAnsi="Arial"/>
      <w:iCs/>
      <w:sz w:val="20"/>
    </w:rPr>
  </w:style>
  <w:style w:type="character" w:styleId="MenoPendente">
    <w:name w:val="Unresolved Mention"/>
    <w:basedOn w:val="Fontepargpadro"/>
    <w:uiPriority w:val="99"/>
    <w:semiHidden/>
    <w:unhideWhenUsed/>
    <w:rsid w:val="00227240"/>
    <w:rPr>
      <w:color w:val="605E5C"/>
      <w:shd w:val="clear" w:color="auto" w:fill="E1DFDD"/>
    </w:rPr>
  </w:style>
  <w:style w:type="paragraph" w:styleId="CabealhodoSumrio">
    <w:name w:val="TOC Heading"/>
    <w:basedOn w:val="Ttulo1"/>
    <w:next w:val="Normal"/>
    <w:uiPriority w:val="39"/>
    <w:unhideWhenUsed/>
    <w:qFormat/>
    <w:rsid w:val="00025936"/>
    <w:pPr>
      <w:spacing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Sumrio1">
    <w:name w:val="toc 1"/>
    <w:basedOn w:val="Normal"/>
    <w:next w:val="Normal"/>
    <w:autoRedefine/>
    <w:uiPriority w:val="39"/>
    <w:unhideWhenUsed/>
    <w:rsid w:val="00025936"/>
    <w:pPr>
      <w:spacing w:after="100"/>
    </w:pPr>
  </w:style>
  <w:style w:type="paragraph" w:styleId="Sumrio2">
    <w:name w:val="toc 2"/>
    <w:basedOn w:val="Normal"/>
    <w:next w:val="Normal"/>
    <w:autoRedefine/>
    <w:uiPriority w:val="39"/>
    <w:unhideWhenUsed/>
    <w:rsid w:val="00025936"/>
    <w:pPr>
      <w:spacing w:after="100"/>
      <w:ind w:left="220"/>
    </w:pPr>
  </w:style>
  <w:style w:type="paragraph" w:styleId="Sumrio3">
    <w:name w:val="toc 3"/>
    <w:basedOn w:val="Normal"/>
    <w:next w:val="Normal"/>
    <w:autoRedefine/>
    <w:uiPriority w:val="39"/>
    <w:unhideWhenUsed/>
    <w:rsid w:val="000259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63794">
      <w:bodyDiv w:val="1"/>
      <w:marLeft w:val="0"/>
      <w:marRight w:val="0"/>
      <w:marTop w:val="0"/>
      <w:marBottom w:val="0"/>
      <w:divBdr>
        <w:top w:val="none" w:sz="0" w:space="0" w:color="auto"/>
        <w:left w:val="none" w:sz="0" w:space="0" w:color="auto"/>
        <w:bottom w:val="none" w:sz="0" w:space="0" w:color="auto"/>
        <w:right w:val="none" w:sz="0" w:space="0" w:color="auto"/>
      </w:divBdr>
    </w:div>
    <w:div w:id="359016065">
      <w:bodyDiv w:val="1"/>
      <w:marLeft w:val="0"/>
      <w:marRight w:val="0"/>
      <w:marTop w:val="0"/>
      <w:marBottom w:val="0"/>
      <w:divBdr>
        <w:top w:val="none" w:sz="0" w:space="0" w:color="auto"/>
        <w:left w:val="none" w:sz="0" w:space="0" w:color="auto"/>
        <w:bottom w:val="none" w:sz="0" w:space="0" w:color="auto"/>
        <w:right w:val="none" w:sz="0" w:space="0" w:color="auto"/>
      </w:divBdr>
    </w:div>
    <w:div w:id="397556580">
      <w:bodyDiv w:val="1"/>
      <w:marLeft w:val="0"/>
      <w:marRight w:val="0"/>
      <w:marTop w:val="0"/>
      <w:marBottom w:val="0"/>
      <w:divBdr>
        <w:top w:val="none" w:sz="0" w:space="0" w:color="auto"/>
        <w:left w:val="none" w:sz="0" w:space="0" w:color="auto"/>
        <w:bottom w:val="none" w:sz="0" w:space="0" w:color="auto"/>
        <w:right w:val="none" w:sz="0" w:space="0" w:color="auto"/>
      </w:divBdr>
      <w:divsChild>
        <w:div w:id="1803108324">
          <w:marLeft w:val="0"/>
          <w:marRight w:val="0"/>
          <w:marTop w:val="0"/>
          <w:marBottom w:val="0"/>
          <w:divBdr>
            <w:top w:val="none" w:sz="0" w:space="0" w:color="auto"/>
            <w:left w:val="none" w:sz="0" w:space="0" w:color="auto"/>
            <w:bottom w:val="none" w:sz="0" w:space="0" w:color="auto"/>
            <w:right w:val="none" w:sz="0" w:space="0" w:color="auto"/>
          </w:divBdr>
        </w:div>
      </w:divsChild>
    </w:div>
    <w:div w:id="460808246">
      <w:bodyDiv w:val="1"/>
      <w:marLeft w:val="0"/>
      <w:marRight w:val="0"/>
      <w:marTop w:val="0"/>
      <w:marBottom w:val="0"/>
      <w:divBdr>
        <w:top w:val="none" w:sz="0" w:space="0" w:color="auto"/>
        <w:left w:val="none" w:sz="0" w:space="0" w:color="auto"/>
        <w:bottom w:val="none" w:sz="0" w:space="0" w:color="auto"/>
        <w:right w:val="none" w:sz="0" w:space="0" w:color="auto"/>
      </w:divBdr>
    </w:div>
    <w:div w:id="547374986">
      <w:bodyDiv w:val="1"/>
      <w:marLeft w:val="0"/>
      <w:marRight w:val="0"/>
      <w:marTop w:val="0"/>
      <w:marBottom w:val="0"/>
      <w:divBdr>
        <w:top w:val="none" w:sz="0" w:space="0" w:color="auto"/>
        <w:left w:val="none" w:sz="0" w:space="0" w:color="auto"/>
        <w:bottom w:val="none" w:sz="0" w:space="0" w:color="auto"/>
        <w:right w:val="none" w:sz="0" w:space="0" w:color="auto"/>
      </w:divBdr>
    </w:div>
    <w:div w:id="592516981">
      <w:bodyDiv w:val="1"/>
      <w:marLeft w:val="0"/>
      <w:marRight w:val="0"/>
      <w:marTop w:val="0"/>
      <w:marBottom w:val="0"/>
      <w:divBdr>
        <w:top w:val="none" w:sz="0" w:space="0" w:color="auto"/>
        <w:left w:val="none" w:sz="0" w:space="0" w:color="auto"/>
        <w:bottom w:val="none" w:sz="0" w:space="0" w:color="auto"/>
        <w:right w:val="none" w:sz="0" w:space="0" w:color="auto"/>
      </w:divBdr>
    </w:div>
    <w:div w:id="636758115">
      <w:bodyDiv w:val="1"/>
      <w:marLeft w:val="0"/>
      <w:marRight w:val="0"/>
      <w:marTop w:val="0"/>
      <w:marBottom w:val="0"/>
      <w:divBdr>
        <w:top w:val="none" w:sz="0" w:space="0" w:color="auto"/>
        <w:left w:val="none" w:sz="0" w:space="0" w:color="auto"/>
        <w:bottom w:val="none" w:sz="0" w:space="0" w:color="auto"/>
        <w:right w:val="none" w:sz="0" w:space="0" w:color="auto"/>
      </w:divBdr>
      <w:divsChild>
        <w:div w:id="112600263">
          <w:marLeft w:val="-225"/>
          <w:marRight w:val="-225"/>
          <w:marTop w:val="0"/>
          <w:marBottom w:val="0"/>
          <w:divBdr>
            <w:top w:val="none" w:sz="0" w:space="0" w:color="auto"/>
            <w:left w:val="none" w:sz="0" w:space="0" w:color="auto"/>
            <w:bottom w:val="none" w:sz="0" w:space="0" w:color="auto"/>
            <w:right w:val="none" w:sz="0" w:space="0" w:color="auto"/>
          </w:divBdr>
          <w:divsChild>
            <w:div w:id="1946379631">
              <w:marLeft w:val="0"/>
              <w:marRight w:val="0"/>
              <w:marTop w:val="0"/>
              <w:marBottom w:val="0"/>
              <w:divBdr>
                <w:top w:val="none" w:sz="0" w:space="0" w:color="auto"/>
                <w:left w:val="none" w:sz="0" w:space="0" w:color="auto"/>
                <w:bottom w:val="none" w:sz="0" w:space="0" w:color="auto"/>
                <w:right w:val="none" w:sz="0" w:space="0" w:color="auto"/>
              </w:divBdr>
            </w:div>
          </w:divsChild>
        </w:div>
        <w:div w:id="163250990">
          <w:marLeft w:val="-225"/>
          <w:marRight w:val="-225"/>
          <w:marTop w:val="0"/>
          <w:marBottom w:val="0"/>
          <w:divBdr>
            <w:top w:val="none" w:sz="0" w:space="0" w:color="auto"/>
            <w:left w:val="none" w:sz="0" w:space="0" w:color="auto"/>
            <w:bottom w:val="none" w:sz="0" w:space="0" w:color="auto"/>
            <w:right w:val="none" w:sz="0" w:space="0" w:color="auto"/>
          </w:divBdr>
          <w:divsChild>
            <w:div w:id="885529462">
              <w:marLeft w:val="0"/>
              <w:marRight w:val="0"/>
              <w:marTop w:val="0"/>
              <w:marBottom w:val="0"/>
              <w:divBdr>
                <w:top w:val="none" w:sz="0" w:space="0" w:color="auto"/>
                <w:left w:val="none" w:sz="0" w:space="0" w:color="auto"/>
                <w:bottom w:val="none" w:sz="0" w:space="0" w:color="auto"/>
                <w:right w:val="none" w:sz="0" w:space="0" w:color="auto"/>
              </w:divBdr>
            </w:div>
          </w:divsChild>
        </w:div>
        <w:div w:id="701513481">
          <w:marLeft w:val="-225"/>
          <w:marRight w:val="-225"/>
          <w:marTop w:val="0"/>
          <w:marBottom w:val="0"/>
          <w:divBdr>
            <w:top w:val="none" w:sz="0" w:space="0" w:color="auto"/>
            <w:left w:val="none" w:sz="0" w:space="0" w:color="auto"/>
            <w:bottom w:val="none" w:sz="0" w:space="0" w:color="auto"/>
            <w:right w:val="none" w:sz="0" w:space="0" w:color="auto"/>
          </w:divBdr>
          <w:divsChild>
            <w:div w:id="1635208135">
              <w:marLeft w:val="0"/>
              <w:marRight w:val="0"/>
              <w:marTop w:val="0"/>
              <w:marBottom w:val="0"/>
              <w:divBdr>
                <w:top w:val="none" w:sz="0" w:space="0" w:color="auto"/>
                <w:left w:val="none" w:sz="0" w:space="0" w:color="auto"/>
                <w:bottom w:val="none" w:sz="0" w:space="0" w:color="auto"/>
                <w:right w:val="none" w:sz="0" w:space="0" w:color="auto"/>
              </w:divBdr>
            </w:div>
          </w:divsChild>
        </w:div>
        <w:div w:id="1057244273">
          <w:marLeft w:val="-225"/>
          <w:marRight w:val="-225"/>
          <w:marTop w:val="0"/>
          <w:marBottom w:val="0"/>
          <w:divBdr>
            <w:top w:val="none" w:sz="0" w:space="0" w:color="auto"/>
            <w:left w:val="none" w:sz="0" w:space="0" w:color="auto"/>
            <w:bottom w:val="none" w:sz="0" w:space="0" w:color="auto"/>
            <w:right w:val="none" w:sz="0" w:space="0" w:color="auto"/>
          </w:divBdr>
          <w:divsChild>
            <w:div w:id="1422489039">
              <w:marLeft w:val="0"/>
              <w:marRight w:val="0"/>
              <w:marTop w:val="0"/>
              <w:marBottom w:val="150"/>
              <w:divBdr>
                <w:top w:val="none" w:sz="0" w:space="0" w:color="auto"/>
                <w:left w:val="none" w:sz="0" w:space="0" w:color="auto"/>
                <w:bottom w:val="none" w:sz="0" w:space="0" w:color="auto"/>
                <w:right w:val="none" w:sz="0" w:space="0" w:color="auto"/>
              </w:divBdr>
            </w:div>
          </w:divsChild>
        </w:div>
        <w:div w:id="1107116945">
          <w:marLeft w:val="-225"/>
          <w:marRight w:val="-225"/>
          <w:marTop w:val="0"/>
          <w:marBottom w:val="0"/>
          <w:divBdr>
            <w:top w:val="none" w:sz="0" w:space="0" w:color="auto"/>
            <w:left w:val="none" w:sz="0" w:space="0" w:color="auto"/>
            <w:bottom w:val="none" w:sz="0" w:space="0" w:color="auto"/>
            <w:right w:val="none" w:sz="0" w:space="0" w:color="auto"/>
          </w:divBdr>
          <w:divsChild>
            <w:div w:id="21312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5447">
      <w:bodyDiv w:val="1"/>
      <w:marLeft w:val="0"/>
      <w:marRight w:val="0"/>
      <w:marTop w:val="0"/>
      <w:marBottom w:val="0"/>
      <w:divBdr>
        <w:top w:val="none" w:sz="0" w:space="0" w:color="auto"/>
        <w:left w:val="none" w:sz="0" w:space="0" w:color="auto"/>
        <w:bottom w:val="none" w:sz="0" w:space="0" w:color="auto"/>
        <w:right w:val="none" w:sz="0" w:space="0" w:color="auto"/>
      </w:divBdr>
    </w:div>
    <w:div w:id="820461217">
      <w:bodyDiv w:val="1"/>
      <w:marLeft w:val="0"/>
      <w:marRight w:val="0"/>
      <w:marTop w:val="0"/>
      <w:marBottom w:val="0"/>
      <w:divBdr>
        <w:top w:val="none" w:sz="0" w:space="0" w:color="auto"/>
        <w:left w:val="none" w:sz="0" w:space="0" w:color="auto"/>
        <w:bottom w:val="none" w:sz="0" w:space="0" w:color="auto"/>
        <w:right w:val="none" w:sz="0" w:space="0" w:color="auto"/>
      </w:divBdr>
    </w:div>
    <w:div w:id="851410689">
      <w:bodyDiv w:val="1"/>
      <w:marLeft w:val="0"/>
      <w:marRight w:val="0"/>
      <w:marTop w:val="0"/>
      <w:marBottom w:val="0"/>
      <w:divBdr>
        <w:top w:val="none" w:sz="0" w:space="0" w:color="auto"/>
        <w:left w:val="none" w:sz="0" w:space="0" w:color="auto"/>
        <w:bottom w:val="none" w:sz="0" w:space="0" w:color="auto"/>
        <w:right w:val="none" w:sz="0" w:space="0" w:color="auto"/>
      </w:divBdr>
      <w:divsChild>
        <w:div w:id="1234436632">
          <w:marLeft w:val="0"/>
          <w:marRight w:val="0"/>
          <w:marTop w:val="0"/>
          <w:marBottom w:val="0"/>
          <w:divBdr>
            <w:top w:val="none" w:sz="0" w:space="0" w:color="auto"/>
            <w:left w:val="none" w:sz="0" w:space="0" w:color="auto"/>
            <w:bottom w:val="none" w:sz="0" w:space="0" w:color="auto"/>
            <w:right w:val="none" w:sz="0" w:space="0" w:color="auto"/>
          </w:divBdr>
        </w:div>
        <w:div w:id="1835759303">
          <w:marLeft w:val="0"/>
          <w:marRight w:val="0"/>
          <w:marTop w:val="0"/>
          <w:marBottom w:val="0"/>
          <w:divBdr>
            <w:top w:val="none" w:sz="0" w:space="0" w:color="auto"/>
            <w:left w:val="none" w:sz="0" w:space="0" w:color="auto"/>
            <w:bottom w:val="none" w:sz="0" w:space="0" w:color="auto"/>
            <w:right w:val="none" w:sz="0" w:space="0" w:color="auto"/>
          </w:divBdr>
        </w:div>
        <w:div w:id="1488935198">
          <w:marLeft w:val="0"/>
          <w:marRight w:val="0"/>
          <w:marTop w:val="0"/>
          <w:marBottom w:val="0"/>
          <w:divBdr>
            <w:top w:val="none" w:sz="0" w:space="0" w:color="auto"/>
            <w:left w:val="none" w:sz="0" w:space="0" w:color="auto"/>
            <w:bottom w:val="none" w:sz="0" w:space="0" w:color="auto"/>
            <w:right w:val="none" w:sz="0" w:space="0" w:color="auto"/>
          </w:divBdr>
        </w:div>
        <w:div w:id="2011324535">
          <w:marLeft w:val="0"/>
          <w:marRight w:val="0"/>
          <w:marTop w:val="0"/>
          <w:marBottom w:val="0"/>
          <w:divBdr>
            <w:top w:val="none" w:sz="0" w:space="0" w:color="auto"/>
            <w:left w:val="none" w:sz="0" w:space="0" w:color="auto"/>
            <w:bottom w:val="none" w:sz="0" w:space="0" w:color="auto"/>
            <w:right w:val="none" w:sz="0" w:space="0" w:color="auto"/>
          </w:divBdr>
        </w:div>
        <w:div w:id="1760562330">
          <w:marLeft w:val="0"/>
          <w:marRight w:val="0"/>
          <w:marTop w:val="0"/>
          <w:marBottom w:val="0"/>
          <w:divBdr>
            <w:top w:val="none" w:sz="0" w:space="0" w:color="auto"/>
            <w:left w:val="none" w:sz="0" w:space="0" w:color="auto"/>
            <w:bottom w:val="none" w:sz="0" w:space="0" w:color="auto"/>
            <w:right w:val="none" w:sz="0" w:space="0" w:color="auto"/>
          </w:divBdr>
        </w:div>
        <w:div w:id="97332412">
          <w:marLeft w:val="0"/>
          <w:marRight w:val="0"/>
          <w:marTop w:val="0"/>
          <w:marBottom w:val="0"/>
          <w:divBdr>
            <w:top w:val="none" w:sz="0" w:space="0" w:color="auto"/>
            <w:left w:val="none" w:sz="0" w:space="0" w:color="auto"/>
            <w:bottom w:val="none" w:sz="0" w:space="0" w:color="auto"/>
            <w:right w:val="none" w:sz="0" w:space="0" w:color="auto"/>
          </w:divBdr>
        </w:div>
      </w:divsChild>
    </w:div>
    <w:div w:id="857430090">
      <w:bodyDiv w:val="1"/>
      <w:marLeft w:val="0"/>
      <w:marRight w:val="0"/>
      <w:marTop w:val="0"/>
      <w:marBottom w:val="0"/>
      <w:divBdr>
        <w:top w:val="none" w:sz="0" w:space="0" w:color="auto"/>
        <w:left w:val="none" w:sz="0" w:space="0" w:color="auto"/>
        <w:bottom w:val="none" w:sz="0" w:space="0" w:color="auto"/>
        <w:right w:val="none" w:sz="0" w:space="0" w:color="auto"/>
      </w:divBdr>
    </w:div>
    <w:div w:id="963729604">
      <w:bodyDiv w:val="1"/>
      <w:marLeft w:val="0"/>
      <w:marRight w:val="0"/>
      <w:marTop w:val="0"/>
      <w:marBottom w:val="0"/>
      <w:divBdr>
        <w:top w:val="none" w:sz="0" w:space="0" w:color="auto"/>
        <w:left w:val="none" w:sz="0" w:space="0" w:color="auto"/>
        <w:bottom w:val="none" w:sz="0" w:space="0" w:color="auto"/>
        <w:right w:val="none" w:sz="0" w:space="0" w:color="auto"/>
      </w:divBdr>
    </w:div>
    <w:div w:id="1035616820">
      <w:bodyDiv w:val="1"/>
      <w:marLeft w:val="0"/>
      <w:marRight w:val="0"/>
      <w:marTop w:val="0"/>
      <w:marBottom w:val="0"/>
      <w:divBdr>
        <w:top w:val="none" w:sz="0" w:space="0" w:color="auto"/>
        <w:left w:val="none" w:sz="0" w:space="0" w:color="auto"/>
        <w:bottom w:val="none" w:sz="0" w:space="0" w:color="auto"/>
        <w:right w:val="none" w:sz="0" w:space="0" w:color="auto"/>
      </w:divBdr>
      <w:divsChild>
        <w:div w:id="1653682642">
          <w:marLeft w:val="0"/>
          <w:marRight w:val="0"/>
          <w:marTop w:val="0"/>
          <w:marBottom w:val="0"/>
          <w:divBdr>
            <w:top w:val="none" w:sz="0" w:space="0" w:color="auto"/>
            <w:left w:val="none" w:sz="0" w:space="0" w:color="auto"/>
            <w:bottom w:val="none" w:sz="0" w:space="0" w:color="auto"/>
            <w:right w:val="none" w:sz="0" w:space="0" w:color="auto"/>
          </w:divBdr>
        </w:div>
        <w:div w:id="1661231429">
          <w:marLeft w:val="0"/>
          <w:marRight w:val="0"/>
          <w:marTop w:val="0"/>
          <w:marBottom w:val="0"/>
          <w:divBdr>
            <w:top w:val="none" w:sz="0" w:space="0" w:color="auto"/>
            <w:left w:val="none" w:sz="0" w:space="0" w:color="auto"/>
            <w:bottom w:val="none" w:sz="0" w:space="0" w:color="auto"/>
            <w:right w:val="none" w:sz="0" w:space="0" w:color="auto"/>
          </w:divBdr>
        </w:div>
        <w:div w:id="959146592">
          <w:marLeft w:val="0"/>
          <w:marRight w:val="0"/>
          <w:marTop w:val="0"/>
          <w:marBottom w:val="0"/>
          <w:divBdr>
            <w:top w:val="none" w:sz="0" w:space="0" w:color="auto"/>
            <w:left w:val="none" w:sz="0" w:space="0" w:color="auto"/>
            <w:bottom w:val="none" w:sz="0" w:space="0" w:color="auto"/>
            <w:right w:val="none" w:sz="0" w:space="0" w:color="auto"/>
          </w:divBdr>
        </w:div>
        <w:div w:id="2095122966">
          <w:marLeft w:val="0"/>
          <w:marRight w:val="0"/>
          <w:marTop w:val="0"/>
          <w:marBottom w:val="0"/>
          <w:divBdr>
            <w:top w:val="none" w:sz="0" w:space="0" w:color="auto"/>
            <w:left w:val="none" w:sz="0" w:space="0" w:color="auto"/>
            <w:bottom w:val="none" w:sz="0" w:space="0" w:color="auto"/>
            <w:right w:val="none" w:sz="0" w:space="0" w:color="auto"/>
          </w:divBdr>
        </w:div>
        <w:div w:id="33435294">
          <w:marLeft w:val="0"/>
          <w:marRight w:val="0"/>
          <w:marTop w:val="0"/>
          <w:marBottom w:val="0"/>
          <w:divBdr>
            <w:top w:val="none" w:sz="0" w:space="0" w:color="auto"/>
            <w:left w:val="none" w:sz="0" w:space="0" w:color="auto"/>
            <w:bottom w:val="none" w:sz="0" w:space="0" w:color="auto"/>
            <w:right w:val="none" w:sz="0" w:space="0" w:color="auto"/>
          </w:divBdr>
        </w:div>
        <w:div w:id="2000184776">
          <w:marLeft w:val="0"/>
          <w:marRight w:val="0"/>
          <w:marTop w:val="0"/>
          <w:marBottom w:val="0"/>
          <w:divBdr>
            <w:top w:val="none" w:sz="0" w:space="0" w:color="auto"/>
            <w:left w:val="none" w:sz="0" w:space="0" w:color="auto"/>
            <w:bottom w:val="none" w:sz="0" w:space="0" w:color="auto"/>
            <w:right w:val="none" w:sz="0" w:space="0" w:color="auto"/>
          </w:divBdr>
        </w:div>
      </w:divsChild>
    </w:div>
    <w:div w:id="1452045638">
      <w:bodyDiv w:val="1"/>
      <w:marLeft w:val="0"/>
      <w:marRight w:val="0"/>
      <w:marTop w:val="0"/>
      <w:marBottom w:val="0"/>
      <w:divBdr>
        <w:top w:val="none" w:sz="0" w:space="0" w:color="auto"/>
        <w:left w:val="none" w:sz="0" w:space="0" w:color="auto"/>
        <w:bottom w:val="none" w:sz="0" w:space="0" w:color="auto"/>
        <w:right w:val="none" w:sz="0" w:space="0" w:color="auto"/>
      </w:divBdr>
    </w:div>
    <w:div w:id="1484733698">
      <w:bodyDiv w:val="1"/>
      <w:marLeft w:val="0"/>
      <w:marRight w:val="0"/>
      <w:marTop w:val="0"/>
      <w:marBottom w:val="0"/>
      <w:divBdr>
        <w:top w:val="none" w:sz="0" w:space="0" w:color="auto"/>
        <w:left w:val="none" w:sz="0" w:space="0" w:color="auto"/>
        <w:bottom w:val="none" w:sz="0" w:space="0" w:color="auto"/>
        <w:right w:val="none" w:sz="0" w:space="0" w:color="auto"/>
      </w:divBdr>
      <w:divsChild>
        <w:div w:id="646935759">
          <w:blockQuote w:val="1"/>
          <w:marLeft w:val="0"/>
          <w:marRight w:val="0"/>
          <w:marTop w:val="75"/>
          <w:marBottom w:val="0"/>
          <w:divBdr>
            <w:top w:val="none" w:sz="0" w:space="0" w:color="auto"/>
            <w:left w:val="none" w:sz="0" w:space="0" w:color="auto"/>
            <w:bottom w:val="none" w:sz="0" w:space="0" w:color="auto"/>
            <w:right w:val="none" w:sz="0" w:space="0" w:color="auto"/>
          </w:divBdr>
        </w:div>
      </w:divsChild>
    </w:div>
    <w:div w:id="1494418120">
      <w:bodyDiv w:val="1"/>
      <w:marLeft w:val="0"/>
      <w:marRight w:val="0"/>
      <w:marTop w:val="0"/>
      <w:marBottom w:val="0"/>
      <w:divBdr>
        <w:top w:val="none" w:sz="0" w:space="0" w:color="auto"/>
        <w:left w:val="none" w:sz="0" w:space="0" w:color="auto"/>
        <w:bottom w:val="none" w:sz="0" w:space="0" w:color="auto"/>
        <w:right w:val="none" w:sz="0" w:space="0" w:color="auto"/>
      </w:divBdr>
      <w:divsChild>
        <w:div w:id="999698584">
          <w:marLeft w:val="0"/>
          <w:marRight w:val="0"/>
          <w:marTop w:val="0"/>
          <w:marBottom w:val="0"/>
          <w:divBdr>
            <w:top w:val="none" w:sz="0" w:space="0" w:color="auto"/>
            <w:left w:val="none" w:sz="0" w:space="0" w:color="auto"/>
            <w:bottom w:val="none" w:sz="0" w:space="0" w:color="auto"/>
            <w:right w:val="none" w:sz="0" w:space="0" w:color="auto"/>
          </w:divBdr>
        </w:div>
      </w:divsChild>
    </w:div>
    <w:div w:id="1907911330">
      <w:bodyDiv w:val="1"/>
      <w:marLeft w:val="0"/>
      <w:marRight w:val="0"/>
      <w:marTop w:val="0"/>
      <w:marBottom w:val="0"/>
      <w:divBdr>
        <w:top w:val="none" w:sz="0" w:space="0" w:color="auto"/>
        <w:left w:val="none" w:sz="0" w:space="0" w:color="auto"/>
        <w:bottom w:val="none" w:sz="0" w:space="0" w:color="auto"/>
        <w:right w:val="none" w:sz="0" w:space="0" w:color="auto"/>
      </w:divBdr>
      <w:divsChild>
        <w:div w:id="1199246233">
          <w:marLeft w:val="0"/>
          <w:marRight w:val="0"/>
          <w:marTop w:val="0"/>
          <w:marBottom w:val="0"/>
          <w:divBdr>
            <w:top w:val="none" w:sz="0" w:space="0" w:color="auto"/>
            <w:left w:val="none" w:sz="0" w:space="0" w:color="auto"/>
            <w:bottom w:val="none" w:sz="0" w:space="0" w:color="auto"/>
            <w:right w:val="none" w:sz="0" w:space="0" w:color="auto"/>
          </w:divBdr>
        </w:div>
      </w:divsChild>
    </w:div>
    <w:div w:id="2143426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youtu.be/NQwqFKerFMg" TargetMode="External"/><Relationship Id="rId39" Type="http://schemas.openxmlformats.org/officeDocument/2006/relationships/hyperlink" Target="http://www.akatu.org.br" TargetMode="External"/><Relationship Id="rId21" Type="http://schemas.openxmlformats.org/officeDocument/2006/relationships/image" Target="media/image12.png"/><Relationship Id="rId34" Type="http://schemas.openxmlformats.org/officeDocument/2006/relationships/footer" Target="footer1.xml"/><Relationship Id="rId42" Type="http://schemas.openxmlformats.org/officeDocument/2006/relationships/hyperlink" Target="http://www.cidadessustentaveis.org.br" TargetMode="External"/><Relationship Id="rId47" Type="http://schemas.openxmlformats.org/officeDocument/2006/relationships/hyperlink" Target="https://novaescola.org.br/conteudo/12396/como-trazer-a-educacao-40-para-dentro-da-sala-de-aula" TargetMode="External"/><Relationship Id="rId50" Type="http://schemas.openxmlformats.org/officeDocument/2006/relationships/hyperlink" Target="http://primeirainfancia.org.br/"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youtu.be/xQGXTjEky6k" TargetMode="External"/><Relationship Id="rId11" Type="http://schemas.openxmlformats.org/officeDocument/2006/relationships/image" Target="media/image2.png"/><Relationship Id="rId24" Type="http://schemas.openxmlformats.org/officeDocument/2006/relationships/hyperlink" Target="https://youtu.be/IvS2cQYzSto" TargetMode="External"/><Relationship Id="rId32" Type="http://schemas.openxmlformats.org/officeDocument/2006/relationships/hyperlink" Target="https://youtu.be/aw6di8n3A10" TargetMode="External"/><Relationship Id="rId37" Type="http://schemas.openxmlformats.org/officeDocument/2006/relationships/hyperlink" Target="http://www.portaldaindustria.com.br/cni/imprensa/2013/11/1,28332" TargetMode="External"/><Relationship Id="rId40" Type="http://schemas.openxmlformats.org/officeDocument/2006/relationships/hyperlink" Target="http://www.5elementos.org.br" TargetMode="External"/><Relationship Id="rId45" Type="http://schemas.openxmlformats.org/officeDocument/2006/relationships/hyperlink" Target="http://www.greeneducationfoundation.org"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basenacionalcomum.mec.gov.br/wp-content/uploads/2018/12/BNCC_19dez2018_site.pdf" TargetMode="External"/><Relationship Id="rId19" Type="http://schemas.openxmlformats.org/officeDocument/2006/relationships/image" Target="media/image10.png"/><Relationship Id="rId31" Type="http://schemas.openxmlformats.org/officeDocument/2006/relationships/hyperlink" Target="https://youtu.be/aw6di8n3A10" TargetMode="External"/><Relationship Id="rId44" Type="http://schemas.openxmlformats.org/officeDocument/2006/relationships/hyperlink" Target="http://www.rebea.org.br" TargetMode="External"/><Relationship Id="rId52" Type="http://schemas.openxmlformats.org/officeDocument/2006/relationships/hyperlink" Target="http://movimentopelabase.org.br/"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youtu.be/M3WeYor43kY" TargetMode="External"/><Relationship Id="rId30" Type="http://schemas.openxmlformats.org/officeDocument/2006/relationships/hyperlink" Target="https://youtu.be/lylvsYMpx4M" TargetMode="External"/><Relationship Id="rId35" Type="http://schemas.openxmlformats.org/officeDocument/2006/relationships/image" Target="media/image15.jpeg"/><Relationship Id="rId43" Type="http://schemas.openxmlformats.org/officeDocument/2006/relationships/hyperlink" Target="http://www.recicloteca.org.br" TargetMode="External"/><Relationship Id="rId48" Type="http://schemas.openxmlformats.org/officeDocument/2006/relationships/hyperlink" Target="https://novaescola.org.br/conteudo/16856/7-ideias-para-usar-a-tecnologia-na-educacao-infantil" TargetMode="External"/><Relationship Id="rId8" Type="http://schemas.openxmlformats.org/officeDocument/2006/relationships/endnotes" Target="endnotes.xml"/><Relationship Id="rId51" Type="http://schemas.openxmlformats.org/officeDocument/2006/relationships/hyperlink" Target="https://www.fmcsv.org.br/pt-BR/"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youtu.be/_6rZTmmonqA" TargetMode="External"/><Relationship Id="rId33" Type="http://schemas.openxmlformats.org/officeDocument/2006/relationships/header" Target="header1.xml"/><Relationship Id="rId38" Type="http://schemas.openxmlformats.org/officeDocument/2006/relationships/hyperlink" Target="https://territoriodobrincar.com.br/" TargetMode="External"/><Relationship Id="rId46" Type="http://schemas.openxmlformats.org/officeDocument/2006/relationships/hyperlink" Target="http://www.worldwatch.org.br" TargetMode="External"/><Relationship Id="rId20" Type="http://schemas.openxmlformats.org/officeDocument/2006/relationships/image" Target="media/image11.png"/><Relationship Id="rId41" Type="http://schemas.openxmlformats.org/officeDocument/2006/relationships/hyperlink" Target="http://www.lixo.com.br" TargetMode="External"/><Relationship Id="rId54" Type="http://schemas.microsoft.com/office/2011/relationships/people" Target="people.xml"/><Relationship Id="rId62"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youtu.be/U9rNbShVDEY" TargetMode="External"/><Relationship Id="rId36" Type="http://schemas.openxmlformats.org/officeDocument/2006/relationships/image" Target="media/image16.png"/><Relationship Id="rId49" Type="http://schemas.openxmlformats.org/officeDocument/2006/relationships/hyperlink" Target="https://bncc.novaescola.org.br/"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planalto.gov.br/ccivil_03/_Ato2015-2018/2016/Lei/L13306.htm" TargetMode="External"/><Relationship Id="rId1" Type="http://schemas.openxmlformats.org/officeDocument/2006/relationships/hyperlink" Target="http://www.planalto.gov.br/ccivil_03/constituicao/Emendas/Emc/emc53.ht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F9JGf0joAXHbhX2AI5dwonRC9A==">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09319C0-3DCA-421E-8AF5-70A1D161E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193</Pages>
  <Words>56264</Words>
  <Characters>303827</Characters>
  <Application>Microsoft Office Word</Application>
  <DocSecurity>0</DocSecurity>
  <Lines>2531</Lines>
  <Paragraphs>718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Lyene Bequiman</dc:creator>
  <cp:lastModifiedBy>Jakeline Martins de Mendonca</cp:lastModifiedBy>
  <cp:revision>2</cp:revision>
  <dcterms:created xsi:type="dcterms:W3CDTF">2020-09-25T18:18:00Z</dcterms:created>
  <dcterms:modified xsi:type="dcterms:W3CDTF">2020-09-25T18:18:00Z</dcterms:modified>
</cp:coreProperties>
</file>